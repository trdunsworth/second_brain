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4277B" w14:textId="45E3FCBC" w:rsidR="005452AB" w:rsidRDefault="005452AB" w:rsidP="005452AB">
      <w:pPr>
        <w:pStyle w:val="BodyText"/>
        <w:rPr>
          <w:color w:val="C00000"/>
        </w:rPr>
      </w:pPr>
      <w:r w:rsidRPr="00A6322E">
        <w:rPr>
          <w:b/>
          <w:bCs/>
          <w:color w:val="C00000"/>
        </w:rPr>
        <w:t>N</w:t>
      </w:r>
      <w:r>
        <w:rPr>
          <w:b/>
          <w:bCs/>
          <w:color w:val="C00000"/>
        </w:rPr>
        <w:t>OTE</w:t>
      </w:r>
      <w:r w:rsidRPr="00A6322E">
        <w:rPr>
          <w:b/>
          <w:bCs/>
          <w:color w:val="C00000"/>
        </w:rPr>
        <w:t xml:space="preserve"> to document editor:</w:t>
      </w:r>
      <w:r w:rsidRPr="00A6322E">
        <w:rPr>
          <w:color w:val="C00000"/>
        </w:rPr>
        <w:t xml:space="preserve"> Proficiency in Microsoft WORD is a prerequisite to authoring or editing</w:t>
      </w:r>
      <w:r w:rsidRPr="007152DF">
        <w:rPr>
          <w:color w:val="C00000"/>
        </w:rPr>
        <w:t xml:space="preserve"> a new or revised NENA document.</w:t>
      </w:r>
    </w:p>
    <w:p w14:paraId="20FB9551" w14:textId="77777777" w:rsidR="005452AB" w:rsidRPr="00F0171D" w:rsidRDefault="005452AB" w:rsidP="005452AB">
      <w:pPr>
        <w:rPr>
          <w:color w:val="C00000"/>
        </w:rPr>
      </w:pPr>
      <w:r w:rsidRPr="00F0171D">
        <w:rPr>
          <w:color w:val="C00000"/>
        </w:rPr>
        <w:t>Please note the following document conventions:</w:t>
      </w:r>
    </w:p>
    <w:p w14:paraId="6E9C132C" w14:textId="78226B86" w:rsidR="005452AB" w:rsidRPr="007653C8" w:rsidRDefault="005452AB" w:rsidP="00DD420D">
      <w:pPr>
        <w:pStyle w:val="BodyText"/>
        <w:numPr>
          <w:ilvl w:val="0"/>
          <w:numId w:val="14"/>
        </w:numPr>
        <w:contextualSpacing/>
        <w:rPr>
          <w:color w:val="C00000"/>
        </w:rPr>
      </w:pPr>
      <w:r w:rsidRPr="00787148">
        <w:rPr>
          <w:b/>
          <w:bCs/>
          <w:color w:val="C00000"/>
        </w:rPr>
        <w:t xml:space="preserve">All explanatory text shown in red text or in blue boxes IS TO BE REMOVED before submitting the document for </w:t>
      </w:r>
      <w:r w:rsidR="002D15AB">
        <w:rPr>
          <w:b/>
          <w:bCs/>
          <w:color w:val="C00000"/>
        </w:rPr>
        <w:t>a</w:t>
      </w:r>
      <w:r w:rsidRPr="00787148">
        <w:rPr>
          <w:b/>
          <w:bCs/>
          <w:color w:val="C00000"/>
        </w:rPr>
        <w:t xml:space="preserve"> WG approval ballot.</w:t>
      </w:r>
    </w:p>
    <w:p w14:paraId="74987B83" w14:textId="79D61380" w:rsidR="005452AB" w:rsidRPr="007653C8" w:rsidRDefault="005452AB" w:rsidP="00DD420D">
      <w:pPr>
        <w:pStyle w:val="BodyText"/>
        <w:numPr>
          <w:ilvl w:val="0"/>
          <w:numId w:val="14"/>
        </w:numPr>
        <w:contextualSpacing/>
        <w:rPr>
          <w:color w:val="C00000"/>
        </w:rPr>
      </w:pPr>
      <w:r w:rsidRPr="000B284A">
        <w:rPr>
          <w:b/>
          <w:bCs/>
          <w:color w:val="C00000"/>
        </w:rPr>
        <w:t xml:space="preserve">All </w:t>
      </w:r>
      <w:r w:rsidRPr="000B284A">
        <w:rPr>
          <w:b/>
          <w:bCs/>
          <w:color w:val="0000FF"/>
        </w:rPr>
        <w:t>blue text</w:t>
      </w:r>
      <w:r w:rsidRPr="000B284A">
        <w:rPr>
          <w:color w:val="0000FF"/>
        </w:rPr>
        <w:t xml:space="preserve"> </w:t>
      </w:r>
      <w:r w:rsidRPr="000B284A">
        <w:rPr>
          <w:color w:val="C00000"/>
        </w:rPr>
        <w:t>will be managed by the CRM team.</w:t>
      </w:r>
    </w:p>
    <w:p w14:paraId="7A6E7150" w14:textId="3DD2DFD5" w:rsidR="009151EB" w:rsidRPr="003728ED" w:rsidRDefault="009151EB" w:rsidP="004C3D1B">
      <w:pPr>
        <w:pStyle w:val="BodyText"/>
        <w:numPr>
          <w:ilvl w:val="0"/>
          <w:numId w:val="14"/>
        </w:numPr>
        <w:contextualSpacing/>
      </w:pPr>
      <w:r w:rsidRPr="000B284A">
        <w:rPr>
          <w:b/>
          <w:bCs/>
          <w:color w:val="C00000"/>
        </w:rPr>
        <w:t xml:space="preserve">Black brackets </w:t>
      </w:r>
      <w:r w:rsidRPr="000B284A">
        <w:rPr>
          <w:b/>
          <w:bCs/>
        </w:rPr>
        <w:t>[ ]</w:t>
      </w:r>
      <w:r w:rsidRPr="000B284A">
        <w:rPr>
          <w:color w:val="C00000"/>
        </w:rPr>
        <w:t xml:space="preserve"> </w:t>
      </w:r>
      <w:r>
        <w:rPr>
          <w:color w:val="C00000"/>
        </w:rPr>
        <w:t>indicate</w:t>
      </w:r>
      <w:r w:rsidRPr="000B284A">
        <w:rPr>
          <w:color w:val="C00000"/>
        </w:rPr>
        <w:t xml:space="preserve"> fields the editor fill</w:t>
      </w:r>
      <w:r>
        <w:rPr>
          <w:color w:val="C00000"/>
        </w:rPr>
        <w:t>s</w:t>
      </w:r>
      <w:r w:rsidRPr="000B284A">
        <w:rPr>
          <w:color w:val="C00000"/>
        </w:rPr>
        <w:t xml:space="preserve"> in.</w:t>
      </w:r>
    </w:p>
    <w:p w14:paraId="18C74C99" w14:textId="5469D071" w:rsidR="005452AB" w:rsidRPr="007653C8" w:rsidRDefault="005452AB" w:rsidP="00DD420D">
      <w:pPr>
        <w:pStyle w:val="BodyText"/>
        <w:numPr>
          <w:ilvl w:val="0"/>
          <w:numId w:val="14"/>
        </w:numPr>
        <w:contextualSpacing/>
        <w:rPr>
          <w:color w:val="C00000"/>
        </w:rPr>
      </w:pPr>
      <w:r w:rsidRPr="000B284A">
        <w:rPr>
          <w:b/>
          <w:bCs/>
          <w:color w:val="C00000"/>
        </w:rPr>
        <w:t xml:space="preserve">All </w:t>
      </w:r>
      <w:r w:rsidRPr="000B284A">
        <w:rPr>
          <w:b/>
          <w:bCs/>
        </w:rPr>
        <w:t xml:space="preserve">black text </w:t>
      </w:r>
      <w:r w:rsidRPr="000B284A">
        <w:rPr>
          <w:b/>
          <w:bCs/>
          <w:color w:val="C00000"/>
        </w:rPr>
        <w:t>is boilerplate text and is NOT to be changed</w:t>
      </w:r>
      <w:r w:rsidRPr="000B284A">
        <w:rPr>
          <w:color w:val="C00000"/>
        </w:rPr>
        <w:t xml:space="preserve"> </w:t>
      </w:r>
      <w:r>
        <w:rPr>
          <w:color w:val="C00000"/>
        </w:rPr>
        <w:t>(</w:t>
      </w:r>
      <w:r w:rsidRPr="000B284A">
        <w:rPr>
          <w:color w:val="C00000"/>
        </w:rPr>
        <w:t>unless the text is in brackets</w:t>
      </w:r>
      <w:r>
        <w:rPr>
          <w:color w:val="C00000"/>
        </w:rPr>
        <w:t xml:space="preserve"> [ ]</w:t>
      </w:r>
      <w:r w:rsidRPr="000B284A">
        <w:rPr>
          <w:color w:val="C00000"/>
        </w:rPr>
        <w:t>, which indicates that the editor is to make necessary changes</w:t>
      </w:r>
      <w:r>
        <w:rPr>
          <w:color w:val="C00000"/>
        </w:rPr>
        <w:t>)</w:t>
      </w:r>
      <w:r w:rsidRPr="000B284A">
        <w:rPr>
          <w:color w:val="C00000"/>
        </w:rPr>
        <w:t>.</w:t>
      </w:r>
    </w:p>
    <w:p w14:paraId="30D254BD" w14:textId="77777777" w:rsidR="005452AB" w:rsidRPr="00157F0C" w:rsidRDefault="005452AB" w:rsidP="005452AB">
      <w:pPr>
        <w:pStyle w:val="BodyText"/>
        <w:numPr>
          <w:ilvl w:val="1"/>
          <w:numId w:val="20"/>
        </w:numPr>
        <w:contextualSpacing/>
        <w:rPr>
          <w:color w:val="C00000"/>
        </w:rPr>
      </w:pPr>
      <w:r w:rsidRPr="00157F0C">
        <w:rPr>
          <w:color w:val="C00000"/>
        </w:rPr>
        <w:t xml:space="preserve">If a section is noted as </w:t>
      </w:r>
      <w:r w:rsidRPr="00157F0C">
        <w:rPr>
          <w:b/>
          <w:bCs/>
          <w:color w:val="C00000"/>
        </w:rPr>
        <w:t>optional</w:t>
      </w:r>
      <w:r w:rsidRPr="00157F0C">
        <w:rPr>
          <w:color w:val="C00000"/>
        </w:rPr>
        <w:t xml:space="preserve"> and is not needed, delete the section title and black text.</w:t>
      </w:r>
    </w:p>
    <w:p w14:paraId="06483BE8" w14:textId="764BB33E" w:rsidR="00702237" w:rsidRPr="00702237" w:rsidRDefault="00C51C99" w:rsidP="003A559B">
      <w:pPr>
        <w:pStyle w:val="TitlePage1"/>
      </w:pPr>
      <w:r>
        <w:t>NENA [NG911</w:t>
      </w:r>
      <w:r w:rsidR="00F54A5B">
        <w:t xml:space="preserve"> Management Considerations</w:t>
      </w:r>
      <w:r>
        <w:t xml:space="preserve"> for EIDO Interoperability</w:t>
      </w:r>
      <w:r w:rsidR="0043317D" w:rsidRPr="007935DE">
        <w:t>]</w:t>
      </w:r>
    </w:p>
    <w:p w14:paraId="5E61B50E" w14:textId="25CBE854" w:rsidR="0043317D" w:rsidRPr="00AA036E" w:rsidRDefault="00AA036E" w:rsidP="00C51C99">
      <w:pPr>
        <w:pStyle w:val="TitlePageBlackText"/>
      </w:pPr>
      <w:r w:rsidRPr="00AA036E">
        <w:rPr>
          <w:b/>
          <w:bCs/>
        </w:rPr>
        <w:t>ABSTRACT:</w:t>
      </w:r>
      <w:r w:rsidRPr="00AA036E">
        <w:t xml:space="preserve"> </w:t>
      </w:r>
      <w:r w:rsidR="0043317D" w:rsidRPr="00C51C99">
        <w:rPr>
          <w:color w:val="FF0000"/>
        </w:rPr>
        <w:t xml:space="preserve">[one </w:t>
      </w:r>
      <w:r w:rsidR="007935DE" w:rsidRPr="00C51C99">
        <w:rPr>
          <w:color w:val="FF0000"/>
        </w:rPr>
        <w:t xml:space="preserve">or two </w:t>
      </w:r>
      <w:r w:rsidR="0043317D" w:rsidRPr="00C51C99">
        <w:rPr>
          <w:color w:val="FF0000"/>
        </w:rPr>
        <w:t>sentence</w:t>
      </w:r>
      <w:r w:rsidR="007935DE" w:rsidRPr="00C51C99">
        <w:rPr>
          <w:color w:val="FF0000"/>
        </w:rPr>
        <w:t>s</w:t>
      </w:r>
      <w:r w:rsidR="0043317D" w:rsidRPr="00C51C99">
        <w:rPr>
          <w:color w:val="FF0000"/>
        </w:rPr>
        <w:t xml:space="preserve"> describing </w:t>
      </w:r>
      <w:r w:rsidR="007935DE" w:rsidRPr="00C51C99">
        <w:rPr>
          <w:color w:val="FF0000"/>
        </w:rPr>
        <w:t xml:space="preserve">the </w:t>
      </w:r>
      <w:r w:rsidR="0043317D" w:rsidRPr="00C51C99">
        <w:rPr>
          <w:color w:val="FF0000"/>
        </w:rPr>
        <w:t xml:space="preserve">content of </w:t>
      </w:r>
      <w:r w:rsidR="007935DE" w:rsidRPr="00C51C99">
        <w:rPr>
          <w:color w:val="FF0000"/>
        </w:rPr>
        <w:t xml:space="preserve">the </w:t>
      </w:r>
      <w:r w:rsidR="0043317D" w:rsidRPr="00C51C99">
        <w:rPr>
          <w:color w:val="FF0000"/>
        </w:rPr>
        <w:t>document]</w:t>
      </w:r>
      <w:r w:rsidR="00C51C99">
        <w:t xml:space="preserve"> </w:t>
      </w:r>
    </w:p>
    <w:p w14:paraId="71E205BF" w14:textId="77777777" w:rsidR="0043317D" w:rsidRPr="003D7D30" w:rsidRDefault="0043317D" w:rsidP="003D7D30"/>
    <w:p w14:paraId="273D50F6" w14:textId="35E23E45" w:rsidR="00681668" w:rsidRPr="00AC7D15" w:rsidRDefault="003A559B" w:rsidP="00054CAC">
      <w:pPr>
        <w:pStyle w:val="TitlePage110ptBlueText"/>
        <w:rPr>
          <w:b w:val="0"/>
          <w:bCs w:val="0"/>
          <w:color w:val="auto"/>
        </w:rPr>
      </w:pPr>
      <w:r w:rsidRPr="00A17769">
        <w:rPr>
          <w:rFonts w:cs="Arial"/>
          <w:noProof/>
        </w:rPr>
        <mc:AlternateContent>
          <mc:Choice Requires="wps">
            <w:drawing>
              <wp:anchor distT="0" distB="0" distL="114300" distR="114300" simplePos="0" relativeHeight="251681792" behindDoc="0" locked="0" layoutInCell="1" allowOverlap="1" wp14:anchorId="2B7C8FE5" wp14:editId="4B905282">
                <wp:simplePos x="0" y="0"/>
                <wp:positionH relativeFrom="column">
                  <wp:posOffset>0</wp:posOffset>
                </wp:positionH>
                <wp:positionV relativeFrom="page">
                  <wp:posOffset>6203372</wp:posOffset>
                </wp:positionV>
                <wp:extent cx="6071235" cy="2773333"/>
                <wp:effectExtent l="0" t="0" r="0" b="0"/>
                <wp:wrapNone/>
                <wp:docPr id="631198096" name="Text Box 2"/>
                <wp:cNvGraphicFramePr/>
                <a:graphic xmlns:a="http://schemas.openxmlformats.org/drawingml/2006/main">
                  <a:graphicData uri="http://schemas.microsoft.com/office/word/2010/wordprocessingShape">
                    <wps:wsp>
                      <wps:cNvSpPr txBox="1"/>
                      <wps:spPr>
                        <a:xfrm>
                          <a:off x="0" y="0"/>
                          <a:ext cx="6071235" cy="2773333"/>
                        </a:xfrm>
                        <a:prstGeom prst="rect">
                          <a:avLst/>
                        </a:prstGeom>
                        <a:noFill/>
                        <a:ln w="6350">
                          <a:noFill/>
                        </a:ln>
                      </wps:spPr>
                      <wps:txbx>
                        <w:txbxContent>
                          <w:p w14:paraId="3A6FEE3E" w14:textId="77777777" w:rsidR="00794B9E" w:rsidRPr="0086274C" w:rsidDel="002763DD" w:rsidRDefault="00794B9E" w:rsidP="00156C76">
                            <w:r w:rsidRPr="0062076A">
                              <w:rPr>
                                <w:b/>
                                <w:bCs/>
                                <w:color w:val="0000FF"/>
                              </w:rPr>
                              <w:t>T</w:t>
                            </w:r>
                            <w:r w:rsidRPr="0062076A" w:rsidDel="002763DD">
                              <w:rPr>
                                <w:b/>
                                <w:bCs/>
                                <w:color w:val="0000FF"/>
                              </w:rPr>
                              <w:t xml:space="preserve">he CRM </w:t>
                            </w:r>
                            <w:r w:rsidRPr="00B35C95">
                              <w:rPr>
                                <w:b/>
                                <w:bCs/>
                                <w:color w:val="0000FF"/>
                              </w:rPr>
                              <w:t>team</w:t>
                            </w:r>
                            <w:r>
                              <w:rPr>
                                <w:b/>
                                <w:bCs/>
                                <w:color w:val="0000FF"/>
                              </w:rPr>
                              <w:t xml:space="preserve"> </w:t>
                            </w:r>
                            <w:r w:rsidRPr="0062076A" w:rsidDel="002763DD">
                              <w:rPr>
                                <w:b/>
                                <w:bCs/>
                                <w:color w:val="0000FF"/>
                              </w:rPr>
                              <w:t>will provid</w:t>
                            </w:r>
                            <w:r>
                              <w:rPr>
                                <w:b/>
                                <w:bCs/>
                                <w:color w:val="0000FF"/>
                              </w:rPr>
                              <w:t>e</w:t>
                            </w:r>
                            <w:r w:rsidRPr="0062076A" w:rsidDel="002763DD">
                              <w:rPr>
                                <w:b/>
                                <w:bCs/>
                                <w:color w:val="0000FF"/>
                              </w:rPr>
                              <w:t xml:space="preserve"> the remainder of the information on this pa</w:t>
                            </w:r>
                            <w:r w:rsidRPr="0062076A">
                              <w:rPr>
                                <w:b/>
                                <w:bCs/>
                                <w:color w:val="0000FF"/>
                              </w:rPr>
                              <w:t>ge.</w:t>
                            </w:r>
                          </w:p>
                          <w:p w14:paraId="51F8F4C0" w14:textId="5DFFB4F5" w:rsidR="00794B9E" w:rsidRPr="00A17769" w:rsidRDefault="00794B9E" w:rsidP="00AC7D15">
                            <w:pPr>
                              <w:pStyle w:val="TitlePageDocumentCode"/>
                            </w:pPr>
                            <w:r w:rsidRPr="00016CE5">
                              <w:t>NENA</w:t>
                            </w:r>
                            <w:r>
                              <w:t>-INF-</w:t>
                            </w:r>
                            <w:r w:rsidRPr="00B35C95">
                              <w:rPr>
                                <w:color w:val="0000FF"/>
                              </w:rPr>
                              <w:t>NNN.N.Na</w:t>
                            </w:r>
                            <w:r>
                              <w:t>-YYYY</w:t>
                            </w:r>
                          </w:p>
                          <w:p w14:paraId="5BD3C563" w14:textId="7C5AAF98" w:rsidR="00794B9E" w:rsidRPr="00A81D74" w:rsidRDefault="00794B9E" w:rsidP="00A81D74">
                            <w:pPr>
                              <w:tabs>
                                <w:tab w:val="left" w:pos="4410"/>
                              </w:tabs>
                              <w:rPr>
                                <w:rFonts w:cs="Arial"/>
                              </w:rPr>
                            </w:pPr>
                            <w:r w:rsidRPr="00A17769">
                              <w:rPr>
                                <w:rFonts w:cs="Arial"/>
                                <w:color w:val="FFFFFF" w:themeColor="background1"/>
                              </w:rPr>
                              <w:t xml:space="preserve">NENA Board of Directors Approval: </w:t>
                            </w:r>
                            <w:r w:rsidRPr="00A17769">
                              <w:rPr>
                                <w:rFonts w:cs="Arial"/>
                                <w:color w:val="FFFFFF" w:themeColor="background1"/>
                              </w:rPr>
                              <w:tab/>
                            </w:r>
                            <w:r w:rsidRPr="00B35C95">
                              <w:rPr>
                                <w:rFonts w:cs="Arial"/>
                                <w:color w:val="0000FF"/>
                              </w:rPr>
                              <w:t>Month DD, YYYY</w:t>
                            </w:r>
                          </w:p>
                          <w:p w14:paraId="664855EE" w14:textId="77777777" w:rsidR="00794B9E" w:rsidRPr="00AC7D15" w:rsidRDefault="00794B9E" w:rsidP="00156C76">
                            <w:pPr>
                              <w:pStyle w:val="TitlePageWhiteText"/>
                              <w:rPr>
                                <w:color w:val="auto"/>
                              </w:rPr>
                            </w:pPr>
                            <w:r w:rsidRPr="00A17769">
                              <w:t xml:space="preserve">Next Scheduled Review Date: </w:t>
                            </w:r>
                            <w:r w:rsidRPr="00A17769">
                              <w:tab/>
                            </w:r>
                            <w:r w:rsidRPr="00B35C95">
                              <w:rPr>
                                <w:color w:val="0000FF"/>
                              </w:rPr>
                              <w:t>Month DD, YYYY</w:t>
                            </w:r>
                          </w:p>
                          <w:p w14:paraId="00158C0B" w14:textId="77777777" w:rsidR="00794B9E" w:rsidRPr="00A17769" w:rsidRDefault="00794B9E" w:rsidP="00156C76">
                            <w:pPr>
                              <w:rPr>
                                <w:rFonts w:cs="Arial"/>
                              </w:rPr>
                            </w:pPr>
                          </w:p>
                          <w:p w14:paraId="55AA29C8" w14:textId="77777777" w:rsidR="00794B9E" w:rsidRPr="00A17769" w:rsidRDefault="00794B9E" w:rsidP="00156C76">
                            <w:pPr>
                              <w:pStyle w:val="TitlePageWhiteText"/>
                              <w:rPr>
                                <w:b/>
                                <w:bCs/>
                              </w:rPr>
                            </w:pPr>
                            <w:r w:rsidRPr="00A17769">
                              <w:rPr>
                                <w:b/>
                                <w:bCs/>
                              </w:rPr>
                              <w:t>Prepared by:</w:t>
                            </w:r>
                          </w:p>
                          <w:p w14:paraId="7C11C8CD" w14:textId="77777777" w:rsidR="00794B9E" w:rsidRPr="00AC7D15" w:rsidRDefault="00794B9E" w:rsidP="00156C76">
                            <w:pPr>
                              <w:pStyle w:val="TitlePageWhiteText"/>
                              <w:rPr>
                                <w:color w:val="auto"/>
                              </w:rPr>
                            </w:pPr>
                            <w:r w:rsidRPr="00A17769">
                              <w:t xml:space="preserve">National Emergency Number Association (NENA) </w:t>
                            </w:r>
                            <w:r w:rsidRPr="006E363E">
                              <w:t>[</w:t>
                            </w:r>
                            <w:r w:rsidRPr="00CB3811">
                              <w:rPr>
                                <w:color w:val="0000FF"/>
                              </w:rPr>
                              <w:t>insert the applicable Committee, Subcommittee, and/or WG names</w:t>
                            </w:r>
                            <w:r w:rsidRPr="006E363E">
                              <w:t>]</w:t>
                            </w:r>
                            <w:r w:rsidRPr="0033534F">
                              <w:br w:type="page"/>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7C8FE5" id="_x0000_t202" coordsize="21600,21600" o:spt="202" path="m,l,21600r21600,l21600,xe">
                <v:stroke joinstyle="miter"/>
                <v:path gradientshapeok="t" o:connecttype="rect"/>
              </v:shapetype>
              <v:shape id="Text Box 2" o:spid="_x0000_s1026" type="#_x0000_t202" style="position:absolute;margin-left:0;margin-top:488.45pt;width:478.05pt;height:218.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" filled="f" stroked="f" strokeweight=".5pt">
                <v:textbox inset="0,,0">
                  <w:txbxContent>
                    <w:p w14:paraId="3A6FEE3E" w14:textId="77777777" w:rsidR="00794B9E" w:rsidRPr="0086274C" w:rsidDel="002763DD" w:rsidRDefault="00794B9E" w:rsidP="00156C76">
                      <w:r w:rsidRPr="0062076A">
                        <w:rPr>
                          <w:b/>
                          <w:bCs/>
                          <w:color w:val="0000FF"/>
                        </w:rPr>
                        <w:t>T</w:t>
                      </w:r>
                      <w:r w:rsidRPr="0062076A" w:rsidDel="002763DD">
                        <w:rPr>
                          <w:b/>
                          <w:bCs/>
                          <w:color w:val="0000FF"/>
                        </w:rPr>
                        <w:t xml:space="preserve">he CRM </w:t>
                      </w:r>
                      <w:r w:rsidRPr="00B35C95">
                        <w:rPr>
                          <w:b/>
                          <w:bCs/>
                          <w:color w:val="0000FF"/>
                        </w:rPr>
                        <w:t>team</w:t>
                      </w:r>
                      <w:r>
                        <w:rPr>
                          <w:b/>
                          <w:bCs/>
                          <w:color w:val="0000FF"/>
                        </w:rPr>
                        <w:t xml:space="preserve"> </w:t>
                      </w:r>
                      <w:r w:rsidRPr="0062076A" w:rsidDel="002763DD">
                        <w:rPr>
                          <w:b/>
                          <w:bCs/>
                          <w:color w:val="0000FF"/>
                        </w:rPr>
                        <w:t>will provid</w:t>
                      </w:r>
                      <w:r>
                        <w:rPr>
                          <w:b/>
                          <w:bCs/>
                          <w:color w:val="0000FF"/>
                        </w:rPr>
                        <w:t>e</w:t>
                      </w:r>
                      <w:r w:rsidRPr="0062076A" w:rsidDel="002763DD">
                        <w:rPr>
                          <w:b/>
                          <w:bCs/>
                          <w:color w:val="0000FF"/>
                        </w:rPr>
                        <w:t xml:space="preserve"> the remainder of the information on this pa</w:t>
                      </w:r>
                      <w:r w:rsidRPr="0062076A">
                        <w:rPr>
                          <w:b/>
                          <w:bCs/>
                          <w:color w:val="0000FF"/>
                        </w:rPr>
                        <w:t>ge.</w:t>
                      </w:r>
                    </w:p>
                    <w:p w14:paraId="51F8F4C0" w14:textId="5DFFB4F5" w:rsidR="00794B9E" w:rsidRPr="00A17769" w:rsidRDefault="00794B9E" w:rsidP="00AC7D15">
                      <w:pPr>
                        <w:pStyle w:val="TitlePageDocumentCode"/>
                      </w:pPr>
                      <w:r w:rsidRPr="00016CE5">
                        <w:t>NENA</w:t>
                      </w:r>
                      <w:r>
                        <w:t>-INF-</w:t>
                      </w:r>
                      <w:r w:rsidRPr="00B35C95">
                        <w:rPr>
                          <w:color w:val="0000FF"/>
                        </w:rPr>
                        <w:t>NNN.N.Na</w:t>
                      </w:r>
                      <w:r>
                        <w:t>-YYYY</w:t>
                      </w:r>
                    </w:p>
                    <w:p w14:paraId="5BD3C563" w14:textId="7C5AAF98" w:rsidR="00794B9E" w:rsidRPr="00A81D74" w:rsidRDefault="00794B9E" w:rsidP="00A81D74">
                      <w:pPr>
                        <w:tabs>
                          <w:tab w:val="left" w:pos="4410"/>
                        </w:tabs>
                        <w:rPr>
                          <w:rFonts w:cs="Arial"/>
                        </w:rPr>
                      </w:pPr>
                      <w:r w:rsidRPr="00A17769">
                        <w:rPr>
                          <w:rFonts w:cs="Arial"/>
                          <w:color w:val="FFFFFF" w:themeColor="background1"/>
                        </w:rPr>
                        <w:t xml:space="preserve">NENA Board of Directors Approval: </w:t>
                      </w:r>
                      <w:r w:rsidRPr="00A17769">
                        <w:rPr>
                          <w:rFonts w:cs="Arial"/>
                          <w:color w:val="FFFFFF" w:themeColor="background1"/>
                        </w:rPr>
                        <w:tab/>
                      </w:r>
                      <w:r w:rsidRPr="00B35C95">
                        <w:rPr>
                          <w:rFonts w:cs="Arial"/>
                          <w:color w:val="0000FF"/>
                        </w:rPr>
                        <w:t>Month DD, YYYY</w:t>
                      </w:r>
                    </w:p>
                    <w:p w14:paraId="664855EE" w14:textId="77777777" w:rsidR="00794B9E" w:rsidRPr="00AC7D15" w:rsidRDefault="00794B9E" w:rsidP="00156C76">
                      <w:pPr>
                        <w:pStyle w:val="TitlePageWhiteText"/>
                        <w:rPr>
                          <w:color w:val="auto"/>
                        </w:rPr>
                      </w:pPr>
                      <w:r w:rsidRPr="00A17769">
                        <w:t xml:space="preserve">Next Scheduled Review Date: </w:t>
                      </w:r>
                      <w:r w:rsidRPr="00A17769">
                        <w:tab/>
                      </w:r>
                      <w:r w:rsidRPr="00B35C95">
                        <w:rPr>
                          <w:color w:val="0000FF"/>
                        </w:rPr>
                        <w:t>Month DD, YYYY</w:t>
                      </w:r>
                    </w:p>
                    <w:p w14:paraId="00158C0B" w14:textId="77777777" w:rsidR="00794B9E" w:rsidRPr="00A17769" w:rsidRDefault="00794B9E" w:rsidP="00156C76">
                      <w:pPr>
                        <w:rPr>
                          <w:rFonts w:cs="Arial"/>
                        </w:rPr>
                      </w:pPr>
                    </w:p>
                    <w:p w14:paraId="55AA29C8" w14:textId="77777777" w:rsidR="00794B9E" w:rsidRPr="00A17769" w:rsidRDefault="00794B9E" w:rsidP="00156C76">
                      <w:pPr>
                        <w:pStyle w:val="TitlePageWhiteText"/>
                        <w:rPr>
                          <w:b/>
                          <w:bCs/>
                        </w:rPr>
                      </w:pPr>
                      <w:r w:rsidRPr="00A17769">
                        <w:rPr>
                          <w:b/>
                          <w:bCs/>
                        </w:rPr>
                        <w:t>Prepared by:</w:t>
                      </w:r>
                    </w:p>
                    <w:p w14:paraId="7C11C8CD" w14:textId="77777777" w:rsidR="00794B9E" w:rsidRPr="00AC7D15" w:rsidRDefault="00794B9E" w:rsidP="00156C76">
                      <w:pPr>
                        <w:pStyle w:val="TitlePageWhiteText"/>
                        <w:rPr>
                          <w:color w:val="auto"/>
                        </w:rPr>
                      </w:pPr>
                      <w:r w:rsidRPr="00A17769">
                        <w:t xml:space="preserve">National Emergency Number Association (NENA) </w:t>
                      </w:r>
                      <w:r w:rsidRPr="006E363E">
                        <w:t>[</w:t>
                      </w:r>
                      <w:r w:rsidRPr="00CB3811">
                        <w:rPr>
                          <w:color w:val="0000FF"/>
                        </w:rPr>
                        <w:t>insert the applicable Committee, Subcommittee, and/or WG names</w:t>
                      </w:r>
                      <w:r w:rsidRPr="006E363E">
                        <w:t>]</w:t>
                      </w:r>
                      <w:r w:rsidRPr="0033534F">
                        <w:br w:type="page"/>
                      </w:r>
                    </w:p>
                  </w:txbxContent>
                </v:textbox>
                <w10:wrap anchory="page"/>
              </v:shape>
            </w:pict>
          </mc:Fallback>
        </mc:AlternateContent>
      </w:r>
      <w:r w:rsidR="0043317D" w:rsidRPr="00054CAC">
        <w:t xml:space="preserve">This DRAFT document is not intended for distribution beyond the groups developing or reviewing the document. The document is also not intended to be used or referenced for development or procurement purposes until final publication. All draft material is subject to </w:t>
      </w:r>
      <w:r w:rsidR="00B56735" w:rsidRPr="00054CAC">
        <w:t>change,</w:t>
      </w:r>
      <w:r w:rsidR="0043317D" w:rsidRPr="00054CAC">
        <w:t xml:space="preserve"> and it is possible that the document itself may never be approved for publication.</w:t>
      </w:r>
      <w:r w:rsidR="00681668" w:rsidRPr="0033534F">
        <w:br w:type="page"/>
      </w:r>
    </w:p>
    <w:p w14:paraId="2D4316CD" w14:textId="122FB605" w:rsidR="00832FFE" w:rsidRPr="00AC7D15" w:rsidRDefault="002957EF" w:rsidP="00832FFE">
      <w:pPr>
        <w:pStyle w:val="BodyText"/>
      </w:pPr>
      <w:r w:rsidRPr="00832FFE">
        <w:rPr>
          <w:b/>
          <w:bCs/>
          <w:color w:val="C00000"/>
        </w:rPr>
        <w:lastRenderedPageBreak/>
        <w:t>NOTE to document editor:</w:t>
      </w:r>
      <w:r w:rsidRPr="00832FFE">
        <w:rPr>
          <w:color w:val="C00000"/>
        </w:rPr>
        <w:t xml:space="preserve"> The </w:t>
      </w:r>
      <w:r w:rsidR="008F07FC" w:rsidRPr="00832FFE">
        <w:rPr>
          <w:color w:val="C00000"/>
        </w:rPr>
        <w:t>T</w:t>
      </w:r>
      <w:r w:rsidRPr="00832FFE">
        <w:rPr>
          <w:color w:val="C00000"/>
        </w:rPr>
        <w:t xml:space="preserve">able of </w:t>
      </w:r>
      <w:r w:rsidR="008F07FC" w:rsidRPr="00832FFE">
        <w:rPr>
          <w:color w:val="C00000"/>
        </w:rPr>
        <w:t>C</w:t>
      </w:r>
      <w:r w:rsidRPr="00832FFE">
        <w:rPr>
          <w:color w:val="C00000"/>
        </w:rPr>
        <w:t xml:space="preserve">ontents defaults to showing three </w:t>
      </w:r>
      <w:r w:rsidR="008F07FC" w:rsidRPr="00832FFE">
        <w:rPr>
          <w:color w:val="C00000"/>
        </w:rPr>
        <w:t xml:space="preserve">heading </w:t>
      </w:r>
      <w:r w:rsidRPr="00832FFE">
        <w:rPr>
          <w:color w:val="C00000"/>
        </w:rPr>
        <w:t xml:space="preserve">levels. If </w:t>
      </w:r>
      <w:r w:rsidR="008F07FC" w:rsidRPr="00832FFE">
        <w:rPr>
          <w:color w:val="C00000"/>
        </w:rPr>
        <w:t xml:space="preserve">the Working Group determines that it is important to show </w:t>
      </w:r>
      <w:r w:rsidR="005E3517">
        <w:rPr>
          <w:color w:val="C00000"/>
        </w:rPr>
        <w:t>a</w:t>
      </w:r>
      <w:r w:rsidR="008F07FC" w:rsidRPr="00832FFE">
        <w:rPr>
          <w:color w:val="C00000"/>
        </w:rPr>
        <w:t xml:space="preserve"> fourth heading level, customize the Table of Contents </w:t>
      </w:r>
      <w:r w:rsidR="00832FFE" w:rsidRPr="00832FFE">
        <w:rPr>
          <w:color w:val="C00000"/>
        </w:rPr>
        <w:t>using the following instructions:</w:t>
      </w:r>
    </w:p>
    <w:p w14:paraId="4689FD80" w14:textId="583A583E" w:rsidR="00832FFE" w:rsidRPr="00C17553" w:rsidRDefault="000455D8" w:rsidP="00C17553">
      <w:pPr>
        <w:pStyle w:val="ListParagraph"/>
        <w:numPr>
          <w:ilvl w:val="0"/>
          <w:numId w:val="16"/>
        </w:numPr>
        <w:rPr>
          <w:color w:val="C0504D" w:themeColor="accent2"/>
        </w:rPr>
      </w:pPr>
      <w:r w:rsidRPr="00C17553">
        <w:rPr>
          <w:color w:val="C0504D" w:themeColor="accent2"/>
        </w:rPr>
        <w:t xml:space="preserve">Click within </w:t>
      </w:r>
      <w:r w:rsidR="008F07FC" w:rsidRPr="00C17553">
        <w:rPr>
          <w:color w:val="C0504D" w:themeColor="accent2"/>
        </w:rPr>
        <w:t xml:space="preserve">the </w:t>
      </w:r>
      <w:r w:rsidR="00615894" w:rsidRPr="00C17553">
        <w:rPr>
          <w:color w:val="C0504D" w:themeColor="accent2"/>
        </w:rPr>
        <w:t>Table of Contents</w:t>
      </w:r>
      <w:r w:rsidR="00891979" w:rsidRPr="00C17553">
        <w:rPr>
          <w:color w:val="C0504D" w:themeColor="accent2"/>
        </w:rPr>
        <w:t>,</w:t>
      </w:r>
      <w:r w:rsidR="00615894" w:rsidRPr="00C17553">
        <w:rPr>
          <w:color w:val="C0504D" w:themeColor="accent2"/>
        </w:rPr>
        <w:t xml:space="preserve"> and select the </w:t>
      </w:r>
      <w:r w:rsidR="008F07FC" w:rsidRPr="00C17553">
        <w:rPr>
          <w:b/>
          <w:bCs/>
          <w:color w:val="C0504D" w:themeColor="accent2"/>
        </w:rPr>
        <w:t>References</w:t>
      </w:r>
      <w:r w:rsidR="008F07FC" w:rsidRPr="00C17553">
        <w:rPr>
          <w:color w:val="C0504D" w:themeColor="accent2"/>
        </w:rPr>
        <w:t xml:space="preserve"> tab</w:t>
      </w:r>
      <w:r w:rsidR="00832FFE" w:rsidRPr="00C17553">
        <w:rPr>
          <w:color w:val="C0504D" w:themeColor="accent2"/>
        </w:rPr>
        <w:t>.</w:t>
      </w:r>
    </w:p>
    <w:p w14:paraId="34CAF7B1" w14:textId="65E5A27A" w:rsidR="00832FFE" w:rsidRPr="00C17553" w:rsidRDefault="00832FFE" w:rsidP="00C17553">
      <w:pPr>
        <w:pStyle w:val="ListParagraph"/>
        <w:numPr>
          <w:ilvl w:val="0"/>
          <w:numId w:val="16"/>
        </w:numPr>
        <w:rPr>
          <w:color w:val="C0504D" w:themeColor="accent2"/>
        </w:rPr>
      </w:pPr>
      <w:r w:rsidRPr="00C17553">
        <w:rPr>
          <w:color w:val="C0504D" w:themeColor="accent2"/>
        </w:rPr>
        <w:t>S</w:t>
      </w:r>
      <w:r w:rsidR="008F07FC" w:rsidRPr="00C17553">
        <w:rPr>
          <w:color w:val="C0504D" w:themeColor="accent2"/>
        </w:rPr>
        <w:t xml:space="preserve">elect </w:t>
      </w:r>
      <w:r w:rsidR="008F07FC" w:rsidRPr="00E91950">
        <w:rPr>
          <w:b/>
          <w:bCs/>
          <w:color w:val="C0504D" w:themeColor="accent2"/>
        </w:rPr>
        <w:t>Custom Table of Contents</w:t>
      </w:r>
      <w:r w:rsidR="008F07FC" w:rsidRPr="00C17553">
        <w:rPr>
          <w:color w:val="C0504D" w:themeColor="accent2"/>
        </w:rPr>
        <w:t xml:space="preserve"> from the </w:t>
      </w:r>
      <w:r w:rsidR="008F07FC" w:rsidRPr="00E91950">
        <w:rPr>
          <w:b/>
          <w:bCs/>
          <w:color w:val="C0504D" w:themeColor="accent2"/>
        </w:rPr>
        <w:t>Table of Contents</w:t>
      </w:r>
      <w:r w:rsidR="008F07FC" w:rsidRPr="00C17553">
        <w:rPr>
          <w:color w:val="C0504D" w:themeColor="accent2"/>
        </w:rPr>
        <w:t xml:space="preserve"> drop</w:t>
      </w:r>
      <w:r w:rsidR="008513FD" w:rsidRPr="00C17553">
        <w:rPr>
          <w:color w:val="C0504D" w:themeColor="accent2"/>
        </w:rPr>
        <w:t>-</w:t>
      </w:r>
      <w:r w:rsidR="008F07FC" w:rsidRPr="00C17553">
        <w:rPr>
          <w:color w:val="C0504D" w:themeColor="accent2"/>
        </w:rPr>
        <w:t>down</w:t>
      </w:r>
      <w:r w:rsidR="008513FD" w:rsidRPr="00C17553">
        <w:rPr>
          <w:color w:val="C0504D" w:themeColor="accent2"/>
        </w:rPr>
        <w:t xml:space="preserve"> menu</w:t>
      </w:r>
      <w:r w:rsidRPr="00C17553">
        <w:rPr>
          <w:color w:val="C0504D" w:themeColor="accent2"/>
        </w:rPr>
        <w:t>.</w:t>
      </w:r>
    </w:p>
    <w:p w14:paraId="7A3716C4" w14:textId="7A3DCC3A" w:rsidR="00832FFE" w:rsidRPr="00C17553" w:rsidRDefault="00832FFE" w:rsidP="00C17553">
      <w:pPr>
        <w:pStyle w:val="ListParagraph"/>
        <w:numPr>
          <w:ilvl w:val="0"/>
          <w:numId w:val="16"/>
        </w:numPr>
        <w:rPr>
          <w:color w:val="C0504D" w:themeColor="accent2"/>
        </w:rPr>
      </w:pPr>
      <w:r w:rsidRPr="00C17553">
        <w:rPr>
          <w:color w:val="C0504D" w:themeColor="accent2"/>
        </w:rPr>
        <w:t>S</w:t>
      </w:r>
      <w:r w:rsidR="008513FD" w:rsidRPr="00C17553">
        <w:rPr>
          <w:color w:val="C0504D" w:themeColor="accent2"/>
        </w:rPr>
        <w:t xml:space="preserve">et </w:t>
      </w:r>
      <w:r w:rsidR="008513FD" w:rsidRPr="00E91950">
        <w:rPr>
          <w:b/>
          <w:bCs/>
          <w:color w:val="C0504D" w:themeColor="accent2"/>
        </w:rPr>
        <w:t>Show Levels</w:t>
      </w:r>
      <w:r w:rsidR="008513FD" w:rsidRPr="00C17553">
        <w:rPr>
          <w:color w:val="C0504D" w:themeColor="accent2"/>
        </w:rPr>
        <w:t xml:space="preserve"> to 4 </w:t>
      </w:r>
      <w:r w:rsidR="008F07FC" w:rsidRPr="00C17553">
        <w:rPr>
          <w:color w:val="C0504D" w:themeColor="accent2"/>
        </w:rPr>
        <w:t xml:space="preserve">under </w:t>
      </w:r>
      <w:r w:rsidR="008F07FC" w:rsidRPr="00E91950">
        <w:rPr>
          <w:b/>
          <w:bCs/>
          <w:color w:val="C0504D" w:themeColor="accent2"/>
        </w:rPr>
        <w:t>General</w:t>
      </w:r>
      <w:r w:rsidRPr="00C17553">
        <w:rPr>
          <w:color w:val="C0504D" w:themeColor="accent2"/>
        </w:rPr>
        <w:t>.</w:t>
      </w:r>
    </w:p>
    <w:p w14:paraId="4203A88C" w14:textId="6113B691" w:rsidR="002957EF" w:rsidRPr="00C17553" w:rsidRDefault="00832FFE" w:rsidP="00C17553">
      <w:pPr>
        <w:pStyle w:val="ListParagraph"/>
        <w:numPr>
          <w:ilvl w:val="0"/>
          <w:numId w:val="16"/>
        </w:numPr>
        <w:rPr>
          <w:color w:val="C0504D" w:themeColor="accent2"/>
        </w:rPr>
      </w:pPr>
      <w:r w:rsidRPr="00C17553">
        <w:rPr>
          <w:color w:val="C0504D" w:themeColor="accent2"/>
        </w:rPr>
        <w:t>S</w:t>
      </w:r>
      <w:r w:rsidR="008F07FC" w:rsidRPr="00C17553">
        <w:rPr>
          <w:color w:val="C0504D" w:themeColor="accent2"/>
        </w:rPr>
        <w:t xml:space="preserve">elect </w:t>
      </w:r>
      <w:r w:rsidR="008F07FC" w:rsidRPr="00C17553">
        <w:rPr>
          <w:b/>
          <w:bCs/>
          <w:color w:val="C0504D" w:themeColor="accent2"/>
        </w:rPr>
        <w:t>O</w:t>
      </w:r>
      <w:r w:rsidRPr="00C17553">
        <w:rPr>
          <w:b/>
          <w:bCs/>
          <w:color w:val="C0504D" w:themeColor="accent2"/>
        </w:rPr>
        <w:t>K</w:t>
      </w:r>
      <w:r w:rsidRPr="00C17553">
        <w:rPr>
          <w:color w:val="C0504D" w:themeColor="accent2"/>
        </w:rPr>
        <w:t>.</w:t>
      </w:r>
      <w:bookmarkStart w:id="0" w:name="_Hlk197543562"/>
    </w:p>
    <w:p w14:paraId="5B816639" w14:textId="701AB053" w:rsidR="00C17B9D" w:rsidRPr="00AC7D15" w:rsidRDefault="00C17B9D" w:rsidP="00C17B9D">
      <w:pPr>
        <w:pStyle w:val="BodyText"/>
      </w:pPr>
      <w:r w:rsidRPr="007653C8">
        <w:rPr>
          <w:color w:val="C00000"/>
        </w:rPr>
        <w:t xml:space="preserve">Remove the </w:t>
      </w:r>
      <w:r w:rsidRPr="00665B59">
        <w:rPr>
          <w:b/>
          <w:bCs/>
          <w:color w:val="C00000"/>
        </w:rPr>
        <w:t>List of Tables</w:t>
      </w:r>
      <w:r w:rsidRPr="007653C8">
        <w:rPr>
          <w:color w:val="C00000"/>
        </w:rPr>
        <w:t xml:space="preserve"> and </w:t>
      </w:r>
      <w:r w:rsidRPr="00665B59">
        <w:rPr>
          <w:b/>
          <w:bCs/>
          <w:color w:val="C00000"/>
        </w:rPr>
        <w:t>List of Figures</w:t>
      </w:r>
      <w:r w:rsidRPr="007653C8">
        <w:rPr>
          <w:color w:val="C00000"/>
        </w:rPr>
        <w:t xml:space="preserve"> if </w:t>
      </w:r>
      <w:r w:rsidR="002D15AB">
        <w:rPr>
          <w:color w:val="C00000"/>
        </w:rPr>
        <w:t xml:space="preserve">they are </w:t>
      </w:r>
      <w:r w:rsidRPr="007653C8">
        <w:rPr>
          <w:color w:val="C00000"/>
        </w:rPr>
        <w:t>not useful for the document.</w:t>
      </w:r>
    </w:p>
    <w:bookmarkEnd w:id="0" w:displacedByCustomXml="next"/>
    <w:sdt>
      <w:sdtPr>
        <w:rPr>
          <w:rFonts w:eastAsia="Times New Roman" w:cs="Times New Roman"/>
          <w:b w:val="0"/>
          <w:bCs w:val="0"/>
          <w:caps w:val="0"/>
          <w:color w:val="auto"/>
          <w:szCs w:val="24"/>
          <w:lang w:eastAsia="en-US"/>
        </w:rPr>
        <w:id w:val="820304983"/>
        <w:docPartObj>
          <w:docPartGallery w:val="Table of Contents"/>
          <w:docPartUnique/>
        </w:docPartObj>
      </w:sdtPr>
      <w:sdtEndPr>
        <w:rPr>
          <w:rFonts w:cs="Tahoma"/>
          <w:noProof/>
          <w:szCs w:val="20"/>
        </w:rPr>
      </w:sdtEndPr>
      <w:sdtContent>
        <w:p w14:paraId="560EB2DB" w14:textId="4803AB8F" w:rsidR="00357990" w:rsidRPr="0009794E" w:rsidRDefault="0009794E" w:rsidP="00053787">
          <w:pPr>
            <w:pStyle w:val="TOCHeading"/>
          </w:pPr>
          <w:r w:rsidRPr="0009794E">
            <w:t>TABLE OF CONTENTS</w:t>
          </w:r>
        </w:p>
        <w:p w14:paraId="28177CFF" w14:textId="1DF2EBD3" w:rsidR="002409BB" w:rsidRDefault="00F4358A">
          <w:pPr>
            <w:pStyle w:val="TOC1"/>
            <w:rPr>
              <w:rFonts w:asciiTheme="minorHAnsi" w:eastAsiaTheme="minorEastAsia" w:hAnsiTheme="minorHAnsi" w:cstheme="minorBidi"/>
              <w:b w:val="0"/>
              <w:caps w:val="0"/>
              <w:noProof/>
              <w:kern w:val="2"/>
              <w:sz w:val="24"/>
              <w:szCs w:val="24"/>
              <w14:ligatures w14:val="standardContextual"/>
            </w:rPr>
          </w:pPr>
          <w:r>
            <w:rPr>
              <w:rFonts w:cs="Tahoma"/>
            </w:rPr>
            <w:fldChar w:fldCharType="begin"/>
          </w:r>
          <w:r>
            <w:rPr>
              <w:rFonts w:cs="Tahoma"/>
            </w:rPr>
            <w:instrText xml:space="preserve"> TOC \o "1-3" \h \z \t "Header,1" </w:instrText>
          </w:r>
          <w:r>
            <w:rPr>
              <w:rFonts w:cs="Tahoma"/>
            </w:rPr>
            <w:fldChar w:fldCharType="separate"/>
          </w:r>
          <w:hyperlink w:anchor="_Toc213164114" w:history="1">
            <w:r w:rsidR="002409BB" w:rsidRPr="00555144">
              <w:rPr>
                <w:rStyle w:val="Hyperlink"/>
                <w:noProof/>
              </w:rPr>
              <w:t>EXECUTIVE OVERVIEW</w:t>
            </w:r>
            <w:r w:rsidR="002409BB">
              <w:rPr>
                <w:noProof/>
                <w:webHidden/>
              </w:rPr>
              <w:tab/>
            </w:r>
            <w:r w:rsidR="002409BB">
              <w:rPr>
                <w:noProof/>
                <w:webHidden/>
              </w:rPr>
              <w:fldChar w:fldCharType="begin"/>
            </w:r>
            <w:r w:rsidR="002409BB">
              <w:rPr>
                <w:noProof/>
                <w:webHidden/>
              </w:rPr>
              <w:instrText xml:space="preserve"> PAGEREF _Toc213164114 \h </w:instrText>
            </w:r>
            <w:r w:rsidR="002409BB">
              <w:rPr>
                <w:noProof/>
                <w:webHidden/>
              </w:rPr>
            </w:r>
            <w:r w:rsidR="002409BB">
              <w:rPr>
                <w:noProof/>
                <w:webHidden/>
              </w:rPr>
              <w:fldChar w:fldCharType="separate"/>
            </w:r>
            <w:r w:rsidR="002409BB">
              <w:rPr>
                <w:noProof/>
                <w:webHidden/>
              </w:rPr>
              <w:t>iv</w:t>
            </w:r>
            <w:r w:rsidR="002409BB">
              <w:rPr>
                <w:noProof/>
                <w:webHidden/>
              </w:rPr>
              <w:fldChar w:fldCharType="end"/>
            </w:r>
          </w:hyperlink>
        </w:p>
        <w:p w14:paraId="282314AF" w14:textId="3E7A11B2" w:rsidR="002409BB" w:rsidRDefault="002409BB">
          <w:pPr>
            <w:pStyle w:val="TOC1"/>
            <w:rPr>
              <w:rFonts w:asciiTheme="minorHAnsi" w:eastAsiaTheme="minorEastAsia" w:hAnsiTheme="minorHAnsi" w:cstheme="minorBidi"/>
              <w:b w:val="0"/>
              <w:caps w:val="0"/>
              <w:noProof/>
              <w:kern w:val="2"/>
              <w:sz w:val="24"/>
              <w:szCs w:val="24"/>
              <w14:ligatures w14:val="standardContextual"/>
            </w:rPr>
          </w:pPr>
          <w:hyperlink w:anchor="_Toc213164115" w:history="1">
            <w:r w:rsidRPr="00555144">
              <w:rPr>
                <w:rStyle w:val="Hyperlink"/>
                <w:noProof/>
              </w:rPr>
              <w:t>NENA INFORMATION DOCUMENT NOTICE</w:t>
            </w:r>
            <w:r>
              <w:rPr>
                <w:noProof/>
                <w:webHidden/>
              </w:rPr>
              <w:tab/>
            </w:r>
            <w:r>
              <w:rPr>
                <w:noProof/>
                <w:webHidden/>
              </w:rPr>
              <w:fldChar w:fldCharType="begin"/>
            </w:r>
            <w:r>
              <w:rPr>
                <w:noProof/>
                <w:webHidden/>
              </w:rPr>
              <w:instrText xml:space="preserve"> PAGEREF _Toc213164115 \h </w:instrText>
            </w:r>
            <w:r>
              <w:rPr>
                <w:noProof/>
                <w:webHidden/>
              </w:rPr>
            </w:r>
            <w:r>
              <w:rPr>
                <w:noProof/>
                <w:webHidden/>
              </w:rPr>
              <w:fldChar w:fldCharType="separate"/>
            </w:r>
            <w:r>
              <w:rPr>
                <w:noProof/>
                <w:webHidden/>
              </w:rPr>
              <w:t>v</w:t>
            </w:r>
            <w:r>
              <w:rPr>
                <w:noProof/>
                <w:webHidden/>
              </w:rPr>
              <w:fldChar w:fldCharType="end"/>
            </w:r>
          </w:hyperlink>
        </w:p>
        <w:p w14:paraId="64DD5371" w14:textId="30E3F7A0" w:rsidR="002409BB" w:rsidRDefault="002409BB">
          <w:pPr>
            <w:pStyle w:val="TOC1"/>
            <w:rPr>
              <w:rFonts w:asciiTheme="minorHAnsi" w:eastAsiaTheme="minorEastAsia" w:hAnsiTheme="minorHAnsi" w:cstheme="minorBidi"/>
              <w:b w:val="0"/>
              <w:caps w:val="0"/>
              <w:noProof/>
              <w:kern w:val="2"/>
              <w:sz w:val="24"/>
              <w:szCs w:val="24"/>
              <w14:ligatures w14:val="standardContextual"/>
            </w:rPr>
          </w:pPr>
          <w:hyperlink w:anchor="_Toc213164116" w:history="1">
            <w:r w:rsidRPr="00555144">
              <w:rPr>
                <w:rStyle w:val="Hyperlink"/>
                <w:noProof/>
              </w:rPr>
              <w:t>Document Terminology</w:t>
            </w:r>
            <w:r>
              <w:rPr>
                <w:noProof/>
                <w:webHidden/>
              </w:rPr>
              <w:tab/>
            </w:r>
            <w:r>
              <w:rPr>
                <w:noProof/>
                <w:webHidden/>
              </w:rPr>
              <w:fldChar w:fldCharType="begin"/>
            </w:r>
            <w:r>
              <w:rPr>
                <w:noProof/>
                <w:webHidden/>
              </w:rPr>
              <w:instrText xml:space="preserve"> PAGEREF _Toc213164116 \h </w:instrText>
            </w:r>
            <w:r>
              <w:rPr>
                <w:noProof/>
                <w:webHidden/>
              </w:rPr>
            </w:r>
            <w:r>
              <w:rPr>
                <w:noProof/>
                <w:webHidden/>
              </w:rPr>
              <w:fldChar w:fldCharType="separate"/>
            </w:r>
            <w:r>
              <w:rPr>
                <w:noProof/>
                <w:webHidden/>
              </w:rPr>
              <w:t>vi</w:t>
            </w:r>
            <w:r>
              <w:rPr>
                <w:noProof/>
                <w:webHidden/>
              </w:rPr>
              <w:fldChar w:fldCharType="end"/>
            </w:r>
          </w:hyperlink>
        </w:p>
        <w:p w14:paraId="19D6F609" w14:textId="6499154D" w:rsidR="002409BB" w:rsidRDefault="002409BB">
          <w:pPr>
            <w:pStyle w:val="TOC1"/>
            <w:rPr>
              <w:rFonts w:asciiTheme="minorHAnsi" w:eastAsiaTheme="minorEastAsia" w:hAnsiTheme="minorHAnsi" w:cstheme="minorBidi"/>
              <w:b w:val="0"/>
              <w:caps w:val="0"/>
              <w:noProof/>
              <w:kern w:val="2"/>
              <w:sz w:val="24"/>
              <w:szCs w:val="24"/>
              <w14:ligatures w14:val="standardContextual"/>
            </w:rPr>
          </w:pPr>
          <w:hyperlink w:anchor="_Toc213164117" w:history="1">
            <w:r w:rsidRPr="00555144">
              <w:rPr>
                <w:rStyle w:val="Hyperlink"/>
                <w:noProof/>
              </w:rPr>
              <w:t>Unit of Measurement</w:t>
            </w:r>
            <w:r>
              <w:rPr>
                <w:noProof/>
                <w:webHidden/>
              </w:rPr>
              <w:tab/>
            </w:r>
            <w:r>
              <w:rPr>
                <w:noProof/>
                <w:webHidden/>
              </w:rPr>
              <w:fldChar w:fldCharType="begin"/>
            </w:r>
            <w:r>
              <w:rPr>
                <w:noProof/>
                <w:webHidden/>
              </w:rPr>
              <w:instrText xml:space="preserve"> PAGEREF _Toc213164117 \h </w:instrText>
            </w:r>
            <w:r>
              <w:rPr>
                <w:noProof/>
                <w:webHidden/>
              </w:rPr>
            </w:r>
            <w:r>
              <w:rPr>
                <w:noProof/>
                <w:webHidden/>
              </w:rPr>
              <w:fldChar w:fldCharType="separate"/>
            </w:r>
            <w:r>
              <w:rPr>
                <w:noProof/>
                <w:webHidden/>
              </w:rPr>
              <w:t>vi</w:t>
            </w:r>
            <w:r>
              <w:rPr>
                <w:noProof/>
                <w:webHidden/>
              </w:rPr>
              <w:fldChar w:fldCharType="end"/>
            </w:r>
          </w:hyperlink>
        </w:p>
        <w:p w14:paraId="66A984E5" w14:textId="41FB7CBA" w:rsidR="002409BB" w:rsidRDefault="002409BB">
          <w:pPr>
            <w:pStyle w:val="TOC1"/>
            <w:rPr>
              <w:rFonts w:asciiTheme="minorHAnsi" w:eastAsiaTheme="minorEastAsia" w:hAnsiTheme="minorHAnsi" w:cstheme="minorBidi"/>
              <w:b w:val="0"/>
              <w:caps w:val="0"/>
              <w:noProof/>
              <w:kern w:val="2"/>
              <w:sz w:val="24"/>
              <w:szCs w:val="24"/>
              <w14:ligatures w14:val="standardContextual"/>
            </w:rPr>
          </w:pPr>
          <w:hyperlink w:anchor="_Toc213164118" w:history="1">
            <w:r w:rsidRPr="00555144">
              <w:rPr>
                <w:rStyle w:val="Hyperlink"/>
                <w:noProof/>
              </w:rPr>
              <w:t>Describing Artifacts</w:t>
            </w:r>
            <w:r>
              <w:rPr>
                <w:noProof/>
                <w:webHidden/>
              </w:rPr>
              <w:tab/>
            </w:r>
            <w:r>
              <w:rPr>
                <w:noProof/>
                <w:webHidden/>
              </w:rPr>
              <w:fldChar w:fldCharType="begin"/>
            </w:r>
            <w:r>
              <w:rPr>
                <w:noProof/>
                <w:webHidden/>
              </w:rPr>
              <w:instrText xml:space="preserve"> PAGEREF _Toc213164118 \h </w:instrText>
            </w:r>
            <w:r>
              <w:rPr>
                <w:noProof/>
                <w:webHidden/>
              </w:rPr>
            </w:r>
            <w:r>
              <w:rPr>
                <w:noProof/>
                <w:webHidden/>
              </w:rPr>
              <w:fldChar w:fldCharType="separate"/>
            </w:r>
            <w:r>
              <w:rPr>
                <w:noProof/>
                <w:webHidden/>
              </w:rPr>
              <w:t>vi</w:t>
            </w:r>
            <w:r>
              <w:rPr>
                <w:noProof/>
                <w:webHidden/>
              </w:rPr>
              <w:fldChar w:fldCharType="end"/>
            </w:r>
          </w:hyperlink>
        </w:p>
        <w:p w14:paraId="105C25ED" w14:textId="038605FD" w:rsidR="002409BB" w:rsidRDefault="002409BB">
          <w:pPr>
            <w:pStyle w:val="TOC1"/>
            <w:rPr>
              <w:rFonts w:asciiTheme="minorHAnsi" w:eastAsiaTheme="minorEastAsia" w:hAnsiTheme="minorHAnsi" w:cstheme="minorBidi"/>
              <w:b w:val="0"/>
              <w:caps w:val="0"/>
              <w:noProof/>
              <w:kern w:val="2"/>
              <w:sz w:val="24"/>
              <w:szCs w:val="24"/>
              <w14:ligatures w14:val="standardContextual"/>
            </w:rPr>
          </w:pPr>
          <w:hyperlink w:anchor="_Toc213164119" w:history="1">
            <w:r w:rsidRPr="00555144">
              <w:rPr>
                <w:rStyle w:val="Hyperlink"/>
                <w:noProof/>
              </w:rPr>
              <w:t>NENA Intellectual Property Rights (IPR) and Antitrust Policy</w:t>
            </w:r>
            <w:r>
              <w:rPr>
                <w:noProof/>
                <w:webHidden/>
              </w:rPr>
              <w:tab/>
            </w:r>
            <w:r>
              <w:rPr>
                <w:noProof/>
                <w:webHidden/>
              </w:rPr>
              <w:fldChar w:fldCharType="begin"/>
            </w:r>
            <w:r>
              <w:rPr>
                <w:noProof/>
                <w:webHidden/>
              </w:rPr>
              <w:instrText xml:space="preserve"> PAGEREF _Toc213164119 \h </w:instrText>
            </w:r>
            <w:r>
              <w:rPr>
                <w:noProof/>
                <w:webHidden/>
              </w:rPr>
            </w:r>
            <w:r>
              <w:rPr>
                <w:noProof/>
                <w:webHidden/>
              </w:rPr>
              <w:fldChar w:fldCharType="separate"/>
            </w:r>
            <w:r>
              <w:rPr>
                <w:noProof/>
                <w:webHidden/>
              </w:rPr>
              <w:t>vii</w:t>
            </w:r>
            <w:r>
              <w:rPr>
                <w:noProof/>
                <w:webHidden/>
              </w:rPr>
              <w:fldChar w:fldCharType="end"/>
            </w:r>
          </w:hyperlink>
        </w:p>
        <w:p w14:paraId="3A27BBAE" w14:textId="72CE4594" w:rsidR="002409BB" w:rsidRDefault="002409BB">
          <w:pPr>
            <w:pStyle w:val="TOC1"/>
            <w:rPr>
              <w:rFonts w:asciiTheme="minorHAnsi" w:eastAsiaTheme="minorEastAsia" w:hAnsiTheme="minorHAnsi" w:cstheme="minorBidi"/>
              <w:b w:val="0"/>
              <w:caps w:val="0"/>
              <w:noProof/>
              <w:kern w:val="2"/>
              <w:sz w:val="24"/>
              <w:szCs w:val="24"/>
              <w14:ligatures w14:val="standardContextual"/>
            </w:rPr>
          </w:pPr>
          <w:hyperlink w:anchor="_Toc213164120" w:history="1">
            <w:r w:rsidRPr="00555144">
              <w:rPr>
                <w:rStyle w:val="Hyperlink"/>
                <w:noProof/>
              </w:rPr>
              <w:t>Reason for Issue/Reissue</w:t>
            </w:r>
            <w:r>
              <w:rPr>
                <w:noProof/>
                <w:webHidden/>
              </w:rPr>
              <w:tab/>
            </w:r>
            <w:r>
              <w:rPr>
                <w:noProof/>
                <w:webHidden/>
              </w:rPr>
              <w:fldChar w:fldCharType="begin"/>
            </w:r>
            <w:r>
              <w:rPr>
                <w:noProof/>
                <w:webHidden/>
              </w:rPr>
              <w:instrText xml:space="preserve"> PAGEREF _Toc213164120 \h </w:instrText>
            </w:r>
            <w:r>
              <w:rPr>
                <w:noProof/>
                <w:webHidden/>
              </w:rPr>
            </w:r>
            <w:r>
              <w:rPr>
                <w:noProof/>
                <w:webHidden/>
              </w:rPr>
              <w:fldChar w:fldCharType="separate"/>
            </w:r>
            <w:r>
              <w:rPr>
                <w:noProof/>
                <w:webHidden/>
              </w:rPr>
              <w:t>vii</w:t>
            </w:r>
            <w:r>
              <w:rPr>
                <w:noProof/>
                <w:webHidden/>
              </w:rPr>
              <w:fldChar w:fldCharType="end"/>
            </w:r>
          </w:hyperlink>
        </w:p>
        <w:p w14:paraId="2157E019" w14:textId="17980153" w:rsidR="002409BB" w:rsidRDefault="002409BB">
          <w:pPr>
            <w:pStyle w:val="TOC1"/>
            <w:rPr>
              <w:rFonts w:asciiTheme="minorHAnsi" w:eastAsiaTheme="minorEastAsia" w:hAnsiTheme="minorHAnsi" w:cstheme="minorBidi"/>
              <w:b w:val="0"/>
              <w:caps w:val="0"/>
              <w:noProof/>
              <w:kern w:val="2"/>
              <w:sz w:val="24"/>
              <w:szCs w:val="24"/>
              <w14:ligatures w14:val="standardContextual"/>
            </w:rPr>
          </w:pPr>
          <w:hyperlink w:anchor="_Toc213164121" w:history="1">
            <w:r w:rsidRPr="00555144">
              <w:rPr>
                <w:rStyle w:val="Hyperlink"/>
                <w:noProof/>
              </w:rPr>
              <w:t>1</w:t>
            </w:r>
            <w:r>
              <w:rPr>
                <w:rFonts w:asciiTheme="minorHAnsi" w:eastAsiaTheme="minorEastAsia" w:hAnsiTheme="minorHAnsi" w:cstheme="minorBidi"/>
                <w:b w:val="0"/>
                <w:caps w:val="0"/>
                <w:noProof/>
                <w:kern w:val="2"/>
                <w:sz w:val="24"/>
                <w:szCs w:val="24"/>
                <w14:ligatures w14:val="standardContextual"/>
              </w:rPr>
              <w:tab/>
            </w:r>
            <w:r w:rsidRPr="00555144">
              <w:rPr>
                <w:rStyle w:val="Hyperlink"/>
                <w:noProof/>
              </w:rPr>
              <w:t>[HEADING TITLE]</w:t>
            </w:r>
            <w:r>
              <w:rPr>
                <w:noProof/>
                <w:webHidden/>
              </w:rPr>
              <w:tab/>
            </w:r>
            <w:r>
              <w:rPr>
                <w:noProof/>
                <w:webHidden/>
              </w:rPr>
              <w:fldChar w:fldCharType="begin"/>
            </w:r>
            <w:r>
              <w:rPr>
                <w:noProof/>
                <w:webHidden/>
              </w:rPr>
              <w:instrText xml:space="preserve"> PAGEREF _Toc213164121 \h </w:instrText>
            </w:r>
            <w:r>
              <w:rPr>
                <w:noProof/>
                <w:webHidden/>
              </w:rPr>
            </w:r>
            <w:r>
              <w:rPr>
                <w:noProof/>
                <w:webHidden/>
              </w:rPr>
              <w:fldChar w:fldCharType="separate"/>
            </w:r>
            <w:r>
              <w:rPr>
                <w:noProof/>
                <w:webHidden/>
              </w:rPr>
              <w:t>1</w:t>
            </w:r>
            <w:r>
              <w:rPr>
                <w:noProof/>
                <w:webHidden/>
              </w:rPr>
              <w:fldChar w:fldCharType="end"/>
            </w:r>
          </w:hyperlink>
        </w:p>
        <w:p w14:paraId="433CE969" w14:textId="30D2C104" w:rsidR="002409BB" w:rsidRDefault="002409BB">
          <w:pPr>
            <w:pStyle w:val="TOC2"/>
            <w:rPr>
              <w:rFonts w:asciiTheme="minorHAnsi" w:hAnsiTheme="minorHAnsi" w:cstheme="minorBidi"/>
              <w:smallCaps w:val="0"/>
              <w:noProof/>
              <w:kern w:val="2"/>
              <w:sz w:val="24"/>
              <w:szCs w:val="24"/>
              <w14:ligatures w14:val="standardContextual"/>
            </w:rPr>
          </w:pPr>
          <w:hyperlink w:anchor="_Toc213164122" w:history="1">
            <w:r w:rsidRPr="00555144">
              <w:rPr>
                <w:rStyle w:val="Hyperlink"/>
                <w:noProof/>
              </w:rPr>
              <w:t>1.1</w:t>
            </w:r>
            <w:r>
              <w:rPr>
                <w:rFonts w:asciiTheme="minorHAnsi" w:hAnsiTheme="minorHAnsi" w:cstheme="minorBidi"/>
                <w:smallCaps w:val="0"/>
                <w:noProof/>
                <w:kern w:val="2"/>
                <w:sz w:val="24"/>
                <w:szCs w:val="24"/>
                <w14:ligatures w14:val="standardContextual"/>
              </w:rPr>
              <w:tab/>
            </w:r>
            <w:r w:rsidRPr="00555144">
              <w:rPr>
                <w:rStyle w:val="Hyperlink"/>
                <w:noProof/>
              </w:rPr>
              <w:t>[Heading Title]</w:t>
            </w:r>
            <w:r>
              <w:rPr>
                <w:noProof/>
                <w:webHidden/>
              </w:rPr>
              <w:tab/>
            </w:r>
            <w:r>
              <w:rPr>
                <w:noProof/>
                <w:webHidden/>
              </w:rPr>
              <w:fldChar w:fldCharType="begin"/>
            </w:r>
            <w:r>
              <w:rPr>
                <w:noProof/>
                <w:webHidden/>
              </w:rPr>
              <w:instrText xml:space="preserve"> PAGEREF _Toc213164122 \h </w:instrText>
            </w:r>
            <w:r>
              <w:rPr>
                <w:noProof/>
                <w:webHidden/>
              </w:rPr>
            </w:r>
            <w:r>
              <w:rPr>
                <w:noProof/>
                <w:webHidden/>
              </w:rPr>
              <w:fldChar w:fldCharType="separate"/>
            </w:r>
            <w:r>
              <w:rPr>
                <w:noProof/>
                <w:webHidden/>
              </w:rPr>
              <w:t>1</w:t>
            </w:r>
            <w:r>
              <w:rPr>
                <w:noProof/>
                <w:webHidden/>
              </w:rPr>
              <w:fldChar w:fldCharType="end"/>
            </w:r>
          </w:hyperlink>
        </w:p>
        <w:p w14:paraId="12D3422E" w14:textId="5BFA93CB" w:rsidR="002409BB" w:rsidRDefault="002409BB">
          <w:pPr>
            <w:pStyle w:val="TOC3"/>
            <w:rPr>
              <w:rFonts w:asciiTheme="minorHAnsi" w:hAnsiTheme="minorHAnsi" w:cstheme="minorBidi"/>
              <w:noProof/>
              <w:kern w:val="2"/>
              <w:sz w:val="24"/>
              <w:szCs w:val="24"/>
              <w14:ligatures w14:val="standardContextual"/>
            </w:rPr>
          </w:pPr>
          <w:hyperlink w:anchor="_Toc213164123" w:history="1">
            <w:r w:rsidRPr="00555144">
              <w:rPr>
                <w:rStyle w:val="Hyperlink"/>
                <w:noProof/>
              </w:rPr>
              <w:t>1.1.1</w:t>
            </w:r>
            <w:r>
              <w:rPr>
                <w:rFonts w:asciiTheme="minorHAnsi" w:hAnsiTheme="minorHAnsi" w:cstheme="minorBidi"/>
                <w:noProof/>
                <w:kern w:val="2"/>
                <w:sz w:val="24"/>
                <w:szCs w:val="24"/>
                <w14:ligatures w14:val="standardContextual"/>
              </w:rPr>
              <w:tab/>
            </w:r>
            <w:r w:rsidRPr="00555144">
              <w:rPr>
                <w:rStyle w:val="Hyperlink"/>
                <w:noProof/>
              </w:rPr>
              <w:t>[Heading Title]</w:t>
            </w:r>
            <w:r>
              <w:rPr>
                <w:noProof/>
                <w:webHidden/>
              </w:rPr>
              <w:tab/>
            </w:r>
            <w:r>
              <w:rPr>
                <w:noProof/>
                <w:webHidden/>
              </w:rPr>
              <w:fldChar w:fldCharType="begin"/>
            </w:r>
            <w:r>
              <w:rPr>
                <w:noProof/>
                <w:webHidden/>
              </w:rPr>
              <w:instrText xml:space="preserve"> PAGEREF _Toc213164123 \h </w:instrText>
            </w:r>
            <w:r>
              <w:rPr>
                <w:noProof/>
                <w:webHidden/>
              </w:rPr>
            </w:r>
            <w:r>
              <w:rPr>
                <w:noProof/>
                <w:webHidden/>
              </w:rPr>
              <w:fldChar w:fldCharType="separate"/>
            </w:r>
            <w:r>
              <w:rPr>
                <w:noProof/>
                <w:webHidden/>
              </w:rPr>
              <w:t>1</w:t>
            </w:r>
            <w:r>
              <w:rPr>
                <w:noProof/>
                <w:webHidden/>
              </w:rPr>
              <w:fldChar w:fldCharType="end"/>
            </w:r>
          </w:hyperlink>
        </w:p>
        <w:p w14:paraId="4D9E9ACE" w14:textId="4DAD9681" w:rsidR="002409BB" w:rsidRDefault="002409BB">
          <w:pPr>
            <w:pStyle w:val="TOC1"/>
            <w:rPr>
              <w:rFonts w:asciiTheme="minorHAnsi" w:eastAsiaTheme="minorEastAsia" w:hAnsiTheme="minorHAnsi" w:cstheme="minorBidi"/>
              <w:b w:val="0"/>
              <w:caps w:val="0"/>
              <w:noProof/>
              <w:kern w:val="2"/>
              <w:sz w:val="24"/>
              <w:szCs w:val="24"/>
              <w14:ligatures w14:val="standardContextual"/>
            </w:rPr>
          </w:pPr>
          <w:hyperlink w:anchor="_Toc213164124" w:history="1">
            <w:r w:rsidRPr="00555144">
              <w:rPr>
                <w:rStyle w:val="Hyperlink"/>
                <w:noProof/>
              </w:rPr>
              <w:t>2</w:t>
            </w:r>
            <w:r>
              <w:rPr>
                <w:rFonts w:asciiTheme="minorHAnsi" w:eastAsiaTheme="minorEastAsia" w:hAnsiTheme="minorHAnsi" w:cstheme="minorBidi"/>
                <w:b w:val="0"/>
                <w:caps w:val="0"/>
                <w:noProof/>
                <w:kern w:val="2"/>
                <w:sz w:val="24"/>
                <w:szCs w:val="24"/>
                <w14:ligatures w14:val="standardContextual"/>
              </w:rPr>
              <w:tab/>
            </w:r>
            <w:r w:rsidRPr="00555144">
              <w:rPr>
                <w:rStyle w:val="Hyperlink"/>
                <w:noProof/>
              </w:rPr>
              <w:t>Dependencies</w:t>
            </w:r>
            <w:r>
              <w:rPr>
                <w:noProof/>
                <w:webHidden/>
              </w:rPr>
              <w:tab/>
            </w:r>
            <w:r>
              <w:rPr>
                <w:noProof/>
                <w:webHidden/>
              </w:rPr>
              <w:fldChar w:fldCharType="begin"/>
            </w:r>
            <w:r>
              <w:rPr>
                <w:noProof/>
                <w:webHidden/>
              </w:rPr>
              <w:instrText xml:space="preserve"> PAGEREF _Toc213164124 \h </w:instrText>
            </w:r>
            <w:r>
              <w:rPr>
                <w:noProof/>
                <w:webHidden/>
              </w:rPr>
            </w:r>
            <w:r>
              <w:rPr>
                <w:noProof/>
                <w:webHidden/>
              </w:rPr>
              <w:fldChar w:fldCharType="separate"/>
            </w:r>
            <w:r>
              <w:rPr>
                <w:noProof/>
                <w:webHidden/>
              </w:rPr>
              <w:t>1</w:t>
            </w:r>
            <w:r>
              <w:rPr>
                <w:noProof/>
                <w:webHidden/>
              </w:rPr>
              <w:fldChar w:fldCharType="end"/>
            </w:r>
          </w:hyperlink>
        </w:p>
        <w:p w14:paraId="58A59E3C" w14:textId="4A341864" w:rsidR="002409BB" w:rsidRDefault="002409BB">
          <w:pPr>
            <w:pStyle w:val="TOC1"/>
            <w:rPr>
              <w:rFonts w:asciiTheme="minorHAnsi" w:eastAsiaTheme="minorEastAsia" w:hAnsiTheme="minorHAnsi" w:cstheme="minorBidi"/>
              <w:b w:val="0"/>
              <w:caps w:val="0"/>
              <w:noProof/>
              <w:kern w:val="2"/>
              <w:sz w:val="24"/>
              <w:szCs w:val="24"/>
              <w14:ligatures w14:val="standardContextual"/>
            </w:rPr>
          </w:pPr>
          <w:hyperlink w:anchor="_Toc213164125" w:history="1">
            <w:r w:rsidRPr="00555144">
              <w:rPr>
                <w:rStyle w:val="Hyperlink"/>
                <w:noProof/>
              </w:rPr>
              <w:t>3</w:t>
            </w:r>
            <w:r>
              <w:rPr>
                <w:rFonts w:asciiTheme="minorHAnsi" w:eastAsiaTheme="minorEastAsia" w:hAnsiTheme="minorHAnsi" w:cstheme="minorBidi"/>
                <w:b w:val="0"/>
                <w:caps w:val="0"/>
                <w:noProof/>
                <w:kern w:val="2"/>
                <w:sz w:val="24"/>
                <w:szCs w:val="24"/>
                <w14:ligatures w14:val="standardContextual"/>
              </w:rPr>
              <w:tab/>
            </w:r>
            <w:r w:rsidRPr="00555144">
              <w:rPr>
                <w:rStyle w:val="Hyperlink"/>
                <w:noProof/>
              </w:rPr>
              <w:t>Impacts and Considerations</w:t>
            </w:r>
            <w:r>
              <w:rPr>
                <w:noProof/>
                <w:webHidden/>
              </w:rPr>
              <w:tab/>
            </w:r>
            <w:r>
              <w:rPr>
                <w:noProof/>
                <w:webHidden/>
              </w:rPr>
              <w:fldChar w:fldCharType="begin"/>
            </w:r>
            <w:r>
              <w:rPr>
                <w:noProof/>
                <w:webHidden/>
              </w:rPr>
              <w:instrText xml:space="preserve"> PAGEREF _Toc213164125 \h </w:instrText>
            </w:r>
            <w:r>
              <w:rPr>
                <w:noProof/>
                <w:webHidden/>
              </w:rPr>
            </w:r>
            <w:r>
              <w:rPr>
                <w:noProof/>
                <w:webHidden/>
              </w:rPr>
              <w:fldChar w:fldCharType="separate"/>
            </w:r>
            <w:r>
              <w:rPr>
                <w:noProof/>
                <w:webHidden/>
              </w:rPr>
              <w:t>2</w:t>
            </w:r>
            <w:r>
              <w:rPr>
                <w:noProof/>
                <w:webHidden/>
              </w:rPr>
              <w:fldChar w:fldCharType="end"/>
            </w:r>
          </w:hyperlink>
        </w:p>
        <w:p w14:paraId="64B455FC" w14:textId="38C63FF2" w:rsidR="002409BB" w:rsidRDefault="002409BB">
          <w:pPr>
            <w:pStyle w:val="TOC1"/>
            <w:rPr>
              <w:rFonts w:asciiTheme="minorHAnsi" w:eastAsiaTheme="minorEastAsia" w:hAnsiTheme="minorHAnsi" w:cstheme="minorBidi"/>
              <w:b w:val="0"/>
              <w:caps w:val="0"/>
              <w:noProof/>
              <w:kern w:val="2"/>
              <w:sz w:val="24"/>
              <w:szCs w:val="24"/>
              <w14:ligatures w14:val="standardContextual"/>
            </w:rPr>
          </w:pPr>
          <w:hyperlink w:anchor="_Toc213164126" w:history="1">
            <w:r w:rsidRPr="00555144">
              <w:rPr>
                <w:rStyle w:val="Hyperlink"/>
                <w:noProof/>
              </w:rPr>
              <w:t>4</w:t>
            </w:r>
            <w:r>
              <w:rPr>
                <w:rFonts w:asciiTheme="minorHAnsi" w:eastAsiaTheme="minorEastAsia" w:hAnsiTheme="minorHAnsi" w:cstheme="minorBidi"/>
                <w:b w:val="0"/>
                <w:caps w:val="0"/>
                <w:noProof/>
                <w:kern w:val="2"/>
                <w:sz w:val="24"/>
                <w:szCs w:val="24"/>
                <w14:ligatures w14:val="standardContextual"/>
              </w:rPr>
              <w:tab/>
            </w:r>
            <w:r w:rsidRPr="00555144">
              <w:rPr>
                <w:rStyle w:val="Hyperlink"/>
                <w:noProof/>
              </w:rPr>
              <w:t>Recommendations for Additional Development Work</w:t>
            </w:r>
            <w:r>
              <w:rPr>
                <w:noProof/>
                <w:webHidden/>
              </w:rPr>
              <w:tab/>
            </w:r>
            <w:r>
              <w:rPr>
                <w:noProof/>
                <w:webHidden/>
              </w:rPr>
              <w:fldChar w:fldCharType="begin"/>
            </w:r>
            <w:r>
              <w:rPr>
                <w:noProof/>
                <w:webHidden/>
              </w:rPr>
              <w:instrText xml:space="preserve"> PAGEREF _Toc213164126 \h </w:instrText>
            </w:r>
            <w:r>
              <w:rPr>
                <w:noProof/>
                <w:webHidden/>
              </w:rPr>
            </w:r>
            <w:r>
              <w:rPr>
                <w:noProof/>
                <w:webHidden/>
              </w:rPr>
              <w:fldChar w:fldCharType="separate"/>
            </w:r>
            <w:r>
              <w:rPr>
                <w:noProof/>
                <w:webHidden/>
              </w:rPr>
              <w:t>2</w:t>
            </w:r>
            <w:r>
              <w:rPr>
                <w:noProof/>
                <w:webHidden/>
              </w:rPr>
              <w:fldChar w:fldCharType="end"/>
            </w:r>
          </w:hyperlink>
        </w:p>
        <w:p w14:paraId="75539DDA" w14:textId="3718022F" w:rsidR="002409BB" w:rsidRDefault="002409BB">
          <w:pPr>
            <w:pStyle w:val="TOC2"/>
            <w:rPr>
              <w:rFonts w:asciiTheme="minorHAnsi" w:hAnsiTheme="minorHAnsi" w:cstheme="minorBidi"/>
              <w:smallCaps w:val="0"/>
              <w:noProof/>
              <w:kern w:val="2"/>
              <w:sz w:val="24"/>
              <w:szCs w:val="24"/>
              <w14:ligatures w14:val="standardContextual"/>
            </w:rPr>
          </w:pPr>
          <w:hyperlink w:anchor="_Toc213164127" w:history="1">
            <w:r w:rsidRPr="00555144">
              <w:rPr>
                <w:rStyle w:val="Hyperlink"/>
                <w:noProof/>
              </w:rPr>
              <w:t>4.1</w:t>
            </w:r>
            <w:r>
              <w:rPr>
                <w:rFonts w:asciiTheme="minorHAnsi" w:hAnsiTheme="minorHAnsi" w:cstheme="minorBidi"/>
                <w:smallCaps w:val="0"/>
                <w:noProof/>
                <w:kern w:val="2"/>
                <w:sz w:val="24"/>
                <w:szCs w:val="24"/>
                <w14:ligatures w14:val="standardContextual"/>
              </w:rPr>
              <w:tab/>
            </w:r>
            <w:r w:rsidRPr="00555144">
              <w:rPr>
                <w:rStyle w:val="Hyperlink"/>
                <w:noProof/>
              </w:rPr>
              <w:t>[Future Work Item]</w:t>
            </w:r>
            <w:r>
              <w:rPr>
                <w:noProof/>
                <w:webHidden/>
              </w:rPr>
              <w:tab/>
            </w:r>
            <w:r>
              <w:rPr>
                <w:noProof/>
                <w:webHidden/>
              </w:rPr>
              <w:fldChar w:fldCharType="begin"/>
            </w:r>
            <w:r>
              <w:rPr>
                <w:noProof/>
                <w:webHidden/>
              </w:rPr>
              <w:instrText xml:space="preserve"> PAGEREF _Toc213164127 \h </w:instrText>
            </w:r>
            <w:r>
              <w:rPr>
                <w:noProof/>
                <w:webHidden/>
              </w:rPr>
            </w:r>
            <w:r>
              <w:rPr>
                <w:noProof/>
                <w:webHidden/>
              </w:rPr>
              <w:fldChar w:fldCharType="separate"/>
            </w:r>
            <w:r>
              <w:rPr>
                <w:noProof/>
                <w:webHidden/>
              </w:rPr>
              <w:t>3</w:t>
            </w:r>
            <w:r>
              <w:rPr>
                <w:noProof/>
                <w:webHidden/>
              </w:rPr>
              <w:fldChar w:fldCharType="end"/>
            </w:r>
          </w:hyperlink>
        </w:p>
        <w:p w14:paraId="23DBB752" w14:textId="5C846079" w:rsidR="002409BB" w:rsidRDefault="002409BB">
          <w:pPr>
            <w:pStyle w:val="TOC3"/>
            <w:rPr>
              <w:rFonts w:asciiTheme="minorHAnsi" w:hAnsiTheme="minorHAnsi" w:cstheme="minorBidi"/>
              <w:noProof/>
              <w:kern w:val="2"/>
              <w:sz w:val="24"/>
              <w:szCs w:val="24"/>
              <w14:ligatures w14:val="standardContextual"/>
            </w:rPr>
          </w:pPr>
          <w:hyperlink w:anchor="_Toc213164128" w:history="1">
            <w:r w:rsidRPr="00555144">
              <w:rPr>
                <w:rStyle w:val="Hyperlink"/>
                <w:noProof/>
              </w:rPr>
              <w:t>4.1.1</w:t>
            </w:r>
            <w:r>
              <w:rPr>
                <w:rFonts w:asciiTheme="minorHAnsi" w:hAnsiTheme="minorHAnsi" w:cstheme="minorBidi"/>
                <w:noProof/>
                <w:kern w:val="2"/>
                <w:sz w:val="24"/>
                <w:szCs w:val="24"/>
                <w14:ligatures w14:val="standardContextual"/>
              </w:rPr>
              <w:tab/>
            </w:r>
            <w:r w:rsidRPr="00555144">
              <w:rPr>
                <w:rStyle w:val="Hyperlink"/>
                <w:noProof/>
              </w:rPr>
              <w:t>[Description]</w:t>
            </w:r>
            <w:r>
              <w:rPr>
                <w:noProof/>
                <w:webHidden/>
              </w:rPr>
              <w:tab/>
            </w:r>
            <w:r>
              <w:rPr>
                <w:noProof/>
                <w:webHidden/>
              </w:rPr>
              <w:fldChar w:fldCharType="begin"/>
            </w:r>
            <w:r>
              <w:rPr>
                <w:noProof/>
                <w:webHidden/>
              </w:rPr>
              <w:instrText xml:space="preserve"> PAGEREF _Toc213164128 \h </w:instrText>
            </w:r>
            <w:r>
              <w:rPr>
                <w:noProof/>
                <w:webHidden/>
              </w:rPr>
            </w:r>
            <w:r>
              <w:rPr>
                <w:noProof/>
                <w:webHidden/>
              </w:rPr>
              <w:fldChar w:fldCharType="separate"/>
            </w:r>
            <w:r>
              <w:rPr>
                <w:noProof/>
                <w:webHidden/>
              </w:rPr>
              <w:t>3</w:t>
            </w:r>
            <w:r>
              <w:rPr>
                <w:noProof/>
                <w:webHidden/>
              </w:rPr>
              <w:fldChar w:fldCharType="end"/>
            </w:r>
          </w:hyperlink>
        </w:p>
        <w:p w14:paraId="3F1499D5" w14:textId="11D380DD" w:rsidR="002409BB" w:rsidRDefault="002409BB">
          <w:pPr>
            <w:pStyle w:val="TOC3"/>
            <w:rPr>
              <w:rFonts w:asciiTheme="minorHAnsi" w:hAnsiTheme="minorHAnsi" w:cstheme="minorBidi"/>
              <w:noProof/>
              <w:kern w:val="2"/>
              <w:sz w:val="24"/>
              <w:szCs w:val="24"/>
              <w14:ligatures w14:val="standardContextual"/>
            </w:rPr>
          </w:pPr>
          <w:hyperlink w:anchor="_Toc213164129" w:history="1">
            <w:r w:rsidRPr="00555144">
              <w:rPr>
                <w:rStyle w:val="Hyperlink"/>
                <w:noProof/>
              </w:rPr>
              <w:t>4.1.2</w:t>
            </w:r>
            <w:r>
              <w:rPr>
                <w:rFonts w:asciiTheme="minorHAnsi" w:hAnsiTheme="minorHAnsi" w:cstheme="minorBidi"/>
                <w:noProof/>
                <w:kern w:val="2"/>
                <w:sz w:val="24"/>
                <w:szCs w:val="24"/>
                <w14:ligatures w14:val="standardContextual"/>
              </w:rPr>
              <w:tab/>
            </w:r>
            <w:r w:rsidRPr="00555144">
              <w:rPr>
                <w:rStyle w:val="Hyperlink"/>
                <w:noProof/>
              </w:rPr>
              <w:t>[Recommended Assignment]</w:t>
            </w:r>
            <w:r>
              <w:rPr>
                <w:noProof/>
                <w:webHidden/>
              </w:rPr>
              <w:tab/>
            </w:r>
            <w:r>
              <w:rPr>
                <w:noProof/>
                <w:webHidden/>
              </w:rPr>
              <w:fldChar w:fldCharType="begin"/>
            </w:r>
            <w:r>
              <w:rPr>
                <w:noProof/>
                <w:webHidden/>
              </w:rPr>
              <w:instrText xml:space="preserve"> PAGEREF _Toc213164129 \h </w:instrText>
            </w:r>
            <w:r>
              <w:rPr>
                <w:noProof/>
                <w:webHidden/>
              </w:rPr>
            </w:r>
            <w:r>
              <w:rPr>
                <w:noProof/>
                <w:webHidden/>
              </w:rPr>
              <w:fldChar w:fldCharType="separate"/>
            </w:r>
            <w:r>
              <w:rPr>
                <w:noProof/>
                <w:webHidden/>
              </w:rPr>
              <w:t>3</w:t>
            </w:r>
            <w:r>
              <w:rPr>
                <w:noProof/>
                <w:webHidden/>
              </w:rPr>
              <w:fldChar w:fldCharType="end"/>
            </w:r>
          </w:hyperlink>
        </w:p>
        <w:p w14:paraId="145E6071" w14:textId="6F66D4DA" w:rsidR="002409BB" w:rsidRDefault="002409BB">
          <w:pPr>
            <w:pStyle w:val="TOC1"/>
            <w:rPr>
              <w:rFonts w:asciiTheme="minorHAnsi" w:eastAsiaTheme="minorEastAsia" w:hAnsiTheme="minorHAnsi" w:cstheme="minorBidi"/>
              <w:b w:val="0"/>
              <w:caps w:val="0"/>
              <w:noProof/>
              <w:kern w:val="2"/>
              <w:sz w:val="24"/>
              <w:szCs w:val="24"/>
              <w14:ligatures w14:val="standardContextual"/>
            </w:rPr>
          </w:pPr>
          <w:hyperlink w:anchor="_Toc213164130" w:history="1">
            <w:r w:rsidRPr="00555144">
              <w:rPr>
                <w:rStyle w:val="Hyperlink"/>
                <w:noProof/>
              </w:rPr>
              <w:t>5</w:t>
            </w:r>
            <w:r>
              <w:rPr>
                <w:rFonts w:asciiTheme="minorHAnsi" w:eastAsiaTheme="minorEastAsia" w:hAnsiTheme="minorHAnsi" w:cstheme="minorBidi"/>
                <w:b w:val="0"/>
                <w:caps w:val="0"/>
                <w:noProof/>
                <w:kern w:val="2"/>
                <w:sz w:val="24"/>
                <w:szCs w:val="24"/>
                <w14:ligatures w14:val="standardContextual"/>
              </w:rPr>
              <w:tab/>
            </w:r>
            <w:r w:rsidRPr="00555144">
              <w:rPr>
                <w:rStyle w:val="Hyperlink"/>
                <w:noProof/>
              </w:rPr>
              <w:t>Abbreviations, Terms, and Definitions</w:t>
            </w:r>
            <w:r>
              <w:rPr>
                <w:noProof/>
                <w:webHidden/>
              </w:rPr>
              <w:tab/>
            </w:r>
            <w:r>
              <w:rPr>
                <w:noProof/>
                <w:webHidden/>
              </w:rPr>
              <w:fldChar w:fldCharType="begin"/>
            </w:r>
            <w:r>
              <w:rPr>
                <w:noProof/>
                <w:webHidden/>
              </w:rPr>
              <w:instrText xml:space="preserve"> PAGEREF _Toc213164130 \h </w:instrText>
            </w:r>
            <w:r>
              <w:rPr>
                <w:noProof/>
                <w:webHidden/>
              </w:rPr>
            </w:r>
            <w:r>
              <w:rPr>
                <w:noProof/>
                <w:webHidden/>
              </w:rPr>
              <w:fldChar w:fldCharType="separate"/>
            </w:r>
            <w:r>
              <w:rPr>
                <w:noProof/>
                <w:webHidden/>
              </w:rPr>
              <w:t>4</w:t>
            </w:r>
            <w:r>
              <w:rPr>
                <w:noProof/>
                <w:webHidden/>
              </w:rPr>
              <w:fldChar w:fldCharType="end"/>
            </w:r>
          </w:hyperlink>
        </w:p>
        <w:p w14:paraId="03A67D49" w14:textId="4BC0E291" w:rsidR="002409BB" w:rsidRDefault="002409BB">
          <w:pPr>
            <w:pStyle w:val="TOC1"/>
            <w:rPr>
              <w:rFonts w:asciiTheme="minorHAnsi" w:eastAsiaTheme="minorEastAsia" w:hAnsiTheme="minorHAnsi" w:cstheme="minorBidi"/>
              <w:b w:val="0"/>
              <w:caps w:val="0"/>
              <w:noProof/>
              <w:kern w:val="2"/>
              <w:sz w:val="24"/>
              <w:szCs w:val="24"/>
              <w14:ligatures w14:val="standardContextual"/>
            </w:rPr>
          </w:pPr>
          <w:hyperlink w:anchor="_Toc213164131" w:history="1">
            <w:r w:rsidRPr="00555144">
              <w:rPr>
                <w:rStyle w:val="Hyperlink"/>
                <w:noProof/>
              </w:rPr>
              <w:t>6</w:t>
            </w:r>
            <w:r>
              <w:rPr>
                <w:rFonts w:asciiTheme="minorHAnsi" w:eastAsiaTheme="minorEastAsia" w:hAnsiTheme="minorHAnsi" w:cstheme="minorBidi"/>
                <w:b w:val="0"/>
                <w:caps w:val="0"/>
                <w:noProof/>
                <w:kern w:val="2"/>
                <w:sz w:val="24"/>
                <w:szCs w:val="24"/>
                <w14:ligatures w14:val="standardContextual"/>
              </w:rPr>
              <w:tab/>
            </w:r>
            <w:r w:rsidRPr="00555144">
              <w:rPr>
                <w:rStyle w:val="Hyperlink"/>
                <w:noProof/>
              </w:rPr>
              <w:t>References</w:t>
            </w:r>
            <w:r>
              <w:rPr>
                <w:noProof/>
                <w:webHidden/>
              </w:rPr>
              <w:tab/>
            </w:r>
            <w:r>
              <w:rPr>
                <w:noProof/>
                <w:webHidden/>
              </w:rPr>
              <w:fldChar w:fldCharType="begin"/>
            </w:r>
            <w:r>
              <w:rPr>
                <w:noProof/>
                <w:webHidden/>
              </w:rPr>
              <w:instrText xml:space="preserve"> PAGEREF _Toc213164131 \h </w:instrText>
            </w:r>
            <w:r>
              <w:rPr>
                <w:noProof/>
                <w:webHidden/>
              </w:rPr>
            </w:r>
            <w:r>
              <w:rPr>
                <w:noProof/>
                <w:webHidden/>
              </w:rPr>
              <w:fldChar w:fldCharType="separate"/>
            </w:r>
            <w:r>
              <w:rPr>
                <w:noProof/>
                <w:webHidden/>
              </w:rPr>
              <w:t>5</w:t>
            </w:r>
            <w:r>
              <w:rPr>
                <w:noProof/>
                <w:webHidden/>
              </w:rPr>
              <w:fldChar w:fldCharType="end"/>
            </w:r>
          </w:hyperlink>
        </w:p>
        <w:p w14:paraId="25210FC5" w14:textId="17F0EFC2" w:rsidR="002409BB" w:rsidRDefault="002409BB">
          <w:pPr>
            <w:pStyle w:val="TOC1"/>
            <w:rPr>
              <w:rFonts w:asciiTheme="minorHAnsi" w:eastAsiaTheme="minorEastAsia" w:hAnsiTheme="minorHAnsi" w:cstheme="minorBidi"/>
              <w:b w:val="0"/>
              <w:caps w:val="0"/>
              <w:noProof/>
              <w:kern w:val="2"/>
              <w:sz w:val="24"/>
              <w:szCs w:val="24"/>
              <w14:ligatures w14:val="standardContextual"/>
            </w:rPr>
          </w:pPr>
          <w:hyperlink w:anchor="_Toc213164132" w:history="1">
            <w:r w:rsidRPr="00555144">
              <w:rPr>
                <w:rStyle w:val="Hyperlink"/>
                <w:noProof/>
              </w:rPr>
              <w:t>7</w:t>
            </w:r>
            <w:r>
              <w:rPr>
                <w:rFonts w:asciiTheme="minorHAnsi" w:eastAsiaTheme="minorEastAsia" w:hAnsiTheme="minorHAnsi" w:cstheme="minorBidi"/>
                <w:b w:val="0"/>
                <w:caps w:val="0"/>
                <w:noProof/>
                <w:kern w:val="2"/>
                <w:sz w:val="24"/>
                <w:szCs w:val="24"/>
                <w14:ligatures w14:val="standardContextual"/>
              </w:rPr>
              <w:tab/>
            </w:r>
            <w:r w:rsidRPr="00555144">
              <w:rPr>
                <w:rStyle w:val="Hyperlink"/>
                <w:noProof/>
              </w:rPr>
              <w:t>Appendices</w:t>
            </w:r>
            <w:r>
              <w:rPr>
                <w:noProof/>
                <w:webHidden/>
              </w:rPr>
              <w:tab/>
            </w:r>
            <w:r>
              <w:rPr>
                <w:noProof/>
                <w:webHidden/>
              </w:rPr>
              <w:fldChar w:fldCharType="begin"/>
            </w:r>
            <w:r>
              <w:rPr>
                <w:noProof/>
                <w:webHidden/>
              </w:rPr>
              <w:instrText xml:space="preserve"> PAGEREF _Toc213164132 \h </w:instrText>
            </w:r>
            <w:r>
              <w:rPr>
                <w:noProof/>
                <w:webHidden/>
              </w:rPr>
            </w:r>
            <w:r>
              <w:rPr>
                <w:noProof/>
                <w:webHidden/>
              </w:rPr>
              <w:fldChar w:fldCharType="separate"/>
            </w:r>
            <w:r>
              <w:rPr>
                <w:noProof/>
                <w:webHidden/>
              </w:rPr>
              <w:t>8</w:t>
            </w:r>
            <w:r>
              <w:rPr>
                <w:noProof/>
                <w:webHidden/>
              </w:rPr>
              <w:fldChar w:fldCharType="end"/>
            </w:r>
          </w:hyperlink>
        </w:p>
        <w:p w14:paraId="0066BF87" w14:textId="2AC773FA" w:rsidR="002409BB" w:rsidRDefault="002409BB">
          <w:pPr>
            <w:pStyle w:val="TOC2"/>
            <w:rPr>
              <w:rFonts w:asciiTheme="minorHAnsi" w:hAnsiTheme="minorHAnsi" w:cstheme="minorBidi"/>
              <w:smallCaps w:val="0"/>
              <w:noProof/>
              <w:kern w:val="2"/>
              <w:sz w:val="24"/>
              <w:szCs w:val="24"/>
              <w14:ligatures w14:val="standardContextual"/>
            </w:rPr>
          </w:pPr>
          <w:hyperlink w:anchor="_Toc213164133" w:history="1">
            <w:r w:rsidRPr="00555144">
              <w:rPr>
                <w:rStyle w:val="Hyperlink"/>
                <w:noProof/>
              </w:rPr>
              <w:t>7.1</w:t>
            </w:r>
            <w:r>
              <w:rPr>
                <w:rFonts w:asciiTheme="minorHAnsi" w:hAnsiTheme="minorHAnsi" w:cstheme="minorBidi"/>
                <w:smallCaps w:val="0"/>
                <w:noProof/>
                <w:kern w:val="2"/>
                <w:sz w:val="24"/>
                <w:szCs w:val="24"/>
                <w14:ligatures w14:val="standardContextual"/>
              </w:rPr>
              <w:tab/>
            </w:r>
            <w:r w:rsidRPr="00555144">
              <w:rPr>
                <w:rStyle w:val="Hyperlink"/>
                <w:noProof/>
              </w:rPr>
              <w:t>Appendix X—[Appendix Title]</w:t>
            </w:r>
            <w:r>
              <w:rPr>
                <w:noProof/>
                <w:webHidden/>
              </w:rPr>
              <w:tab/>
            </w:r>
            <w:r>
              <w:rPr>
                <w:noProof/>
                <w:webHidden/>
              </w:rPr>
              <w:fldChar w:fldCharType="begin"/>
            </w:r>
            <w:r>
              <w:rPr>
                <w:noProof/>
                <w:webHidden/>
              </w:rPr>
              <w:instrText xml:space="preserve"> PAGEREF _Toc213164133 \h </w:instrText>
            </w:r>
            <w:r>
              <w:rPr>
                <w:noProof/>
                <w:webHidden/>
              </w:rPr>
            </w:r>
            <w:r>
              <w:rPr>
                <w:noProof/>
                <w:webHidden/>
              </w:rPr>
              <w:fldChar w:fldCharType="separate"/>
            </w:r>
            <w:r>
              <w:rPr>
                <w:noProof/>
                <w:webHidden/>
              </w:rPr>
              <w:t>8</w:t>
            </w:r>
            <w:r>
              <w:rPr>
                <w:noProof/>
                <w:webHidden/>
              </w:rPr>
              <w:fldChar w:fldCharType="end"/>
            </w:r>
          </w:hyperlink>
        </w:p>
        <w:p w14:paraId="00CE520C" w14:textId="1638324E" w:rsidR="002409BB" w:rsidRDefault="002409BB">
          <w:pPr>
            <w:pStyle w:val="TOC1"/>
            <w:rPr>
              <w:rFonts w:asciiTheme="minorHAnsi" w:eastAsiaTheme="minorEastAsia" w:hAnsiTheme="minorHAnsi" w:cstheme="minorBidi"/>
              <w:b w:val="0"/>
              <w:caps w:val="0"/>
              <w:noProof/>
              <w:kern w:val="2"/>
              <w:sz w:val="24"/>
              <w:szCs w:val="24"/>
              <w14:ligatures w14:val="standardContextual"/>
            </w:rPr>
          </w:pPr>
          <w:hyperlink w:anchor="_Toc213164134" w:history="1">
            <w:r w:rsidRPr="00555144">
              <w:rPr>
                <w:rStyle w:val="Hyperlink"/>
                <w:noProof/>
              </w:rPr>
              <w:t>ACKNOWLEDGMENTS</w:t>
            </w:r>
            <w:r>
              <w:rPr>
                <w:noProof/>
                <w:webHidden/>
              </w:rPr>
              <w:tab/>
            </w:r>
            <w:r>
              <w:rPr>
                <w:noProof/>
                <w:webHidden/>
              </w:rPr>
              <w:fldChar w:fldCharType="begin"/>
            </w:r>
            <w:r>
              <w:rPr>
                <w:noProof/>
                <w:webHidden/>
              </w:rPr>
              <w:instrText xml:space="preserve"> PAGEREF _Toc213164134 \h </w:instrText>
            </w:r>
            <w:r>
              <w:rPr>
                <w:noProof/>
                <w:webHidden/>
              </w:rPr>
            </w:r>
            <w:r>
              <w:rPr>
                <w:noProof/>
                <w:webHidden/>
              </w:rPr>
              <w:fldChar w:fldCharType="separate"/>
            </w:r>
            <w:r>
              <w:rPr>
                <w:noProof/>
                <w:webHidden/>
              </w:rPr>
              <w:t>9</w:t>
            </w:r>
            <w:r>
              <w:rPr>
                <w:noProof/>
                <w:webHidden/>
              </w:rPr>
              <w:fldChar w:fldCharType="end"/>
            </w:r>
          </w:hyperlink>
        </w:p>
        <w:p w14:paraId="062E4C17" w14:textId="4F898D4F" w:rsidR="002409BB" w:rsidRDefault="002409BB">
          <w:pPr>
            <w:pStyle w:val="TOC1"/>
            <w:rPr>
              <w:rFonts w:asciiTheme="minorHAnsi" w:eastAsiaTheme="minorEastAsia" w:hAnsiTheme="minorHAnsi" w:cstheme="minorBidi"/>
              <w:b w:val="0"/>
              <w:caps w:val="0"/>
              <w:noProof/>
              <w:kern w:val="2"/>
              <w:sz w:val="24"/>
              <w:szCs w:val="24"/>
              <w14:ligatures w14:val="standardContextual"/>
            </w:rPr>
          </w:pPr>
          <w:hyperlink w:anchor="_Toc213164135" w:history="1">
            <w:r w:rsidRPr="00555144">
              <w:rPr>
                <w:rStyle w:val="Hyperlink"/>
                <w:noProof/>
              </w:rPr>
              <w:t>Special Acknowledgments</w:t>
            </w:r>
            <w:r>
              <w:rPr>
                <w:noProof/>
                <w:webHidden/>
              </w:rPr>
              <w:tab/>
            </w:r>
            <w:r>
              <w:rPr>
                <w:noProof/>
                <w:webHidden/>
              </w:rPr>
              <w:fldChar w:fldCharType="begin"/>
            </w:r>
            <w:r>
              <w:rPr>
                <w:noProof/>
                <w:webHidden/>
              </w:rPr>
              <w:instrText xml:space="preserve"> PAGEREF _Toc213164135 \h </w:instrText>
            </w:r>
            <w:r>
              <w:rPr>
                <w:noProof/>
                <w:webHidden/>
              </w:rPr>
            </w:r>
            <w:r>
              <w:rPr>
                <w:noProof/>
                <w:webHidden/>
              </w:rPr>
              <w:fldChar w:fldCharType="separate"/>
            </w:r>
            <w:r>
              <w:rPr>
                <w:noProof/>
                <w:webHidden/>
              </w:rPr>
              <w:t>9</w:t>
            </w:r>
            <w:r>
              <w:rPr>
                <w:noProof/>
                <w:webHidden/>
              </w:rPr>
              <w:fldChar w:fldCharType="end"/>
            </w:r>
          </w:hyperlink>
        </w:p>
        <w:p w14:paraId="3929B2E9" w14:textId="53A21EA7" w:rsidR="002409BB" w:rsidRDefault="002409BB">
          <w:pPr>
            <w:pStyle w:val="TOC1"/>
            <w:rPr>
              <w:rFonts w:asciiTheme="minorHAnsi" w:eastAsiaTheme="minorEastAsia" w:hAnsiTheme="minorHAnsi" w:cstheme="minorBidi"/>
              <w:b w:val="0"/>
              <w:caps w:val="0"/>
              <w:noProof/>
              <w:kern w:val="2"/>
              <w:sz w:val="24"/>
              <w:szCs w:val="24"/>
              <w14:ligatures w14:val="standardContextual"/>
            </w:rPr>
          </w:pPr>
          <w:hyperlink w:anchor="_Toc213164136" w:history="1">
            <w:r w:rsidRPr="00555144">
              <w:rPr>
                <w:rStyle w:val="Hyperlink"/>
                <w:noProof/>
              </w:rPr>
              <w:t>GENERAL DOCUMENT EDITING HELP</w:t>
            </w:r>
            <w:r>
              <w:rPr>
                <w:noProof/>
                <w:webHidden/>
              </w:rPr>
              <w:tab/>
            </w:r>
            <w:r>
              <w:rPr>
                <w:noProof/>
                <w:webHidden/>
              </w:rPr>
              <w:fldChar w:fldCharType="begin"/>
            </w:r>
            <w:r>
              <w:rPr>
                <w:noProof/>
                <w:webHidden/>
              </w:rPr>
              <w:instrText xml:space="preserve"> PAGEREF _Toc213164136 \h </w:instrText>
            </w:r>
            <w:r>
              <w:rPr>
                <w:noProof/>
                <w:webHidden/>
              </w:rPr>
            </w:r>
            <w:r>
              <w:rPr>
                <w:noProof/>
                <w:webHidden/>
              </w:rPr>
              <w:fldChar w:fldCharType="separate"/>
            </w:r>
            <w:r>
              <w:rPr>
                <w:noProof/>
                <w:webHidden/>
              </w:rPr>
              <w:t>11</w:t>
            </w:r>
            <w:r>
              <w:rPr>
                <w:noProof/>
                <w:webHidden/>
              </w:rPr>
              <w:fldChar w:fldCharType="end"/>
            </w:r>
          </w:hyperlink>
        </w:p>
        <w:p w14:paraId="56DFFAE3" w14:textId="0FC15550" w:rsidR="00357990" w:rsidRPr="000947FF" w:rsidRDefault="00F4358A" w:rsidP="0054766F">
          <w:pPr>
            <w:tabs>
              <w:tab w:val="left" w:pos="900"/>
            </w:tabs>
            <w:rPr>
              <w:rFonts w:cs="Tahoma"/>
            </w:rPr>
          </w:pPr>
          <w:r>
            <w:rPr>
              <w:rFonts w:cs="Tahoma"/>
            </w:rPr>
            <w:fldChar w:fldCharType="end"/>
          </w:r>
        </w:p>
      </w:sdtContent>
    </w:sdt>
    <w:p w14:paraId="52B4B326" w14:textId="77777777" w:rsidR="000947FF" w:rsidRDefault="000947FF" w:rsidP="00F01075"/>
    <w:p w14:paraId="61A3A251" w14:textId="7694FEB5" w:rsidR="00876203" w:rsidRDefault="00AE6E32" w:rsidP="00053787">
      <w:pPr>
        <w:pStyle w:val="TOCHeading"/>
      </w:pPr>
      <w:r>
        <w:t>LIST OF TABLES</w:t>
      </w:r>
    </w:p>
    <w:p w14:paraId="580406D3" w14:textId="6002AD2B" w:rsidR="0008691F" w:rsidRDefault="00876203">
      <w:pPr>
        <w:pStyle w:val="TableofFigures"/>
        <w:rPr>
          <w:rFonts w:asciiTheme="minorHAnsi" w:eastAsiaTheme="minorEastAsia" w:hAnsiTheme="minorHAnsi" w:cstheme="minorBidi"/>
          <w:noProof/>
          <w:kern w:val="2"/>
          <w:sz w:val="24"/>
          <w:szCs w:val="24"/>
          <w14:ligatures w14:val="standardContextual"/>
        </w:rPr>
      </w:pPr>
      <w:r>
        <w:rPr>
          <w:rFonts w:cs="Tahoma"/>
        </w:rPr>
        <w:fldChar w:fldCharType="begin"/>
      </w:r>
      <w:r>
        <w:rPr>
          <w:rFonts w:cs="Tahoma"/>
        </w:rPr>
        <w:instrText xml:space="preserve"> TOC \h \z \c "Table" </w:instrText>
      </w:r>
      <w:r>
        <w:rPr>
          <w:rFonts w:cs="Tahoma"/>
        </w:rPr>
        <w:fldChar w:fldCharType="separate"/>
      </w:r>
      <w:hyperlink w:anchor="_Toc212793405" w:history="1">
        <w:r w:rsidR="0008691F" w:rsidRPr="00A21ACE">
          <w:rPr>
            <w:rStyle w:val="Hyperlink"/>
            <w:noProof/>
          </w:rPr>
          <w:t>Table 4</w:t>
        </w:r>
        <w:r w:rsidR="0008691F" w:rsidRPr="00A21ACE">
          <w:rPr>
            <w:rStyle w:val="Hyperlink"/>
            <w:noProof/>
          </w:rPr>
          <w:noBreakHyphen/>
          <w:t>1 Future Work for Consideration</w:t>
        </w:r>
        <w:r w:rsidR="0008691F">
          <w:rPr>
            <w:noProof/>
            <w:webHidden/>
          </w:rPr>
          <w:tab/>
        </w:r>
        <w:r w:rsidR="0008691F">
          <w:rPr>
            <w:noProof/>
            <w:webHidden/>
          </w:rPr>
          <w:fldChar w:fldCharType="begin"/>
        </w:r>
        <w:r w:rsidR="0008691F">
          <w:rPr>
            <w:noProof/>
            <w:webHidden/>
          </w:rPr>
          <w:instrText xml:space="preserve"> PAGEREF _Toc212793405 \h </w:instrText>
        </w:r>
        <w:r w:rsidR="0008691F">
          <w:rPr>
            <w:noProof/>
            <w:webHidden/>
          </w:rPr>
        </w:r>
        <w:r w:rsidR="0008691F">
          <w:rPr>
            <w:noProof/>
            <w:webHidden/>
          </w:rPr>
          <w:fldChar w:fldCharType="separate"/>
        </w:r>
        <w:r w:rsidR="0008691F">
          <w:rPr>
            <w:noProof/>
            <w:webHidden/>
          </w:rPr>
          <w:t>3</w:t>
        </w:r>
        <w:r w:rsidR="0008691F">
          <w:rPr>
            <w:noProof/>
            <w:webHidden/>
          </w:rPr>
          <w:fldChar w:fldCharType="end"/>
        </w:r>
      </w:hyperlink>
    </w:p>
    <w:p w14:paraId="2D86BFF8" w14:textId="421D5A9A" w:rsidR="0008691F" w:rsidRDefault="0008691F">
      <w:pPr>
        <w:pStyle w:val="TableofFigures"/>
        <w:rPr>
          <w:rFonts w:asciiTheme="minorHAnsi" w:eastAsiaTheme="minorEastAsia" w:hAnsiTheme="minorHAnsi" w:cstheme="minorBidi"/>
          <w:noProof/>
          <w:kern w:val="2"/>
          <w:sz w:val="24"/>
          <w:szCs w:val="24"/>
          <w14:ligatures w14:val="standardContextual"/>
        </w:rPr>
      </w:pPr>
      <w:hyperlink w:anchor="_Toc212793406" w:history="1">
        <w:r w:rsidRPr="00A21ACE">
          <w:rPr>
            <w:rStyle w:val="Hyperlink"/>
            <w:noProof/>
          </w:rPr>
          <w:t>Table 7</w:t>
        </w:r>
        <w:r w:rsidRPr="00A21ACE">
          <w:rPr>
            <w:rStyle w:val="Hyperlink"/>
            <w:noProof/>
          </w:rPr>
          <w:noBreakHyphen/>
          <w:t>1 Example Table with 3 Headings (3 columns)</w:t>
        </w:r>
        <w:r>
          <w:rPr>
            <w:noProof/>
            <w:webHidden/>
          </w:rPr>
          <w:tab/>
        </w:r>
        <w:r>
          <w:rPr>
            <w:noProof/>
            <w:webHidden/>
          </w:rPr>
          <w:fldChar w:fldCharType="begin"/>
        </w:r>
        <w:r>
          <w:rPr>
            <w:noProof/>
            <w:webHidden/>
          </w:rPr>
          <w:instrText xml:space="preserve"> PAGEREF _Toc212793406 \h </w:instrText>
        </w:r>
        <w:r>
          <w:rPr>
            <w:noProof/>
            <w:webHidden/>
          </w:rPr>
        </w:r>
        <w:r>
          <w:rPr>
            <w:noProof/>
            <w:webHidden/>
          </w:rPr>
          <w:fldChar w:fldCharType="separate"/>
        </w:r>
        <w:r>
          <w:rPr>
            <w:noProof/>
            <w:webHidden/>
          </w:rPr>
          <w:t>14</w:t>
        </w:r>
        <w:r>
          <w:rPr>
            <w:noProof/>
            <w:webHidden/>
          </w:rPr>
          <w:fldChar w:fldCharType="end"/>
        </w:r>
      </w:hyperlink>
    </w:p>
    <w:p w14:paraId="257F557A" w14:textId="061A7CBF" w:rsidR="0008691F" w:rsidRDefault="0008691F">
      <w:pPr>
        <w:pStyle w:val="TableofFigures"/>
        <w:rPr>
          <w:rFonts w:asciiTheme="minorHAnsi" w:eastAsiaTheme="minorEastAsia" w:hAnsiTheme="minorHAnsi" w:cstheme="minorBidi"/>
          <w:noProof/>
          <w:kern w:val="2"/>
          <w:sz w:val="24"/>
          <w:szCs w:val="24"/>
          <w14:ligatures w14:val="standardContextual"/>
        </w:rPr>
      </w:pPr>
      <w:hyperlink w:anchor="_Toc212793407" w:history="1">
        <w:r w:rsidRPr="00A21ACE">
          <w:rPr>
            <w:rStyle w:val="Hyperlink"/>
            <w:noProof/>
          </w:rPr>
          <w:t>Table 7</w:t>
        </w:r>
        <w:r w:rsidRPr="00A21ACE">
          <w:rPr>
            <w:rStyle w:val="Hyperlink"/>
            <w:noProof/>
          </w:rPr>
          <w:noBreakHyphen/>
          <w:t>2 Example Table with 4 Headings (4 columns)</w:t>
        </w:r>
        <w:r>
          <w:rPr>
            <w:noProof/>
            <w:webHidden/>
          </w:rPr>
          <w:tab/>
        </w:r>
        <w:r>
          <w:rPr>
            <w:noProof/>
            <w:webHidden/>
          </w:rPr>
          <w:fldChar w:fldCharType="begin"/>
        </w:r>
        <w:r>
          <w:rPr>
            <w:noProof/>
            <w:webHidden/>
          </w:rPr>
          <w:instrText xml:space="preserve"> PAGEREF _Toc212793407 \h </w:instrText>
        </w:r>
        <w:r>
          <w:rPr>
            <w:noProof/>
            <w:webHidden/>
          </w:rPr>
        </w:r>
        <w:r>
          <w:rPr>
            <w:noProof/>
            <w:webHidden/>
          </w:rPr>
          <w:fldChar w:fldCharType="separate"/>
        </w:r>
        <w:r>
          <w:rPr>
            <w:noProof/>
            <w:webHidden/>
          </w:rPr>
          <w:t>14</w:t>
        </w:r>
        <w:r>
          <w:rPr>
            <w:noProof/>
            <w:webHidden/>
          </w:rPr>
          <w:fldChar w:fldCharType="end"/>
        </w:r>
      </w:hyperlink>
    </w:p>
    <w:p w14:paraId="238EDE9F" w14:textId="20FEEEA2" w:rsidR="00876203" w:rsidRDefault="00876203" w:rsidP="00876203">
      <w:pPr>
        <w:rPr>
          <w:rFonts w:cs="Tahoma"/>
        </w:rPr>
      </w:pPr>
      <w:r>
        <w:rPr>
          <w:rFonts w:cs="Tahoma"/>
        </w:rPr>
        <w:fldChar w:fldCharType="end"/>
      </w:r>
    </w:p>
    <w:p w14:paraId="3AFF4A89" w14:textId="300D3432" w:rsidR="00876203" w:rsidRPr="00A06668" w:rsidRDefault="00AE6E32" w:rsidP="00053787">
      <w:pPr>
        <w:pStyle w:val="TOCHeading"/>
      </w:pPr>
      <w:r>
        <w:t>LIST OF FIGURES</w:t>
      </w:r>
    </w:p>
    <w:p w14:paraId="4ACEC897" w14:textId="553029CA" w:rsidR="005F5B2A" w:rsidRDefault="00876203" w:rsidP="00825832">
      <w:pPr>
        <w:pStyle w:val="TableofFigures"/>
        <w:rPr>
          <w:rFonts w:asciiTheme="minorHAnsi" w:eastAsiaTheme="minorEastAsia" w:hAnsiTheme="minorHAnsi" w:cstheme="minorBidi"/>
          <w:noProof/>
          <w:kern w:val="2"/>
          <w:sz w:val="24"/>
          <w14:ligatures w14:val="standardContextual"/>
        </w:rPr>
      </w:pPr>
      <w:r>
        <w:fldChar w:fldCharType="begin"/>
      </w:r>
      <w:r>
        <w:instrText xml:space="preserve"> TOC \h \z \c "Figure" </w:instrText>
      </w:r>
      <w:r>
        <w:fldChar w:fldCharType="separate"/>
      </w:r>
      <w:hyperlink w:anchor="_Toc199894831" w:history="1">
        <w:r w:rsidR="005F5B2A" w:rsidRPr="004F126A">
          <w:rPr>
            <w:rStyle w:val="Hyperlink"/>
            <w:noProof/>
          </w:rPr>
          <w:t>Figure 7</w:t>
        </w:r>
        <w:r w:rsidR="005F5B2A" w:rsidRPr="004F126A">
          <w:rPr>
            <w:rStyle w:val="Hyperlink"/>
            <w:noProof/>
          </w:rPr>
          <w:noBreakHyphen/>
          <w:t>1 Effect of Geocoding Addresses against Actual Address Ranges</w:t>
        </w:r>
        <w:r w:rsidR="005F5B2A">
          <w:rPr>
            <w:noProof/>
            <w:webHidden/>
          </w:rPr>
          <w:tab/>
        </w:r>
        <w:r w:rsidR="005F5B2A">
          <w:rPr>
            <w:noProof/>
            <w:webHidden/>
          </w:rPr>
          <w:fldChar w:fldCharType="begin"/>
        </w:r>
        <w:r w:rsidR="005F5B2A">
          <w:rPr>
            <w:noProof/>
            <w:webHidden/>
          </w:rPr>
          <w:instrText xml:space="preserve"> PAGEREF _Toc199894831 \h </w:instrText>
        </w:r>
        <w:r w:rsidR="005F5B2A">
          <w:rPr>
            <w:noProof/>
            <w:webHidden/>
          </w:rPr>
        </w:r>
        <w:r w:rsidR="005F5B2A">
          <w:rPr>
            <w:noProof/>
            <w:webHidden/>
          </w:rPr>
          <w:fldChar w:fldCharType="separate"/>
        </w:r>
        <w:r w:rsidR="00AF00B4">
          <w:rPr>
            <w:noProof/>
            <w:webHidden/>
          </w:rPr>
          <w:t>15</w:t>
        </w:r>
        <w:r w:rsidR="005F5B2A">
          <w:rPr>
            <w:noProof/>
            <w:webHidden/>
          </w:rPr>
          <w:fldChar w:fldCharType="end"/>
        </w:r>
      </w:hyperlink>
    </w:p>
    <w:p w14:paraId="79F232E0" w14:textId="6B2F10B1" w:rsidR="005F5B2A" w:rsidRDefault="005F5B2A" w:rsidP="00825832">
      <w:pPr>
        <w:pStyle w:val="TableofFigures"/>
        <w:rPr>
          <w:rFonts w:asciiTheme="minorHAnsi" w:eastAsiaTheme="minorEastAsia" w:hAnsiTheme="minorHAnsi" w:cstheme="minorBidi"/>
          <w:noProof/>
          <w:kern w:val="2"/>
          <w:sz w:val="24"/>
          <w14:ligatures w14:val="standardContextual"/>
        </w:rPr>
      </w:pPr>
      <w:hyperlink w:anchor="_Toc199894832" w:history="1">
        <w:r w:rsidRPr="004F126A">
          <w:rPr>
            <w:rStyle w:val="Hyperlink"/>
            <w:noProof/>
          </w:rPr>
          <w:t>Figure 7</w:t>
        </w:r>
        <w:r w:rsidRPr="004F126A">
          <w:rPr>
            <w:rStyle w:val="Hyperlink"/>
            <w:noProof/>
          </w:rPr>
          <w:noBreakHyphen/>
          <w:t>2 NENA i3 NG9-1-1 Reference Architecture</w:t>
        </w:r>
        <w:r>
          <w:rPr>
            <w:noProof/>
            <w:webHidden/>
          </w:rPr>
          <w:tab/>
        </w:r>
        <w:r>
          <w:rPr>
            <w:noProof/>
            <w:webHidden/>
          </w:rPr>
          <w:fldChar w:fldCharType="begin"/>
        </w:r>
        <w:r>
          <w:rPr>
            <w:noProof/>
            <w:webHidden/>
          </w:rPr>
          <w:instrText xml:space="preserve"> PAGEREF _Toc199894832 \h </w:instrText>
        </w:r>
        <w:r>
          <w:rPr>
            <w:noProof/>
            <w:webHidden/>
          </w:rPr>
        </w:r>
        <w:r>
          <w:rPr>
            <w:noProof/>
            <w:webHidden/>
          </w:rPr>
          <w:fldChar w:fldCharType="separate"/>
        </w:r>
        <w:r w:rsidR="00AF00B4">
          <w:rPr>
            <w:noProof/>
            <w:webHidden/>
          </w:rPr>
          <w:t>15</w:t>
        </w:r>
        <w:r>
          <w:rPr>
            <w:noProof/>
            <w:webHidden/>
          </w:rPr>
          <w:fldChar w:fldCharType="end"/>
        </w:r>
      </w:hyperlink>
    </w:p>
    <w:p w14:paraId="69A8CD13" w14:textId="5B96BC66" w:rsidR="00357990" w:rsidRDefault="00876203" w:rsidP="000947FF">
      <w:r>
        <w:fldChar w:fldCharType="end"/>
      </w:r>
      <w:r w:rsidR="003B48EA">
        <w:fldChar w:fldCharType="begin"/>
      </w:r>
      <w:r w:rsidR="003B48EA">
        <w:instrText xml:space="preserve"> TOC \h \z \c "Table" </w:instrText>
      </w:r>
      <w:r w:rsidR="003B48EA">
        <w:fldChar w:fldCharType="end"/>
      </w:r>
      <w:r w:rsidR="00357990" w:rsidRPr="0086274C">
        <w:br w:type="page"/>
      </w:r>
    </w:p>
    <w:p w14:paraId="6E900862" w14:textId="31B8F535" w:rsidR="00BD3E62" w:rsidRPr="000133CD" w:rsidRDefault="000133CD" w:rsidP="00892BD1">
      <w:pPr>
        <w:pStyle w:val="Header"/>
      </w:pPr>
      <w:bookmarkStart w:id="1" w:name="_Toc213164114"/>
      <w:r w:rsidRPr="000133CD">
        <w:lastRenderedPageBreak/>
        <w:t>EXECUTIVE OVERVIEW</w:t>
      </w:r>
      <w:bookmarkEnd w:id="1"/>
    </w:p>
    <w:p w14:paraId="269E964F" w14:textId="24D46677" w:rsidR="00BD3E62" w:rsidRPr="00AC7D15" w:rsidRDefault="00BD3E62" w:rsidP="00BD3E62">
      <w:pPr>
        <w:pStyle w:val="BodyText"/>
        <w:rPr>
          <w:rFonts w:cs="Tahoma"/>
        </w:rPr>
      </w:pPr>
      <w:r w:rsidRPr="00832FFE">
        <w:rPr>
          <w:b/>
          <w:bCs/>
          <w:color w:val="C00000"/>
        </w:rPr>
        <w:t xml:space="preserve">NOTE to document </w:t>
      </w:r>
      <w:r w:rsidRPr="000729F2">
        <w:rPr>
          <w:b/>
          <w:bCs/>
          <w:color w:val="C00000"/>
        </w:rPr>
        <w:t>editor:</w:t>
      </w:r>
      <w:r w:rsidRPr="000729F2">
        <w:rPr>
          <w:color w:val="C00000"/>
        </w:rPr>
        <w:t xml:space="preserve"> </w:t>
      </w:r>
      <w:r w:rsidRPr="000729F2">
        <w:rPr>
          <w:rFonts w:cs="Tahoma"/>
          <w:color w:val="C00000"/>
        </w:rPr>
        <w:t xml:space="preserve">Every document </w:t>
      </w:r>
      <w:r w:rsidR="00871B61">
        <w:rPr>
          <w:rFonts w:cs="Tahoma"/>
          <w:color w:val="C00000"/>
        </w:rPr>
        <w:t>includes an Executive Overview</w:t>
      </w:r>
      <w:r w:rsidRPr="000729F2">
        <w:rPr>
          <w:rFonts w:cs="Tahoma"/>
          <w:color w:val="C00000"/>
        </w:rPr>
        <w:t xml:space="preserve">. </w:t>
      </w:r>
      <w:r w:rsidR="00AC170C">
        <w:rPr>
          <w:rFonts w:cs="Tahoma"/>
          <w:color w:val="C00000"/>
        </w:rPr>
        <w:t>The Overview</w:t>
      </w:r>
      <w:r w:rsidRPr="000729F2">
        <w:rPr>
          <w:rFonts w:cs="Tahoma"/>
          <w:color w:val="C00000"/>
        </w:rPr>
        <w:t xml:space="preserve"> should be unique and not just </w:t>
      </w:r>
      <w:r w:rsidR="00891979">
        <w:rPr>
          <w:rFonts w:cs="Tahoma"/>
          <w:color w:val="C00000"/>
        </w:rPr>
        <w:t xml:space="preserve">be </w:t>
      </w:r>
      <w:r w:rsidRPr="000729F2">
        <w:rPr>
          <w:rFonts w:cs="Tahoma"/>
          <w:color w:val="C00000"/>
        </w:rPr>
        <w:t>cut</w:t>
      </w:r>
      <w:r w:rsidRPr="000729F2">
        <w:rPr>
          <w:rFonts w:cs="Tahoma"/>
          <w:color w:val="C00000"/>
        </w:rPr>
        <w:noBreakHyphen/>
        <w:t>and</w:t>
      </w:r>
      <w:r w:rsidRPr="000729F2">
        <w:rPr>
          <w:rFonts w:cs="Tahoma"/>
          <w:color w:val="C00000"/>
        </w:rPr>
        <w:noBreakHyphen/>
        <w:t>paste</w:t>
      </w:r>
      <w:r w:rsidR="00891979">
        <w:rPr>
          <w:rFonts w:cs="Tahoma"/>
          <w:color w:val="C00000"/>
        </w:rPr>
        <w:t>d</w:t>
      </w:r>
      <w:r w:rsidRPr="000729F2">
        <w:rPr>
          <w:rFonts w:cs="Tahoma"/>
          <w:color w:val="C00000"/>
        </w:rPr>
        <w:t xml:space="preserve"> from another section. In most cases, this section should be no more than one (1) page </w:t>
      </w:r>
      <w:r w:rsidR="00967FFA">
        <w:rPr>
          <w:rFonts w:cs="Tahoma"/>
          <w:color w:val="C00000"/>
        </w:rPr>
        <w:t xml:space="preserve">and have </w:t>
      </w:r>
      <w:r w:rsidRPr="000729F2">
        <w:rPr>
          <w:rFonts w:cs="Tahoma"/>
          <w:color w:val="C00000"/>
        </w:rPr>
        <w:t xml:space="preserve">no subsections. This section does not contain normative language. It should </w:t>
      </w:r>
      <w:r>
        <w:rPr>
          <w:rFonts w:cs="Tahoma"/>
          <w:color w:val="C00000"/>
        </w:rPr>
        <w:t>provide a brief summary o</w:t>
      </w:r>
      <w:r w:rsidRPr="00413DE6">
        <w:rPr>
          <w:rFonts w:cs="Tahoma"/>
          <w:color w:val="C00000"/>
        </w:rPr>
        <w:t>f the entire document which c</w:t>
      </w:r>
      <w:r w:rsidR="002D15AB">
        <w:rPr>
          <w:rFonts w:cs="Tahoma"/>
          <w:color w:val="C00000"/>
        </w:rPr>
        <w:t>an</w:t>
      </w:r>
      <w:r w:rsidRPr="00413DE6">
        <w:rPr>
          <w:rFonts w:cs="Tahoma"/>
          <w:color w:val="C00000"/>
        </w:rPr>
        <w:t xml:space="preserve"> be developed by answering </w:t>
      </w:r>
      <w:r w:rsidRPr="000729F2">
        <w:rPr>
          <w:rFonts w:cs="Tahoma"/>
          <w:color w:val="C00000"/>
        </w:rPr>
        <w:t>the following questions:</w:t>
      </w:r>
    </w:p>
    <w:p w14:paraId="2CF90E2C" w14:textId="77777777" w:rsidR="00BD3E62" w:rsidRPr="00C17553" w:rsidRDefault="00BD3E62" w:rsidP="00C17553">
      <w:pPr>
        <w:pStyle w:val="ListParagraph"/>
        <w:numPr>
          <w:ilvl w:val="0"/>
          <w:numId w:val="14"/>
        </w:numPr>
        <w:rPr>
          <w:color w:val="C0504D" w:themeColor="accent2"/>
        </w:rPr>
      </w:pPr>
      <w:r w:rsidRPr="00C17553">
        <w:rPr>
          <w:color w:val="C0504D" w:themeColor="accent2"/>
        </w:rPr>
        <w:t>What is the goal of the document/what problem or issue is it trying to solve?</w:t>
      </w:r>
    </w:p>
    <w:p w14:paraId="69A16DAC" w14:textId="65C8A8A7" w:rsidR="00BD3E62" w:rsidRPr="00C17553" w:rsidRDefault="00BD3E62" w:rsidP="00C17553">
      <w:pPr>
        <w:pStyle w:val="ListParagraph"/>
        <w:numPr>
          <w:ilvl w:val="0"/>
          <w:numId w:val="14"/>
        </w:numPr>
        <w:rPr>
          <w:color w:val="C0504D" w:themeColor="accent2"/>
        </w:rPr>
      </w:pPr>
      <w:r w:rsidRPr="00C17553">
        <w:rPr>
          <w:color w:val="C0504D" w:themeColor="accent2"/>
        </w:rPr>
        <w:t>What is the background of the issue?</w:t>
      </w:r>
    </w:p>
    <w:p w14:paraId="70F94875" w14:textId="5DFAFA1D" w:rsidR="00BD3E62" w:rsidRPr="00C17553" w:rsidRDefault="00BD3E62" w:rsidP="00C17553">
      <w:pPr>
        <w:pStyle w:val="ListParagraph"/>
        <w:numPr>
          <w:ilvl w:val="0"/>
          <w:numId w:val="14"/>
        </w:numPr>
        <w:rPr>
          <w:color w:val="C0504D" w:themeColor="accent2"/>
        </w:rPr>
      </w:pPr>
      <w:r w:rsidRPr="00C17553">
        <w:rPr>
          <w:color w:val="C0504D" w:themeColor="accent2"/>
        </w:rPr>
        <w:t>Who is affected by the issue and the solution?</w:t>
      </w:r>
    </w:p>
    <w:p w14:paraId="705163F4" w14:textId="66563E34" w:rsidR="00BD3E62" w:rsidRPr="00C17553" w:rsidRDefault="00BD3E62" w:rsidP="00C17553">
      <w:pPr>
        <w:pStyle w:val="ListParagraph"/>
        <w:numPr>
          <w:ilvl w:val="0"/>
          <w:numId w:val="14"/>
        </w:numPr>
        <w:rPr>
          <w:color w:val="C0504D" w:themeColor="accent2"/>
        </w:rPr>
      </w:pPr>
      <w:r w:rsidRPr="00C17553">
        <w:rPr>
          <w:color w:val="C0504D" w:themeColor="accent2"/>
        </w:rPr>
        <w:t>Are there any other important things that readers of this document should know or be aware of?</w:t>
      </w:r>
    </w:p>
    <w:p w14:paraId="7D747B2D" w14:textId="036BB0C9" w:rsidR="00BD3E62" w:rsidRPr="008724A6" w:rsidRDefault="00BD3E62" w:rsidP="00BD3E62">
      <w:pPr>
        <w:pStyle w:val="BodyText"/>
        <w:rPr>
          <w:rFonts w:cs="Tahoma"/>
        </w:rPr>
      </w:pPr>
      <w:r w:rsidRPr="008724A6">
        <w:rPr>
          <w:rFonts w:cs="Tahoma"/>
          <w:color w:val="C00000"/>
        </w:rPr>
        <w:t>If additional information is required, the Working Group may choose to create a Background or Introduction section</w:t>
      </w:r>
      <w:r>
        <w:rPr>
          <w:rFonts w:cs="Tahoma"/>
          <w:color w:val="C00000"/>
        </w:rPr>
        <w:t xml:space="preserve"> at the beginning of the main body of the document</w:t>
      </w:r>
      <w:r w:rsidR="0019120D">
        <w:rPr>
          <w:rFonts w:cs="Tahoma"/>
          <w:color w:val="C00000"/>
        </w:rPr>
        <w:t>. This c</w:t>
      </w:r>
      <w:r w:rsidR="002D15AB">
        <w:rPr>
          <w:rFonts w:cs="Tahoma"/>
          <w:color w:val="C00000"/>
        </w:rPr>
        <w:t>an</w:t>
      </w:r>
      <w:r w:rsidR="0019120D">
        <w:rPr>
          <w:rFonts w:cs="Tahoma"/>
          <w:color w:val="C00000"/>
        </w:rPr>
        <w:t xml:space="preserve"> </w:t>
      </w:r>
      <w:r w:rsidR="00541935">
        <w:rPr>
          <w:rFonts w:cs="Tahoma"/>
          <w:color w:val="C00000"/>
        </w:rPr>
        <w:t xml:space="preserve">also </w:t>
      </w:r>
      <w:r w:rsidR="00E3194E">
        <w:rPr>
          <w:rFonts w:cs="Tahoma"/>
          <w:color w:val="C00000"/>
        </w:rPr>
        <w:t xml:space="preserve">be </w:t>
      </w:r>
      <w:r w:rsidR="0019120D">
        <w:rPr>
          <w:rFonts w:cs="Tahoma"/>
          <w:color w:val="C00000"/>
        </w:rPr>
        <w:t>include</w:t>
      </w:r>
      <w:r w:rsidR="00E3194E">
        <w:rPr>
          <w:rFonts w:cs="Tahoma"/>
          <w:color w:val="C00000"/>
        </w:rPr>
        <w:t>d</w:t>
      </w:r>
      <w:r w:rsidR="0019120D">
        <w:rPr>
          <w:rFonts w:cs="Tahoma"/>
          <w:color w:val="C00000"/>
        </w:rPr>
        <w:t xml:space="preserve"> a</w:t>
      </w:r>
      <w:r w:rsidR="00E3194E">
        <w:rPr>
          <w:rFonts w:cs="Tahoma"/>
          <w:color w:val="C00000"/>
        </w:rPr>
        <w:t>s a</w:t>
      </w:r>
      <w:r w:rsidR="0019120D">
        <w:rPr>
          <w:rFonts w:cs="Tahoma"/>
          <w:color w:val="C00000"/>
        </w:rPr>
        <w:t xml:space="preserve"> Purpose and Scope section or</w:t>
      </w:r>
      <w:r w:rsidR="00541935">
        <w:rPr>
          <w:rFonts w:cs="Tahoma"/>
          <w:color w:val="C00000"/>
        </w:rPr>
        <w:t xml:space="preserve"> a</w:t>
      </w:r>
      <w:r w:rsidR="0019120D">
        <w:rPr>
          <w:rFonts w:cs="Tahoma"/>
          <w:color w:val="C00000"/>
        </w:rPr>
        <w:t xml:space="preserve"> Benefits section that may have existed in earlier versions of </w:t>
      </w:r>
      <w:r w:rsidR="00541935">
        <w:rPr>
          <w:rFonts w:cs="Tahoma"/>
          <w:color w:val="C00000"/>
        </w:rPr>
        <w:t>the</w:t>
      </w:r>
      <w:r w:rsidR="0019120D">
        <w:rPr>
          <w:rFonts w:cs="Tahoma"/>
          <w:color w:val="C00000"/>
        </w:rPr>
        <w:t xml:space="preserve"> document’s Executive Overview if </w:t>
      </w:r>
      <w:r w:rsidR="00541935">
        <w:rPr>
          <w:rFonts w:cs="Tahoma"/>
          <w:color w:val="C00000"/>
        </w:rPr>
        <w:t xml:space="preserve">the Working Group determines it is </w:t>
      </w:r>
      <w:r w:rsidR="0019120D">
        <w:rPr>
          <w:rFonts w:cs="Tahoma"/>
          <w:color w:val="C00000"/>
        </w:rPr>
        <w:t>not appropriate to continue to maintain</w:t>
      </w:r>
      <w:r w:rsidR="00541935">
        <w:rPr>
          <w:rFonts w:cs="Tahoma"/>
          <w:color w:val="C00000"/>
        </w:rPr>
        <w:t xml:space="preserve"> these</w:t>
      </w:r>
      <w:r w:rsidR="0019120D">
        <w:rPr>
          <w:rFonts w:cs="Tahoma"/>
          <w:color w:val="C00000"/>
        </w:rPr>
        <w:t xml:space="preserve"> </w:t>
      </w:r>
      <w:r w:rsidR="00967FFA">
        <w:rPr>
          <w:rFonts w:cs="Tahoma"/>
          <w:color w:val="C00000"/>
        </w:rPr>
        <w:t>sub</w:t>
      </w:r>
      <w:r w:rsidR="0019120D">
        <w:rPr>
          <w:rFonts w:cs="Tahoma"/>
          <w:color w:val="C00000"/>
        </w:rPr>
        <w:t>section</w:t>
      </w:r>
      <w:r w:rsidR="00541935">
        <w:rPr>
          <w:rFonts w:cs="Tahoma"/>
          <w:color w:val="C00000"/>
        </w:rPr>
        <w:t>s here</w:t>
      </w:r>
      <w:r w:rsidRPr="008724A6">
        <w:rPr>
          <w:rFonts w:cs="Tahoma"/>
          <w:color w:val="C00000"/>
        </w:rPr>
        <w:t>.</w:t>
      </w:r>
    </w:p>
    <w:p w14:paraId="6355E62C" w14:textId="0387F90E" w:rsidR="00DD2FF7" w:rsidRPr="00DD2FF7" w:rsidRDefault="00DD2FF7" w:rsidP="00DD2FF7">
      <w:pPr>
        <w:pStyle w:val="BodyText"/>
        <w:rPr>
          <w:rFonts w:cs="Tahoma"/>
        </w:rPr>
      </w:pPr>
      <w:commentRangeStart w:id="2"/>
      <w:r w:rsidRPr="00DD2FF7">
        <w:rPr>
          <w:rFonts w:cs="Tahoma"/>
        </w:rPr>
        <w:t>This document describes the management of the</w:t>
      </w:r>
      <w:r w:rsidRPr="00A34C3A">
        <w:rPr>
          <w:rFonts w:cs="Tahoma"/>
        </w:rPr>
        <w:t xml:space="preserve"> information</w:t>
      </w:r>
      <w:ins w:id="3" w:author="John Milburn" w:date="2026-06-08T11:03:00Z" w16du:dateUtc="2026-06-08T15:03:00Z">
        <w:r w:rsidR="00A34C3A">
          <w:rPr>
            <w:rFonts w:cs="Tahoma"/>
          </w:rPr>
          <w:t xml:space="preserve"> </w:t>
        </w:r>
      </w:ins>
      <w:del w:id="4" w:author="John Milburn" w:date="2026-06-08T11:03:00Z" w16du:dateUtc="2026-06-08T15:03:00Z">
        <w:r w:rsidRPr="00DD2FF7" w:rsidDel="00A34C3A">
          <w:rPr>
            <w:rFonts w:cs="Tahoma"/>
          </w:rPr>
          <w:delText xml:space="preserve"> </w:delText>
        </w:r>
      </w:del>
      <w:r w:rsidRPr="00387683">
        <w:rPr>
          <w:rFonts w:cs="Tahoma"/>
          <w:strike/>
          <w:rPrChange w:id="5" w:author="John Milburn" w:date="2026-06-08T10:51:00Z" w16du:dateUtc="2026-06-08T14:51:00Z">
            <w:rPr>
              <w:rFonts w:cs="Tahoma"/>
            </w:rPr>
          </w:rPrChange>
        </w:rPr>
        <w:t>to</w:t>
      </w:r>
      <w:r w:rsidRPr="00DD2FF7">
        <w:rPr>
          <w:rFonts w:cs="Tahoma"/>
        </w:rPr>
        <w:t xml:space="preserve"> </w:t>
      </w:r>
      <w:ins w:id="6" w:author="John Milburn" w:date="2026-06-08T10:52:00Z" w16du:dateUtc="2026-06-08T14:52:00Z">
        <w:r w:rsidR="00387683">
          <w:rPr>
            <w:rFonts w:cs="Tahoma"/>
          </w:rPr>
          <w:t xml:space="preserve">governing </w:t>
        </w:r>
      </w:ins>
      <w:ins w:id="7" w:author="John Milburn" w:date="2026-06-08T10:51:00Z" w16du:dateUtc="2026-06-08T14:51:00Z">
        <w:r w:rsidR="00387683">
          <w:rPr>
            <w:rFonts w:cs="Tahoma"/>
          </w:rPr>
          <w:t xml:space="preserve">the </w:t>
        </w:r>
      </w:ins>
      <w:r w:rsidRPr="00DD2FF7">
        <w:rPr>
          <w:rFonts w:cs="Tahoma"/>
        </w:rPr>
        <w:t>move</w:t>
      </w:r>
      <w:ins w:id="8" w:author="John Milburn" w:date="2026-06-08T10:51:00Z" w16du:dateUtc="2026-06-08T14:51:00Z">
        <w:r w:rsidR="00387683">
          <w:rPr>
            <w:rFonts w:cs="Tahoma"/>
          </w:rPr>
          <w:t>ment of</w:t>
        </w:r>
      </w:ins>
      <w:r>
        <w:rPr>
          <w:rFonts w:cs="Tahoma"/>
        </w:rPr>
        <w:t xml:space="preserve"> </w:t>
      </w:r>
      <w:r w:rsidRPr="00CA70F4">
        <w:rPr>
          <w:rFonts w:cs="Tahoma"/>
          <w:strike/>
          <w:rPrChange w:id="9" w:author="John Milburn" w:date="2026-06-08T11:11:00Z" w16du:dateUtc="2026-06-08T15:11:00Z">
            <w:rPr>
              <w:rFonts w:cs="Tahoma"/>
            </w:rPr>
          </w:rPrChange>
        </w:rPr>
        <w:t xml:space="preserve">Emergency Incident Data </w:t>
      </w:r>
      <w:ins w:id="10" w:author="John Milburn" w:date="2026-06-08T10:49:00Z" w16du:dateUtc="2026-06-08T14:49:00Z">
        <w:r w:rsidR="00387683" w:rsidRPr="00CA70F4">
          <w:rPr>
            <w:rFonts w:cs="Tahoma"/>
            <w:strike/>
            <w:rPrChange w:id="11" w:author="John Milburn" w:date="2026-06-08T11:11:00Z" w16du:dateUtc="2026-06-08T15:11:00Z">
              <w:rPr>
                <w:rFonts w:cs="Tahoma"/>
              </w:rPr>
            </w:rPrChange>
          </w:rPr>
          <w:t xml:space="preserve">Objects </w:t>
        </w:r>
      </w:ins>
      <w:r w:rsidRPr="00CA70F4">
        <w:rPr>
          <w:rFonts w:cs="Tahoma"/>
          <w:strike/>
          <w:rPrChange w:id="12" w:author="John Milburn" w:date="2026-06-08T11:11:00Z" w16du:dateUtc="2026-06-08T15:11:00Z">
            <w:rPr>
              <w:rFonts w:cs="Tahoma"/>
            </w:rPr>
          </w:rPrChange>
        </w:rPr>
        <w:t>(EIDO</w:t>
      </w:r>
      <w:ins w:id="13" w:author="John Milburn" w:date="2026-06-08T10:50:00Z" w16du:dateUtc="2026-06-08T14:50:00Z">
        <w:r w:rsidR="00387683" w:rsidRPr="00CA70F4">
          <w:rPr>
            <w:rFonts w:cs="Tahoma"/>
            <w:strike/>
            <w:rPrChange w:id="14" w:author="John Milburn" w:date="2026-06-08T11:11:00Z" w16du:dateUtc="2026-06-08T15:11:00Z">
              <w:rPr>
                <w:rFonts w:cs="Tahoma"/>
              </w:rPr>
            </w:rPrChange>
          </w:rPr>
          <w:t>s</w:t>
        </w:r>
      </w:ins>
      <w:r w:rsidRPr="00CA70F4">
        <w:rPr>
          <w:rFonts w:cs="Tahoma"/>
          <w:strike/>
          <w:rPrChange w:id="15" w:author="John Milburn" w:date="2026-06-08T11:11:00Z" w16du:dateUtc="2026-06-08T15:11:00Z">
            <w:rPr>
              <w:rFonts w:cs="Tahoma"/>
            </w:rPr>
          </w:rPrChange>
        </w:rPr>
        <w:t>)</w:t>
      </w:r>
      <w:r>
        <w:rPr>
          <w:rFonts w:cs="Tahoma"/>
        </w:rPr>
        <w:t xml:space="preserve"> </w:t>
      </w:r>
      <w:ins w:id="16" w:author="John Milburn" w:date="2026-06-08T11:11:00Z" w16du:dateUtc="2026-06-08T15:11:00Z">
        <w:r w:rsidR="00CA70F4">
          <w:rPr>
            <w:rFonts w:cs="Tahoma"/>
          </w:rPr>
          <w:t xml:space="preserve">incident data </w:t>
        </w:r>
      </w:ins>
      <w:r w:rsidRPr="00DD2FF7">
        <w:rPr>
          <w:rFonts w:cs="Tahoma"/>
        </w:rPr>
        <w:t>from one part of the Public Safety Answering Point (PSAP) / Emergency Communications</w:t>
      </w:r>
      <w:r>
        <w:rPr>
          <w:rFonts w:cs="Tahoma"/>
        </w:rPr>
        <w:t xml:space="preserve"> Center (ECC) </w:t>
      </w:r>
      <w:r w:rsidRPr="00DD2FF7">
        <w:rPr>
          <w:rFonts w:cs="Tahoma"/>
        </w:rPr>
        <w:t xml:space="preserve">to other parts of the PSAP/ECC or to other PSAP/ECCs or ECCs </w:t>
      </w:r>
      <w:r w:rsidRPr="00CA70F4">
        <w:rPr>
          <w:rFonts w:cs="Tahoma"/>
        </w:rPr>
        <w:t xml:space="preserve">using an </w:t>
      </w:r>
      <w:ins w:id="17" w:author="John Milburn" w:date="2026-06-08T11:11:00Z" w16du:dateUtc="2026-06-08T15:11:00Z">
        <w:r w:rsidR="00CA70F4">
          <w:rPr>
            <w:rFonts w:cs="Tahoma"/>
          </w:rPr>
          <w:t>Eme</w:t>
        </w:r>
      </w:ins>
      <w:ins w:id="18" w:author="John Milburn" w:date="2026-06-08T11:12:00Z" w16du:dateUtc="2026-06-08T15:12:00Z">
        <w:r w:rsidR="00CA70F4">
          <w:rPr>
            <w:rFonts w:cs="Tahoma"/>
          </w:rPr>
          <w:t>rgency Incident Data Object (</w:t>
        </w:r>
      </w:ins>
      <w:r w:rsidRPr="00CA70F4">
        <w:rPr>
          <w:rFonts w:cs="Tahoma"/>
        </w:rPr>
        <w:t>EIDO</w:t>
      </w:r>
      <w:ins w:id="19" w:author="John Milburn" w:date="2026-06-08T11:12:00Z" w16du:dateUtc="2026-06-08T15:12:00Z">
        <w:r w:rsidR="00CA70F4">
          <w:rPr>
            <w:rFonts w:cs="Tahoma"/>
          </w:rPr>
          <w:t>)</w:t>
        </w:r>
      </w:ins>
      <w:r w:rsidRPr="00CA70F4">
        <w:rPr>
          <w:rFonts w:cs="Tahoma"/>
        </w:rPr>
        <w:t>.</w:t>
      </w:r>
      <w:r>
        <w:rPr>
          <w:rFonts w:cs="Tahoma"/>
        </w:rPr>
        <w:t xml:space="preserve"> The core scope of this </w:t>
      </w:r>
      <w:r w:rsidRPr="00DD2FF7">
        <w:rPr>
          <w:rFonts w:cs="Tahoma"/>
        </w:rPr>
        <w:t>document covers:</w:t>
      </w:r>
      <w:commentRangeEnd w:id="2"/>
      <w:r w:rsidR="00D4540A" w:rsidRPr="00DD2FF7">
        <w:rPr>
          <w:rStyle w:val="CommentReference"/>
          <w:rFonts w:cs="Tahoma"/>
          <w:sz w:val="20"/>
          <w:szCs w:val="20"/>
        </w:rPr>
        <w:commentReference w:id="2"/>
      </w:r>
    </w:p>
    <w:p w14:paraId="716C21FD" w14:textId="6F290CF3" w:rsidR="00DD2FF7" w:rsidRPr="00DD2FF7" w:rsidRDefault="00DD2FF7" w:rsidP="00DD2FF7">
      <w:pPr>
        <w:pStyle w:val="BodyText"/>
        <w:rPr>
          <w:rFonts w:cs="Tahoma"/>
        </w:rPr>
      </w:pPr>
      <w:r w:rsidRPr="00DD2FF7">
        <w:rPr>
          <w:rFonts w:cs="Tahoma"/>
        </w:rPr>
        <w:t>1. What is an EIDO and when is one sent</w:t>
      </w:r>
      <w:r>
        <w:rPr>
          <w:rFonts w:cs="Tahoma"/>
        </w:rPr>
        <w:t>;</w:t>
      </w:r>
    </w:p>
    <w:p w14:paraId="5C60D85A" w14:textId="6D12D0E4" w:rsidR="00DD2FF7" w:rsidRPr="00DD2FF7" w:rsidRDefault="00DD2FF7" w:rsidP="00DD2FF7">
      <w:pPr>
        <w:pStyle w:val="BodyText"/>
        <w:rPr>
          <w:rFonts w:cs="Tahoma"/>
        </w:rPr>
      </w:pPr>
      <w:r w:rsidRPr="00DD2FF7">
        <w:rPr>
          <w:rFonts w:cs="Tahoma"/>
        </w:rPr>
        <w:t>2. What data can be put into an EIDO</w:t>
      </w:r>
      <w:r>
        <w:rPr>
          <w:rFonts w:cs="Tahoma"/>
        </w:rPr>
        <w:t>;</w:t>
      </w:r>
    </w:p>
    <w:p w14:paraId="0A58CED6" w14:textId="0E17D3E4" w:rsidR="00DD2FF7" w:rsidRPr="00DD2FF7" w:rsidRDefault="00DD2FF7" w:rsidP="00DD2FF7">
      <w:pPr>
        <w:pStyle w:val="BodyText"/>
        <w:rPr>
          <w:rFonts w:cs="Tahoma"/>
        </w:rPr>
      </w:pPr>
      <w:r w:rsidRPr="00DD2FF7">
        <w:rPr>
          <w:rFonts w:cs="Tahoma"/>
        </w:rPr>
        <w:t>3. Who is authori</w:t>
      </w:r>
      <w:r>
        <w:rPr>
          <w:rFonts w:cs="Tahoma"/>
        </w:rPr>
        <w:t>zed to send and receive an EIDO</w:t>
      </w:r>
      <w:r w:rsidRPr="00DD2FF7">
        <w:rPr>
          <w:rFonts w:cs="Tahoma"/>
        </w:rPr>
        <w:t xml:space="preserve"> </w:t>
      </w:r>
      <w:r>
        <w:rPr>
          <w:rFonts w:cs="Tahoma"/>
        </w:rPr>
        <w:t xml:space="preserve">- </w:t>
      </w:r>
      <w:r w:rsidRPr="00DD2FF7">
        <w:rPr>
          <w:rFonts w:cs="Tahoma"/>
        </w:rPr>
        <w:t>criteria used to determine</w:t>
      </w:r>
      <w:r>
        <w:rPr>
          <w:rFonts w:cs="Tahoma"/>
        </w:rPr>
        <w:t>;</w:t>
      </w:r>
    </w:p>
    <w:p w14:paraId="0C03AEED" w14:textId="7E608208" w:rsidR="00DD2FF7" w:rsidRPr="00DD2FF7" w:rsidRDefault="00DD2FF7" w:rsidP="00DD2FF7">
      <w:pPr>
        <w:pStyle w:val="BodyText"/>
        <w:rPr>
          <w:rFonts w:cs="Tahoma"/>
        </w:rPr>
      </w:pPr>
      <w:r w:rsidRPr="00DD2FF7">
        <w:rPr>
          <w:rFonts w:cs="Tahoma"/>
        </w:rPr>
        <w:t>4. What best practices should be applied to EIDO management</w:t>
      </w:r>
      <w:r>
        <w:rPr>
          <w:rFonts w:cs="Tahoma"/>
        </w:rPr>
        <w:t>; and</w:t>
      </w:r>
    </w:p>
    <w:p w14:paraId="045A8302" w14:textId="2DAD79F7" w:rsidR="00DD2FF7" w:rsidRPr="00DD2FF7" w:rsidRDefault="00DD2FF7" w:rsidP="00DD2FF7">
      <w:pPr>
        <w:pStyle w:val="BodyText"/>
        <w:rPr>
          <w:rFonts w:cs="Tahoma"/>
        </w:rPr>
      </w:pPr>
      <w:r w:rsidRPr="00DD2FF7">
        <w:rPr>
          <w:rFonts w:cs="Tahoma"/>
        </w:rPr>
        <w:t>5. Are interagency agreements necessary to exchange EIDOs outside of the NG911 system</w:t>
      </w:r>
      <w:r>
        <w:rPr>
          <w:rFonts w:cs="Tahoma"/>
        </w:rPr>
        <w:t>.</w:t>
      </w:r>
    </w:p>
    <w:p w14:paraId="178DC042" w14:textId="1E2342CC" w:rsidR="00DD2FF7" w:rsidRPr="00DD2FF7" w:rsidRDefault="00DD2FF7" w:rsidP="00DD2FF7">
      <w:pPr>
        <w:pStyle w:val="BodyText"/>
        <w:rPr>
          <w:rFonts w:cs="Tahoma"/>
        </w:rPr>
      </w:pPr>
      <w:r w:rsidRPr="00DD2FF7">
        <w:rPr>
          <w:rFonts w:cs="Tahoma"/>
        </w:rPr>
        <w:t>Data that is available today in evolving smart technologies is not always receivab</w:t>
      </w:r>
      <w:r>
        <w:rPr>
          <w:rFonts w:cs="Tahoma"/>
        </w:rPr>
        <w:t xml:space="preserve">le by today’s </w:t>
      </w:r>
      <w:r w:rsidRPr="00DD2FF7">
        <w:rPr>
          <w:rFonts w:cs="Tahoma"/>
        </w:rPr>
        <w:t>PSAP/ECCs, and today’s PSAP/ECC capabilities commonly are very limite</w:t>
      </w:r>
      <w:r>
        <w:rPr>
          <w:rFonts w:cs="Tahoma"/>
        </w:rPr>
        <w:t xml:space="preserve">d in interoperable data sharing </w:t>
      </w:r>
      <w:r w:rsidRPr="00DD2FF7">
        <w:rPr>
          <w:rFonts w:cs="Tahoma"/>
        </w:rPr>
        <w:t>except through manual or customized automated processes that are</w:t>
      </w:r>
      <w:r>
        <w:rPr>
          <w:rFonts w:cs="Tahoma"/>
        </w:rPr>
        <w:t xml:space="preserve"> unique to each PSAP/ECC. NG911 </w:t>
      </w:r>
      <w:r w:rsidRPr="00DD2FF7">
        <w:rPr>
          <w:rFonts w:cs="Tahoma"/>
        </w:rPr>
        <w:t>technology addresses these limitations through standardized functiona</w:t>
      </w:r>
      <w:r>
        <w:rPr>
          <w:rFonts w:cs="Tahoma"/>
        </w:rPr>
        <w:t xml:space="preserve">l elements and interfaces which </w:t>
      </w:r>
      <w:r w:rsidRPr="00DD2FF7">
        <w:rPr>
          <w:rFonts w:cs="Tahoma"/>
        </w:rPr>
        <w:t>are policy driven application processes. Each agency’s NG911 sy</w:t>
      </w:r>
      <w:r>
        <w:rPr>
          <w:rFonts w:cs="Tahoma"/>
        </w:rPr>
        <w:t>stem will function based on the agency’</w:t>
      </w:r>
      <w:r w:rsidRPr="00DD2FF7">
        <w:rPr>
          <w:rFonts w:cs="Tahoma"/>
        </w:rPr>
        <w:t>s data management policies. Currently NENA has no standar</w:t>
      </w:r>
      <w:r>
        <w:rPr>
          <w:rFonts w:cs="Tahoma"/>
        </w:rPr>
        <w:t xml:space="preserve">d or best practice for PSAP/ECC </w:t>
      </w:r>
      <w:r w:rsidRPr="00DD2FF7">
        <w:rPr>
          <w:rFonts w:cs="Tahoma"/>
        </w:rPr>
        <w:t>Managers and the local Authority Having Jurisdiction (AHJ) i</w:t>
      </w:r>
      <w:r>
        <w:rPr>
          <w:rFonts w:cs="Tahoma"/>
        </w:rPr>
        <w:t xml:space="preserve">n the development of their data </w:t>
      </w:r>
      <w:r w:rsidRPr="00DD2FF7">
        <w:rPr>
          <w:rFonts w:cs="Tahoma"/>
        </w:rPr>
        <w:t>management policies.</w:t>
      </w:r>
    </w:p>
    <w:p w14:paraId="569654F5" w14:textId="02FE163B" w:rsidR="00DD2FF7" w:rsidRPr="00DD2FF7" w:rsidRDefault="00DD2FF7" w:rsidP="00DD2FF7">
      <w:pPr>
        <w:pStyle w:val="BodyText"/>
        <w:rPr>
          <w:rFonts w:cs="Tahoma"/>
        </w:rPr>
      </w:pPr>
      <w:r w:rsidRPr="00DD2FF7">
        <w:rPr>
          <w:rFonts w:cs="Tahoma"/>
        </w:rPr>
        <w:t>It is imperative that NG9-1-1 Authorities and PSAP/ECC Managers u</w:t>
      </w:r>
      <w:r>
        <w:rPr>
          <w:rFonts w:cs="Tahoma"/>
        </w:rPr>
        <w:t xml:space="preserve">nderstand that data management, </w:t>
      </w:r>
      <w:r w:rsidRPr="00DD2FF7">
        <w:rPr>
          <w:rFonts w:cs="Tahoma"/>
        </w:rPr>
        <w:t>through the policies they write, will drive their system’s interoperability</w:t>
      </w:r>
      <w:r>
        <w:rPr>
          <w:rFonts w:cs="Tahoma"/>
        </w:rPr>
        <w:t xml:space="preserve">. They must also understand the </w:t>
      </w:r>
      <w:r w:rsidRPr="00DD2FF7">
        <w:rPr>
          <w:rFonts w:cs="Tahoma"/>
        </w:rPr>
        <w:t>corresponding responsibilities, including risks and risk mitigation</w:t>
      </w:r>
      <w:r>
        <w:rPr>
          <w:rFonts w:cs="Tahoma"/>
        </w:rPr>
        <w:t xml:space="preserve"> through interagency agreements </w:t>
      </w:r>
      <w:r w:rsidRPr="00DD2FF7">
        <w:rPr>
          <w:rFonts w:cs="Tahoma"/>
        </w:rPr>
        <w:t>defined in policies, as well as security policies and processes.</w:t>
      </w:r>
    </w:p>
    <w:p w14:paraId="528D7ED4" w14:textId="50A83100" w:rsidR="00DD2FF7" w:rsidRPr="00DD2FF7" w:rsidRDefault="00DD2FF7" w:rsidP="00DD2FF7">
      <w:pPr>
        <w:pStyle w:val="BodyText"/>
        <w:rPr>
          <w:rFonts w:cs="Tahoma"/>
        </w:rPr>
      </w:pPr>
      <w:r w:rsidRPr="00DD2FF7">
        <w:rPr>
          <w:rFonts w:cs="Tahoma"/>
        </w:rPr>
        <w:t>Our approach in this document is to provide PSAP/ECC Managers a</w:t>
      </w:r>
      <w:r>
        <w:rPr>
          <w:rFonts w:cs="Tahoma"/>
        </w:rPr>
        <w:t xml:space="preserve">nd AHJ with an understanding of </w:t>
      </w:r>
      <w:r w:rsidRPr="00DD2FF7">
        <w:rPr>
          <w:rFonts w:cs="Tahoma"/>
        </w:rPr>
        <w:t>NG911 incident data, the functional role of the Emergency Incident D</w:t>
      </w:r>
      <w:r>
        <w:rPr>
          <w:rFonts w:cs="Tahoma"/>
        </w:rPr>
        <w:t xml:space="preserve">ata Object referred to as EIDO, </w:t>
      </w:r>
      <w:r w:rsidRPr="00DD2FF7">
        <w:rPr>
          <w:rFonts w:cs="Tahoma"/>
        </w:rPr>
        <w:t>and the NG911 environment; along with recommendations for best practices in policy development</w:t>
      </w:r>
      <w:r>
        <w:rPr>
          <w:rFonts w:cs="Tahoma"/>
        </w:rPr>
        <w:t xml:space="preserve"> </w:t>
      </w:r>
      <w:r w:rsidRPr="00DD2FF7">
        <w:rPr>
          <w:rFonts w:cs="Tahoma"/>
        </w:rPr>
        <w:t xml:space="preserve">considerations as they impact the critical tasks of dispatch </w:t>
      </w:r>
      <w:r w:rsidRPr="00DD2FF7">
        <w:rPr>
          <w:rFonts w:cs="Tahoma"/>
        </w:rPr>
        <w:lastRenderedPageBreak/>
        <w:t>operations. Careful policies will be key to</w:t>
      </w:r>
      <w:r>
        <w:rPr>
          <w:rFonts w:cs="Tahoma"/>
        </w:rPr>
        <w:t xml:space="preserve"> </w:t>
      </w:r>
      <w:r w:rsidRPr="00DD2FF7">
        <w:rPr>
          <w:rFonts w:cs="Tahoma"/>
        </w:rPr>
        <w:t xml:space="preserve">successful implementation of NG911 services and their impact on the </w:t>
      </w:r>
      <w:r>
        <w:rPr>
          <w:rFonts w:cs="Tahoma"/>
        </w:rPr>
        <w:t xml:space="preserve">PSAP/ECC, interoperability with </w:t>
      </w:r>
      <w:r w:rsidRPr="00DD2FF7">
        <w:rPr>
          <w:rFonts w:cs="Tahoma"/>
        </w:rPr>
        <w:t>other PSAP/ECCs, while also addressing critical data protection needs.</w:t>
      </w:r>
    </w:p>
    <w:p w14:paraId="11A108DA" w14:textId="395CA3C2" w:rsidR="00DD2FF7" w:rsidRPr="00DD2FF7" w:rsidRDefault="00DD2FF7" w:rsidP="00DD2FF7">
      <w:pPr>
        <w:pStyle w:val="BodyText"/>
        <w:rPr>
          <w:rFonts w:cs="Tahoma"/>
        </w:rPr>
      </w:pPr>
      <w:r w:rsidRPr="00DD2FF7">
        <w:rPr>
          <w:rFonts w:cs="Tahoma"/>
        </w:rPr>
        <w:t>Through good data management a PSAP/ECC can redefine ope</w:t>
      </w:r>
      <w:r>
        <w:rPr>
          <w:rFonts w:cs="Tahoma"/>
        </w:rPr>
        <w:t xml:space="preserve">rational tasks which impact the </w:t>
      </w:r>
      <w:r w:rsidRPr="00DD2FF7">
        <w:rPr>
          <w:rFonts w:cs="Tahoma"/>
        </w:rPr>
        <w:t>workload yet expand the level of emergency service they provide. Lo</w:t>
      </w:r>
      <w:r>
        <w:rPr>
          <w:rFonts w:cs="Tahoma"/>
        </w:rPr>
        <w:t xml:space="preserve">cal responsibility must address </w:t>
      </w:r>
      <w:r w:rsidRPr="00DD2FF7">
        <w:rPr>
          <w:rFonts w:cs="Tahoma"/>
        </w:rPr>
        <w:t>both data protection and improving service.</w:t>
      </w:r>
    </w:p>
    <w:p w14:paraId="77313922" w14:textId="1428C945" w:rsidR="004F16EF" w:rsidRPr="000729F2" w:rsidRDefault="00DD2FF7" w:rsidP="00DD2FF7">
      <w:pPr>
        <w:pStyle w:val="BodyText"/>
        <w:rPr>
          <w:rFonts w:cs="Tahoma"/>
        </w:rPr>
      </w:pPr>
      <w:r w:rsidRPr="00DD2FF7">
        <w:rPr>
          <w:rFonts w:cs="Tahoma"/>
        </w:rPr>
        <w:t xml:space="preserve">The scope </w:t>
      </w:r>
      <w:commentRangeStart w:id="20"/>
      <w:r w:rsidRPr="00387683">
        <w:rPr>
          <w:rFonts w:cs="Tahoma"/>
          <w:strike/>
          <w:rPrChange w:id="21" w:author="John Milburn" w:date="2026-06-08T10:46:00Z" w16du:dateUtc="2026-06-08T14:46:00Z">
            <w:rPr>
              <w:rFonts w:cs="Tahoma"/>
            </w:rPr>
          </w:rPrChange>
        </w:rPr>
        <w:t>limits</w:t>
      </w:r>
      <w:commentRangeEnd w:id="20"/>
      <w:r w:rsidR="00D4540A" w:rsidRPr="00DD2FF7">
        <w:rPr>
          <w:rStyle w:val="CommentReference"/>
          <w:rFonts w:cs="Tahoma"/>
          <w:sz w:val="20"/>
          <w:szCs w:val="20"/>
        </w:rPr>
        <w:commentReference w:id="20"/>
      </w:r>
      <w:r w:rsidRPr="00DD2FF7">
        <w:rPr>
          <w:rFonts w:cs="Tahoma"/>
        </w:rPr>
        <w:t xml:space="preserve"> of this document shall serve as a basi</w:t>
      </w:r>
      <w:r>
        <w:rPr>
          <w:rFonts w:cs="Tahoma"/>
        </w:rPr>
        <w:t xml:space="preserve">s for PSAP/ECC management NG911 </w:t>
      </w:r>
      <w:r w:rsidRPr="00DD2FF7">
        <w:rPr>
          <w:rFonts w:cs="Tahoma"/>
        </w:rPr>
        <w:t xml:space="preserve">implementation and the sharing of data as it directly applies to </w:t>
      </w:r>
      <w:r>
        <w:rPr>
          <w:rFonts w:cs="Tahoma"/>
        </w:rPr>
        <w:t xml:space="preserve">managing the emergency incident </w:t>
      </w:r>
      <w:r w:rsidRPr="00DD2FF7">
        <w:rPr>
          <w:rFonts w:cs="Tahoma"/>
        </w:rPr>
        <w:t xml:space="preserve">response. It is beyond the scope of this document to provide a standard </w:t>
      </w:r>
      <w:r>
        <w:rPr>
          <w:rFonts w:cs="Tahoma"/>
        </w:rPr>
        <w:t xml:space="preserve">for 9-1-1 data sharing during </w:t>
      </w:r>
      <w:r w:rsidRPr="00DD2FF7">
        <w:rPr>
          <w:rFonts w:cs="Tahoma"/>
        </w:rPr>
        <w:t>large scale disaster recovery, among various Government services a</w:t>
      </w:r>
      <w:r>
        <w:rPr>
          <w:rFonts w:cs="Tahoma"/>
        </w:rPr>
        <w:t xml:space="preserve">gencies, with the media, or any </w:t>
      </w:r>
      <w:r w:rsidRPr="00DD2FF7">
        <w:rPr>
          <w:rFonts w:cs="Tahoma"/>
        </w:rPr>
        <w:t>non-public safety entities that aren’t ancillary to the emergency inciden</w:t>
      </w:r>
      <w:r>
        <w:rPr>
          <w:rFonts w:cs="Tahoma"/>
        </w:rPr>
        <w:t xml:space="preserve">t. While these services provide </w:t>
      </w:r>
      <w:r w:rsidRPr="00DD2FF7">
        <w:rPr>
          <w:rFonts w:cs="Tahoma"/>
        </w:rPr>
        <w:t>societal necessities, data sharing interoperability between the PSAP/</w:t>
      </w:r>
      <w:r>
        <w:rPr>
          <w:rFonts w:cs="Tahoma"/>
        </w:rPr>
        <w:t xml:space="preserve">ECC and these services has been </w:t>
      </w:r>
      <w:r w:rsidRPr="00DD2FF7">
        <w:rPr>
          <w:rFonts w:cs="Tahoma"/>
        </w:rPr>
        <w:t>identified for future work. Many other NG911 considerations outside of</w:t>
      </w:r>
      <w:r>
        <w:rPr>
          <w:rFonts w:cs="Tahoma"/>
        </w:rPr>
        <w:t xml:space="preserve"> the scope of this document can </w:t>
      </w:r>
      <w:r w:rsidRPr="00DD2FF7">
        <w:rPr>
          <w:rFonts w:cs="Tahoma"/>
        </w:rPr>
        <w:t xml:space="preserve">be found in related NENA, APCO, or other Standards Developing Organizations </w:t>
      </w:r>
      <w:r>
        <w:rPr>
          <w:rFonts w:cs="Tahoma"/>
        </w:rPr>
        <w:t xml:space="preserve">(SDO) published </w:t>
      </w:r>
      <w:r w:rsidRPr="00DD2FF7">
        <w:rPr>
          <w:rFonts w:cs="Tahoma"/>
        </w:rPr>
        <w:t>documents.</w:t>
      </w:r>
    </w:p>
    <w:p w14:paraId="3669CF94" w14:textId="77777777" w:rsidR="004F16EF" w:rsidRPr="00F45F3F" w:rsidRDefault="004F16EF" w:rsidP="004F16EF">
      <w:pPr>
        <w:pStyle w:val="BodyText"/>
        <w:rPr>
          <w:b/>
          <w:bCs/>
        </w:rPr>
      </w:pPr>
      <w:r w:rsidRPr="008C49D2">
        <w:rPr>
          <w:b/>
          <w:bCs/>
          <w:color w:val="C00000"/>
        </w:rPr>
        <w:t>EXAMPLE:</w:t>
      </w:r>
    </w:p>
    <w:p w14:paraId="2D474430" w14:textId="77777777" w:rsidR="004F16EF" w:rsidRPr="00AC7D15" w:rsidRDefault="004F16EF" w:rsidP="004F16EF">
      <w:pPr>
        <w:pStyle w:val="BodyText"/>
      </w:pPr>
      <w:r w:rsidRPr="00665427">
        <w:rPr>
          <w:color w:val="C00000"/>
        </w:rPr>
        <w:t>This document outlines the crucial aspects of managing tasks within the Public Safety Answering Point (PSAP) environment, particularly as the industry transitions to Next Generation 9-1-1 (NG9-1-1). The document emphasizes managing critical tasks, addressing performance issues, and preventing task overload. This is particularly important as new systems and technologies are introduced with NG9-1-1.</w:t>
      </w:r>
    </w:p>
    <w:p w14:paraId="220FADE5" w14:textId="555473F0" w:rsidR="004F16EF" w:rsidRPr="00AC7D15" w:rsidRDefault="004F16EF" w:rsidP="004F16EF">
      <w:pPr>
        <w:pStyle w:val="BodyText"/>
      </w:pPr>
      <w:r w:rsidRPr="00665427">
        <w:rPr>
          <w:color w:val="C00000"/>
        </w:rPr>
        <w:t xml:space="preserve">PSAP managers are expected to handle staffing, retention, training, and quality assurance, often with limited resources. These challenges are projected to intensify with the ongoing migration to NG9-1-1. Stakeholders in 9-1-1 systems must understand the issues related to task overload and how it affects service delivery. This understanding is crucial for effective </w:t>
      </w:r>
      <w:r w:rsidR="007A10C1">
        <w:rPr>
          <w:color w:val="C00000"/>
        </w:rPr>
        <w:t>9</w:t>
      </w:r>
      <w:r w:rsidR="007A10C1">
        <w:rPr>
          <w:color w:val="C00000"/>
        </w:rPr>
        <w:noBreakHyphen/>
        <w:t>1</w:t>
      </w:r>
      <w:r w:rsidR="007A10C1">
        <w:rPr>
          <w:color w:val="C00000"/>
        </w:rPr>
        <w:noBreakHyphen/>
        <w:t>1</w:t>
      </w:r>
      <w:r w:rsidRPr="00665427">
        <w:rPr>
          <w:color w:val="C00000"/>
        </w:rPr>
        <w:t xml:space="preserve"> operations.</w:t>
      </w:r>
    </w:p>
    <w:p w14:paraId="20B89913" w14:textId="2BE6F4FE" w:rsidR="004F16EF" w:rsidRPr="00A53C1F" w:rsidRDefault="004F16EF" w:rsidP="004F16EF">
      <w:pPr>
        <w:pStyle w:val="BodyText"/>
        <w:rPr>
          <w:rFonts w:cs="Tahoma"/>
        </w:rPr>
      </w:pPr>
      <w:r w:rsidRPr="00665427">
        <w:rPr>
          <w:color w:val="C00000"/>
        </w:rPr>
        <w:t xml:space="preserve">The document’s recommendations are grounded in industry best practices, research, and experience. They aim to improve the </w:t>
      </w:r>
      <w:r w:rsidR="000073B8" w:rsidRPr="00665427">
        <w:rPr>
          <w:color w:val="C00000"/>
        </w:rPr>
        <w:t>quality</w:t>
      </w:r>
      <w:r w:rsidR="00103C25">
        <w:rPr>
          <w:color w:val="C00000"/>
        </w:rPr>
        <w:t xml:space="preserve"> </w:t>
      </w:r>
      <w:r w:rsidRPr="00665427">
        <w:rPr>
          <w:color w:val="C00000"/>
        </w:rPr>
        <w:t>and delivery of 9-1-1 services.</w:t>
      </w:r>
    </w:p>
    <w:p w14:paraId="27D29F9F" w14:textId="77777777" w:rsidR="00BD3E62" w:rsidRPr="00BD3E62" w:rsidRDefault="00BD3E62" w:rsidP="00BD3E62">
      <w:pPr>
        <w:pStyle w:val="BodyText"/>
        <w:rPr>
          <w:rFonts w:cs="Tahoma"/>
        </w:rPr>
      </w:pPr>
      <w:r w:rsidRPr="00F01075">
        <w:br w:type="page"/>
      </w:r>
    </w:p>
    <w:p w14:paraId="4C68D14A" w14:textId="43589AD8" w:rsidR="00445AAF" w:rsidRPr="00892BD1" w:rsidRDefault="00892BD1" w:rsidP="00892BD1">
      <w:pPr>
        <w:pStyle w:val="Header"/>
      </w:pPr>
      <w:bookmarkStart w:id="22" w:name="_Toc213164115"/>
      <w:r>
        <w:lastRenderedPageBreak/>
        <w:t xml:space="preserve">NENA </w:t>
      </w:r>
      <w:r w:rsidR="00624AAB">
        <w:t>INFORMATION</w:t>
      </w:r>
      <w:r w:rsidR="009B7048" w:rsidRPr="00FE1AC0">
        <w:t xml:space="preserve"> DOCUMENT</w:t>
      </w:r>
      <w:r>
        <w:t xml:space="preserve"> NOTICE</w:t>
      </w:r>
      <w:bookmarkEnd w:id="22"/>
    </w:p>
    <w:p w14:paraId="224C06B2" w14:textId="77777777" w:rsidR="00AD7C57" w:rsidRPr="00FE1AC0" w:rsidRDefault="00AD7C57" w:rsidP="00A3748C">
      <w:pPr>
        <w:pStyle w:val="BodyText"/>
      </w:pPr>
      <w:r w:rsidRPr="00FE1AC0">
        <w:rPr>
          <w:b/>
          <w:bCs/>
        </w:rPr>
        <w:t>NENA: The 9</w:t>
      </w:r>
      <w:r w:rsidRPr="00FE1AC0">
        <w:rPr>
          <w:b/>
          <w:bCs/>
        </w:rPr>
        <w:noBreakHyphen/>
        <w:t>1</w:t>
      </w:r>
      <w:r w:rsidRPr="00FE1AC0">
        <w:rPr>
          <w:b/>
          <w:bCs/>
        </w:rPr>
        <w:noBreakHyphen/>
        <w:t>1 Association</w:t>
      </w:r>
      <w:r w:rsidRPr="00FE1AC0">
        <w:t xml:space="preserve"> improves 9</w:t>
      </w:r>
      <w:r w:rsidRPr="00FE1AC0">
        <w:noBreakHyphen/>
        <w:t>1</w:t>
      </w:r>
      <w:r w:rsidRPr="00FE1AC0">
        <w:noBreakHyphen/>
        <w:t>1 through research, standards development, training, education, outreach, and advocacy. Our vision is a public made safer and more secure through universally</w:t>
      </w:r>
      <w:r w:rsidRPr="00FE1AC0">
        <w:noBreakHyphen/>
        <w:t>available state</w:t>
      </w:r>
      <w:r w:rsidRPr="00FE1AC0">
        <w:noBreakHyphen/>
        <w:t>of</w:t>
      </w:r>
      <w:r w:rsidRPr="00FE1AC0">
        <w:noBreakHyphen/>
        <w:t>the</w:t>
      </w:r>
      <w:r w:rsidRPr="00FE1AC0">
        <w:noBreakHyphen/>
        <w:t>art 9</w:t>
      </w:r>
      <w:r w:rsidRPr="00FE1AC0">
        <w:noBreakHyphen/>
        <w:t>1</w:t>
      </w:r>
      <w:r w:rsidRPr="00FE1AC0">
        <w:noBreakHyphen/>
        <w:t>1 systems and better</w:t>
      </w:r>
      <w:r w:rsidRPr="00FE1AC0">
        <w:noBreakHyphen/>
        <w:t>trained 9</w:t>
      </w:r>
      <w:r w:rsidRPr="00FE1AC0">
        <w:noBreakHyphen/>
        <w:t>1</w:t>
      </w:r>
      <w:r w:rsidRPr="00FE1AC0">
        <w:noBreakHyphen/>
        <w:t xml:space="preserve">1 professionals. Learn more at </w:t>
      </w:r>
      <w:hyperlink r:id="rId15" w:history="1">
        <w:r w:rsidRPr="00FE1AC0">
          <w:rPr>
            <w:rStyle w:val="Hyperlink"/>
          </w:rPr>
          <w:t>https://www.nena.org</w:t>
        </w:r>
      </w:hyperlink>
      <w:r w:rsidRPr="00FE1AC0">
        <w:t>.</w:t>
      </w:r>
    </w:p>
    <w:p w14:paraId="1546A8C8" w14:textId="2C5AF2EB" w:rsidR="00980C6F" w:rsidRPr="00FE1AC0" w:rsidRDefault="00A3748C" w:rsidP="00A3748C">
      <w:pPr>
        <w:pStyle w:val="BodyText"/>
      </w:pPr>
      <w:r w:rsidRPr="00FE1AC0">
        <w:t xml:space="preserve">This </w:t>
      </w:r>
      <w:r w:rsidR="00624AAB">
        <w:t>Information</w:t>
      </w:r>
      <w:r w:rsidRPr="00FE1AC0">
        <w:t xml:space="preserve"> Document (</w:t>
      </w:r>
      <w:r w:rsidR="00624AAB">
        <w:t>INF</w:t>
      </w:r>
      <w:r w:rsidRPr="00FE1AC0">
        <w:t>) is published by the National Emergency Number Association (NENA)</w:t>
      </w:r>
      <w:r w:rsidR="00EA6AC8" w:rsidRPr="00FE1AC0">
        <w:t xml:space="preserve"> as an information </w:t>
      </w:r>
      <w:bookmarkStart w:id="23" w:name="_Hlk183125011"/>
      <w:r w:rsidR="007F177C" w:rsidRPr="00FE1AC0">
        <w:t xml:space="preserve">source for those that support </w:t>
      </w:r>
      <w:r w:rsidR="00600D64" w:rsidRPr="00FE1AC0">
        <w:t>emergency</w:t>
      </w:r>
      <w:r w:rsidR="007F177C" w:rsidRPr="00FE1AC0">
        <w:t xml:space="preserve"> call</w:t>
      </w:r>
      <w:r w:rsidR="00600D64" w:rsidRPr="00FE1AC0">
        <w:t>s</w:t>
      </w:r>
      <w:r w:rsidR="007F177C" w:rsidRPr="00FE1AC0">
        <w:t xml:space="preserve"> such as 9</w:t>
      </w:r>
      <w:r w:rsidR="007F177C" w:rsidRPr="00FE1AC0">
        <w:noBreakHyphen/>
        <w:t>1</w:t>
      </w:r>
      <w:r w:rsidR="007F177C" w:rsidRPr="00FE1AC0">
        <w:noBreakHyphen/>
        <w:t>1 System Service Providers</w:t>
      </w:r>
      <w:r w:rsidR="00AB4D62" w:rsidRPr="00FE1AC0">
        <w:t xml:space="preserve"> (9</w:t>
      </w:r>
      <w:r w:rsidR="00AB4D62" w:rsidRPr="00FE1AC0">
        <w:noBreakHyphen/>
        <w:t>1</w:t>
      </w:r>
      <w:r w:rsidR="00AB4D62" w:rsidRPr="00FE1AC0">
        <w:noBreakHyphen/>
        <w:t>1 SSPs)</w:t>
      </w:r>
      <w:r w:rsidR="007F177C" w:rsidRPr="00FE1AC0">
        <w:t>, network interface vendors, system vendors, telecommunications service providers, and 9</w:t>
      </w:r>
      <w:r w:rsidR="007F177C" w:rsidRPr="00FE1AC0">
        <w:noBreakHyphen/>
        <w:t>1</w:t>
      </w:r>
      <w:r w:rsidR="007F177C" w:rsidRPr="00FE1AC0">
        <w:noBreakHyphen/>
        <w:t xml:space="preserve">1 Authorities. </w:t>
      </w:r>
      <w:r w:rsidR="00460B5A" w:rsidRPr="00460B5A">
        <w:t>It is not intended to provide complete design or operation specifications or parameters or to assure the quality of performance for systems that process such equipment or services.</w:t>
      </w:r>
      <w:bookmarkEnd w:id="23"/>
    </w:p>
    <w:p w14:paraId="2281DF2E" w14:textId="3825F4B1" w:rsidR="00A3748C" w:rsidRPr="00FE1AC0" w:rsidRDefault="00A3748C" w:rsidP="00A3748C">
      <w:pPr>
        <w:pStyle w:val="BodyText"/>
      </w:pPr>
      <w:r w:rsidRPr="00FE1AC0">
        <w:t xml:space="preserve">NENA reserves the right to revise this </w:t>
      </w:r>
      <w:r w:rsidR="00624AAB">
        <w:t>Information</w:t>
      </w:r>
      <w:r w:rsidRPr="00FE1AC0">
        <w:t xml:space="preserve"> Document for any reason including, but not limited to:</w:t>
      </w:r>
    </w:p>
    <w:p w14:paraId="6B5BB855" w14:textId="6B790111" w:rsidR="00A3748C" w:rsidRPr="00507628" w:rsidRDefault="00A3748C" w:rsidP="00C17553">
      <w:pPr>
        <w:pStyle w:val="ListParagraph"/>
      </w:pPr>
      <w:r w:rsidRPr="00507628">
        <w:t xml:space="preserve">Conformity with criteria or </w:t>
      </w:r>
      <w:r w:rsidR="00EA6AC8" w:rsidRPr="00507628">
        <w:t>standards</w:t>
      </w:r>
      <w:r w:rsidRPr="00507628">
        <w:t xml:space="preserve"> promulgated by various agencies,</w:t>
      </w:r>
    </w:p>
    <w:p w14:paraId="38BB7FCD" w14:textId="59AC5A03" w:rsidR="00A3748C" w:rsidRPr="00507628" w:rsidRDefault="00A3748C" w:rsidP="00C17553">
      <w:pPr>
        <w:pStyle w:val="ListParagraph"/>
      </w:pPr>
      <w:r w:rsidRPr="00507628">
        <w:t>Utilization of advances in the state of technical arts,</w:t>
      </w:r>
    </w:p>
    <w:p w14:paraId="0C22BD1C" w14:textId="77777777" w:rsidR="00A3748C" w:rsidRPr="00507628" w:rsidRDefault="00A3748C" w:rsidP="00C17553">
      <w:pPr>
        <w:pStyle w:val="ListParagraph"/>
      </w:pPr>
      <w:r w:rsidRPr="00507628">
        <w:t>Reflecting changes in the design of equipment, network interfaces, or services described herein.</w:t>
      </w:r>
    </w:p>
    <w:p w14:paraId="2BBD8249" w14:textId="5DB02261" w:rsidR="00A3748C" w:rsidRPr="00FE1AC0" w:rsidRDefault="00A3748C" w:rsidP="00A3748C">
      <w:pPr>
        <w:pStyle w:val="BodyText"/>
      </w:pPr>
      <w:r w:rsidRPr="00FE1AC0">
        <w:t xml:space="preserve">This </w:t>
      </w:r>
      <w:r w:rsidR="007F177C" w:rsidRPr="00FE1AC0">
        <w:t>document is an information source for the voluntary use of public safety communication centers, such as 9-1-1 Public Safety Answering Points</w:t>
      </w:r>
      <w:r w:rsidR="00600D64" w:rsidRPr="00FE1AC0">
        <w:t xml:space="preserve"> (PSAPs)</w:t>
      </w:r>
      <w:r w:rsidR="007F177C" w:rsidRPr="00FE1AC0">
        <w:t>. It is not intended to be a complete operational directive</w:t>
      </w:r>
      <w:r w:rsidRPr="00FE1AC0">
        <w:t>.</w:t>
      </w:r>
    </w:p>
    <w:p w14:paraId="203BFD51" w14:textId="3C43795A" w:rsidR="00A3748C" w:rsidRPr="00FE1AC0" w:rsidRDefault="00A3748C" w:rsidP="00A3748C">
      <w:pPr>
        <w:pStyle w:val="BodyText"/>
      </w:pPr>
      <w:r w:rsidRPr="00FE1AC0">
        <w:t xml:space="preserve">It is possible that certain advances in technology or changes in governmental regulations will precede these revisions. All NENA documents are subject to change as technology or other influencing factors change. Therefore, this NENA document should not be the only source of information used. NENA recommends that readers contact </w:t>
      </w:r>
      <w:r w:rsidR="007F177C" w:rsidRPr="00FE1AC0">
        <w:t xml:space="preserve">their 9-1-1 Authority and </w:t>
      </w:r>
      <w:r w:rsidRPr="00FE1AC0">
        <w:t>9</w:t>
      </w:r>
      <w:r w:rsidR="00961259" w:rsidRPr="00FE1AC0">
        <w:noBreakHyphen/>
      </w:r>
      <w:r w:rsidRPr="00FE1AC0">
        <w:t>1</w:t>
      </w:r>
      <w:r w:rsidR="00961259" w:rsidRPr="00FE1AC0">
        <w:noBreakHyphen/>
      </w:r>
      <w:r w:rsidRPr="00FE1AC0">
        <w:t>1 SSP representative to ensure compatibility with the 9</w:t>
      </w:r>
      <w:r w:rsidR="00961259" w:rsidRPr="00FE1AC0">
        <w:noBreakHyphen/>
      </w:r>
      <w:r w:rsidRPr="00FE1AC0">
        <w:t>1</w:t>
      </w:r>
      <w:r w:rsidR="00961259" w:rsidRPr="00FE1AC0">
        <w:noBreakHyphen/>
      </w:r>
      <w:r w:rsidRPr="00FE1AC0">
        <w:t>1 network, and their legal counsel to ensure compliance with current regulations.</w:t>
      </w:r>
    </w:p>
    <w:p w14:paraId="3871DB40" w14:textId="4215D1F9" w:rsidR="00A3748C" w:rsidRPr="00FE1AC0" w:rsidRDefault="00A3748C" w:rsidP="00A3748C">
      <w:pPr>
        <w:pStyle w:val="BodyText"/>
      </w:pPr>
      <w:r w:rsidRPr="00FE1AC0">
        <w:t xml:space="preserve">Patents may cover the specifications, techniques, or network interface/system characteristics disclosed herein. </w:t>
      </w:r>
      <w:r w:rsidR="003A048A" w:rsidRPr="00FE1AC0">
        <w:t>No license is granted, whether expressed or implied</w:t>
      </w:r>
      <w:r w:rsidRPr="00FE1AC0">
        <w:t>. This document shall not be construed as a suggestion to any manufacturer to modify or change any of its products, nor does this document represent any commitment by NENA</w:t>
      </w:r>
      <w:r w:rsidR="003A048A" w:rsidRPr="00FE1AC0">
        <w:t>,</w:t>
      </w:r>
      <w:r w:rsidRPr="00FE1AC0">
        <w:t xml:space="preserve"> or any affiliate thereof</w:t>
      </w:r>
      <w:r w:rsidR="003A048A" w:rsidRPr="00FE1AC0">
        <w:t>,</w:t>
      </w:r>
      <w:r w:rsidRPr="00FE1AC0">
        <w:t xml:space="preserve"> to purchase any product</w:t>
      </w:r>
      <w:r w:rsidR="003A048A" w:rsidRPr="00FE1AC0">
        <w:t>,</w:t>
      </w:r>
      <w:r w:rsidRPr="00FE1AC0">
        <w:t xml:space="preserve"> whether </w:t>
      </w:r>
      <w:r w:rsidR="007F177C" w:rsidRPr="00FE1AC0">
        <w:t>or not</w:t>
      </w:r>
      <w:r w:rsidR="00600D64" w:rsidRPr="00FE1AC0">
        <w:t xml:space="preserve"> </w:t>
      </w:r>
      <w:r w:rsidRPr="00FE1AC0">
        <w:t>it provides the described characteristics.</w:t>
      </w:r>
    </w:p>
    <w:p w14:paraId="02F50364" w14:textId="5C5384C1" w:rsidR="00A3748C" w:rsidRPr="00FE1AC0" w:rsidRDefault="00A3748C" w:rsidP="00A3748C">
      <w:pPr>
        <w:pStyle w:val="BodyText"/>
      </w:pPr>
      <w:r w:rsidRPr="00FE1AC0">
        <w:t>By using this document, the user agrees that NENA will have no liability for any consequential, incidental, special, or punitive damages arising from use of the document.</w:t>
      </w:r>
    </w:p>
    <w:p w14:paraId="5232A1FF" w14:textId="77777777" w:rsidR="00C37195" w:rsidRDefault="00AD5B0E" w:rsidP="00A3748C">
      <w:pPr>
        <w:pStyle w:val="BodyText"/>
      </w:pPr>
      <w:r w:rsidRPr="00FE1AC0">
        <w:t xml:space="preserve">NENA Development Group (NDG) Committees </w:t>
      </w:r>
      <w:r w:rsidR="00A3748C" w:rsidRPr="00FE1AC0">
        <w:t xml:space="preserve">have developed this document. </w:t>
      </w:r>
    </w:p>
    <w:p w14:paraId="0C8FBE57" w14:textId="6DCC5054" w:rsidR="00A3748C" w:rsidRPr="00FE1AC0" w:rsidRDefault="00A3748C" w:rsidP="00A3748C">
      <w:pPr>
        <w:pStyle w:val="BodyText"/>
      </w:pPr>
      <w:r w:rsidRPr="00FE1AC0">
        <w:t>Recommendations for change</w:t>
      </w:r>
      <w:r w:rsidR="003A048A" w:rsidRPr="00FE1AC0">
        <w:t>s</w:t>
      </w:r>
      <w:r w:rsidRPr="00FE1AC0">
        <w:t xml:space="preserve"> to this document may be submitted to:</w:t>
      </w:r>
    </w:p>
    <w:p w14:paraId="20F6AE14" w14:textId="77777777" w:rsidR="002B2284" w:rsidRPr="00FE1AC0" w:rsidRDefault="002B2284" w:rsidP="00E54C8E">
      <w:pPr>
        <w:pStyle w:val="BodyText"/>
        <w:contextualSpacing/>
      </w:pPr>
      <w:r w:rsidRPr="00FE1AC0">
        <w:t>National Emergency Number Association</w:t>
      </w:r>
    </w:p>
    <w:p w14:paraId="3280EA04" w14:textId="77777777" w:rsidR="002B2284" w:rsidRPr="00FE1AC0" w:rsidRDefault="002B2284" w:rsidP="00E54C8E">
      <w:pPr>
        <w:pStyle w:val="BodyText"/>
        <w:contextualSpacing/>
      </w:pPr>
      <w:r w:rsidRPr="00FE1AC0">
        <w:t>1700 Diagonal Rd, Suite 500</w:t>
      </w:r>
    </w:p>
    <w:p w14:paraId="169E7080" w14:textId="77777777" w:rsidR="002B2284" w:rsidRPr="00FE1AC0" w:rsidRDefault="002B2284" w:rsidP="00E54C8E">
      <w:pPr>
        <w:pStyle w:val="BodyText"/>
        <w:contextualSpacing/>
      </w:pPr>
      <w:r w:rsidRPr="00FE1AC0">
        <w:t>Alexandria, VA 22314</w:t>
      </w:r>
    </w:p>
    <w:p w14:paraId="7D318AC1" w14:textId="440AC0D9" w:rsidR="002B2284" w:rsidRPr="007B65C5" w:rsidRDefault="002B2284" w:rsidP="007216C3">
      <w:pPr>
        <w:rPr>
          <w:rStyle w:val="BodyTextChar"/>
        </w:rPr>
      </w:pPr>
      <w:r w:rsidRPr="00FE1AC0">
        <w:rPr>
          <w:rStyle w:val="BodyTextChar"/>
        </w:rPr>
        <w:t xml:space="preserve">or </w:t>
      </w:r>
      <w:hyperlink r:id="rId16" w:history="1">
        <w:r w:rsidR="00A53C1F" w:rsidRPr="00FE1AC0">
          <w:rPr>
            <w:rStyle w:val="Hyperlink"/>
          </w:rPr>
          <w:t>crm@nena.org</w:t>
        </w:r>
      </w:hyperlink>
      <w:r w:rsidRPr="00FE1AC0">
        <w:br w:type="page"/>
      </w:r>
    </w:p>
    <w:p w14:paraId="0949609B" w14:textId="7C537E90" w:rsidR="00F41DDF" w:rsidRPr="000D26FB" w:rsidRDefault="00F41DDF" w:rsidP="00892BD1">
      <w:pPr>
        <w:pStyle w:val="Header"/>
      </w:pPr>
      <w:bookmarkStart w:id="24" w:name="_Toc184918765"/>
      <w:bookmarkStart w:id="25" w:name="_Ref96185025"/>
      <w:bookmarkStart w:id="26" w:name="_Toc98406584"/>
      <w:bookmarkStart w:id="27" w:name="_Ref179880497"/>
      <w:bookmarkStart w:id="28" w:name="_Toc213164116"/>
      <w:bookmarkStart w:id="29" w:name="_Hlk200116651"/>
      <w:bookmarkEnd w:id="24"/>
      <w:r w:rsidRPr="00B0659C">
        <w:lastRenderedPageBreak/>
        <w:t>Document Terminology</w:t>
      </w:r>
      <w:bookmarkEnd w:id="25"/>
      <w:bookmarkEnd w:id="26"/>
      <w:bookmarkEnd w:id="27"/>
      <w:bookmarkEnd w:id="28"/>
    </w:p>
    <w:p w14:paraId="000E3753" w14:textId="476295A2" w:rsidR="007124B2" w:rsidRDefault="00CB38B4" w:rsidP="00374743">
      <w:pPr>
        <w:pStyle w:val="BodyText"/>
        <w:rPr>
          <w:rFonts w:cs="Tahoma"/>
        </w:rPr>
      </w:pPr>
      <w:r w:rsidRPr="00CB38B4">
        <w:rPr>
          <w:rFonts w:cs="Tahoma"/>
        </w:rPr>
        <w:t xml:space="preserve">NENA information documents do not </w:t>
      </w:r>
      <w:r w:rsidR="00D322A8">
        <w:rPr>
          <w:rFonts w:cs="Tahoma"/>
        </w:rPr>
        <w:t>introduce new</w:t>
      </w:r>
      <w:r w:rsidRPr="00CB38B4">
        <w:rPr>
          <w:rFonts w:cs="Tahoma"/>
        </w:rPr>
        <w:t xml:space="preserve"> normative language as defined in RFC 2119</w:t>
      </w:r>
      <w:r w:rsidR="000F3F84">
        <w:rPr>
          <w:rFonts w:cs="Tahoma"/>
        </w:rPr>
        <w:t xml:space="preserve"> </w:t>
      </w:r>
      <w:r w:rsidR="000F3F84" w:rsidRPr="00487B79">
        <w:rPr>
          <w:rStyle w:val="StyleBlue"/>
        </w:rPr>
        <w:fldChar w:fldCharType="begin"/>
      </w:r>
      <w:r w:rsidR="000F3F84" w:rsidRPr="00487B79">
        <w:rPr>
          <w:rStyle w:val="StyleBlue"/>
        </w:rPr>
        <w:instrText xml:space="preserve"> REF _Ref142990105 \r \h </w:instrText>
      </w:r>
      <w:r w:rsidR="00487B79">
        <w:rPr>
          <w:rStyle w:val="StyleBlue"/>
        </w:rPr>
        <w:instrText xml:space="preserve"> \* MERGEFORMAT </w:instrText>
      </w:r>
      <w:r w:rsidR="000F3F84" w:rsidRPr="00487B79">
        <w:rPr>
          <w:rStyle w:val="StyleBlue"/>
        </w:rPr>
      </w:r>
      <w:r w:rsidR="000F3F84" w:rsidRPr="00487B79">
        <w:rPr>
          <w:rStyle w:val="StyleBlue"/>
        </w:rPr>
        <w:fldChar w:fldCharType="separate"/>
      </w:r>
      <w:r w:rsidR="00AF00B4">
        <w:rPr>
          <w:rStyle w:val="StyleBlue"/>
        </w:rPr>
        <w:t>[2]</w:t>
      </w:r>
      <w:r w:rsidR="000F3F84" w:rsidRPr="00487B79">
        <w:rPr>
          <w:rStyle w:val="StyleBlue"/>
        </w:rPr>
        <w:fldChar w:fldCharType="end"/>
      </w:r>
      <w:r w:rsidRPr="00CB38B4">
        <w:rPr>
          <w:rFonts w:cs="Tahoma"/>
        </w:rPr>
        <w:t xml:space="preserve"> </w:t>
      </w:r>
      <w:r w:rsidR="00000A52">
        <w:rPr>
          <w:rFonts w:cs="Tahoma"/>
        </w:rPr>
        <w:t>and later</w:t>
      </w:r>
      <w:r w:rsidRPr="00CB38B4">
        <w:rPr>
          <w:rFonts w:cs="Tahoma"/>
        </w:rPr>
        <w:t xml:space="preserve"> updated by 8174</w:t>
      </w:r>
      <w:r w:rsidR="00487B79">
        <w:rPr>
          <w:rFonts w:cs="Tahoma"/>
        </w:rPr>
        <w:t xml:space="preserve"> </w:t>
      </w:r>
      <w:r w:rsidR="00487B79" w:rsidRPr="00487B79">
        <w:rPr>
          <w:rStyle w:val="StyleBlue"/>
        </w:rPr>
        <w:fldChar w:fldCharType="begin"/>
      </w:r>
      <w:r w:rsidR="00487B79" w:rsidRPr="00487B79">
        <w:rPr>
          <w:rStyle w:val="StyleBlue"/>
        </w:rPr>
        <w:instrText xml:space="preserve"> REF _Ref196479458 \r \h </w:instrText>
      </w:r>
      <w:r w:rsidR="00487B79">
        <w:rPr>
          <w:rStyle w:val="StyleBlue"/>
        </w:rPr>
        <w:instrText xml:space="preserve"> \* MERGEFORMAT </w:instrText>
      </w:r>
      <w:r w:rsidR="00487B79" w:rsidRPr="00487B79">
        <w:rPr>
          <w:rStyle w:val="StyleBlue"/>
        </w:rPr>
      </w:r>
      <w:r w:rsidR="00487B79" w:rsidRPr="00487B79">
        <w:rPr>
          <w:rStyle w:val="StyleBlue"/>
        </w:rPr>
        <w:fldChar w:fldCharType="separate"/>
      </w:r>
      <w:r w:rsidR="00AF00B4">
        <w:rPr>
          <w:rStyle w:val="StyleBlue"/>
        </w:rPr>
        <w:t>[3]</w:t>
      </w:r>
      <w:r w:rsidR="00487B79" w:rsidRPr="00487B79">
        <w:rPr>
          <w:rStyle w:val="StyleBlue"/>
        </w:rPr>
        <w:fldChar w:fldCharType="end"/>
      </w:r>
      <w:r w:rsidRPr="00CB38B4">
        <w:rPr>
          <w:rFonts w:cs="Tahoma"/>
        </w:rPr>
        <w:t>.</w:t>
      </w:r>
      <w:bookmarkEnd w:id="29"/>
    </w:p>
    <w:p w14:paraId="39A3A8B8" w14:textId="77777777" w:rsidR="006A5275" w:rsidRPr="000D26FB" w:rsidRDefault="006A5275" w:rsidP="006A5275">
      <w:pPr>
        <w:pStyle w:val="Header"/>
      </w:pPr>
      <w:bookmarkStart w:id="30" w:name="_Toc212772635"/>
      <w:bookmarkStart w:id="31" w:name="_Toc213164117"/>
      <w:r w:rsidRPr="000D26FB">
        <w:t>Unit of Measurement</w:t>
      </w:r>
      <w:bookmarkEnd w:id="30"/>
      <w:bookmarkEnd w:id="31"/>
    </w:p>
    <w:p w14:paraId="568C6C84" w14:textId="063E6673" w:rsidR="006A5275" w:rsidRPr="003F1B84" w:rsidRDefault="006A5275" w:rsidP="006A5275">
      <w:pPr>
        <w:pStyle w:val="BodyText"/>
      </w:pPr>
      <w:r w:rsidRPr="00FA15C2">
        <w:rPr>
          <w:b/>
          <w:bCs/>
          <w:color w:val="C00000"/>
        </w:rPr>
        <w:t>N</w:t>
      </w:r>
      <w:r>
        <w:rPr>
          <w:b/>
          <w:bCs/>
          <w:color w:val="C00000"/>
        </w:rPr>
        <w:t>OTE</w:t>
      </w:r>
      <w:r w:rsidRPr="00FA15C2">
        <w:rPr>
          <w:b/>
          <w:bCs/>
          <w:color w:val="C00000"/>
        </w:rPr>
        <w:t xml:space="preserve"> to document editor:</w:t>
      </w:r>
      <w:r w:rsidRPr="00FA15C2">
        <w:rPr>
          <w:color w:val="C00000"/>
        </w:rPr>
        <w:t xml:space="preserve"> The NENA Development Group Operational Procedures, ADM-001, Section </w:t>
      </w:r>
      <w:r w:rsidR="001D7147">
        <w:rPr>
          <w:color w:val="C00000"/>
        </w:rPr>
        <w:t>6.1</w:t>
      </w:r>
      <w:r w:rsidRPr="00FA15C2">
        <w:rPr>
          <w:color w:val="C00000"/>
        </w:rPr>
        <w:t xml:space="preserve"> Appendix A</w:t>
      </w:r>
      <w:r>
        <w:rPr>
          <w:color w:val="C00000"/>
        </w:rPr>
        <w:t>—</w:t>
      </w:r>
      <w:r w:rsidRPr="00FA15C2">
        <w:rPr>
          <w:color w:val="C00000"/>
        </w:rPr>
        <w:t>NENA Metric Policy states that Units of the International System (SI) and/or United States Customary System (USCS or USC) may be included as appropriate. The editor MUST identify the appropriate unit of measurement. Multiple options are available to identify the unit of measurement</w:t>
      </w:r>
      <w:r>
        <w:rPr>
          <w:color w:val="C00000"/>
        </w:rPr>
        <w:t>:</w:t>
      </w:r>
      <w:r w:rsidRPr="00FA15C2">
        <w:rPr>
          <w:color w:val="C00000"/>
        </w:rPr>
        <w:t xml:space="preserve"> US, Metric, </w:t>
      </w:r>
      <w:r>
        <w:rPr>
          <w:color w:val="C00000"/>
        </w:rPr>
        <w:t>b</w:t>
      </w:r>
      <w:r w:rsidRPr="00FA15C2">
        <w:rPr>
          <w:color w:val="C00000"/>
        </w:rPr>
        <w:t>oth</w:t>
      </w:r>
      <w:r>
        <w:rPr>
          <w:color w:val="C00000"/>
        </w:rPr>
        <w:t xml:space="preserve"> US and Metric, and </w:t>
      </w:r>
      <w:r w:rsidRPr="00FA15C2">
        <w:rPr>
          <w:color w:val="C00000"/>
        </w:rPr>
        <w:t>Not applicable.</w:t>
      </w:r>
      <w:r>
        <w:rPr>
          <w:color w:val="C00000"/>
        </w:rPr>
        <w:t xml:space="preserve"> </w:t>
      </w:r>
      <w:r w:rsidRPr="00FA15C2">
        <w:rPr>
          <w:color w:val="C00000"/>
        </w:rPr>
        <w:t xml:space="preserve">If no measurement is included in the </w:t>
      </w:r>
      <w:r>
        <w:rPr>
          <w:color w:val="C00000"/>
        </w:rPr>
        <w:t>requirement</w:t>
      </w:r>
      <w:r w:rsidRPr="00FA15C2">
        <w:rPr>
          <w:color w:val="C00000"/>
        </w:rPr>
        <w:t>, the appropriate unit of measurement is “Not applicable</w:t>
      </w:r>
      <w:r>
        <w:rPr>
          <w:color w:val="C00000"/>
        </w:rPr>
        <w:t>.”</w:t>
      </w:r>
      <w:r w:rsidRPr="00FA15C2">
        <w:rPr>
          <w:color w:val="C00000"/>
        </w:rPr>
        <w:t xml:space="preserve"> The editor should select one of the following statements to include in the </w:t>
      </w:r>
      <w:r>
        <w:rPr>
          <w:color w:val="C00000"/>
        </w:rPr>
        <w:t>requirement</w:t>
      </w:r>
      <w:r w:rsidRPr="00FA15C2">
        <w:rPr>
          <w:color w:val="C00000"/>
        </w:rPr>
        <w:t>.</w:t>
      </w:r>
    </w:p>
    <w:p w14:paraId="642BDD57" w14:textId="77777777" w:rsidR="006A5275" w:rsidRPr="00AD06C5" w:rsidRDefault="006A5275" w:rsidP="006A5275">
      <w:pPr>
        <w:pStyle w:val="BodyText"/>
      </w:pPr>
      <w:r w:rsidRPr="00AD06C5">
        <w:t xml:space="preserve">Where a measurement is found in the </w:t>
      </w:r>
      <w:r>
        <w:t>document</w:t>
      </w:r>
      <w:r w:rsidRPr="00AD06C5">
        <w:t xml:space="preserve">, the unit of measurement is [US, Metric, </w:t>
      </w:r>
      <w:r>
        <w:t>or b</w:t>
      </w:r>
      <w:r w:rsidRPr="00AD06C5">
        <w:t>oth</w:t>
      </w:r>
      <w:r>
        <w:t xml:space="preserve"> US and Metric</w:t>
      </w:r>
      <w:r w:rsidRPr="00AD06C5">
        <w:t>].</w:t>
      </w:r>
      <w:r>
        <w:t xml:space="preserve"> When a measurement is used in the document, the unit of measurement is identified.</w:t>
      </w:r>
    </w:p>
    <w:p w14:paraId="0C915EBF" w14:textId="7334FB3A" w:rsidR="006A5275" w:rsidRPr="006A5275" w:rsidRDefault="006A5275" w:rsidP="00374743">
      <w:pPr>
        <w:pStyle w:val="BodyText"/>
      </w:pPr>
      <w:r w:rsidRPr="00AD06C5">
        <w:t>No</w:t>
      </w:r>
      <w:r>
        <w:t xml:space="preserve"> </w:t>
      </w:r>
      <w:r w:rsidRPr="00AD06C5">
        <w:t xml:space="preserve">measurement is used within this </w:t>
      </w:r>
      <w:r>
        <w:t>requirement</w:t>
      </w:r>
      <w:r w:rsidRPr="00AD06C5">
        <w:t>; therefore,</w:t>
      </w:r>
      <w:r>
        <w:t xml:space="preserve"> the</w:t>
      </w:r>
      <w:r w:rsidRPr="00AD06C5">
        <w:t xml:space="preserve"> unit of measurement is “Not applicable”.</w:t>
      </w:r>
    </w:p>
    <w:p w14:paraId="18DDB027" w14:textId="77777777" w:rsidR="001C1B14" w:rsidRPr="005C356A" w:rsidRDefault="001C1B14" w:rsidP="001C1B14">
      <w:pPr>
        <w:pStyle w:val="Header"/>
      </w:pPr>
      <w:bookmarkStart w:id="32" w:name="DescribingArtifacts"/>
      <w:bookmarkStart w:id="33" w:name="_Toc209767456"/>
      <w:bookmarkStart w:id="34" w:name="_Toc213164118"/>
      <w:bookmarkEnd w:id="32"/>
      <w:r w:rsidRPr="005C356A">
        <w:t>Describing Artifacts</w:t>
      </w:r>
      <w:bookmarkEnd w:id="33"/>
      <w:bookmarkEnd w:id="34"/>
    </w:p>
    <w:p w14:paraId="0BBB9174" w14:textId="1E839973" w:rsidR="001C1B14" w:rsidRPr="000C2601" w:rsidRDefault="001C1B14" w:rsidP="001C1B14">
      <w:pPr>
        <w:pStyle w:val="BodyText"/>
      </w:pPr>
      <w:r w:rsidRPr="00E30BDE">
        <w:rPr>
          <w:b/>
          <w:bCs/>
          <w:color w:val="C00000"/>
        </w:rPr>
        <w:t>NOTE to document editor:</w:t>
      </w:r>
      <w:r w:rsidRPr="00E30BDE">
        <w:rPr>
          <w:color w:val="C00000"/>
        </w:rPr>
        <w:t xml:space="preserve"> </w:t>
      </w:r>
      <w:r w:rsidRPr="002E02A8">
        <w:rPr>
          <w:color w:val="C00000"/>
          <w:u w:val="single"/>
        </w:rPr>
        <w:t>If the main body of your document includes Artifacts</w:t>
      </w:r>
      <w:r w:rsidRPr="00E30BDE">
        <w:rPr>
          <w:color w:val="C00000"/>
        </w:rPr>
        <w:t>, include this "</w:t>
      </w:r>
      <w:r>
        <w:rPr>
          <w:color w:val="C00000"/>
        </w:rPr>
        <w:t>Artifacts</w:t>
      </w:r>
      <w:r w:rsidRPr="00E30BDE">
        <w:rPr>
          <w:color w:val="C00000"/>
        </w:rPr>
        <w:t>” section and the text immediately below</w:t>
      </w:r>
      <w:r>
        <w:rPr>
          <w:color w:val="C00000"/>
        </w:rPr>
        <w:t xml:space="preserve">; </w:t>
      </w:r>
      <w:r w:rsidRPr="00E30BDE">
        <w:rPr>
          <w:color w:val="C00000"/>
        </w:rPr>
        <w:t>otherwise</w:t>
      </w:r>
      <w:r>
        <w:rPr>
          <w:color w:val="C00000"/>
        </w:rPr>
        <w:t>,</w:t>
      </w:r>
      <w:r w:rsidRPr="00E30BDE">
        <w:rPr>
          <w:color w:val="C00000"/>
        </w:rPr>
        <w:t xml:space="preserve"> delete </w:t>
      </w:r>
      <w:r>
        <w:rPr>
          <w:color w:val="C00000"/>
        </w:rPr>
        <w:t>this section</w:t>
      </w:r>
      <w:r w:rsidRPr="00E30BDE">
        <w:rPr>
          <w:color w:val="C00000"/>
        </w:rPr>
        <w:t xml:space="preserve"> and, if not referenced elsewhere in the document, remove reference</w:t>
      </w:r>
      <w:r w:rsidR="00C97D81">
        <w:rPr>
          <w:color w:val="0000FF"/>
        </w:rPr>
        <w:t xml:space="preserve"> </w:t>
      </w:r>
      <w:r w:rsidR="00C97D81">
        <w:rPr>
          <w:color w:val="0000FF"/>
        </w:rPr>
        <w:fldChar w:fldCharType="begin"/>
      </w:r>
      <w:r w:rsidR="00C97D81">
        <w:rPr>
          <w:color w:val="0000FF"/>
        </w:rPr>
        <w:instrText xml:space="preserve"> REF _Ref209768609 \r \h </w:instrText>
      </w:r>
      <w:r w:rsidR="00C97D81">
        <w:rPr>
          <w:color w:val="0000FF"/>
        </w:rPr>
      </w:r>
      <w:r w:rsidR="00C97D81">
        <w:rPr>
          <w:color w:val="0000FF"/>
        </w:rPr>
        <w:fldChar w:fldCharType="separate"/>
      </w:r>
      <w:r w:rsidR="00AF00B4">
        <w:rPr>
          <w:color w:val="0000FF"/>
        </w:rPr>
        <w:t>[4]</w:t>
      </w:r>
      <w:r w:rsidR="00C97D81">
        <w:rPr>
          <w:color w:val="0000FF"/>
        </w:rPr>
        <w:fldChar w:fldCharType="end"/>
      </w:r>
      <w:r w:rsidRPr="00855C90">
        <w:rPr>
          <w:color w:val="C00000"/>
        </w:rPr>
        <w:t xml:space="preserve">, </w:t>
      </w:r>
      <w:r w:rsidR="00C97D81">
        <w:rPr>
          <w:color w:val="0000FF"/>
        </w:rPr>
        <w:fldChar w:fldCharType="begin"/>
      </w:r>
      <w:r w:rsidR="00C97D81">
        <w:rPr>
          <w:color w:val="0000FF"/>
        </w:rPr>
        <w:instrText xml:space="preserve"> REF _Ref210388857 \r \h </w:instrText>
      </w:r>
      <w:r w:rsidR="00C97D81">
        <w:rPr>
          <w:color w:val="0000FF"/>
        </w:rPr>
      </w:r>
      <w:r w:rsidR="00C97D81">
        <w:rPr>
          <w:color w:val="0000FF"/>
        </w:rPr>
        <w:fldChar w:fldCharType="separate"/>
      </w:r>
      <w:r w:rsidR="00AF00B4">
        <w:rPr>
          <w:color w:val="0000FF"/>
        </w:rPr>
        <w:t>[5]</w:t>
      </w:r>
      <w:r w:rsidR="00C97D81">
        <w:rPr>
          <w:color w:val="0000FF"/>
        </w:rPr>
        <w:fldChar w:fldCharType="end"/>
      </w:r>
      <w:r w:rsidRPr="00855C90">
        <w:rPr>
          <w:color w:val="C00000"/>
        </w:rPr>
        <w:t>,</w:t>
      </w:r>
      <w:r w:rsidRPr="00E30BDE">
        <w:rPr>
          <w:color w:val="C00000"/>
        </w:rPr>
        <w:t xml:space="preserve"> </w:t>
      </w:r>
      <w:r>
        <w:rPr>
          <w:color w:val="C00000"/>
        </w:rPr>
        <w:t xml:space="preserve">and </w:t>
      </w:r>
      <w:r w:rsidR="00855C90" w:rsidRPr="00855C90">
        <w:rPr>
          <w:rStyle w:val="StyleBlue"/>
        </w:rPr>
        <w:fldChar w:fldCharType="begin"/>
      </w:r>
      <w:r w:rsidR="00855C90" w:rsidRPr="00855C90">
        <w:rPr>
          <w:rStyle w:val="StyleBlue"/>
        </w:rPr>
        <w:instrText xml:space="preserve"> REF _Ref209767154 \r \h </w:instrText>
      </w:r>
      <w:r w:rsidR="00855C90">
        <w:rPr>
          <w:rStyle w:val="StyleBlue"/>
        </w:rPr>
        <w:instrText xml:space="preserve"> \* MERGEFORMAT </w:instrText>
      </w:r>
      <w:r w:rsidR="00855C90" w:rsidRPr="00855C90">
        <w:rPr>
          <w:rStyle w:val="StyleBlue"/>
        </w:rPr>
      </w:r>
      <w:r w:rsidR="00855C90" w:rsidRPr="00855C90">
        <w:rPr>
          <w:rStyle w:val="StyleBlue"/>
        </w:rPr>
        <w:fldChar w:fldCharType="separate"/>
      </w:r>
      <w:r w:rsidR="00AF00B4">
        <w:rPr>
          <w:rStyle w:val="StyleBlue"/>
        </w:rPr>
        <w:t>[6]</w:t>
      </w:r>
      <w:r w:rsidR="00855C90" w:rsidRPr="00855C90">
        <w:rPr>
          <w:rStyle w:val="StyleBlue"/>
        </w:rPr>
        <w:fldChar w:fldCharType="end"/>
      </w:r>
      <w:r>
        <w:rPr>
          <w:color w:val="C00000"/>
        </w:rPr>
        <w:t xml:space="preserve"> </w:t>
      </w:r>
      <w:r w:rsidRPr="00E30BDE">
        <w:rPr>
          <w:color w:val="C00000"/>
        </w:rPr>
        <w:t>in Section</w:t>
      </w:r>
      <w:r w:rsidR="000C2601">
        <w:rPr>
          <w:rStyle w:val="StyleBlue"/>
        </w:rPr>
        <w:t xml:space="preserve"> </w:t>
      </w:r>
      <w:ins w:id="35" w:author="Sandy Dyre" w:date="2025-12-12T09:01:00Z">
        <w:r w:rsidR="00AB569A" w:rsidRPr="00AB569A">
          <w:rPr>
            <w:rStyle w:val="StyleBlue"/>
          </w:rPr>
          <w:fldChar w:fldCharType="begin"/>
        </w:r>
        <w:r w:rsidR="00AB569A" w:rsidRPr="00AB569A">
          <w:rPr>
            <w:rStyle w:val="StyleBlue"/>
          </w:rPr>
          <w:instrText xml:space="preserve"> REF _Ref205533877 \r \h </w:instrText>
        </w:r>
      </w:ins>
      <w:r w:rsidR="00AB569A" w:rsidRPr="00AB569A">
        <w:rPr>
          <w:rStyle w:val="StyleBlue"/>
        </w:rPr>
        <w:instrText xml:space="preserve"> \* MERGEFORMAT </w:instrText>
      </w:r>
      <w:r w:rsidR="00AB569A" w:rsidRPr="00AB569A">
        <w:rPr>
          <w:rStyle w:val="StyleBlue"/>
        </w:rPr>
      </w:r>
      <w:ins w:id="36" w:author="Sandy Dyre" w:date="2025-12-12T09:01:00Z">
        <w:r w:rsidR="00AB569A" w:rsidRPr="00AB569A">
          <w:rPr>
            <w:rStyle w:val="StyleBlue"/>
          </w:rPr>
          <w:fldChar w:fldCharType="separate"/>
        </w:r>
        <w:r w:rsidR="00AB569A" w:rsidRPr="00AB569A">
          <w:rPr>
            <w:rStyle w:val="StyleBlue"/>
          </w:rPr>
          <w:t>5</w:t>
        </w:r>
        <w:r w:rsidR="00AB569A" w:rsidRPr="00AB569A">
          <w:rPr>
            <w:rStyle w:val="StyleBlue"/>
          </w:rPr>
          <w:fldChar w:fldCharType="end"/>
        </w:r>
      </w:ins>
      <w:del w:id="37" w:author="Sandy Dyre" w:date="2025-12-12T09:01:00Z">
        <w:r w:rsidR="000C2601" w:rsidDel="00AB569A">
          <w:rPr>
            <w:rStyle w:val="StyleBlue"/>
          </w:rPr>
          <w:fldChar w:fldCharType="begin"/>
        </w:r>
        <w:r w:rsidR="000C2601" w:rsidDel="00AB569A">
          <w:rPr>
            <w:rStyle w:val="StyleBlue"/>
          </w:rPr>
          <w:delInstrText xml:space="preserve"> REF _Ref205533877 \w \h </w:delInstrText>
        </w:r>
        <w:r w:rsidR="000C2601" w:rsidDel="00AB569A">
          <w:rPr>
            <w:rStyle w:val="StyleBlue"/>
          </w:rPr>
        </w:r>
        <w:r w:rsidR="000C2601" w:rsidDel="00AB569A">
          <w:rPr>
            <w:rStyle w:val="StyleBlue"/>
          </w:rPr>
          <w:fldChar w:fldCharType="separate"/>
        </w:r>
        <w:r w:rsidR="00AF00B4" w:rsidDel="00AB569A">
          <w:rPr>
            <w:rStyle w:val="StyleBlue"/>
          </w:rPr>
          <w:delText>6</w:delText>
        </w:r>
        <w:r w:rsidR="000C2601" w:rsidDel="00AB569A">
          <w:rPr>
            <w:rStyle w:val="StyleBlue"/>
          </w:rPr>
          <w:fldChar w:fldCharType="end"/>
        </w:r>
      </w:del>
      <w:r w:rsidR="000C2601">
        <w:rPr>
          <w:rStyle w:val="StyleBlue"/>
        </w:rPr>
        <w:t xml:space="preserve"> </w:t>
      </w:r>
      <w:r w:rsidR="000C2601" w:rsidRPr="000C2601">
        <w:rPr>
          <w:rStyle w:val="StyleBlue"/>
        </w:rPr>
        <w:fldChar w:fldCharType="begin"/>
      </w:r>
      <w:r w:rsidR="000C2601" w:rsidRPr="000C2601">
        <w:rPr>
          <w:rStyle w:val="StyleBlue"/>
        </w:rPr>
        <w:instrText xml:space="preserve"> REF _Ref205533877 \h </w:instrText>
      </w:r>
      <w:r w:rsidR="000C2601">
        <w:rPr>
          <w:rStyle w:val="StyleBlue"/>
        </w:rPr>
        <w:instrText xml:space="preserve"> \* MERGEFORMAT </w:instrText>
      </w:r>
      <w:r w:rsidR="000C2601" w:rsidRPr="000C2601">
        <w:rPr>
          <w:rStyle w:val="StyleBlue"/>
        </w:rPr>
      </w:r>
      <w:r w:rsidR="000C2601" w:rsidRPr="000C2601">
        <w:rPr>
          <w:rStyle w:val="StyleBlue"/>
        </w:rPr>
        <w:fldChar w:fldCharType="separate"/>
      </w:r>
      <w:r w:rsidR="00AF00B4" w:rsidRPr="00AF00B4">
        <w:rPr>
          <w:rStyle w:val="StyleBlue"/>
        </w:rPr>
        <w:t>References</w:t>
      </w:r>
      <w:r w:rsidR="000C2601" w:rsidRPr="000C2601">
        <w:rPr>
          <w:rStyle w:val="StyleBlue"/>
        </w:rPr>
        <w:fldChar w:fldCharType="end"/>
      </w:r>
      <w:r w:rsidR="000C2601">
        <w:rPr>
          <w:rStyle w:val="StyleBlue"/>
          <w:color w:val="auto"/>
        </w:rPr>
        <w:t>.</w:t>
      </w:r>
    </w:p>
    <w:p w14:paraId="35C7B4FB" w14:textId="2CA701B8" w:rsidR="001C1B14" w:rsidRPr="005C356A" w:rsidRDefault="001C1B14" w:rsidP="001C1B14">
      <w:pPr>
        <w:pStyle w:val="BodyText"/>
      </w:pPr>
      <w:r>
        <w:t xml:space="preserve">There are Artifacts </w:t>
      </w:r>
      <w:r w:rsidRPr="004A7869">
        <w:rPr>
          <w:rStyle w:val="StyleBlue"/>
        </w:rPr>
        <w:fldChar w:fldCharType="begin"/>
      </w:r>
      <w:r w:rsidRPr="004A7869">
        <w:rPr>
          <w:rStyle w:val="StyleBlue"/>
        </w:rPr>
        <w:instrText xml:space="preserve"> REF _Ref112851572 \r \h </w:instrText>
      </w:r>
      <w:r>
        <w:rPr>
          <w:rStyle w:val="StyleBlue"/>
        </w:rPr>
        <w:instrText xml:space="preserve"> \* MERGEFORMAT </w:instrText>
      </w:r>
      <w:r w:rsidRPr="004A7869">
        <w:rPr>
          <w:rStyle w:val="StyleBlue"/>
        </w:rPr>
      </w:r>
      <w:r w:rsidRPr="004A7869">
        <w:rPr>
          <w:rStyle w:val="StyleBlue"/>
        </w:rPr>
        <w:fldChar w:fldCharType="separate"/>
      </w:r>
      <w:r w:rsidR="00AF00B4">
        <w:rPr>
          <w:rStyle w:val="StyleBlue"/>
        </w:rPr>
        <w:t>[1]</w:t>
      </w:r>
      <w:r w:rsidRPr="004A7869">
        <w:rPr>
          <w:rStyle w:val="StyleBlue"/>
        </w:rPr>
        <w:fldChar w:fldCharType="end"/>
      </w:r>
      <w:r>
        <w:rPr>
          <w:rStyle w:val="StyleBlue"/>
        </w:rPr>
        <w:t xml:space="preserve"> </w:t>
      </w:r>
      <w:r w:rsidRPr="002E02A8">
        <w:rPr>
          <w:rStyle w:val="StyleBlue"/>
          <w:color w:val="auto"/>
        </w:rPr>
        <w:t>in this document</w:t>
      </w:r>
      <w:r>
        <w:rPr>
          <w:rStyle w:val="StyleBlue"/>
          <w:color w:val="auto"/>
        </w:rPr>
        <w:t>,</w:t>
      </w:r>
      <w:r w:rsidRPr="002E02A8">
        <w:rPr>
          <w:rStyle w:val="StyleBlue"/>
          <w:color w:val="auto"/>
        </w:rPr>
        <w:t xml:space="preserve"> as defined in </w:t>
      </w:r>
      <w:r w:rsidRPr="002E02A8">
        <w:rPr>
          <w:i/>
          <w:iCs/>
        </w:rPr>
        <w:t>NENA Rules for Use of Version Control Repositories</w:t>
      </w:r>
      <w:r>
        <w:t xml:space="preserve">, </w:t>
      </w:r>
      <w:r w:rsidRPr="005C356A">
        <w:t>NENA-ADM-012</w:t>
      </w:r>
      <w:r>
        <w:rPr>
          <w:color w:val="0000FF"/>
        </w:rPr>
        <w:t xml:space="preserve"> </w:t>
      </w:r>
      <w:r w:rsidR="00855C90">
        <w:rPr>
          <w:color w:val="0000FF"/>
        </w:rPr>
        <w:fldChar w:fldCharType="begin"/>
      </w:r>
      <w:r w:rsidR="00855C90">
        <w:rPr>
          <w:color w:val="0000FF"/>
        </w:rPr>
        <w:instrText xml:space="preserve"> REF _Ref209768609 \r \h </w:instrText>
      </w:r>
      <w:r w:rsidR="00855C90">
        <w:rPr>
          <w:color w:val="0000FF"/>
        </w:rPr>
      </w:r>
      <w:r w:rsidR="00855C90">
        <w:rPr>
          <w:color w:val="0000FF"/>
        </w:rPr>
        <w:fldChar w:fldCharType="separate"/>
      </w:r>
      <w:r w:rsidR="00AF00B4">
        <w:rPr>
          <w:color w:val="0000FF"/>
        </w:rPr>
        <w:t>[4]</w:t>
      </w:r>
      <w:r w:rsidR="00855C90">
        <w:rPr>
          <w:color w:val="0000FF"/>
        </w:rPr>
        <w:fldChar w:fldCharType="end"/>
      </w:r>
      <w:r w:rsidR="00855C90" w:rsidRPr="00855C90">
        <w:t>.</w:t>
      </w:r>
      <w:r>
        <w:t xml:space="preserve"> Artifacts </w:t>
      </w:r>
      <w:r w:rsidRPr="005C356A">
        <w:t>defined in NENA documents</w:t>
      </w:r>
      <w:r>
        <w:t xml:space="preserve">, such as </w:t>
      </w:r>
      <w:r w:rsidRPr="005C356A">
        <w:t xml:space="preserve">Representational </w:t>
      </w:r>
      <w:r>
        <w:t>S</w:t>
      </w:r>
      <w:r w:rsidRPr="005C356A">
        <w:t xml:space="preserve">tate </w:t>
      </w:r>
      <w:r>
        <w:t>T</w:t>
      </w:r>
      <w:r w:rsidRPr="005C356A">
        <w:t>ransfer (REST) interfaces and JavaScript Object Notation (JSON) objects</w:t>
      </w:r>
      <w:r>
        <w:t>,</w:t>
      </w:r>
      <w:r w:rsidRPr="005C356A">
        <w:t xml:space="preserve"> </w:t>
      </w:r>
      <w:r>
        <w:t xml:space="preserve">usually </w:t>
      </w:r>
      <w:r w:rsidRPr="005C356A">
        <w:t xml:space="preserve">use </w:t>
      </w:r>
      <w:r w:rsidRPr="00A67AE2">
        <w:t xml:space="preserve">OpenAPI </w:t>
      </w:r>
      <w:r w:rsidR="00855C90" w:rsidRPr="00855C90">
        <w:rPr>
          <w:rStyle w:val="StyleBlue"/>
        </w:rPr>
        <w:fldChar w:fldCharType="begin"/>
      </w:r>
      <w:r w:rsidR="00855C90" w:rsidRPr="00855C90">
        <w:rPr>
          <w:rStyle w:val="StyleBlue"/>
        </w:rPr>
        <w:instrText xml:space="preserve"> REF _Ref210388857 \r \h </w:instrText>
      </w:r>
      <w:r w:rsidR="00855C90">
        <w:rPr>
          <w:rStyle w:val="StyleBlue"/>
        </w:rPr>
        <w:instrText xml:space="preserve"> \* MERGEFORMAT </w:instrText>
      </w:r>
      <w:r w:rsidR="00855C90" w:rsidRPr="00855C90">
        <w:rPr>
          <w:rStyle w:val="StyleBlue"/>
        </w:rPr>
      </w:r>
      <w:r w:rsidR="00855C90" w:rsidRPr="00855C90">
        <w:rPr>
          <w:rStyle w:val="StyleBlue"/>
        </w:rPr>
        <w:fldChar w:fldCharType="separate"/>
      </w:r>
      <w:r w:rsidR="00AF00B4">
        <w:rPr>
          <w:rStyle w:val="StyleBlue"/>
        </w:rPr>
        <w:t>[5]</w:t>
      </w:r>
      <w:r w:rsidR="00855C90" w:rsidRPr="00855C90">
        <w:rPr>
          <w:rStyle w:val="StyleBlue"/>
        </w:rPr>
        <w:fldChar w:fldCharType="end"/>
      </w:r>
      <w:r w:rsidR="00855C90">
        <w:rPr>
          <w:color w:val="0000FF"/>
        </w:rPr>
        <w:t xml:space="preserve"> </w:t>
      </w:r>
      <w:r w:rsidRPr="005C356A">
        <w:t>as their formal description.</w:t>
      </w:r>
      <w:bookmarkStart w:id="38" w:name="_Hlk179969018"/>
      <w:r>
        <w:t xml:space="preserve"> In some cases, XML is used</w:t>
      </w:r>
      <w:r w:rsidR="00855C90">
        <w:rPr>
          <w:rStyle w:val="StyleBlue"/>
        </w:rPr>
        <w:t xml:space="preserve"> </w:t>
      </w:r>
      <w:r w:rsidR="00855C90">
        <w:rPr>
          <w:rStyle w:val="StyleBlue"/>
        </w:rPr>
        <w:fldChar w:fldCharType="begin"/>
      </w:r>
      <w:r w:rsidR="00855C90">
        <w:rPr>
          <w:rStyle w:val="StyleBlue"/>
        </w:rPr>
        <w:instrText xml:space="preserve"> REF _Ref209767154 \r \h </w:instrText>
      </w:r>
      <w:r w:rsidR="00855C90">
        <w:rPr>
          <w:rStyle w:val="StyleBlue"/>
        </w:rPr>
      </w:r>
      <w:r w:rsidR="00855C90">
        <w:rPr>
          <w:rStyle w:val="StyleBlue"/>
        </w:rPr>
        <w:fldChar w:fldCharType="separate"/>
      </w:r>
      <w:r w:rsidR="00AF00B4">
        <w:rPr>
          <w:rStyle w:val="StyleBlue"/>
        </w:rPr>
        <w:t>[6]</w:t>
      </w:r>
      <w:r w:rsidR="00855C90">
        <w:rPr>
          <w:rStyle w:val="StyleBlue"/>
        </w:rPr>
        <w:fldChar w:fldCharType="end"/>
      </w:r>
      <w:r>
        <w:t>.</w:t>
      </w:r>
      <w:bookmarkEnd w:id="38"/>
    </w:p>
    <w:p w14:paraId="4976D09B" w14:textId="77777777" w:rsidR="001C1B14" w:rsidRDefault="001C1B14" w:rsidP="001C1B14">
      <w:pPr>
        <w:pStyle w:val="BodyText"/>
      </w:pPr>
      <w:r w:rsidRPr="00712438">
        <w:t xml:space="preserve">In the description of the </w:t>
      </w:r>
      <w:r w:rsidRPr="00E155FE">
        <w:rPr>
          <w:rFonts w:cs="Tahoma"/>
        </w:rPr>
        <w:t xml:space="preserve">interface or object </w:t>
      </w:r>
      <w:r w:rsidRPr="00712438">
        <w:t xml:space="preserve">in </w:t>
      </w:r>
      <w:r w:rsidRPr="00E155FE">
        <w:rPr>
          <w:rFonts w:cs="Tahoma"/>
        </w:rPr>
        <w:t>NENA documents</w:t>
      </w:r>
      <w:r w:rsidRPr="00712438">
        <w:t xml:space="preserve">, a table </w:t>
      </w:r>
      <w:r w:rsidRPr="00E155FE">
        <w:rPr>
          <w:rFonts w:cs="Tahoma"/>
        </w:rPr>
        <w:t xml:space="preserve">may appear </w:t>
      </w:r>
      <w:r w:rsidRPr="00712438">
        <w:t>that describes the parameters to the interface and the data objects. These tables are informative</w:t>
      </w:r>
      <w:r>
        <w:t>;</w:t>
      </w:r>
      <w:r w:rsidRPr="00712438">
        <w:t xml:space="preserve"> the </w:t>
      </w:r>
      <w:r w:rsidRPr="00E155FE">
        <w:rPr>
          <w:rFonts w:cs="Tahoma"/>
        </w:rPr>
        <w:t xml:space="preserve">Artifact </w:t>
      </w:r>
      <w:r w:rsidRPr="00712438">
        <w:t xml:space="preserve">file is the normative documentation of the </w:t>
      </w:r>
      <w:r w:rsidRPr="00E155FE">
        <w:rPr>
          <w:rFonts w:cs="Tahoma"/>
        </w:rPr>
        <w:t>interface and data objects</w:t>
      </w:r>
      <w:r>
        <w:rPr>
          <w:rFonts w:cs="Tahoma"/>
        </w:rPr>
        <w:t xml:space="preserve"> unless otherwise specified in the document</w:t>
      </w:r>
      <w:r w:rsidRPr="00712438">
        <w:t xml:space="preserve">. If there is a discrepancy between the table and the </w:t>
      </w:r>
      <w:r w:rsidRPr="00E155FE">
        <w:rPr>
          <w:rFonts w:cs="Tahoma"/>
        </w:rPr>
        <w:t xml:space="preserve">Artifact </w:t>
      </w:r>
      <w:r w:rsidRPr="00712438">
        <w:t xml:space="preserve">file, the </w:t>
      </w:r>
      <w:r w:rsidRPr="00E155FE">
        <w:rPr>
          <w:rFonts w:cs="Tahoma"/>
        </w:rPr>
        <w:t xml:space="preserve">Artifact file </w:t>
      </w:r>
      <w:r w:rsidRPr="00712438">
        <w:t>controls</w:t>
      </w:r>
      <w:r>
        <w:t xml:space="preserve"> unless otherwise specified in the document</w:t>
      </w:r>
      <w:r w:rsidRPr="00712438">
        <w:t>.</w:t>
      </w:r>
    </w:p>
    <w:p w14:paraId="6E2DB8D3" w14:textId="7331583C" w:rsidR="001C1B14" w:rsidRDefault="001C1B14" w:rsidP="001C1B14">
      <w:pPr>
        <w:pStyle w:val="BodyText"/>
      </w:pPr>
      <w:r w:rsidRPr="00712438">
        <w:t xml:space="preserve">In the tables, </w:t>
      </w:r>
      <w:r w:rsidR="002447F8">
        <w:t xml:space="preserve">there is </w:t>
      </w:r>
      <w:r w:rsidRPr="00712438">
        <w:t xml:space="preserve">a column </w:t>
      </w:r>
      <w:r>
        <w:t>named</w:t>
      </w:r>
      <w:r w:rsidRPr="00712438">
        <w:t xml:space="preserve"> "Required</w:t>
      </w:r>
      <w:r>
        <w:t>.</w:t>
      </w:r>
      <w:r w:rsidRPr="00712438">
        <w:t>" T</w:t>
      </w:r>
      <w:r>
        <w:t xml:space="preserve">he following three (3) </w:t>
      </w:r>
      <w:r w:rsidRPr="00712438">
        <w:t>values may occur in this column</w:t>
      </w:r>
      <w:r>
        <w:t>:</w:t>
      </w:r>
    </w:p>
    <w:p w14:paraId="6B1873C8" w14:textId="77777777" w:rsidR="001C1B14" w:rsidRDefault="001C1B14" w:rsidP="001C1B14">
      <w:pPr>
        <w:pStyle w:val="ListParagraph"/>
        <w:numPr>
          <w:ilvl w:val="0"/>
          <w:numId w:val="18"/>
        </w:numPr>
      </w:pPr>
      <w:r w:rsidRPr="00961978">
        <w:t>A</w:t>
      </w:r>
      <w:r w:rsidRPr="005C356A">
        <w:t xml:space="preserve"> </w:t>
      </w:r>
      <w:r>
        <w:t>“Yes”</w:t>
      </w:r>
      <w:r w:rsidRPr="00712438">
        <w:t xml:space="preserve"> means the parameter or member </w:t>
      </w:r>
      <w:r w:rsidRPr="00961978">
        <w:t xml:space="preserve">MUST </w:t>
      </w:r>
      <w:r w:rsidRPr="00712438">
        <w:t xml:space="preserve">be present. It </w:t>
      </w:r>
      <w:r w:rsidRPr="00961978">
        <w:t xml:space="preserve">MUST </w:t>
      </w:r>
      <w:r w:rsidRPr="00712438">
        <w:t xml:space="preserve">appear in the </w:t>
      </w:r>
      <w:r>
        <w:t>“</w:t>
      </w:r>
      <w:r w:rsidRPr="00712438">
        <w:t>required</w:t>
      </w:r>
      <w:r>
        <w:t>”</w:t>
      </w:r>
      <w:r w:rsidRPr="00712438">
        <w:t xml:space="preserve"> section of the </w:t>
      </w:r>
      <w:r w:rsidRPr="00961978">
        <w:t xml:space="preserve">Artifact </w:t>
      </w:r>
      <w:r w:rsidRPr="00712438">
        <w:t>file.</w:t>
      </w:r>
    </w:p>
    <w:p w14:paraId="241EA6AF" w14:textId="77777777" w:rsidR="001C1B14" w:rsidRDefault="001C1B14" w:rsidP="001C1B14">
      <w:pPr>
        <w:pStyle w:val="ListParagraph"/>
        <w:numPr>
          <w:ilvl w:val="0"/>
          <w:numId w:val="18"/>
        </w:numPr>
      </w:pPr>
      <w:r w:rsidRPr="00961978">
        <w:t>A</w:t>
      </w:r>
      <w:r w:rsidRPr="005C356A">
        <w:t xml:space="preserve"> </w:t>
      </w:r>
      <w:r>
        <w:t>“No”</w:t>
      </w:r>
      <w:r w:rsidRPr="00712438">
        <w:t xml:space="preserve"> means that the parameter or member </w:t>
      </w:r>
      <w:r w:rsidRPr="00961978">
        <w:t>MAY be present</w:t>
      </w:r>
      <w:r w:rsidRPr="00712438">
        <w:t xml:space="preserve">. It </w:t>
      </w:r>
      <w:r w:rsidRPr="00961978">
        <w:t xml:space="preserve">MUST NOT </w:t>
      </w:r>
      <w:r w:rsidRPr="00712438">
        <w:t xml:space="preserve">appear in the </w:t>
      </w:r>
      <w:r>
        <w:t>“</w:t>
      </w:r>
      <w:r w:rsidRPr="00712438">
        <w:t>required</w:t>
      </w:r>
      <w:r>
        <w:t>”</w:t>
      </w:r>
      <w:r w:rsidRPr="00712438">
        <w:t xml:space="preserve"> section of the </w:t>
      </w:r>
      <w:r w:rsidRPr="00961978">
        <w:t xml:space="preserve">Artifact </w:t>
      </w:r>
      <w:r w:rsidRPr="00712438">
        <w:t>file.</w:t>
      </w:r>
    </w:p>
    <w:p w14:paraId="46ED581F" w14:textId="77777777" w:rsidR="001C1B14" w:rsidRDefault="001C1B14" w:rsidP="001C1B14">
      <w:pPr>
        <w:pStyle w:val="ListParagraph"/>
        <w:numPr>
          <w:ilvl w:val="0"/>
          <w:numId w:val="18"/>
        </w:numPr>
      </w:pPr>
      <w:r w:rsidRPr="00961978">
        <w:t>A</w:t>
      </w:r>
      <w:r w:rsidRPr="005C356A">
        <w:t xml:space="preserve"> </w:t>
      </w:r>
      <w:r>
        <w:t>“Conditional”</w:t>
      </w:r>
      <w:r w:rsidRPr="00712438">
        <w:t xml:space="preserve"> means that the </w:t>
      </w:r>
      <w:r w:rsidRPr="00961978">
        <w:t xml:space="preserve">presence of the </w:t>
      </w:r>
      <w:r w:rsidRPr="00712438">
        <w:t>parameter or member is conditional. This value alerts the reader that a business rule is specified</w:t>
      </w:r>
      <w:r w:rsidRPr="00961978">
        <w:t xml:space="preserve">, which </w:t>
      </w:r>
      <w:r w:rsidRPr="00712438">
        <w:t xml:space="preserve">controls the presence of the parameter or member. It </w:t>
      </w:r>
      <w:r w:rsidRPr="00961978">
        <w:t xml:space="preserve">MUST NOT </w:t>
      </w:r>
      <w:r w:rsidRPr="00712438">
        <w:t xml:space="preserve">appear in the </w:t>
      </w:r>
      <w:r>
        <w:t>“</w:t>
      </w:r>
      <w:r w:rsidRPr="00712438">
        <w:t>required</w:t>
      </w:r>
      <w:r>
        <w:t>”</w:t>
      </w:r>
      <w:r w:rsidRPr="00712438">
        <w:t xml:space="preserve"> section of the </w:t>
      </w:r>
      <w:r w:rsidRPr="00961978">
        <w:t xml:space="preserve">Artifact </w:t>
      </w:r>
      <w:r w:rsidRPr="00712438">
        <w:lastRenderedPageBreak/>
        <w:t>file.</w:t>
      </w:r>
      <w:r w:rsidRPr="00961978">
        <w:t xml:space="preserve"> This is because notation formats like YAML do not provide a way to support a conditional business rule.</w:t>
      </w:r>
    </w:p>
    <w:p w14:paraId="5EE59EBB" w14:textId="53D31146" w:rsidR="00902DD1" w:rsidRPr="00712438" w:rsidRDefault="001C1B14" w:rsidP="00F122BD">
      <w:r w:rsidRPr="001C6D68">
        <w:t>Business rules are contained in this document for associated Artifacts. These business rules MUST be followed in implementing the standard.</w:t>
      </w:r>
      <w:r>
        <w:t xml:space="preserve"> </w:t>
      </w:r>
    </w:p>
    <w:p w14:paraId="7ADD20FA" w14:textId="3515EAE1" w:rsidR="00834F03" w:rsidRPr="00613136" w:rsidRDefault="009F230D" w:rsidP="00892BD1">
      <w:pPr>
        <w:pStyle w:val="Header"/>
      </w:pPr>
      <w:bookmarkStart w:id="39" w:name="_Hlk111031081"/>
      <w:bookmarkStart w:id="40" w:name="_Hlk494101569"/>
      <w:bookmarkStart w:id="41" w:name="_Toc213164119"/>
      <w:bookmarkStart w:id="42" w:name="_Hlk7636633"/>
      <w:r>
        <w:t xml:space="preserve">NENA </w:t>
      </w:r>
      <w:bookmarkEnd w:id="39"/>
      <w:r w:rsidR="00834F03" w:rsidRPr="00613136">
        <w:t xml:space="preserve">Intellectual Property Rights (IPR) </w:t>
      </w:r>
      <w:bookmarkStart w:id="43" w:name="_Hlk111031100"/>
      <w:r>
        <w:t>and Antitrust</w:t>
      </w:r>
      <w:r w:rsidR="00A541A6">
        <w:t xml:space="preserve"> </w:t>
      </w:r>
      <w:bookmarkEnd w:id="43"/>
      <w:r w:rsidR="00834F03" w:rsidRPr="00613136">
        <w:t>Policy</w:t>
      </w:r>
      <w:bookmarkEnd w:id="40"/>
      <w:bookmarkEnd w:id="41"/>
    </w:p>
    <w:bookmarkEnd w:id="42"/>
    <w:p w14:paraId="10471A9F" w14:textId="091B4433" w:rsidR="00AE2CF2" w:rsidRPr="00B0659C" w:rsidRDefault="00DE313A" w:rsidP="00EA0B7E">
      <w:pPr>
        <w:pStyle w:val="BodyText"/>
      </w:pPr>
      <w:r w:rsidRPr="00D5226A">
        <w:t xml:space="preserve">The </w:t>
      </w:r>
      <w:r w:rsidR="00AE2CF2" w:rsidRPr="005B0E1A">
        <w:t xml:space="preserve">user's attention is called to the possibility that compliance with this </w:t>
      </w:r>
      <w:r w:rsidR="00620B2E">
        <w:t>document</w:t>
      </w:r>
      <w:r w:rsidR="00AE2CF2" w:rsidRPr="005B0E1A">
        <w:t xml:space="preserve"> may require use of an invention covered by patent rights. By publication of this </w:t>
      </w:r>
      <w:r w:rsidR="00620B2E">
        <w:t>document</w:t>
      </w:r>
      <w:r w:rsidR="00AE2CF2" w:rsidRPr="005B0E1A">
        <w:t xml:space="preserve">, NENA takes no position with respect to the validity of any such claim(s) or of any patent rights in connection therewith. If a patent holder has filed a statement of willingness to grant a license under these rights on reasonable and nondiscriminatory terms and conditions to applicants desiring to obtain such a license, then details may be obtained from NENA by contacting the Committee Resource </w:t>
      </w:r>
      <w:r w:rsidR="00235BEF">
        <w:t>Management team</w:t>
      </w:r>
      <w:r w:rsidR="00AE2CF2" w:rsidRPr="005B0E1A">
        <w:t xml:space="preserve"> </w:t>
      </w:r>
      <w:r w:rsidR="00B35D39">
        <w:t xml:space="preserve">at </w:t>
      </w:r>
      <w:hyperlink r:id="rId17" w:history="1">
        <w:r w:rsidR="00B35D39" w:rsidRPr="00A901C2">
          <w:rPr>
            <w:rStyle w:val="Hyperlink"/>
            <w:rFonts w:eastAsiaTheme="minorEastAsia"/>
          </w:rPr>
          <w:t>crm@nena.org</w:t>
        </w:r>
      </w:hyperlink>
      <w:r w:rsidR="00B35D39">
        <w:rPr>
          <w:rFonts w:eastAsiaTheme="minorEastAsia" w:cs="Tahoma"/>
        </w:rPr>
        <w:t>.</w:t>
      </w:r>
    </w:p>
    <w:p w14:paraId="12D50CB9" w14:textId="7614107F" w:rsidR="00834F03" w:rsidRPr="00842E93" w:rsidRDefault="00AE2CF2" w:rsidP="00EA0B7E">
      <w:pPr>
        <w:pStyle w:val="BodyText"/>
      </w:pPr>
      <w:r w:rsidRPr="00B0659C">
        <w:t xml:space="preserve">Consistent with the NENA IPR </w:t>
      </w:r>
      <w:r w:rsidR="00A47B62" w:rsidRPr="00B0659C">
        <w:t xml:space="preserve">and Antitrust </w:t>
      </w:r>
      <w:r w:rsidRPr="00B0659C">
        <w:t>Policy, available at</w:t>
      </w:r>
      <w:r w:rsidR="00CF5D3F" w:rsidRPr="00B0659C">
        <w:t xml:space="preserve"> </w:t>
      </w:r>
      <w:hyperlink r:id="rId18" w:history="1">
        <w:r w:rsidR="00CF5D3F" w:rsidRPr="00661485">
          <w:rPr>
            <w:rStyle w:val="Hyperlink"/>
          </w:rPr>
          <w:t>https://www.nena.org/ipr</w:t>
        </w:r>
      </w:hyperlink>
      <w:r w:rsidRPr="00B0659C">
        <w:t>, NENA invites any interested party to bring to its attention any copyrights, patents or patent applications, or other proprietary rights that may cover techn</w:t>
      </w:r>
      <w:r w:rsidRPr="00842E93">
        <w:t xml:space="preserve">ology that may be required to implement </w:t>
      </w:r>
      <w:r w:rsidR="00A47B62">
        <w:t xml:space="preserve">this </w:t>
      </w:r>
      <w:r w:rsidR="00C12497">
        <w:t xml:space="preserve">Information </w:t>
      </w:r>
      <w:r w:rsidR="00620B2E">
        <w:t>document</w:t>
      </w:r>
      <w:r w:rsidRPr="00842E93">
        <w:t>.</w:t>
      </w:r>
    </w:p>
    <w:p w14:paraId="1255C936" w14:textId="77777777" w:rsidR="00834F03" w:rsidRPr="00842E93" w:rsidRDefault="00834F03" w:rsidP="00EA0B7E">
      <w:pPr>
        <w:pStyle w:val="BodyText"/>
      </w:pPr>
      <w:r w:rsidRPr="00842E93">
        <w:t>Please address the information to:</w:t>
      </w:r>
    </w:p>
    <w:p w14:paraId="39D63683" w14:textId="77777777" w:rsidR="00834F03" w:rsidRPr="00842E93" w:rsidRDefault="00834F03" w:rsidP="00EA0B7E">
      <w:pPr>
        <w:pStyle w:val="BodyText"/>
        <w:contextualSpacing/>
      </w:pPr>
      <w:r w:rsidRPr="00842E93">
        <w:t>National Emergency Number Association</w:t>
      </w:r>
    </w:p>
    <w:p w14:paraId="69F61070" w14:textId="77777777" w:rsidR="00834F03" w:rsidRPr="00842E93" w:rsidRDefault="00834F03" w:rsidP="00EA0B7E">
      <w:pPr>
        <w:pStyle w:val="BodyText"/>
        <w:contextualSpacing/>
      </w:pPr>
      <w:r w:rsidRPr="00842E93">
        <w:t>1700 Diagonal Rd, Suite 500</w:t>
      </w:r>
    </w:p>
    <w:p w14:paraId="1FE17FCB" w14:textId="77777777" w:rsidR="00834F03" w:rsidRPr="00842E93" w:rsidRDefault="00834F03" w:rsidP="00EA0B7E">
      <w:pPr>
        <w:pStyle w:val="BodyText"/>
        <w:contextualSpacing/>
      </w:pPr>
      <w:r w:rsidRPr="00842E93">
        <w:t>Alexandria, VA 22314</w:t>
      </w:r>
    </w:p>
    <w:p w14:paraId="23CD5A85" w14:textId="76E0B8D2" w:rsidR="00834F03" w:rsidRPr="0086274C" w:rsidRDefault="00834F03" w:rsidP="00EA0B7E">
      <w:pPr>
        <w:pStyle w:val="BodyText"/>
      </w:pPr>
      <w:r w:rsidRPr="00842E93">
        <w:t xml:space="preserve">or </w:t>
      </w:r>
      <w:hyperlink r:id="rId19" w:history="1">
        <w:r w:rsidR="00961978" w:rsidRPr="00FE1AC0">
          <w:rPr>
            <w:rStyle w:val="Hyperlink"/>
          </w:rPr>
          <w:t>crm@nena.org</w:t>
        </w:r>
      </w:hyperlink>
    </w:p>
    <w:p w14:paraId="2360C2C5" w14:textId="77777777" w:rsidR="00834F03" w:rsidRPr="00431E59" w:rsidRDefault="00834F03" w:rsidP="00892BD1">
      <w:pPr>
        <w:pStyle w:val="Header"/>
      </w:pPr>
      <w:bookmarkStart w:id="44" w:name="_Toc257210314"/>
      <w:bookmarkStart w:id="45" w:name="_Toc213164120"/>
      <w:r w:rsidRPr="00431E59">
        <w:t>Reason for Issue/Reissue</w:t>
      </w:r>
      <w:bookmarkStart w:id="46" w:name="_Hlk7636732"/>
      <w:bookmarkEnd w:id="44"/>
      <w:bookmarkEnd w:id="45"/>
    </w:p>
    <w:bookmarkEnd w:id="46"/>
    <w:p w14:paraId="49F2BD16" w14:textId="0E69FC12" w:rsidR="00253DC6" w:rsidRDefault="003270A6" w:rsidP="00253DC6">
      <w:pPr>
        <w:pStyle w:val="BodyText"/>
        <w:rPr>
          <w:color w:val="C00000"/>
        </w:rPr>
      </w:pPr>
      <w:r w:rsidRPr="002671C2">
        <w:rPr>
          <w:rFonts w:cs="Tahoma"/>
          <w:b/>
          <w:color w:val="C00000"/>
        </w:rPr>
        <w:t xml:space="preserve">NOTE to document editor: </w:t>
      </w:r>
      <w:r w:rsidR="003D733C" w:rsidRPr="00103142">
        <w:rPr>
          <w:color w:val="C00000"/>
        </w:rPr>
        <w:t xml:space="preserve">For all revisions to the initial document, the WG/editor will need to provide a synopsis of the Reason for </w:t>
      </w:r>
      <w:r w:rsidR="00F70F29">
        <w:rPr>
          <w:color w:val="C00000"/>
        </w:rPr>
        <w:t>Issue/Reissue</w:t>
      </w:r>
      <w:r w:rsidR="003D733C" w:rsidRPr="00103142">
        <w:rPr>
          <w:color w:val="C00000"/>
        </w:rPr>
        <w:t xml:space="preserve">. While </w:t>
      </w:r>
      <w:r w:rsidR="00F70F29">
        <w:rPr>
          <w:color w:val="C00000"/>
        </w:rPr>
        <w:t>it</w:t>
      </w:r>
      <w:r w:rsidR="003D733C" w:rsidRPr="00103142">
        <w:rPr>
          <w:color w:val="C00000"/>
        </w:rPr>
        <w:t xml:space="preserve"> should be as brief as possible, </w:t>
      </w:r>
      <w:r w:rsidR="00F70F29">
        <w:rPr>
          <w:color w:val="C00000"/>
        </w:rPr>
        <w:t>it</w:t>
      </w:r>
      <w:r w:rsidR="003D733C" w:rsidRPr="00103142">
        <w:rPr>
          <w:color w:val="C00000"/>
        </w:rPr>
        <w:t xml:space="preserve"> should permit the reader to have a good </w:t>
      </w:r>
      <w:r w:rsidR="0068510E">
        <w:rPr>
          <w:color w:val="C00000"/>
        </w:rPr>
        <w:t>understanding</w:t>
      </w:r>
      <w:r w:rsidR="003D733C" w:rsidRPr="00103142">
        <w:rPr>
          <w:color w:val="C00000"/>
        </w:rPr>
        <w:t xml:space="preserve"> of what </w:t>
      </w:r>
      <w:r w:rsidR="00812688" w:rsidRPr="00103142">
        <w:rPr>
          <w:color w:val="C00000"/>
        </w:rPr>
        <w:t>has changed</w:t>
      </w:r>
      <w:r w:rsidR="003D733C" w:rsidRPr="00103142">
        <w:rPr>
          <w:color w:val="C00000"/>
        </w:rPr>
        <w:t xml:space="preserve"> in each revision. If a major rewrite was performed, a statement to that effect is appropriate in</w:t>
      </w:r>
      <w:r w:rsidR="00A43F06">
        <w:rPr>
          <w:color w:val="C00000"/>
        </w:rPr>
        <w:t>stead</w:t>
      </w:r>
      <w:r w:rsidR="003D733C" w:rsidRPr="00103142">
        <w:rPr>
          <w:color w:val="C00000"/>
        </w:rPr>
        <w:t xml:space="preserve"> of trying </w:t>
      </w:r>
      <w:r w:rsidR="00A43F06">
        <w:rPr>
          <w:color w:val="C00000"/>
        </w:rPr>
        <w:t xml:space="preserve">to </w:t>
      </w:r>
      <w:r w:rsidR="003D733C" w:rsidRPr="00103142">
        <w:rPr>
          <w:color w:val="C00000"/>
        </w:rPr>
        <w:t xml:space="preserve">list </w:t>
      </w:r>
      <w:r w:rsidR="00812688" w:rsidRPr="00103142">
        <w:rPr>
          <w:color w:val="C00000"/>
        </w:rPr>
        <w:t>all</w:t>
      </w:r>
      <w:r w:rsidR="003D733C" w:rsidRPr="00103142">
        <w:rPr>
          <w:color w:val="C00000"/>
        </w:rPr>
        <w:t xml:space="preserve"> the changes.</w:t>
      </w:r>
      <w:r w:rsidR="00F70F29">
        <w:rPr>
          <w:color w:val="C00000"/>
        </w:rPr>
        <w:t xml:space="preserve"> The CRM </w:t>
      </w:r>
      <w:r w:rsidR="00235BEF">
        <w:rPr>
          <w:color w:val="C00000"/>
        </w:rPr>
        <w:t xml:space="preserve">team </w:t>
      </w:r>
      <w:r w:rsidR="00F70F29">
        <w:rPr>
          <w:color w:val="C00000"/>
        </w:rPr>
        <w:t>will insert the official document number and Approval Date.</w:t>
      </w:r>
    </w:p>
    <w:p w14:paraId="5C0FDBE1" w14:textId="20F3847B" w:rsidR="003D733C" w:rsidRPr="00F22273" w:rsidRDefault="00253DC6" w:rsidP="00253DC6">
      <w:pPr>
        <w:pStyle w:val="BodyText"/>
      </w:pPr>
      <w:r>
        <w:rPr>
          <w:color w:val="C00000"/>
        </w:rPr>
        <w:t xml:space="preserve">If the document modifies any git repository, it shall be recorded here with the version of the repository this document creates or modifies, including the </w:t>
      </w:r>
      <w:r w:rsidR="00D35928">
        <w:rPr>
          <w:color w:val="C00000"/>
        </w:rPr>
        <w:t>Artifact version and document version</w:t>
      </w:r>
      <w:r>
        <w:rPr>
          <w:color w:val="C00000"/>
        </w:rPr>
        <w:t xml:space="preserve"> tag</w:t>
      </w:r>
      <w:r w:rsidR="00D35928">
        <w:rPr>
          <w:color w:val="C00000"/>
        </w:rPr>
        <w:t>s</w:t>
      </w:r>
      <w:r>
        <w:rPr>
          <w:color w:val="C00000"/>
        </w:rPr>
        <w:t>.</w:t>
      </w:r>
    </w:p>
    <w:p w14:paraId="2279AB88" w14:textId="5C36EF70" w:rsidR="0087052E" w:rsidRDefault="00834F03" w:rsidP="00834F03">
      <w:pPr>
        <w:pStyle w:val="BodyText"/>
        <w:rPr>
          <w:rFonts w:cs="Tahoma"/>
        </w:rPr>
      </w:pPr>
      <w:r w:rsidRPr="0086274C">
        <w:rPr>
          <w:rFonts w:cs="Tahoma"/>
        </w:rPr>
        <w:t xml:space="preserve">NENA reserves the right to </w:t>
      </w:r>
      <w:r w:rsidR="00F70F29">
        <w:rPr>
          <w:rFonts w:cs="Tahoma"/>
        </w:rPr>
        <w:t>revise</w:t>
      </w:r>
      <w:r w:rsidR="00F70F29" w:rsidRPr="0086274C">
        <w:rPr>
          <w:rFonts w:cs="Tahoma"/>
        </w:rPr>
        <w:t xml:space="preserve"> </w:t>
      </w:r>
      <w:r w:rsidRPr="0086274C">
        <w:rPr>
          <w:rFonts w:cs="Tahoma"/>
        </w:rPr>
        <w:t>this document. Upon revision, the reason(s) will be provided in the table below.</w:t>
      </w:r>
    </w:p>
    <w:tbl>
      <w:tblPr>
        <w:tblStyle w:val="TableGrid"/>
        <w:tblpPr w:leftFromText="187" w:rightFromText="187" w:bottomFromText="288" w:vertAnchor="text" w:tblpY="1"/>
        <w:tblOverlap w:val="never"/>
        <w:tblW w:w="1015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020" w:firstRow="1" w:lastRow="0" w:firstColumn="0" w:lastColumn="0" w:noHBand="0" w:noVBand="0"/>
      </w:tblPr>
      <w:tblGrid>
        <w:gridCol w:w="3261"/>
        <w:gridCol w:w="1812"/>
        <w:gridCol w:w="5079"/>
      </w:tblGrid>
      <w:tr w:rsidR="00B658AF" w:rsidRPr="0086274C" w14:paraId="14D3D306" w14:textId="77777777" w:rsidTr="00103C25">
        <w:trPr>
          <w:tblHeader/>
        </w:trPr>
        <w:tc>
          <w:tcPr>
            <w:tcW w:w="3261" w:type="dxa"/>
            <w:shd w:val="clear" w:color="auto" w:fill="D9D9D9" w:themeFill="background1" w:themeFillShade="D9"/>
          </w:tcPr>
          <w:p w14:paraId="69195074" w14:textId="77777777" w:rsidR="00B658AF" w:rsidRPr="00F01075" w:rsidRDefault="00B658AF" w:rsidP="007A2952">
            <w:pPr>
              <w:keepNext/>
              <w:jc w:val="center"/>
              <w:rPr>
                <w:rFonts w:cs="Tahoma"/>
                <w:b/>
                <w:bCs/>
              </w:rPr>
            </w:pPr>
            <w:r w:rsidRPr="00F01075">
              <w:rPr>
                <w:rFonts w:cs="Tahoma"/>
                <w:b/>
                <w:bCs/>
              </w:rPr>
              <w:t>Document Number</w:t>
            </w:r>
          </w:p>
        </w:tc>
        <w:tc>
          <w:tcPr>
            <w:tcW w:w="1812" w:type="dxa"/>
            <w:shd w:val="clear" w:color="auto" w:fill="D9D9D9" w:themeFill="background1" w:themeFillShade="D9"/>
          </w:tcPr>
          <w:p w14:paraId="0B305D11" w14:textId="77777777" w:rsidR="00B658AF" w:rsidRPr="00F01075" w:rsidRDefault="00B658AF" w:rsidP="007A2952">
            <w:pPr>
              <w:keepNext/>
              <w:jc w:val="center"/>
              <w:rPr>
                <w:rFonts w:cs="Tahoma"/>
                <w:b/>
                <w:bCs/>
              </w:rPr>
            </w:pPr>
            <w:r w:rsidRPr="00F01075">
              <w:rPr>
                <w:rFonts w:cs="Tahoma"/>
                <w:b/>
                <w:bCs/>
              </w:rPr>
              <w:t>Approval Date</w:t>
            </w:r>
          </w:p>
        </w:tc>
        <w:tc>
          <w:tcPr>
            <w:tcW w:w="5079" w:type="dxa"/>
            <w:shd w:val="clear" w:color="auto" w:fill="D9D9D9" w:themeFill="background1" w:themeFillShade="D9"/>
          </w:tcPr>
          <w:p w14:paraId="596F105E" w14:textId="77777777" w:rsidR="00B658AF" w:rsidRPr="00F01075" w:rsidRDefault="00B658AF" w:rsidP="007A2952">
            <w:pPr>
              <w:keepNext/>
              <w:jc w:val="center"/>
              <w:rPr>
                <w:rFonts w:cs="Tahoma"/>
                <w:b/>
                <w:bCs/>
              </w:rPr>
            </w:pPr>
            <w:r w:rsidRPr="00F01075">
              <w:rPr>
                <w:rFonts w:cs="Tahoma"/>
                <w:b/>
                <w:bCs/>
              </w:rPr>
              <w:t>Reason For Issue/Reissue</w:t>
            </w:r>
          </w:p>
        </w:tc>
      </w:tr>
      <w:tr w:rsidR="00B658AF" w:rsidRPr="0086274C" w14:paraId="1D2886FA" w14:textId="77777777" w:rsidTr="00103C25">
        <w:tc>
          <w:tcPr>
            <w:tcW w:w="3261" w:type="dxa"/>
          </w:tcPr>
          <w:p w14:paraId="1D533DBC" w14:textId="77777777" w:rsidR="00B658AF" w:rsidRPr="00A43F06" w:rsidRDefault="00B658AF" w:rsidP="007A2952">
            <w:pPr>
              <w:rPr>
                <w:rFonts w:cs="Tahoma"/>
              </w:rPr>
            </w:pPr>
            <w:r w:rsidRPr="00A43F06">
              <w:rPr>
                <w:rFonts w:cs="Tahoma"/>
              </w:rPr>
              <w:t>NENA</w:t>
            </w:r>
            <w:r w:rsidRPr="00A43F06">
              <w:rPr>
                <w:rFonts w:cs="Tahoma"/>
              </w:rPr>
              <w:noBreakHyphen/>
              <w:t>STA</w:t>
            </w:r>
            <w:r w:rsidRPr="00A43F06">
              <w:rPr>
                <w:rFonts w:cs="Tahoma"/>
              </w:rPr>
              <w:noBreakHyphen/>
            </w:r>
            <w:r>
              <w:rPr>
                <w:rFonts w:cs="Tahoma"/>
              </w:rPr>
              <w:t>[</w:t>
            </w:r>
            <w:r w:rsidRPr="00685CE1">
              <w:rPr>
                <w:rStyle w:val="StyleBlue"/>
              </w:rPr>
              <w:t>NNN.1</w:t>
            </w:r>
            <w:r w:rsidRPr="00685CE1">
              <w:rPr>
                <w:rStyle w:val="StyleBlue"/>
              </w:rPr>
              <w:noBreakHyphen/>
              <w:t>YYYY</w:t>
            </w:r>
            <w:r>
              <w:rPr>
                <w:rFonts w:cs="Tahoma"/>
              </w:rPr>
              <w:t>]</w:t>
            </w:r>
          </w:p>
        </w:tc>
        <w:tc>
          <w:tcPr>
            <w:tcW w:w="1812" w:type="dxa"/>
          </w:tcPr>
          <w:p w14:paraId="1D7423C0" w14:textId="77777777" w:rsidR="00B658AF" w:rsidRPr="003270A6" w:rsidRDefault="00B658AF" w:rsidP="007A2952">
            <w:pPr>
              <w:jc w:val="center"/>
              <w:rPr>
                <w:rFonts w:cs="Tahoma"/>
              </w:rPr>
            </w:pPr>
            <w:r w:rsidRPr="003270A6">
              <w:rPr>
                <w:rFonts w:cs="Tahoma"/>
              </w:rPr>
              <w:t>[</w:t>
            </w:r>
            <w:r w:rsidRPr="00685CE1">
              <w:rPr>
                <w:rStyle w:val="StyleBlue"/>
              </w:rPr>
              <w:t>Month DD, YYYY</w:t>
            </w:r>
            <w:r w:rsidRPr="003270A6">
              <w:rPr>
                <w:rFonts w:cs="Tahoma"/>
              </w:rPr>
              <w:t>]</w:t>
            </w:r>
          </w:p>
        </w:tc>
        <w:tc>
          <w:tcPr>
            <w:tcW w:w="5079" w:type="dxa"/>
          </w:tcPr>
          <w:p w14:paraId="0B8C370C" w14:textId="77777777" w:rsidR="00B658AF" w:rsidRPr="00F634D7" w:rsidRDefault="00B658AF" w:rsidP="007A2952">
            <w:pPr>
              <w:rPr>
                <w:rFonts w:cs="Tahoma"/>
              </w:rPr>
            </w:pPr>
            <w:r w:rsidRPr="00F634D7">
              <w:rPr>
                <w:rFonts w:cs="Tahoma"/>
              </w:rPr>
              <w:t>Initial Document</w:t>
            </w:r>
          </w:p>
        </w:tc>
      </w:tr>
      <w:tr w:rsidR="00B658AF" w:rsidRPr="0086274C" w14:paraId="3F54FB30" w14:textId="77777777" w:rsidTr="00103C25">
        <w:tc>
          <w:tcPr>
            <w:tcW w:w="3261" w:type="dxa"/>
          </w:tcPr>
          <w:p w14:paraId="36CEE077" w14:textId="77777777" w:rsidR="00B658AF" w:rsidRPr="00A43F06" w:rsidRDefault="00B658AF" w:rsidP="007A2952">
            <w:pPr>
              <w:rPr>
                <w:rFonts w:cs="Tahoma"/>
              </w:rPr>
            </w:pPr>
            <w:r w:rsidRPr="00A43F06">
              <w:rPr>
                <w:rFonts w:cs="Tahoma"/>
              </w:rPr>
              <w:t>NENA</w:t>
            </w:r>
            <w:r w:rsidRPr="00A43F06">
              <w:rPr>
                <w:rFonts w:cs="Tahoma"/>
              </w:rPr>
              <w:noBreakHyphen/>
              <w:t>STA</w:t>
            </w:r>
            <w:r w:rsidRPr="00A43F06">
              <w:rPr>
                <w:rFonts w:cs="Tahoma"/>
              </w:rPr>
              <w:noBreakHyphen/>
            </w:r>
            <w:r>
              <w:rPr>
                <w:rFonts w:cs="Tahoma"/>
              </w:rPr>
              <w:t>[</w:t>
            </w:r>
            <w:r w:rsidRPr="00685CE1">
              <w:rPr>
                <w:rStyle w:val="StyleBlue"/>
              </w:rPr>
              <w:t>NNN.2</w:t>
            </w:r>
            <w:r w:rsidRPr="00685CE1">
              <w:rPr>
                <w:rStyle w:val="StyleBlue"/>
              </w:rPr>
              <w:noBreakHyphen/>
              <w:t>YYYY</w:t>
            </w:r>
            <w:r>
              <w:rPr>
                <w:rFonts w:cs="Tahoma"/>
              </w:rPr>
              <w:t>]</w:t>
            </w:r>
          </w:p>
        </w:tc>
        <w:tc>
          <w:tcPr>
            <w:tcW w:w="1812" w:type="dxa"/>
          </w:tcPr>
          <w:p w14:paraId="3985FF2F" w14:textId="77777777" w:rsidR="00B658AF" w:rsidRPr="003270A6" w:rsidRDefault="00B658AF" w:rsidP="007A2952">
            <w:pPr>
              <w:jc w:val="center"/>
              <w:rPr>
                <w:rFonts w:cs="Tahoma"/>
              </w:rPr>
            </w:pPr>
            <w:r w:rsidRPr="003270A6">
              <w:rPr>
                <w:rFonts w:cs="Tahoma"/>
              </w:rPr>
              <w:t>[</w:t>
            </w:r>
            <w:r w:rsidRPr="00685CE1">
              <w:rPr>
                <w:rStyle w:val="StyleBlue"/>
              </w:rPr>
              <w:t>Month DD, YYYY</w:t>
            </w:r>
            <w:r w:rsidRPr="003270A6">
              <w:rPr>
                <w:rFonts w:cs="Tahoma"/>
              </w:rPr>
              <w:t>]</w:t>
            </w:r>
          </w:p>
        </w:tc>
        <w:tc>
          <w:tcPr>
            <w:tcW w:w="5079" w:type="dxa"/>
          </w:tcPr>
          <w:p w14:paraId="649B92A0" w14:textId="77777777" w:rsidR="00B658AF" w:rsidRPr="003270A6" w:rsidRDefault="00B658AF" w:rsidP="007A2952">
            <w:pPr>
              <w:rPr>
                <w:rFonts w:cs="Tahoma"/>
              </w:rPr>
            </w:pPr>
            <w:r>
              <w:rPr>
                <w:rFonts w:cs="Tahoma"/>
              </w:rPr>
              <w:t>[</w:t>
            </w:r>
            <w:r w:rsidRPr="003270A6">
              <w:rPr>
                <w:rFonts w:cs="Tahoma"/>
              </w:rPr>
              <w:t>Example: Major rewrite; updated URLs</w:t>
            </w:r>
            <w:r>
              <w:rPr>
                <w:rFonts w:cs="Tahoma"/>
              </w:rPr>
              <w:t>]</w:t>
            </w:r>
          </w:p>
        </w:tc>
      </w:tr>
      <w:tr w:rsidR="00B658AF" w:rsidRPr="0086274C" w14:paraId="75540041" w14:textId="77777777" w:rsidTr="00103C25">
        <w:tc>
          <w:tcPr>
            <w:tcW w:w="3261" w:type="dxa"/>
          </w:tcPr>
          <w:p w14:paraId="3A352BF7" w14:textId="77777777" w:rsidR="00B658AF" w:rsidRPr="00A43F06" w:rsidRDefault="00B658AF" w:rsidP="007A2952">
            <w:pPr>
              <w:rPr>
                <w:rFonts w:cs="Tahoma"/>
              </w:rPr>
            </w:pPr>
            <w:r w:rsidRPr="00A43F06">
              <w:rPr>
                <w:rFonts w:cs="Tahoma"/>
              </w:rPr>
              <w:t>NENA</w:t>
            </w:r>
            <w:r w:rsidRPr="00A43F06">
              <w:rPr>
                <w:rFonts w:cs="Tahoma"/>
              </w:rPr>
              <w:noBreakHyphen/>
              <w:t>STA</w:t>
            </w:r>
            <w:r w:rsidRPr="00A43F06">
              <w:rPr>
                <w:rFonts w:cs="Tahoma"/>
              </w:rPr>
              <w:noBreakHyphen/>
            </w:r>
            <w:r>
              <w:rPr>
                <w:rFonts w:cs="Tahoma"/>
              </w:rPr>
              <w:t>[</w:t>
            </w:r>
            <w:r w:rsidRPr="00685CE1">
              <w:rPr>
                <w:rStyle w:val="StyleBlue"/>
              </w:rPr>
              <w:t>NNN.2.1</w:t>
            </w:r>
            <w:r w:rsidRPr="00685CE1">
              <w:rPr>
                <w:rStyle w:val="StyleBlue"/>
              </w:rPr>
              <w:noBreakHyphen/>
              <w:t>YYYY</w:t>
            </w:r>
            <w:r>
              <w:rPr>
                <w:rFonts w:cs="Tahoma"/>
              </w:rPr>
              <w:t>]</w:t>
            </w:r>
          </w:p>
        </w:tc>
        <w:tc>
          <w:tcPr>
            <w:tcW w:w="1812" w:type="dxa"/>
          </w:tcPr>
          <w:p w14:paraId="24E4802B" w14:textId="77777777" w:rsidR="00B658AF" w:rsidRPr="003270A6" w:rsidRDefault="00B658AF" w:rsidP="007A2952">
            <w:pPr>
              <w:jc w:val="center"/>
              <w:rPr>
                <w:rFonts w:cs="Tahoma"/>
              </w:rPr>
            </w:pPr>
            <w:r w:rsidRPr="003270A6">
              <w:rPr>
                <w:rFonts w:cs="Tahoma"/>
              </w:rPr>
              <w:t>[</w:t>
            </w:r>
            <w:r w:rsidRPr="00685CE1">
              <w:rPr>
                <w:rStyle w:val="StyleBlue"/>
              </w:rPr>
              <w:t>Month DD, YYYY</w:t>
            </w:r>
            <w:r w:rsidRPr="003270A6">
              <w:rPr>
                <w:rFonts w:cs="Tahoma"/>
              </w:rPr>
              <w:t>]</w:t>
            </w:r>
          </w:p>
        </w:tc>
        <w:tc>
          <w:tcPr>
            <w:tcW w:w="5079" w:type="dxa"/>
          </w:tcPr>
          <w:p w14:paraId="6D15B880" w14:textId="77777777" w:rsidR="00B658AF" w:rsidRPr="003270A6" w:rsidRDefault="00B658AF" w:rsidP="007A2952">
            <w:pPr>
              <w:rPr>
                <w:rFonts w:cs="Tahoma"/>
              </w:rPr>
            </w:pPr>
            <w:r>
              <w:rPr>
                <w:rFonts w:cs="Tahoma"/>
              </w:rPr>
              <w:t>[</w:t>
            </w:r>
            <w:r w:rsidRPr="003270A6">
              <w:rPr>
                <w:rFonts w:cs="Tahoma"/>
              </w:rPr>
              <w:t>Example: Minor update; Added widget escape procedure</w:t>
            </w:r>
            <w:r>
              <w:rPr>
                <w:rFonts w:cs="Tahoma"/>
              </w:rPr>
              <w:t>]</w:t>
            </w:r>
          </w:p>
        </w:tc>
      </w:tr>
      <w:tr w:rsidR="00B658AF" w:rsidRPr="0086274C" w14:paraId="00AA9404" w14:textId="77777777" w:rsidTr="00103C25">
        <w:tc>
          <w:tcPr>
            <w:tcW w:w="3261" w:type="dxa"/>
          </w:tcPr>
          <w:p w14:paraId="329AC443" w14:textId="77777777" w:rsidR="00B658AF" w:rsidRPr="0068299A" w:rsidRDefault="00B658AF" w:rsidP="007A2952">
            <w:pPr>
              <w:rPr>
                <w:rFonts w:cs="Tahoma"/>
              </w:rPr>
            </w:pPr>
            <w:r w:rsidRPr="0068299A">
              <w:rPr>
                <w:rFonts w:cs="Tahoma"/>
              </w:rPr>
              <w:t>NENA</w:t>
            </w:r>
            <w:r w:rsidRPr="0068299A">
              <w:rPr>
                <w:rFonts w:cs="Tahoma"/>
              </w:rPr>
              <w:noBreakHyphen/>
              <w:t>STA</w:t>
            </w:r>
            <w:r w:rsidRPr="0068299A">
              <w:rPr>
                <w:rFonts w:cs="Tahoma"/>
              </w:rPr>
              <w:noBreakHyphen/>
              <w:t>[</w:t>
            </w:r>
            <w:r w:rsidRPr="0068299A">
              <w:rPr>
                <w:rStyle w:val="StyleBlue"/>
              </w:rPr>
              <w:t>NNN.2.1a</w:t>
            </w:r>
            <w:r w:rsidRPr="0068299A">
              <w:rPr>
                <w:rStyle w:val="StyleBlue"/>
              </w:rPr>
              <w:noBreakHyphen/>
              <w:t>YYYY</w:t>
            </w:r>
            <w:r w:rsidRPr="0068299A">
              <w:rPr>
                <w:rFonts w:cs="Tahoma"/>
              </w:rPr>
              <w:t>]</w:t>
            </w:r>
          </w:p>
        </w:tc>
        <w:tc>
          <w:tcPr>
            <w:tcW w:w="1812" w:type="dxa"/>
          </w:tcPr>
          <w:p w14:paraId="7668018C" w14:textId="77777777" w:rsidR="00B658AF" w:rsidRPr="003270A6" w:rsidRDefault="00B658AF" w:rsidP="007A2952">
            <w:pPr>
              <w:jc w:val="center"/>
              <w:rPr>
                <w:rFonts w:cs="Tahoma"/>
              </w:rPr>
            </w:pPr>
            <w:r w:rsidRPr="003270A6">
              <w:rPr>
                <w:rFonts w:cs="Tahoma"/>
              </w:rPr>
              <w:t>[</w:t>
            </w:r>
            <w:r w:rsidRPr="00685CE1">
              <w:rPr>
                <w:rStyle w:val="StyleBlue"/>
              </w:rPr>
              <w:t>Month DD, YYYY</w:t>
            </w:r>
            <w:r w:rsidRPr="003270A6">
              <w:rPr>
                <w:rFonts w:cs="Tahoma"/>
              </w:rPr>
              <w:t>]</w:t>
            </w:r>
          </w:p>
        </w:tc>
        <w:tc>
          <w:tcPr>
            <w:tcW w:w="5079" w:type="dxa"/>
          </w:tcPr>
          <w:p w14:paraId="0F105571" w14:textId="77777777" w:rsidR="00B658AF" w:rsidRPr="003270A6" w:rsidRDefault="00B658AF" w:rsidP="007A2952">
            <w:pPr>
              <w:rPr>
                <w:rFonts w:cs="Tahoma"/>
              </w:rPr>
            </w:pPr>
            <w:r>
              <w:rPr>
                <w:rFonts w:cs="Tahoma"/>
              </w:rPr>
              <w:t>[</w:t>
            </w:r>
            <w:r w:rsidRPr="003270A6">
              <w:rPr>
                <w:rFonts w:cs="Tahoma"/>
              </w:rPr>
              <w:t>Example: Fixed unintentional inconsistency in widget processing</w:t>
            </w:r>
            <w:r>
              <w:rPr>
                <w:rFonts w:cs="Tahoma"/>
              </w:rPr>
              <w:t>]</w:t>
            </w:r>
          </w:p>
        </w:tc>
      </w:tr>
      <w:tr w:rsidR="00B658AF" w:rsidRPr="0086274C" w14:paraId="56C75234" w14:textId="77777777" w:rsidTr="00103C25">
        <w:tc>
          <w:tcPr>
            <w:tcW w:w="3261" w:type="dxa"/>
          </w:tcPr>
          <w:p w14:paraId="2AFD0744" w14:textId="77777777" w:rsidR="00B658AF" w:rsidRPr="00A43F06" w:rsidRDefault="00B658AF" w:rsidP="007A2952">
            <w:pPr>
              <w:rPr>
                <w:rFonts w:cs="Tahoma"/>
              </w:rPr>
            </w:pPr>
            <w:r w:rsidRPr="00A43F06">
              <w:rPr>
                <w:rFonts w:cs="Tahoma"/>
              </w:rPr>
              <w:lastRenderedPageBreak/>
              <w:t>NENA</w:t>
            </w:r>
            <w:r w:rsidRPr="00A43F06">
              <w:rPr>
                <w:rFonts w:cs="Tahoma"/>
              </w:rPr>
              <w:noBreakHyphen/>
              <w:t>STA</w:t>
            </w:r>
            <w:r w:rsidRPr="00A43F06">
              <w:rPr>
                <w:rFonts w:cs="Tahoma"/>
              </w:rPr>
              <w:noBreakHyphen/>
            </w:r>
            <w:r>
              <w:rPr>
                <w:rFonts w:cs="Tahoma"/>
              </w:rPr>
              <w:t>[</w:t>
            </w:r>
            <w:r w:rsidRPr="00685CE1">
              <w:rPr>
                <w:rStyle w:val="StyleBlue"/>
              </w:rPr>
              <w:t>NNN.3</w:t>
            </w:r>
            <w:r w:rsidRPr="00685CE1">
              <w:rPr>
                <w:rStyle w:val="StyleBlue"/>
              </w:rPr>
              <w:noBreakHyphen/>
              <w:t>YYYY</w:t>
            </w:r>
            <w:r>
              <w:rPr>
                <w:rFonts w:cs="Tahoma"/>
              </w:rPr>
              <w:t>]</w:t>
            </w:r>
          </w:p>
        </w:tc>
        <w:tc>
          <w:tcPr>
            <w:tcW w:w="1812" w:type="dxa"/>
          </w:tcPr>
          <w:p w14:paraId="480C7CD1" w14:textId="77777777" w:rsidR="00B658AF" w:rsidRPr="003270A6" w:rsidRDefault="00B658AF" w:rsidP="007A2952">
            <w:pPr>
              <w:jc w:val="center"/>
              <w:rPr>
                <w:rFonts w:cs="Tahoma"/>
              </w:rPr>
            </w:pPr>
            <w:r w:rsidRPr="003270A6">
              <w:rPr>
                <w:rFonts w:cs="Tahoma"/>
              </w:rPr>
              <w:t>[</w:t>
            </w:r>
            <w:r w:rsidRPr="00685CE1">
              <w:rPr>
                <w:rStyle w:val="StyleBlue"/>
              </w:rPr>
              <w:t>Month DD, YYYY</w:t>
            </w:r>
            <w:r w:rsidRPr="003270A6">
              <w:rPr>
                <w:rFonts w:cs="Tahoma"/>
              </w:rPr>
              <w:t>]</w:t>
            </w:r>
          </w:p>
        </w:tc>
        <w:tc>
          <w:tcPr>
            <w:tcW w:w="5079" w:type="dxa"/>
          </w:tcPr>
          <w:p w14:paraId="221D3D59" w14:textId="48167485" w:rsidR="00B658AF" w:rsidRPr="003270A6" w:rsidRDefault="00B658AF" w:rsidP="007A2952">
            <w:pPr>
              <w:rPr>
                <w:rFonts w:cs="Tahoma"/>
              </w:rPr>
            </w:pPr>
            <w:r>
              <w:rPr>
                <w:rFonts w:cs="Tahoma"/>
              </w:rPr>
              <w:t>[</w:t>
            </w:r>
            <w:r w:rsidRPr="003270A6">
              <w:rPr>
                <w:rFonts w:cs="Tahoma"/>
              </w:rPr>
              <w:t xml:space="preserve">Example: </w:t>
            </w:r>
            <w:r w:rsidR="007E21A2">
              <w:rPr>
                <w:rFonts w:cs="Tahoma"/>
              </w:rPr>
              <w:t>M</w:t>
            </w:r>
            <w:r w:rsidRPr="003270A6">
              <w:rPr>
                <w:rFonts w:cs="Tahoma"/>
              </w:rPr>
              <w:t>odifications to section(s) (list the sections)</w:t>
            </w:r>
            <w:r>
              <w:rPr>
                <w:rFonts w:cs="Tahoma"/>
              </w:rPr>
              <w:t>]</w:t>
            </w:r>
          </w:p>
        </w:tc>
      </w:tr>
      <w:tr w:rsidR="00B658AF" w:rsidRPr="0086274C" w14:paraId="21069261" w14:textId="77777777" w:rsidTr="00103C25">
        <w:tc>
          <w:tcPr>
            <w:tcW w:w="3261" w:type="dxa"/>
          </w:tcPr>
          <w:p w14:paraId="37A96AAF" w14:textId="77777777" w:rsidR="00B658AF" w:rsidRPr="00A43F06" w:rsidRDefault="00B658AF" w:rsidP="007A2952">
            <w:pPr>
              <w:rPr>
                <w:rFonts w:cs="Tahoma"/>
              </w:rPr>
            </w:pPr>
            <w:r>
              <w:rPr>
                <w:rFonts w:cs="Tahoma"/>
              </w:rPr>
              <w:t>NENA-STA-[</w:t>
            </w:r>
            <w:r w:rsidRPr="00685CE1">
              <w:rPr>
                <w:rStyle w:val="StyleBlue"/>
              </w:rPr>
              <w:t>NNN.4.1-YYYY</w:t>
            </w:r>
            <w:r>
              <w:rPr>
                <w:rFonts w:cs="Tahoma"/>
              </w:rPr>
              <w:t>]</w:t>
            </w:r>
          </w:p>
        </w:tc>
        <w:tc>
          <w:tcPr>
            <w:tcW w:w="1812" w:type="dxa"/>
          </w:tcPr>
          <w:p w14:paraId="796E9496" w14:textId="77777777" w:rsidR="00B658AF" w:rsidRPr="003270A6" w:rsidRDefault="00B658AF" w:rsidP="007A2952">
            <w:pPr>
              <w:jc w:val="center"/>
              <w:rPr>
                <w:rFonts w:cs="Tahoma"/>
              </w:rPr>
            </w:pPr>
            <w:r w:rsidRPr="003270A6">
              <w:rPr>
                <w:rFonts w:cs="Tahoma"/>
              </w:rPr>
              <w:t>[</w:t>
            </w:r>
            <w:r w:rsidRPr="00685CE1">
              <w:rPr>
                <w:rStyle w:val="StyleBlue"/>
              </w:rPr>
              <w:t>Month DD, YYYY</w:t>
            </w:r>
            <w:r w:rsidRPr="003270A6">
              <w:rPr>
                <w:rFonts w:cs="Tahoma"/>
              </w:rPr>
              <w:t>]</w:t>
            </w:r>
          </w:p>
        </w:tc>
        <w:tc>
          <w:tcPr>
            <w:tcW w:w="5079" w:type="dxa"/>
          </w:tcPr>
          <w:p w14:paraId="2247369B" w14:textId="77777777" w:rsidR="00B658AF" w:rsidRDefault="00B658AF" w:rsidP="007A2952">
            <w:pPr>
              <w:rPr>
                <w:rFonts w:cs="Tahoma"/>
              </w:rPr>
            </w:pPr>
            <w:r>
              <w:rPr>
                <w:rFonts w:cs="Tahoma"/>
              </w:rPr>
              <w:t>[Example: Log event added to Logging Service in Section X.Y; authoritative version at https://xyz]</w:t>
            </w:r>
          </w:p>
        </w:tc>
      </w:tr>
      <w:tr w:rsidR="00B658AF" w:rsidRPr="0086274C" w14:paraId="35D45545" w14:textId="77777777" w:rsidTr="00103C25">
        <w:tc>
          <w:tcPr>
            <w:tcW w:w="3261" w:type="dxa"/>
          </w:tcPr>
          <w:p w14:paraId="142A6450" w14:textId="77777777" w:rsidR="00B658AF" w:rsidRPr="0068299A" w:rsidRDefault="00B658AF" w:rsidP="007A2952">
            <w:pPr>
              <w:rPr>
                <w:rFonts w:cs="Tahoma"/>
              </w:rPr>
            </w:pPr>
            <w:r w:rsidRPr="0068299A">
              <w:rPr>
                <w:rFonts w:cs="Tahoma"/>
              </w:rPr>
              <w:t>NENA-STA-[</w:t>
            </w:r>
            <w:r w:rsidRPr="0068299A">
              <w:rPr>
                <w:rStyle w:val="StyleBlue"/>
              </w:rPr>
              <w:t>NNN.4.1a-YYYY</w:t>
            </w:r>
            <w:r w:rsidRPr="0068299A">
              <w:rPr>
                <w:rFonts w:cs="Tahoma"/>
              </w:rPr>
              <w:t>]</w:t>
            </w:r>
          </w:p>
        </w:tc>
        <w:tc>
          <w:tcPr>
            <w:tcW w:w="1812" w:type="dxa"/>
          </w:tcPr>
          <w:p w14:paraId="39571912" w14:textId="77777777" w:rsidR="00B658AF" w:rsidRPr="003270A6" w:rsidRDefault="00B658AF" w:rsidP="007A2952">
            <w:pPr>
              <w:jc w:val="center"/>
              <w:rPr>
                <w:rFonts w:cs="Tahoma"/>
              </w:rPr>
            </w:pPr>
            <w:r w:rsidRPr="003270A6">
              <w:rPr>
                <w:rFonts w:cs="Tahoma"/>
              </w:rPr>
              <w:t>[</w:t>
            </w:r>
            <w:r w:rsidRPr="00685CE1">
              <w:rPr>
                <w:rStyle w:val="StyleBlue"/>
              </w:rPr>
              <w:t>Month DD, YYYY</w:t>
            </w:r>
            <w:r w:rsidRPr="003270A6">
              <w:rPr>
                <w:rFonts w:cs="Tahoma"/>
              </w:rPr>
              <w:t>]</w:t>
            </w:r>
          </w:p>
        </w:tc>
        <w:tc>
          <w:tcPr>
            <w:tcW w:w="5079" w:type="dxa"/>
          </w:tcPr>
          <w:p w14:paraId="5D69905E" w14:textId="77777777" w:rsidR="00B658AF" w:rsidRDefault="00B658AF" w:rsidP="007A2952">
            <w:pPr>
              <w:rPr>
                <w:rFonts w:cs="Tahoma"/>
              </w:rPr>
            </w:pPr>
            <w:r>
              <w:rPr>
                <w:rFonts w:cs="Tahoma"/>
              </w:rPr>
              <w:t>[Example: corrections to schema in Appendix ABC; authoritative version at https://xyz]</w:t>
            </w:r>
          </w:p>
        </w:tc>
      </w:tr>
    </w:tbl>
    <w:p w14:paraId="3B23090F" w14:textId="77777777" w:rsidR="00DF0C65" w:rsidRDefault="00DF0C65">
      <w:pPr>
        <w:rPr>
          <w:rFonts w:cs="Tahoma"/>
        </w:rPr>
        <w:sectPr w:rsidR="00DF0C65" w:rsidSect="00C9175C">
          <w:headerReference w:type="even" r:id="rId20"/>
          <w:headerReference w:type="default" r:id="rId21"/>
          <w:footerReference w:type="even" r:id="rId22"/>
          <w:footerReference w:type="default" r:id="rId23"/>
          <w:headerReference w:type="first" r:id="rId24"/>
          <w:footerReference w:type="first" r:id="rId25"/>
          <w:pgSz w:w="12240" w:h="15840" w:code="1"/>
          <w:pgMar w:top="1584" w:right="1080" w:bottom="806" w:left="1440" w:header="576" w:footer="720" w:gutter="0"/>
          <w:lnNumType w:countBy="1" w:restart="continuous"/>
          <w:pgNumType w:fmt="lowerRoman"/>
          <w:cols w:space="720"/>
          <w:titlePg/>
          <w:docGrid w:linePitch="326"/>
        </w:sectPr>
      </w:pPr>
    </w:p>
    <w:p w14:paraId="03E470E7" w14:textId="10017D48" w:rsidR="003270A6" w:rsidRPr="00AB6980" w:rsidRDefault="00FA0455" w:rsidP="00053787">
      <w:pPr>
        <w:pStyle w:val="Heading1"/>
      </w:pPr>
      <w:r w:rsidRPr="00AB6980">
        <w:lastRenderedPageBreak/>
        <w:t xml:space="preserve">Emergency Incident Data Object (EIDO) Definition and Introduction </w:t>
      </w:r>
      <w:r w:rsidR="009E6EBD">
        <w:t xml:space="preserve">To The management of </w:t>
      </w:r>
      <w:r w:rsidRPr="00AB6980">
        <w:t>Inter</w:t>
      </w:r>
      <w:r w:rsidR="005B7342">
        <w:t>-</w:t>
      </w:r>
      <w:r w:rsidRPr="00AB6980">
        <w:t>operab</w:t>
      </w:r>
      <w:r w:rsidR="009E6EBD">
        <w:t>le N</w:t>
      </w:r>
      <w:r w:rsidRPr="00AB6980">
        <w:t xml:space="preserve">G9-1-1 </w:t>
      </w:r>
      <w:r w:rsidR="009E6EBD">
        <w:t>System</w:t>
      </w:r>
      <w:r w:rsidR="005B7342">
        <w:t>S</w:t>
      </w:r>
    </w:p>
    <w:p w14:paraId="280BA81E" w14:textId="4640C787" w:rsidR="00834F03" w:rsidRPr="00AC7D15" w:rsidRDefault="003270A6" w:rsidP="00C656D9">
      <w:pPr>
        <w:pStyle w:val="BodyText"/>
        <w:rPr>
          <w:b/>
          <w:bCs/>
        </w:rPr>
      </w:pPr>
      <w:r w:rsidRPr="00C656D9">
        <w:rPr>
          <w:b/>
          <w:bCs/>
          <w:color w:val="C00000"/>
        </w:rPr>
        <w:t>NOTE to document editor:</w:t>
      </w:r>
      <w:r w:rsidRPr="00C656D9">
        <w:rPr>
          <w:color w:val="C00000"/>
        </w:rPr>
        <w:t xml:space="preserve"> R</w:t>
      </w:r>
      <w:r w:rsidR="00834F03" w:rsidRPr="00C656D9">
        <w:rPr>
          <w:color w:val="C00000"/>
        </w:rPr>
        <w:t xml:space="preserve">eplace “Heading Title” </w:t>
      </w:r>
      <w:r w:rsidR="0068510E">
        <w:rPr>
          <w:color w:val="C00000"/>
        </w:rPr>
        <w:t xml:space="preserve">here and in each section </w:t>
      </w:r>
      <w:r w:rsidR="00834F03" w:rsidRPr="00C656D9">
        <w:rPr>
          <w:color w:val="C00000"/>
        </w:rPr>
        <w:t xml:space="preserve">with an appropriate title that describes the subject matter of </w:t>
      </w:r>
      <w:r w:rsidR="0068510E">
        <w:rPr>
          <w:color w:val="C00000"/>
        </w:rPr>
        <w:t>that</w:t>
      </w:r>
      <w:r w:rsidR="00834F03" w:rsidRPr="00C656D9">
        <w:rPr>
          <w:color w:val="C00000"/>
        </w:rPr>
        <w:t xml:space="preserve"> section.</w:t>
      </w:r>
    </w:p>
    <w:p w14:paraId="623D3D38" w14:textId="1D7D533C" w:rsidR="00834F03" w:rsidRPr="0086274C" w:rsidRDefault="007E292A" w:rsidP="00891F23">
      <w:pPr>
        <w:pStyle w:val="Heading2"/>
      </w:pPr>
      <w:r>
        <w:t>An Introduction to the EIDO</w:t>
      </w:r>
    </w:p>
    <w:p w14:paraId="1D24EEDE" w14:textId="77777777" w:rsidR="00727A01" w:rsidRPr="00F634D7" w:rsidRDefault="00727A01" w:rsidP="00727A01">
      <w:pPr>
        <w:pStyle w:val="BodyText"/>
        <w:rPr>
          <w:rFonts w:cs="Tahoma"/>
        </w:rPr>
      </w:pPr>
      <w:r w:rsidRPr="002671C2">
        <w:rPr>
          <w:rFonts w:cs="Tahoma"/>
          <w:b/>
          <w:color w:val="C00000"/>
        </w:rPr>
        <w:t xml:space="preserve">NOTE to document editor: </w:t>
      </w:r>
      <w:r w:rsidRPr="007653C8">
        <w:rPr>
          <w:color w:val="C00000"/>
        </w:rPr>
        <w:t>Document topic-specific section/subsection headings and descriptive text are to be included in this section. The following instructions provide greater detail. However, if the editor has questions regarding how to use this template, they should contact the WG Chair(s), the Committee Chair(s), or the Committee Resource Management Team for assistance.</w:t>
      </w:r>
    </w:p>
    <w:p w14:paraId="2CEC73F8" w14:textId="77777777" w:rsidR="00727A01" w:rsidRPr="00F45F3F" w:rsidRDefault="00727A01" w:rsidP="00727A01">
      <w:pPr>
        <w:pStyle w:val="BodyText"/>
        <w:rPr>
          <w:rFonts w:cs="Tahoma"/>
        </w:rPr>
      </w:pPr>
      <w:r w:rsidRPr="00103142">
        <w:rPr>
          <w:rFonts w:cs="Tahoma"/>
          <w:color w:val="C00000"/>
        </w:rPr>
        <w:t xml:space="preserve">The Heading </w:t>
      </w:r>
      <w:r>
        <w:rPr>
          <w:rFonts w:cs="Tahoma"/>
          <w:color w:val="C00000"/>
        </w:rPr>
        <w:t>Title</w:t>
      </w:r>
      <w:r w:rsidRPr="00103142">
        <w:rPr>
          <w:rFonts w:cs="Tahoma"/>
          <w:color w:val="C00000"/>
        </w:rPr>
        <w:t xml:space="preserve"> (that the authors of this document will p</w:t>
      </w:r>
      <w:r>
        <w:rPr>
          <w:rFonts w:cs="Tahoma"/>
          <w:color w:val="C00000"/>
        </w:rPr>
        <w:t>rovide</w:t>
      </w:r>
      <w:r w:rsidRPr="00103142">
        <w:rPr>
          <w:rFonts w:cs="Tahoma"/>
          <w:color w:val="C00000"/>
        </w:rPr>
        <w:t xml:space="preserve"> above) serves as the beginning of the specific detailed portion of </w:t>
      </w:r>
      <w:r>
        <w:rPr>
          <w:rFonts w:cs="Tahoma"/>
          <w:color w:val="C00000"/>
        </w:rPr>
        <w:t>the</w:t>
      </w:r>
      <w:r w:rsidRPr="00103142">
        <w:rPr>
          <w:rFonts w:cs="Tahoma"/>
          <w:color w:val="C00000"/>
        </w:rPr>
        <w:t xml:space="preserve"> document. The authors of this document would add any necessary headings within this section to complete this document. These sections can be as long as needed </w:t>
      </w:r>
      <w:r>
        <w:rPr>
          <w:rFonts w:cs="Tahoma"/>
          <w:color w:val="C00000"/>
        </w:rPr>
        <w:t xml:space="preserve">to support </w:t>
      </w:r>
      <w:r w:rsidRPr="00103142">
        <w:rPr>
          <w:rFonts w:cs="Tahoma"/>
          <w:color w:val="C00000"/>
        </w:rPr>
        <w:t>the document topic.</w:t>
      </w:r>
      <w:r>
        <w:rPr>
          <w:rFonts w:cs="Tahoma"/>
          <w:color w:val="C00000"/>
        </w:rPr>
        <w:t xml:space="preserve"> Editors are advised to use as few heading levels as possible for readability, preferably not to exceed Heading Level 4 and to include no more than Heading Level 6. This section can also be broken up into multiple Heading 1 levels if the content organization is better served than having everything in one section that uses several nested heading </w:t>
      </w:r>
      <w:r w:rsidRPr="003F1B84">
        <w:rPr>
          <w:rFonts w:cs="Tahoma"/>
          <w:color w:val="C00000"/>
        </w:rPr>
        <w:t>levels.</w:t>
      </w:r>
    </w:p>
    <w:p w14:paraId="0629C937" w14:textId="77777777" w:rsidR="00727A01" w:rsidRPr="00AC7D15" w:rsidRDefault="00727A01" w:rsidP="00727A01">
      <w:pPr>
        <w:pStyle w:val="BodyText"/>
        <w:rPr>
          <w:rFonts w:cs="Tahoma"/>
        </w:rPr>
      </w:pPr>
      <w:r w:rsidRPr="003F1B84">
        <w:rPr>
          <w:rFonts w:cs="Tahoma"/>
          <w:color w:val="C00000"/>
        </w:rPr>
        <w:t>In addition, the document editor should</w:t>
      </w:r>
    </w:p>
    <w:p w14:paraId="0C18E779" w14:textId="77777777" w:rsidR="00727A01" w:rsidRPr="00C17553" w:rsidRDefault="00727A01" w:rsidP="00727A01">
      <w:pPr>
        <w:pStyle w:val="ListParagraph"/>
        <w:numPr>
          <w:ilvl w:val="0"/>
          <w:numId w:val="14"/>
        </w:numPr>
        <w:rPr>
          <w:color w:val="C0504D" w:themeColor="accent2"/>
        </w:rPr>
      </w:pPr>
      <w:r w:rsidRPr="00C17553">
        <w:rPr>
          <w:color w:val="C0504D" w:themeColor="accent2"/>
        </w:rPr>
        <w:t>be consistent with the use of bullets and item numbering,</w:t>
      </w:r>
    </w:p>
    <w:p w14:paraId="3274D20B" w14:textId="77777777" w:rsidR="00727A01" w:rsidRPr="00C17553" w:rsidRDefault="00727A01" w:rsidP="00727A01">
      <w:pPr>
        <w:pStyle w:val="ListParagraph"/>
        <w:numPr>
          <w:ilvl w:val="0"/>
          <w:numId w:val="14"/>
        </w:numPr>
        <w:rPr>
          <w:color w:val="C0504D" w:themeColor="accent2"/>
        </w:rPr>
      </w:pPr>
      <w:r w:rsidRPr="00C17553">
        <w:rPr>
          <w:color w:val="C0504D" w:themeColor="accent2"/>
        </w:rPr>
        <w:t>identify heading levels for all sections and subsections by using the appropriate WORD Styles,</w:t>
      </w:r>
    </w:p>
    <w:p w14:paraId="46AAB59B" w14:textId="77777777" w:rsidR="00727A01" w:rsidRPr="00C17553" w:rsidRDefault="00727A01" w:rsidP="00727A01">
      <w:pPr>
        <w:pStyle w:val="ListParagraph"/>
        <w:numPr>
          <w:ilvl w:val="0"/>
          <w:numId w:val="14"/>
        </w:numPr>
        <w:rPr>
          <w:color w:val="C0504D" w:themeColor="accent2"/>
        </w:rPr>
      </w:pPr>
      <w:r w:rsidRPr="00C17553">
        <w:rPr>
          <w:color w:val="C0504D" w:themeColor="accent2"/>
        </w:rPr>
        <w:t xml:space="preserve">use WORD’s built-in “cross-reference” function to indicate where the reader can find associated “References” that are listed below in Section </w:t>
      </w:r>
      <w:r w:rsidRPr="008C7919">
        <w:rPr>
          <w:rStyle w:val="StyleBlue"/>
          <w:highlight w:val="yellow"/>
        </w:rPr>
        <w:fldChar w:fldCharType="begin"/>
      </w:r>
      <w:r w:rsidRPr="008C7919">
        <w:rPr>
          <w:rStyle w:val="StyleBlue"/>
          <w:highlight w:val="yellow"/>
        </w:rPr>
        <w:instrText xml:space="preserve"> REF _Ref205533877 \r \h  \* MERGEFORMAT </w:instrText>
      </w:r>
      <w:r w:rsidRPr="008C7919">
        <w:rPr>
          <w:rStyle w:val="StyleBlue"/>
          <w:highlight w:val="yellow"/>
        </w:rPr>
      </w:r>
      <w:r w:rsidRPr="008C7919">
        <w:rPr>
          <w:rStyle w:val="StyleBlue"/>
          <w:highlight w:val="yellow"/>
        </w:rPr>
        <w:fldChar w:fldCharType="separate"/>
      </w:r>
      <w:r w:rsidRPr="008C7919">
        <w:rPr>
          <w:rStyle w:val="StyleBlue"/>
          <w:highlight w:val="yellow"/>
        </w:rPr>
        <w:t>5</w:t>
      </w:r>
      <w:r w:rsidRPr="008C7919">
        <w:rPr>
          <w:rStyle w:val="StyleBlue"/>
          <w:highlight w:val="yellow"/>
        </w:rPr>
        <w:fldChar w:fldCharType="end"/>
      </w:r>
      <w:r w:rsidRPr="008C7919">
        <w:rPr>
          <w:rStyle w:val="StyleBlue"/>
          <w:strike/>
          <w:highlight w:val="yellow"/>
        </w:rPr>
        <w:fldChar w:fldCharType="begin"/>
      </w:r>
      <w:r w:rsidRPr="008C7919">
        <w:rPr>
          <w:rStyle w:val="StyleBlue"/>
          <w:strike/>
          <w:highlight w:val="yellow"/>
        </w:rPr>
        <w:instrText xml:space="preserve"> REF _Ref205533922 \w \h  \* MERGEFORMAT </w:instrText>
      </w:r>
      <w:r w:rsidRPr="008C7919">
        <w:rPr>
          <w:rStyle w:val="StyleBlue"/>
          <w:strike/>
          <w:highlight w:val="yellow"/>
        </w:rPr>
      </w:r>
      <w:r w:rsidRPr="008C7919">
        <w:rPr>
          <w:rStyle w:val="StyleBlue"/>
          <w:strike/>
          <w:highlight w:val="yellow"/>
        </w:rPr>
        <w:fldChar w:fldCharType="separate"/>
      </w:r>
      <w:r w:rsidRPr="008C7919">
        <w:rPr>
          <w:rStyle w:val="StyleBlue"/>
          <w:strike/>
          <w:highlight w:val="yellow"/>
        </w:rPr>
        <w:t>6</w:t>
      </w:r>
      <w:r w:rsidRPr="008C7919">
        <w:rPr>
          <w:rStyle w:val="StyleBlue"/>
          <w:strike/>
          <w:highlight w:val="yellow"/>
        </w:rPr>
        <w:fldChar w:fldCharType="end"/>
      </w:r>
      <w:r w:rsidRPr="00C60540">
        <w:rPr>
          <w:rStyle w:val="StyleBlue"/>
        </w:rPr>
        <w:t xml:space="preserve"> </w:t>
      </w:r>
      <w:r w:rsidRPr="00C60540">
        <w:rPr>
          <w:rStyle w:val="StyleBlue"/>
        </w:rPr>
        <w:fldChar w:fldCharType="begin"/>
      </w:r>
      <w:r w:rsidRPr="00C60540">
        <w:rPr>
          <w:rStyle w:val="StyleBlue"/>
        </w:rPr>
        <w:instrText xml:space="preserve"> REF _Ref205533939 \h </w:instrText>
      </w:r>
      <w:r>
        <w:rPr>
          <w:rStyle w:val="StyleBlue"/>
        </w:rPr>
        <w:instrText xml:space="preserve"> \* MERGEFORMAT </w:instrText>
      </w:r>
      <w:r w:rsidRPr="00C60540">
        <w:rPr>
          <w:rStyle w:val="StyleBlue"/>
        </w:rPr>
      </w:r>
      <w:r w:rsidRPr="00C60540">
        <w:rPr>
          <w:rStyle w:val="StyleBlue"/>
        </w:rPr>
        <w:fldChar w:fldCharType="separate"/>
      </w:r>
      <w:r w:rsidRPr="00AF00B4">
        <w:rPr>
          <w:rStyle w:val="StyleBlue"/>
        </w:rPr>
        <w:t>References</w:t>
      </w:r>
      <w:r w:rsidRPr="00C60540">
        <w:rPr>
          <w:rStyle w:val="StyleBlue"/>
        </w:rPr>
        <w:fldChar w:fldCharType="end"/>
      </w:r>
      <w:r>
        <w:rPr>
          <w:color w:val="C0504D" w:themeColor="accent2"/>
        </w:rPr>
        <w:t xml:space="preserve"> </w:t>
      </w:r>
      <w:r w:rsidRPr="00C17553">
        <w:rPr>
          <w:color w:val="C0504D" w:themeColor="accent2"/>
        </w:rPr>
        <w:t>or for other document navigation purposes, and</w:t>
      </w:r>
    </w:p>
    <w:p w14:paraId="1E05CB56" w14:textId="77777777" w:rsidR="00727A01" w:rsidRPr="00C17553" w:rsidRDefault="00727A01" w:rsidP="00727A01">
      <w:pPr>
        <w:pStyle w:val="ListParagraph"/>
        <w:numPr>
          <w:ilvl w:val="0"/>
          <w:numId w:val="14"/>
        </w:numPr>
        <w:rPr>
          <w:color w:val="C0504D" w:themeColor="accent2"/>
        </w:rPr>
      </w:pPr>
      <w:r w:rsidRPr="00C17553">
        <w:rPr>
          <w:color w:val="C0504D" w:themeColor="accent2"/>
        </w:rPr>
        <w:t xml:space="preserve">upload the source files for all diagrams, images, and illustrations (e.g., Visio, Illustrator, PowerPoint) into </w:t>
      </w:r>
      <w:r>
        <w:rPr>
          <w:color w:val="C0504D" w:themeColor="accent2"/>
        </w:rPr>
        <w:t xml:space="preserve">the </w:t>
      </w:r>
      <w:r w:rsidRPr="00C17553">
        <w:rPr>
          <w:color w:val="C0504D" w:themeColor="accent2"/>
        </w:rPr>
        <w:t>NENA Workspace for future editing.</w:t>
      </w:r>
    </w:p>
    <w:p w14:paraId="6A970DEF" w14:textId="2AF2F9D1" w:rsidR="00FE26C6" w:rsidRDefault="00727A01" w:rsidP="00727A01">
      <w:pPr>
        <w:pStyle w:val="BodyText"/>
        <w:rPr>
          <w:ins w:id="47" w:author="Diane Harris" w:date="2026-03-16T15:36:00Z"/>
          <w:rFonts w:cs="Tahoma"/>
          <w:color w:val="C00000"/>
        </w:rPr>
      </w:pPr>
      <w:r w:rsidRPr="00856E82">
        <w:rPr>
          <w:rFonts w:cs="Tahoma"/>
          <w:color w:val="C00000"/>
        </w:rPr>
        <w:t xml:space="preserve">Additional information on these and more editing pro-tips </w:t>
      </w:r>
      <w:r>
        <w:rPr>
          <w:rFonts w:cs="Tahoma"/>
          <w:color w:val="C00000"/>
        </w:rPr>
        <w:t xml:space="preserve">can be </w:t>
      </w:r>
      <w:r w:rsidRPr="00856E82">
        <w:rPr>
          <w:rFonts w:cs="Tahoma"/>
          <w:color w:val="C00000"/>
        </w:rPr>
        <w:t xml:space="preserve">found in the </w:t>
      </w:r>
      <w:hyperlink w:anchor="GeneralDocumentEditingHelp" w:tooltip="terst" w:history="1">
        <w:r w:rsidRPr="00A30309">
          <w:rPr>
            <w:color w:val="0000FF"/>
          </w:rPr>
          <w:fldChar w:fldCharType="begin"/>
        </w:r>
        <w:r w:rsidRPr="00A30309">
          <w:rPr>
            <w:color w:val="0000FF"/>
          </w:rPr>
          <w:instrText xml:space="preserve"> REF GeneralDocumentEditingHelp \h\* Lower \* FirstCap  \* MERGEFORMAT </w:instrText>
        </w:r>
        <w:r w:rsidRPr="00A30309">
          <w:rPr>
            <w:color w:val="0000FF"/>
          </w:rPr>
        </w:r>
        <w:r w:rsidRPr="00A30309">
          <w:rPr>
            <w:color w:val="0000FF"/>
          </w:rPr>
          <w:fldChar w:fldCharType="end"/>
        </w:r>
        <w:r w:rsidRPr="00A30309">
          <w:rPr>
            <w:color w:val="0000FF"/>
          </w:rPr>
          <w:t>General Document Editing Help</w:t>
        </w:r>
      </w:hyperlink>
      <w:r w:rsidRPr="00856E82">
        <w:rPr>
          <w:rFonts w:cs="Tahoma"/>
          <w:color w:val="C00000"/>
        </w:rPr>
        <w:t xml:space="preserve"> section at the end of this Template.</w:t>
      </w:r>
    </w:p>
    <w:p w14:paraId="0640F3E3" w14:textId="31CDA88E" w:rsidR="007E292A" w:rsidRDefault="00FE26C6" w:rsidP="007E292A">
      <w:pPr>
        <w:pStyle w:val="BodyText"/>
      </w:pPr>
      <w:r>
        <w:t>I</w:t>
      </w:r>
      <w:r w:rsidR="00A61F2D" w:rsidRPr="00A61F2D">
        <w:t xml:space="preserve">n a NG9-1-1 environment Emergency Incident information is transferred between parties seamlessly through a standard interoperable </w:t>
      </w:r>
      <w:r w:rsidRPr="00A61F2D">
        <w:t>method.</w:t>
      </w:r>
      <w:r w:rsidR="006977B6">
        <w:t xml:space="preserve"> </w:t>
      </w:r>
      <w:r w:rsidR="00BC56B9">
        <w:t xml:space="preserve">The </w:t>
      </w:r>
      <w:r w:rsidR="00124E1F">
        <w:t>mechanism</w:t>
      </w:r>
      <w:r w:rsidR="00BC56B9">
        <w:t xml:space="preserve"> that enables this is </w:t>
      </w:r>
      <w:r w:rsidR="00124E1F">
        <w:t xml:space="preserve">the </w:t>
      </w:r>
      <w:r w:rsidR="007E292A">
        <w:t>EIDO</w:t>
      </w:r>
      <w:r w:rsidR="00124E1F">
        <w:t>, which</w:t>
      </w:r>
      <w:r w:rsidR="007E292A">
        <w:t xml:space="preserve"> is a JSON-based (JavaScript Object Notation) data structure used to share emergency incident information between and among authorized entities and systems. Think of an EIDO as a current snapshot of the information known of an incident at the moment in time when it is sent to </w:t>
      </w:r>
      <w:commentRangeStart w:id="48"/>
      <w:commentRangeStart w:id="49"/>
      <w:r w:rsidR="007E292A">
        <w:t xml:space="preserve">another entity based </w:t>
      </w:r>
      <w:commentRangeEnd w:id="48"/>
      <w:r w:rsidR="007E292A">
        <w:rPr>
          <w:rStyle w:val="CommentReference"/>
          <w:sz w:val="20"/>
          <w:szCs w:val="20"/>
        </w:rPr>
        <w:commentReference w:id="48"/>
      </w:r>
      <w:commentRangeEnd w:id="49"/>
      <w:r w:rsidR="00AB6980">
        <w:rPr>
          <w:rStyle w:val="CommentReference"/>
          <w:sz w:val="20"/>
          <w:szCs w:val="20"/>
        </w:rPr>
        <w:commentReference w:id="49"/>
      </w:r>
      <w:r w:rsidR="007E292A">
        <w:t xml:space="preserve">on your agency’s </w:t>
      </w:r>
      <w:r w:rsidR="007E292A" w:rsidRPr="00F67913">
        <w:t xml:space="preserve">data sharing </w:t>
      </w:r>
      <w:r w:rsidR="007E292A">
        <w:t xml:space="preserve">policies. NENA </w:t>
      </w:r>
      <w:r w:rsidR="00005E25">
        <w:t>has adopted the JSON-based EIDO</w:t>
      </w:r>
      <w:r w:rsidR="007E292A">
        <w:t xml:space="preserve"> for sharing incident information among authorized Next Generation 9-1-1 (NG9-1-1) entities and systems. </w:t>
      </w:r>
    </w:p>
    <w:p w14:paraId="04D8FBA6" w14:textId="3FCDFF7D" w:rsidR="007E292A" w:rsidRDefault="007E292A" w:rsidP="007E292A">
      <w:r>
        <w:t xml:space="preserve">Throughout this document emergency incident information will be referenced as Incident Data.  An incident is a real-world occurrence, or event, for which one or more calls may be received. It will be the responsibility of the Agency to determine Incident Data sharing policies related to which agencies it will share Incident Data with. </w:t>
      </w:r>
      <w:r w:rsidRPr="00667D95">
        <w:t xml:space="preserve">Once data sharing policies are established, the </w:t>
      </w:r>
      <w:r>
        <w:t xml:space="preserve">agencies functional elements </w:t>
      </w:r>
      <w:r w:rsidRPr="00667D95">
        <w:t xml:space="preserve">will be configured to reflect them and automatically </w:t>
      </w:r>
      <w:r>
        <w:t>share</w:t>
      </w:r>
      <w:r w:rsidRPr="00667D95">
        <w:t xml:space="preserve"> Incident Data</w:t>
      </w:r>
      <w:r>
        <w:t xml:space="preserve">.   </w:t>
      </w:r>
    </w:p>
    <w:p w14:paraId="133ABAEB" w14:textId="77777777" w:rsidR="007E292A" w:rsidRPr="00177C2F" w:rsidRDefault="007E292A" w:rsidP="007E292A">
      <w:pPr>
        <w:rPr>
          <w:strike/>
          <w:rPrChange w:id="50" w:author="John Milburn" w:date="2026-06-05T13:52:00Z" w16du:dateUtc="2026-06-05T17:52:00Z">
            <w:rPr/>
          </w:rPrChange>
        </w:rPr>
      </w:pPr>
    </w:p>
    <w:p w14:paraId="4F2171E8" w14:textId="77777777" w:rsidR="007E292A" w:rsidRPr="00177C2F" w:rsidRDefault="007E292A" w:rsidP="007E292A">
      <w:pPr>
        <w:rPr>
          <w:strike/>
          <w:color w:val="FF0000"/>
          <w:rPrChange w:id="51" w:author="John Milburn" w:date="2026-06-05T13:52:00Z" w16du:dateUtc="2026-06-05T17:52:00Z">
            <w:rPr>
              <w:color w:val="FF0000"/>
            </w:rPr>
          </w:rPrChange>
        </w:rPr>
      </w:pPr>
      <w:commentRangeStart w:id="52"/>
      <w:r w:rsidRPr="00177C2F">
        <w:rPr>
          <w:strike/>
          <w:rPrChange w:id="53" w:author="John Milburn" w:date="2026-06-05T13:52:00Z" w16du:dateUtc="2026-06-05T17:52:00Z">
            <w:rPr/>
          </w:rPrChange>
        </w:rPr>
        <w:t>“</w:t>
      </w:r>
      <w:r w:rsidRPr="00177C2F">
        <w:rPr>
          <w:strike/>
          <w:color w:val="FF0000"/>
          <w:rPrChange w:id="54" w:author="John Milburn" w:date="2026-06-05T13:52:00Z" w16du:dateUtc="2026-06-05T17:52:00Z">
            <w:rPr>
              <w:color w:val="FF0000"/>
            </w:rPr>
          </w:rPrChange>
        </w:rPr>
        <w:t>A functional element is a set of interfaces and operations on those interfaces to accomplish a task.  Within i3 there are three primary functional elements:  Call Handling, Incident Handling and Dispatch.  A Functional Element can subscribe to other Functional Elements, both internally within an agency and externally to Functional Elements belonging to outside agencies.  A subscriber may subscribe to either all incident EIDOs or a subset thereof, a single incident’s EIDOs or to all EIDOs related to a specific resource.  What information a subscriber can see is dependent on the hosting agencies Data Right’s Management (DRM) policies.”</w:t>
      </w:r>
      <w:commentRangeEnd w:id="52"/>
      <w:r w:rsidR="002C7FB8" w:rsidRPr="00177C2F">
        <w:rPr>
          <w:rStyle w:val="CommentReference"/>
          <w:strike/>
          <w:color w:val="FF0000"/>
          <w:sz w:val="20"/>
          <w:szCs w:val="20"/>
          <w:rPrChange w:id="55" w:author="John Milburn" w:date="2026-06-05T13:52:00Z" w16du:dateUtc="2026-06-05T17:52:00Z">
            <w:rPr>
              <w:rStyle w:val="CommentReference"/>
              <w:color w:val="FF0000"/>
              <w:sz w:val="20"/>
              <w:szCs w:val="20"/>
            </w:rPr>
          </w:rPrChange>
        </w:rPr>
        <w:commentReference w:id="52"/>
      </w:r>
    </w:p>
    <w:p w14:paraId="511BB562" w14:textId="7DC8EF23" w:rsidR="007E292A" w:rsidRPr="00177C2F" w:rsidRDefault="007E292A" w:rsidP="007E292A">
      <w:pPr>
        <w:pStyle w:val="BodyText"/>
        <w:rPr>
          <w:rFonts w:ascii="Segoe UI" w:hAnsi="Segoe UI" w:cs="Segoe UI"/>
          <w:strike/>
          <w:rPrChange w:id="56" w:author="John Milburn" w:date="2026-06-05T13:52:00Z" w16du:dateUtc="2026-06-05T17:52:00Z">
            <w:rPr>
              <w:rFonts w:ascii="Segoe UI" w:hAnsi="Segoe UI" w:cs="Segoe UI"/>
            </w:rPr>
          </w:rPrChange>
        </w:rPr>
      </w:pPr>
      <w:commentRangeStart w:id="57"/>
      <w:commentRangeStart w:id="58"/>
      <w:r w:rsidRPr="00177C2F">
        <w:rPr>
          <w:rFonts w:ascii="Segoe UI" w:hAnsi="Segoe UI" w:cs="Segoe UI"/>
          <w:strike/>
          <w:rPrChange w:id="59" w:author="John Milburn" w:date="2026-06-05T13:52:00Z" w16du:dateUtc="2026-06-05T17:52:00Z">
            <w:rPr>
              <w:rFonts w:ascii="Segoe UI" w:hAnsi="Segoe UI" w:cs="Segoe UI"/>
            </w:rPr>
          </w:rPrChange>
        </w:rPr>
        <w:t>You may want to reference the Glossary definition of FE (Functi</w:t>
      </w:r>
      <w:r w:rsidR="00005E25" w:rsidRPr="00177C2F">
        <w:rPr>
          <w:rFonts w:ascii="Segoe UI" w:hAnsi="Segoe UI" w:cs="Segoe UI"/>
          <w:strike/>
          <w:rPrChange w:id="60" w:author="John Milburn" w:date="2026-06-05T13:52:00Z" w16du:dateUtc="2026-06-05T17:52:00Z">
            <w:rPr>
              <w:rFonts w:ascii="Segoe UI" w:hAnsi="Segoe UI" w:cs="Segoe UI"/>
            </w:rPr>
          </w:rPrChange>
        </w:rPr>
        <w:t>onal Element) for more detail.</w:t>
      </w:r>
      <w:r w:rsidR="00005E25" w:rsidRPr="00177C2F">
        <w:rPr>
          <w:rFonts w:ascii="Segoe UI" w:hAnsi="Segoe UI" w:cs="Segoe UI"/>
          <w:strike/>
          <w:rPrChange w:id="61" w:author="John Milburn" w:date="2026-06-05T13:52:00Z" w16du:dateUtc="2026-06-05T17:52:00Z">
            <w:rPr>
              <w:rFonts w:ascii="Segoe UI" w:hAnsi="Segoe UI" w:cs="Segoe UI"/>
            </w:rPr>
          </w:rPrChange>
        </w:rPr>
        <w:br/>
      </w:r>
      <w:r w:rsidRPr="00177C2F">
        <w:rPr>
          <w:rFonts w:ascii="Segoe UI" w:hAnsi="Segoe UI" w:cs="Segoe UI"/>
          <w:strike/>
          <w:rPrChange w:id="62" w:author="John Milburn" w:date="2026-06-05T13:52:00Z" w16du:dateUtc="2026-06-05T17:52:00Z">
            <w:rPr>
              <w:rFonts w:ascii="Segoe UI" w:hAnsi="Segoe UI" w:cs="Segoe UI"/>
            </w:rPr>
          </w:rPrChange>
        </w:rPr>
        <w:fldChar w:fldCharType="begin"/>
      </w:r>
      <w:r w:rsidRPr="00177C2F">
        <w:rPr>
          <w:rFonts w:ascii="Segoe UI" w:hAnsi="Segoe UI" w:cs="Segoe UI"/>
          <w:strike/>
          <w:rPrChange w:id="63" w:author="John Milburn" w:date="2026-06-05T13:52:00Z" w16du:dateUtc="2026-06-05T17:52:00Z">
            <w:rPr>
              <w:rFonts w:ascii="Segoe UI" w:hAnsi="Segoe UI" w:cs="Segoe UI"/>
            </w:rPr>
          </w:rPrChange>
        </w:rPr>
        <w:instrText>HYPERLINK "</w:instrText>
      </w:r>
      <w:commentRangeStart w:id="64"/>
      <w:commentRangeStart w:id="65"/>
      <w:r w:rsidRPr="00177C2F">
        <w:rPr>
          <w:rFonts w:ascii="Segoe UI" w:hAnsi="Segoe UI" w:cs="Segoe UI"/>
          <w:strike/>
          <w:rPrChange w:id="66" w:author="John Milburn" w:date="2026-06-05T13:52:00Z" w16du:dateUtc="2026-06-05T17:52:00Z">
            <w:rPr>
              <w:rFonts w:ascii="Segoe UI" w:hAnsi="Segoe UI" w:cs="Segoe UI"/>
            </w:rPr>
          </w:rPrChange>
        </w:rPr>
        <w:instrText>https://kb.nena.org/wiki/FE_(Functional_Element)</w:instrText>
      </w:r>
      <w:commentRangeEnd w:id="64"/>
      <w:r w:rsidRPr="00177C2F">
        <w:rPr>
          <w:rStyle w:val="CommentReference"/>
          <w:rFonts w:ascii="Segoe UI" w:hAnsi="Segoe UI" w:cs="Segoe UI"/>
          <w:strike/>
          <w:sz w:val="20"/>
          <w:szCs w:val="20"/>
          <w:rPrChange w:id="67" w:author="John Milburn" w:date="2026-06-05T13:52:00Z" w16du:dateUtc="2026-06-05T17:52:00Z">
            <w:rPr>
              <w:rStyle w:val="CommentReference"/>
              <w:rFonts w:ascii="Segoe UI" w:hAnsi="Segoe UI" w:cs="Segoe UI"/>
              <w:sz w:val="20"/>
              <w:szCs w:val="20"/>
            </w:rPr>
          </w:rPrChange>
        </w:rPr>
        <w:commentReference w:id="64"/>
      </w:r>
      <w:commentRangeEnd w:id="65"/>
      <w:r w:rsidRPr="00177C2F">
        <w:rPr>
          <w:rStyle w:val="CommentReference"/>
          <w:rFonts w:ascii="Segoe UI" w:hAnsi="Segoe UI" w:cs="Segoe UI"/>
          <w:strike/>
          <w:sz w:val="20"/>
          <w:szCs w:val="20"/>
          <w:rPrChange w:id="68" w:author="John Milburn" w:date="2026-06-05T13:52:00Z" w16du:dateUtc="2026-06-05T17:52:00Z">
            <w:rPr>
              <w:rStyle w:val="CommentReference"/>
              <w:rFonts w:ascii="Segoe UI" w:hAnsi="Segoe UI" w:cs="Segoe UI"/>
              <w:sz w:val="20"/>
              <w:szCs w:val="20"/>
            </w:rPr>
          </w:rPrChange>
        </w:rPr>
        <w:commentReference w:id="65"/>
      </w:r>
      <w:r w:rsidRPr="00177C2F">
        <w:rPr>
          <w:rFonts w:ascii="Segoe UI" w:hAnsi="Segoe UI" w:cs="Segoe UI"/>
          <w:strike/>
          <w:rPrChange w:id="69" w:author="John Milburn" w:date="2026-06-05T13:52:00Z" w16du:dateUtc="2026-06-05T17:52:00Z">
            <w:rPr>
              <w:rFonts w:ascii="Segoe UI" w:hAnsi="Segoe UI" w:cs="Segoe UI"/>
            </w:rPr>
          </w:rPrChange>
        </w:rPr>
        <w:instrText>"</w:instrText>
      </w:r>
      <w:r w:rsidRPr="00035E53">
        <w:rPr>
          <w:rFonts w:ascii="Segoe UI" w:hAnsi="Segoe UI" w:cs="Segoe UI"/>
          <w:strike/>
        </w:rPr>
      </w:r>
      <w:r w:rsidRPr="00177C2F">
        <w:rPr>
          <w:rFonts w:ascii="Segoe UI" w:hAnsi="Segoe UI" w:cs="Segoe UI"/>
          <w:strike/>
          <w:rPrChange w:id="70" w:author="John Milburn" w:date="2026-06-05T13:52:00Z" w16du:dateUtc="2026-06-05T17:52:00Z">
            <w:rPr>
              <w:rFonts w:ascii="Segoe UI" w:hAnsi="Segoe UI" w:cs="Segoe UI"/>
            </w:rPr>
          </w:rPrChange>
        </w:rPr>
        <w:fldChar w:fldCharType="separate"/>
      </w:r>
      <w:r w:rsidRPr="00177C2F">
        <w:rPr>
          <w:rStyle w:val="Hyperlink"/>
          <w:rFonts w:ascii="Segoe UI" w:hAnsi="Segoe UI" w:cs="Segoe UI"/>
          <w:strike/>
          <w:rPrChange w:id="71" w:author="John Milburn" w:date="2026-06-05T13:52:00Z" w16du:dateUtc="2026-06-05T17:52:00Z">
            <w:rPr>
              <w:rStyle w:val="Hyperlink"/>
              <w:rFonts w:ascii="Segoe UI" w:hAnsi="Segoe UI" w:cs="Segoe UI"/>
            </w:rPr>
          </w:rPrChange>
        </w:rPr>
        <w:t>https://kb.nena.org/wiki/FE_(Functional_Element)</w:t>
      </w:r>
      <w:r w:rsidRPr="00177C2F">
        <w:rPr>
          <w:rFonts w:ascii="Segoe UI" w:hAnsi="Segoe UI" w:cs="Segoe UI"/>
          <w:strike/>
          <w:rPrChange w:id="72" w:author="John Milburn" w:date="2026-06-05T13:52:00Z" w16du:dateUtc="2026-06-05T17:52:00Z">
            <w:rPr>
              <w:rFonts w:ascii="Segoe UI" w:hAnsi="Segoe UI" w:cs="Segoe UI"/>
            </w:rPr>
          </w:rPrChange>
        </w:rPr>
        <w:fldChar w:fldCharType="end"/>
      </w:r>
      <w:commentRangeEnd w:id="57"/>
      <w:r w:rsidRPr="00177C2F">
        <w:rPr>
          <w:rStyle w:val="CommentReference"/>
          <w:rFonts w:ascii="Segoe UI" w:hAnsi="Segoe UI" w:cs="Segoe UI"/>
          <w:strike/>
          <w:sz w:val="20"/>
          <w:szCs w:val="20"/>
          <w:rPrChange w:id="73" w:author="John Milburn" w:date="2026-06-05T13:52:00Z" w16du:dateUtc="2026-06-05T17:52:00Z">
            <w:rPr>
              <w:rStyle w:val="CommentReference"/>
              <w:rFonts w:ascii="Segoe UI" w:hAnsi="Segoe UI" w:cs="Segoe UI"/>
              <w:sz w:val="20"/>
              <w:szCs w:val="20"/>
            </w:rPr>
          </w:rPrChange>
        </w:rPr>
        <w:commentReference w:id="57"/>
      </w:r>
      <w:commentRangeEnd w:id="58"/>
      <w:r w:rsidRPr="00177C2F">
        <w:rPr>
          <w:rStyle w:val="CommentReference"/>
          <w:rFonts w:ascii="Segoe UI" w:hAnsi="Segoe UI" w:cs="Segoe UI"/>
          <w:strike/>
          <w:sz w:val="20"/>
          <w:szCs w:val="20"/>
          <w:rPrChange w:id="74" w:author="John Milburn" w:date="2026-06-05T13:52:00Z" w16du:dateUtc="2026-06-05T17:52:00Z">
            <w:rPr>
              <w:rStyle w:val="CommentReference"/>
              <w:rFonts w:ascii="Segoe UI" w:hAnsi="Segoe UI" w:cs="Segoe UI"/>
              <w:sz w:val="20"/>
              <w:szCs w:val="20"/>
            </w:rPr>
          </w:rPrChange>
        </w:rPr>
        <w:commentReference w:id="58"/>
      </w:r>
    </w:p>
    <w:p w14:paraId="626281A1" w14:textId="2C7C4BBD" w:rsidR="00834F03" w:rsidRDefault="007E292A" w:rsidP="007E292A">
      <w:pPr>
        <w:pStyle w:val="Heading2"/>
      </w:pPr>
      <w:r>
        <w:t>History</w:t>
      </w:r>
    </w:p>
    <w:p w14:paraId="2EA7579B" w14:textId="77777777" w:rsidR="007E292A" w:rsidRDefault="007E292A" w:rsidP="007E292A">
      <w:pPr>
        <w:pStyle w:val="BodyText"/>
      </w:pPr>
      <w:r>
        <w:t>In E9-1-1 systems, caller information is retrieved at a PSAP from an ALI (Automatic Location Identification) database.  The call handling controller then delivers this information to CAD (Computer Aided Dispatch) systems over a serial interface described in NENA-STA-027.3-2018.  The information in the ALI response and in the data transferred to the CAD system included caller information such as location, caller name, and responsible police, fire, and EMS services for that location.</w:t>
      </w:r>
    </w:p>
    <w:p w14:paraId="222E052E" w14:textId="18BC92B1" w:rsidR="005B3F4F" w:rsidRPr="005B3F4F" w:rsidRDefault="007E292A" w:rsidP="005B3F4F">
      <w:pPr>
        <w:pStyle w:val="BodyText"/>
      </w:pPr>
      <w:r>
        <w:t>NENA intend</w:t>
      </w:r>
      <w:r w:rsidR="006137B1">
        <w:t>s</w:t>
      </w:r>
      <w:r>
        <w:t xml:space="preserve"> the use of EIDO to relay emergency incident data between </w:t>
      </w:r>
      <w:r w:rsidR="006137B1">
        <w:t xml:space="preserve">functional </w:t>
      </w:r>
      <w:r>
        <w:t xml:space="preserve">elements within a PSAP, between PSAPs, between PSAPs and other external entities such as </w:t>
      </w:r>
      <w:r w:rsidR="00534D0B" w:rsidRPr="00534D0B">
        <w:t>law enforcement agencies, fire departments and emergency medical services (EMS)</w:t>
      </w:r>
      <w:r w:rsidR="005B3F4F">
        <w:t>.</w:t>
      </w:r>
      <w:r w:rsidR="00A33CAB">
        <w:t xml:space="preserve"> </w:t>
      </w:r>
      <w:r w:rsidR="005B3F4F" w:rsidRPr="005B3F4F">
        <w:t>Unlike legacy E9-1-1 systems, which require a telecommunicator to verbally notify agencies of changes in incident status, the standard EIDO format allows NG9-1-1 systems to notify agencies of incident status changes using machine driven automatic methods.</w:t>
      </w:r>
    </w:p>
    <w:p w14:paraId="02A26BC8" w14:textId="67963B02" w:rsidR="007E292A" w:rsidRPr="007E292A" w:rsidRDefault="007E292A" w:rsidP="007E292A">
      <w:pPr>
        <w:pStyle w:val="BodyText"/>
      </w:pPr>
    </w:p>
    <w:p w14:paraId="7813FA17" w14:textId="373B2058" w:rsidR="00834F03" w:rsidRDefault="00DE5C7E" w:rsidP="007E292A">
      <w:pPr>
        <w:pStyle w:val="Heading2"/>
      </w:pPr>
      <w:r>
        <w:t>Applicable</w:t>
      </w:r>
      <w:r w:rsidR="007E292A">
        <w:t xml:space="preserve"> Functional Elements</w:t>
      </w:r>
    </w:p>
    <w:p w14:paraId="0D2ABABE" w14:textId="77777777" w:rsidR="007E292A" w:rsidDel="00177C2F" w:rsidRDefault="007E292A" w:rsidP="007E292A">
      <w:pPr>
        <w:pStyle w:val="BodyText"/>
        <w:rPr>
          <w:del w:id="75" w:author="John Milburn" w:date="2026-06-05T13:53:00Z" w16du:dateUtc="2026-06-05T17:53:00Z"/>
        </w:rPr>
      </w:pPr>
      <w:r>
        <w:t xml:space="preserve">In legacy PSAPs, we have two large systems we generically call “CPE” and “CAD”.  CPE handles the 9-1-1 call, and CAD handles incidents and the response to those incidents.  </w:t>
      </w:r>
    </w:p>
    <w:p w14:paraId="3B4ABD9A" w14:textId="4E01B7FD" w:rsidR="007E292A" w:rsidRDefault="007E292A" w:rsidP="007E292A">
      <w:pPr>
        <w:pStyle w:val="BodyText"/>
      </w:pPr>
    </w:p>
    <w:p w14:paraId="3D5887B9" w14:textId="4567167F" w:rsidR="007E292A" w:rsidRDefault="007E292A" w:rsidP="007E292A">
      <w:pPr>
        <w:pStyle w:val="BodyText"/>
      </w:pPr>
      <w:r>
        <w:t>Within a PSAP, all NG9-1-1 compliant systems that deal with incident data use EIDOs as the standard way to express what one system or agency knows about an incident.  By using EIDO as the common way to exchange incident data, we get a level of interoperability between disparate systems. The EIDO is</w:t>
      </w:r>
      <w:ins w:id="76" w:author="John Milburn" w:date="2026-06-08T11:14:00Z" w16du:dateUtc="2026-06-08T15:14:00Z">
        <w:r w:rsidR="006539CD">
          <w:t xml:space="preserve"> the</w:t>
        </w:r>
      </w:ins>
      <w:r>
        <w:t xml:space="preserve"> data format of the information the Call Handling FE provides the Incident Handling FE about a 9-1-1 call and the data format of the information the Incident Handling FE tells the Dispatch FE the data that was collected and entered by the call taker and received with the call.</w:t>
      </w:r>
    </w:p>
    <w:p w14:paraId="5C013E41" w14:textId="01BDCF73" w:rsidR="00FC1D44" w:rsidRDefault="00FC1D44" w:rsidP="00FC1D44">
      <w:pPr>
        <w:pStyle w:val="BodyText"/>
      </w:pPr>
      <w:r>
        <w:t xml:space="preserve">To standardize the exchange of information in the computer based NG9-1-1 environment, Functional Elements have been defined.  There are four Primary Functional Elements currently defined:  Call Handling, Incident Handling, Dispatch and IDX </w:t>
      </w:r>
      <w:r w:rsidRPr="009417FB">
        <w:t>(Incident Data eXchange)</w:t>
      </w:r>
      <w:r>
        <w:t>.  Multiple Functional Elements may be combined in a single vendor product or service or may be provided by different vendors.  All Functional Elements should interoperate across various vendor products</w:t>
      </w:r>
      <w:ins w:id="77" w:author="John Milburn" w:date="2026-05-28T10:14:00Z" w16du:dateUtc="2026-05-28T14:14:00Z">
        <w:r w:rsidR="00F608CE">
          <w:t xml:space="preserve"> </w:t>
        </w:r>
        <w:r w:rsidR="00F608CE">
          <w:rPr>
            <w:color w:val="FF0000"/>
          </w:rPr>
          <w:t>using</w:t>
        </w:r>
      </w:ins>
      <w:ins w:id="78" w:author="John Milburn" w:date="2026-05-28T10:15:00Z" w16du:dateUtc="2026-05-28T14:15:00Z">
        <w:r w:rsidR="00F608CE">
          <w:rPr>
            <w:color w:val="FF0000"/>
          </w:rPr>
          <w:t xml:space="preserve"> EIDOs</w:t>
        </w:r>
      </w:ins>
      <w:r>
        <w:t xml:space="preserve">.  </w:t>
      </w:r>
    </w:p>
    <w:p w14:paraId="3A035434" w14:textId="4D4FCEDE" w:rsidR="00FC1D44" w:rsidRDefault="00FC1D44" w:rsidP="00FC1D44">
      <w:pPr>
        <w:pStyle w:val="BodyText"/>
      </w:pPr>
      <w:r w:rsidRPr="009417FB">
        <w:t xml:space="preserve">IDX is a Functional Element that facilitates the exchange of EIDOs among other Functional Elements both within and external to an agency. </w:t>
      </w:r>
      <w:r>
        <w:t>Since these exchanges may be both internal and external, a</w:t>
      </w:r>
      <w:r w:rsidRPr="00F80531">
        <w:t xml:space="preserve">gencies must be aware of </w:t>
      </w:r>
      <w:r>
        <w:t xml:space="preserve">how this functionality will impact data flow </w:t>
      </w:r>
      <w:r w:rsidRPr="00F80531">
        <w:t xml:space="preserve">when </w:t>
      </w:r>
      <w:r w:rsidRPr="00F80531">
        <w:lastRenderedPageBreak/>
        <w:t xml:space="preserve">forming their policies on EIDO </w:t>
      </w:r>
      <w:r>
        <w:t>transactions</w:t>
      </w:r>
      <w:r w:rsidRPr="00F80531">
        <w:t>.</w:t>
      </w:r>
      <w:r>
        <w:t xml:space="preserve">  The IDX will implement the EIDO management policies, for external entities so the policy will need to consider the destination in any data management considerations</w:t>
      </w:r>
      <w:r w:rsidR="00C529E0">
        <w:t xml:space="preserve">, </w:t>
      </w:r>
      <w:r w:rsidR="00C529E0" w:rsidRPr="00C529E0">
        <w:t>which is the primary focus of this information document</w:t>
      </w:r>
      <w:r>
        <w:t xml:space="preserve">.  </w:t>
      </w:r>
    </w:p>
    <w:p w14:paraId="4ACE130C" w14:textId="34B45C2E" w:rsidR="002C1C33" w:rsidRPr="00727A01" w:rsidRDefault="002C1C33" w:rsidP="002C1C33">
      <w:pPr>
        <w:pStyle w:val="Heading2"/>
        <w:rPr>
          <w:color w:val="C00000"/>
        </w:rPr>
      </w:pPr>
      <w:r>
        <w:t>What Data Can Be Put into an EIDO</w:t>
      </w:r>
    </w:p>
    <w:p w14:paraId="7B0A9EF2" w14:textId="77777777" w:rsidR="00D72771" w:rsidRDefault="00D72771" w:rsidP="00D72771">
      <w:r>
        <w:t>‘</w:t>
      </w:r>
      <w:r w:rsidRPr="006617B5">
        <w:rPr>
          <w:color w:val="FF0000"/>
        </w:rPr>
        <w:t xml:space="preserve">The components of </w:t>
      </w:r>
      <w:r>
        <w:t>EIDO</w:t>
      </w:r>
      <w:r w:rsidRPr="006617B5">
        <w:rPr>
          <w:color w:val="FF0000"/>
        </w:rPr>
        <w:t>s</w:t>
      </w:r>
      <w:r>
        <w:t xml:space="preserve"> </w:t>
      </w:r>
      <w:r w:rsidRPr="006617B5">
        <w:rPr>
          <w:strike/>
        </w:rPr>
        <w:t>is</w:t>
      </w:r>
      <w:r>
        <w:t xml:space="preserve"> </w:t>
      </w:r>
      <w:r w:rsidRPr="006617B5">
        <w:rPr>
          <w:color w:val="FF0000"/>
        </w:rPr>
        <w:t>are</w:t>
      </w:r>
      <w:r>
        <w:t xml:space="preserve"> populated using the JSON Schema as defined in NENA-STA-021.  The </w:t>
      </w:r>
      <w:r w:rsidRPr="00185F88">
        <w:rPr>
          <w:color w:val="FF0000"/>
        </w:rPr>
        <w:t>data components of an EIDO</w:t>
      </w:r>
      <w:r>
        <w:rPr>
          <w:color w:val="FF0000"/>
        </w:rPr>
        <w:t xml:space="preserve"> </w:t>
      </w:r>
      <w:r>
        <w:rPr>
          <w:strike/>
        </w:rPr>
        <w:t>Emergency Incident Data Object Data Components</w:t>
      </w:r>
      <w:r>
        <w:t xml:space="preserve"> include, but </w:t>
      </w:r>
      <w:r w:rsidRPr="00185F88">
        <w:rPr>
          <w:color w:val="FF0000"/>
        </w:rPr>
        <w:t>are</w:t>
      </w:r>
      <w:r>
        <w:rPr>
          <w:color w:val="FF0000"/>
        </w:rPr>
        <w:t xml:space="preserve"> </w:t>
      </w:r>
      <w:r>
        <w:t>not limited to:</w:t>
      </w:r>
    </w:p>
    <w:p w14:paraId="6180A4DF" w14:textId="77777777" w:rsidR="00D72771" w:rsidRDefault="00D72771" w:rsidP="00D72771">
      <w:pPr>
        <w:pStyle w:val="ListParagraph"/>
        <w:numPr>
          <w:ilvl w:val="0"/>
          <w:numId w:val="48"/>
        </w:numPr>
        <w:spacing w:after="160" w:line="278" w:lineRule="auto"/>
      </w:pPr>
      <w:r>
        <w:t xml:space="preserve">Agency Data </w:t>
      </w:r>
    </w:p>
    <w:p w14:paraId="1F41DBB3" w14:textId="77777777" w:rsidR="00D72771" w:rsidRDefault="00D72771" w:rsidP="00D72771">
      <w:pPr>
        <w:pStyle w:val="ListParagraph"/>
        <w:numPr>
          <w:ilvl w:val="0"/>
          <w:numId w:val="48"/>
        </w:numPr>
        <w:spacing w:after="160" w:line="278" w:lineRule="auto"/>
      </w:pPr>
      <w:r>
        <w:t>Split/Merge Data</w:t>
      </w:r>
    </w:p>
    <w:p w14:paraId="3C962FF4" w14:textId="77777777" w:rsidR="00D72771" w:rsidRDefault="00D72771" w:rsidP="00D72771">
      <w:pPr>
        <w:pStyle w:val="ListParagraph"/>
        <w:numPr>
          <w:ilvl w:val="0"/>
          <w:numId w:val="48"/>
        </w:numPr>
        <w:spacing w:after="160" w:line="278" w:lineRule="auto"/>
      </w:pPr>
      <w:r>
        <w:t>Link Data</w:t>
      </w:r>
    </w:p>
    <w:p w14:paraId="68BA79E2" w14:textId="77777777" w:rsidR="00D72771" w:rsidRDefault="00D72771" w:rsidP="00D72771">
      <w:pPr>
        <w:pStyle w:val="ListParagraph"/>
        <w:numPr>
          <w:ilvl w:val="0"/>
          <w:numId w:val="48"/>
        </w:numPr>
        <w:spacing w:after="160" w:line="278" w:lineRule="auto"/>
      </w:pPr>
      <w:r>
        <w:t>Incident Data</w:t>
      </w:r>
    </w:p>
    <w:p w14:paraId="54E2AF90" w14:textId="77777777" w:rsidR="00D72771" w:rsidRDefault="00D72771" w:rsidP="00D72771">
      <w:pPr>
        <w:pStyle w:val="ListParagraph"/>
        <w:numPr>
          <w:ilvl w:val="0"/>
          <w:numId w:val="48"/>
        </w:numPr>
        <w:spacing w:after="160" w:line="278" w:lineRule="auto"/>
      </w:pPr>
      <w:r>
        <w:t>Call Data</w:t>
      </w:r>
    </w:p>
    <w:p w14:paraId="177606B3" w14:textId="77777777" w:rsidR="00D72771" w:rsidRDefault="00D72771" w:rsidP="00D72771">
      <w:pPr>
        <w:pStyle w:val="ListParagraph"/>
        <w:numPr>
          <w:ilvl w:val="0"/>
          <w:numId w:val="48"/>
        </w:numPr>
        <w:spacing w:after="160" w:line="278" w:lineRule="auto"/>
      </w:pPr>
      <w:r>
        <w:t>Call Back Data</w:t>
      </w:r>
    </w:p>
    <w:p w14:paraId="25EBBD46" w14:textId="77777777" w:rsidR="00D72771" w:rsidRDefault="00D72771" w:rsidP="00D72771">
      <w:pPr>
        <w:pStyle w:val="ListParagraph"/>
        <w:numPr>
          <w:ilvl w:val="0"/>
          <w:numId w:val="48"/>
        </w:numPr>
        <w:spacing w:after="160" w:line="278" w:lineRule="auto"/>
      </w:pPr>
      <w:r>
        <w:t>Updated Call Back Number</w:t>
      </w:r>
    </w:p>
    <w:p w14:paraId="5FC8DB67" w14:textId="77777777" w:rsidR="00D72771" w:rsidRDefault="00D72771" w:rsidP="00D72771">
      <w:pPr>
        <w:pStyle w:val="ListParagraph"/>
        <w:numPr>
          <w:ilvl w:val="0"/>
          <w:numId w:val="48"/>
        </w:numPr>
        <w:spacing w:after="160" w:line="278" w:lineRule="auto"/>
      </w:pPr>
      <w:r>
        <w:t>Dispatch Data</w:t>
      </w:r>
    </w:p>
    <w:p w14:paraId="3795E85E" w14:textId="77777777" w:rsidR="00D72771" w:rsidRDefault="00D72771" w:rsidP="00D72771">
      <w:pPr>
        <w:pStyle w:val="ListParagraph"/>
        <w:numPr>
          <w:ilvl w:val="0"/>
          <w:numId w:val="48"/>
        </w:numPr>
        <w:spacing w:after="160" w:line="278" w:lineRule="auto"/>
      </w:pPr>
      <w:r>
        <w:t>Disposition Data</w:t>
      </w:r>
    </w:p>
    <w:p w14:paraId="0D0031D9" w14:textId="77777777" w:rsidR="00D72771" w:rsidRDefault="00D72771" w:rsidP="00D72771">
      <w:pPr>
        <w:pStyle w:val="ListParagraph"/>
        <w:numPr>
          <w:ilvl w:val="0"/>
          <w:numId w:val="48"/>
        </w:numPr>
        <w:spacing w:after="160" w:line="278" w:lineRule="auto"/>
      </w:pPr>
      <w:r>
        <w:t>Notes Data</w:t>
      </w:r>
    </w:p>
    <w:p w14:paraId="5B85012F" w14:textId="77777777" w:rsidR="00D72771" w:rsidRDefault="00D72771" w:rsidP="00D72771">
      <w:pPr>
        <w:pStyle w:val="ListParagraph"/>
        <w:numPr>
          <w:ilvl w:val="0"/>
          <w:numId w:val="48"/>
        </w:numPr>
        <w:spacing w:after="160" w:line="278" w:lineRule="auto"/>
      </w:pPr>
      <w:r>
        <w:t>Person Data</w:t>
      </w:r>
    </w:p>
    <w:p w14:paraId="188B607D" w14:textId="77777777" w:rsidR="00D72771" w:rsidRDefault="00D72771" w:rsidP="00D72771">
      <w:pPr>
        <w:pStyle w:val="ListParagraph"/>
        <w:numPr>
          <w:ilvl w:val="0"/>
          <w:numId w:val="48"/>
        </w:numPr>
        <w:spacing w:after="160" w:line="278" w:lineRule="auto"/>
      </w:pPr>
      <w:r>
        <w:t>Vehicle Data</w:t>
      </w:r>
    </w:p>
    <w:p w14:paraId="36014AEA" w14:textId="77777777" w:rsidR="00D72771" w:rsidRDefault="00D72771" w:rsidP="00D72771">
      <w:pPr>
        <w:pStyle w:val="ListParagraph"/>
        <w:numPr>
          <w:ilvl w:val="0"/>
          <w:numId w:val="48"/>
        </w:numPr>
        <w:spacing w:after="160" w:line="278" w:lineRule="auto"/>
      </w:pPr>
      <w:r>
        <w:t>Location Data</w:t>
      </w:r>
    </w:p>
    <w:p w14:paraId="6AA3D2FD" w14:textId="77777777" w:rsidR="00D72771" w:rsidRDefault="00D72771" w:rsidP="00D72771">
      <w:pPr>
        <w:pStyle w:val="ListParagraph"/>
        <w:numPr>
          <w:ilvl w:val="0"/>
          <w:numId w:val="48"/>
        </w:numPr>
        <w:spacing w:after="160" w:line="278" w:lineRule="auto"/>
      </w:pPr>
      <w:r>
        <w:t>Additional Data</w:t>
      </w:r>
    </w:p>
    <w:p w14:paraId="29E227E7" w14:textId="77777777" w:rsidR="00D72771" w:rsidRDefault="00D72771" w:rsidP="00D72771">
      <w:pPr>
        <w:pStyle w:val="ListParagraph"/>
        <w:numPr>
          <w:ilvl w:val="0"/>
          <w:numId w:val="48"/>
        </w:numPr>
        <w:spacing w:after="160" w:line="278" w:lineRule="auto"/>
      </w:pPr>
      <w:r>
        <w:t>Emergency Resource Data</w:t>
      </w:r>
    </w:p>
    <w:p w14:paraId="64218349" w14:textId="77777777" w:rsidR="00D72771" w:rsidRDefault="00D72771" w:rsidP="00D72771">
      <w:pPr>
        <w:pStyle w:val="ListParagraph"/>
        <w:numPr>
          <w:ilvl w:val="0"/>
          <w:numId w:val="48"/>
        </w:numPr>
        <w:spacing w:after="160" w:line="278" w:lineRule="auto"/>
      </w:pPr>
      <w:r>
        <w:t>Alarm and Sensor Data</w:t>
      </w:r>
    </w:p>
    <w:p w14:paraId="74B67476" w14:textId="77777777" w:rsidR="00D72771" w:rsidRDefault="00D72771" w:rsidP="00D72771">
      <w:r w:rsidRPr="00185F88">
        <w:rPr>
          <w:color w:val="FF0000"/>
        </w:rPr>
        <w:t>For more details regarding the data components of EIDOs please refer to NENA-STA-021.</w:t>
      </w:r>
    </w:p>
    <w:p w14:paraId="46753891" w14:textId="4C636890" w:rsidR="00D72771" w:rsidRDefault="00D72771">
      <w:pPr>
        <w:pStyle w:val="BodyText"/>
        <w:spacing w:before="240"/>
        <w:pPrChange w:id="79" w:author="Amy Hensley" w:date="2026-03-23T15:43:00Z">
          <w:pPr>
            <w:pStyle w:val="BodyText"/>
          </w:pPr>
        </w:pPrChange>
      </w:pPr>
      <w:r w:rsidRPr="00EE7512">
        <w:t>Historical data is stored in the logging service. All details, including event history, regarding the incident that were embedded in previous EIDO</w:t>
      </w:r>
      <w:r>
        <w:t>s</w:t>
      </w:r>
      <w:r w:rsidRPr="00EE7512">
        <w:t xml:space="preserve"> will be maintained by the logging service. </w:t>
      </w:r>
      <w:r w:rsidR="006C6A43" w:rsidRPr="00203E9C">
        <w:rPr>
          <w:color w:val="FF0000"/>
        </w:rPr>
        <w:t xml:space="preserve">EIDOs </w:t>
      </w:r>
      <w:r w:rsidR="006C6A43">
        <w:rPr>
          <w:color w:val="FF0000"/>
        </w:rPr>
        <w:t xml:space="preserve">represent </w:t>
      </w:r>
      <w:r w:rsidR="006C6A43" w:rsidRPr="00203E9C">
        <w:rPr>
          <w:color w:val="FF0000"/>
        </w:rPr>
        <w:t xml:space="preserve">the </w:t>
      </w:r>
      <w:r w:rsidR="006C6A43" w:rsidRPr="00203E9C">
        <w:rPr>
          <w:i/>
          <w:iCs/>
          <w:color w:val="FF0000"/>
        </w:rPr>
        <w:t>current</w:t>
      </w:r>
      <w:r w:rsidR="006C6A43" w:rsidRPr="00203E9C">
        <w:rPr>
          <w:color w:val="FF0000"/>
        </w:rPr>
        <w:t xml:space="preserve"> state of an incident.</w:t>
      </w:r>
      <w:r w:rsidR="006C6A43">
        <w:rPr>
          <w:color w:val="FF0000"/>
        </w:rPr>
        <w:t xml:space="preserve"> </w:t>
      </w:r>
      <w:r w:rsidRPr="00EE7512">
        <w:t xml:space="preserve">Detailing the logging service is outside the scope of this document.  </w:t>
      </w:r>
      <w:r w:rsidRPr="0015238D">
        <w:rPr>
          <w:highlight w:val="yellow"/>
        </w:rPr>
        <w:t>Refer to NENA-STA-10.3b-2021</w:t>
      </w:r>
      <w:commentRangeStart w:id="80"/>
      <w:commentRangeEnd w:id="80"/>
      <w:r w:rsidRPr="0015238D">
        <w:rPr>
          <w:rStyle w:val="CommentReference"/>
          <w:sz w:val="20"/>
          <w:szCs w:val="20"/>
          <w:highlight w:val="yellow"/>
        </w:rPr>
        <w:commentReference w:id="80"/>
      </w:r>
      <w:r w:rsidRPr="0015238D">
        <w:rPr>
          <w:highlight w:val="yellow"/>
        </w:rPr>
        <w:t>4 for further information on the logging service</w:t>
      </w:r>
      <w:r>
        <w:rPr>
          <w:highlight w:val="yellow"/>
        </w:rPr>
        <w:t>.</w:t>
      </w:r>
      <w:commentRangeStart w:id="81"/>
      <w:commentRangeStart w:id="82"/>
      <w:commentRangeEnd w:id="81"/>
      <w:r>
        <w:rPr>
          <w:rStyle w:val="CommentReference"/>
          <w:sz w:val="20"/>
          <w:szCs w:val="20"/>
        </w:rPr>
        <w:commentReference w:id="81"/>
      </w:r>
      <w:commentRangeEnd w:id="82"/>
      <w:r>
        <w:rPr>
          <w:rStyle w:val="CommentReference"/>
          <w:sz w:val="20"/>
          <w:szCs w:val="20"/>
        </w:rPr>
        <w:commentReference w:id="82"/>
      </w:r>
    </w:p>
    <w:p w14:paraId="17042839" w14:textId="77777777" w:rsidR="002C1C33" w:rsidDel="009E7875" w:rsidRDefault="002C1C33" w:rsidP="00FC1D44">
      <w:pPr>
        <w:pStyle w:val="BodyText"/>
        <w:rPr>
          <w:del w:id="83" w:author="John Milburn" w:date="2026-05-28T13:41:00Z" w16du:dateUtc="2026-05-28T17:41:00Z"/>
        </w:rPr>
      </w:pPr>
    </w:p>
    <w:p w14:paraId="55A44898" w14:textId="527D0922" w:rsidR="00FC1D44" w:rsidRPr="008B313B" w:rsidRDefault="00FC1D44" w:rsidP="00834F03">
      <w:pPr>
        <w:pStyle w:val="BodyText"/>
        <w:rPr>
          <w:b/>
        </w:rPr>
      </w:pPr>
      <w:del w:id="84" w:author="John Milburn" w:date="2026-05-28T10:16:00Z" w16du:dateUtc="2026-05-28T14:16:00Z">
        <w:r w:rsidRPr="008B313B" w:rsidDel="00F608CE">
          <w:rPr>
            <w:b/>
            <w:noProof/>
            <w:color w:val="FF0000"/>
          </w:rPr>
          <w:drawing>
            <wp:anchor distT="0" distB="0" distL="114300" distR="114300" simplePos="0" relativeHeight="251682816" behindDoc="0" locked="0" layoutInCell="1" allowOverlap="1" wp14:anchorId="39F9A293" wp14:editId="73B5183F">
              <wp:simplePos x="0" y="0"/>
              <wp:positionH relativeFrom="column">
                <wp:posOffset>0</wp:posOffset>
              </wp:positionH>
              <wp:positionV relativeFrom="paragraph">
                <wp:posOffset>0</wp:posOffset>
              </wp:positionV>
              <wp:extent cx="6172200" cy="6178550"/>
              <wp:effectExtent l="0" t="0" r="0" b="0"/>
              <wp:wrapTopAndBottom/>
              <wp:docPr id="874421893" name="Picture 874421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72200" cy="6178550"/>
                      </a:xfrm>
                      <a:prstGeom prst="rect">
                        <a:avLst/>
                      </a:prstGeom>
                      <a:solidFill>
                        <a:schemeClr val="accent6">
                          <a:lumMod val="40000"/>
                          <a:lumOff val="60000"/>
                          <a:alpha val="59000"/>
                        </a:schemeClr>
                      </a:solidFill>
                      <a:ln>
                        <a:noFill/>
                      </a:ln>
                    </pic:spPr>
                  </pic:pic>
                </a:graphicData>
              </a:graphic>
              <wp14:sizeRelH relativeFrom="page">
                <wp14:pctWidth>0</wp14:pctWidth>
              </wp14:sizeRelH>
              <wp14:sizeRelV relativeFrom="page">
                <wp14:pctHeight>0</wp14:pctHeight>
              </wp14:sizeRelV>
            </wp:anchor>
          </w:drawing>
        </w:r>
      </w:del>
      <w:r w:rsidR="008B313B" w:rsidRPr="008B313B">
        <w:rPr>
          <w:b/>
          <w:color w:val="FF0000"/>
        </w:rPr>
        <w:t>INSERT DIAGRAM IN SECTIO</w:t>
      </w:r>
      <w:r w:rsidR="00884C8A">
        <w:rPr>
          <w:b/>
          <w:color w:val="FF0000"/>
        </w:rPr>
        <w:t xml:space="preserve">N 2 OF DEPENDENCIES </w:t>
      </w:r>
      <w:r w:rsidR="008B313B">
        <w:rPr>
          <w:b/>
          <w:color w:val="FF0000"/>
        </w:rPr>
        <w:t>?</w:t>
      </w:r>
    </w:p>
    <w:p w14:paraId="77A649C9" w14:textId="77777777" w:rsidR="00727A01" w:rsidRDefault="00727A01">
      <w:pPr>
        <w:pStyle w:val="BodyText"/>
        <w:pPrChange w:id="85" w:author="Amy Hensley" w:date="2026-03-09T12:43:00Z">
          <w:pPr>
            <w:pStyle w:val="BodyText"/>
            <w:spacing w:after="0"/>
          </w:pPr>
        </w:pPrChange>
      </w:pPr>
      <w:r>
        <w:t>Note:  IDX as well as the process for Non-Public Safety Entities has not yet been defined.</w:t>
      </w:r>
    </w:p>
    <w:p w14:paraId="3C771ECD" w14:textId="7F49E38C" w:rsidR="00FC1D44" w:rsidRPr="00727A01" w:rsidRDefault="00727A01">
      <w:pPr>
        <w:pStyle w:val="Heading2"/>
        <w:spacing w:before="0"/>
        <w:rPr>
          <w:color w:val="C00000"/>
        </w:rPr>
        <w:pPrChange w:id="86" w:author="Amy Hensley" w:date="2026-03-09T12:43:00Z">
          <w:pPr>
            <w:pStyle w:val="Heading2"/>
          </w:pPr>
        </w:pPrChange>
      </w:pPr>
      <w:bookmarkStart w:id="87" w:name="_Toc215486951"/>
      <w:r>
        <w:t>Exchanging Information in the NG9-1-1 Environment</w:t>
      </w:r>
      <w:bookmarkEnd w:id="87"/>
    </w:p>
    <w:p w14:paraId="7A38D01F" w14:textId="003AFD4F" w:rsidR="008B3F59" w:rsidRDefault="002C1C33" w:rsidP="008B3F59">
      <w:pPr>
        <w:pStyle w:val="Heading1"/>
      </w:pPr>
      <w:r>
        <w:t>(DEPENDENCIES</w:t>
      </w:r>
      <w:r w:rsidR="00C63183">
        <w:t>)</w:t>
      </w:r>
    </w:p>
    <w:p w14:paraId="4DCA78E2" w14:textId="4F8323A5" w:rsidR="002C1C33" w:rsidRPr="00727A01" w:rsidRDefault="002C1C33" w:rsidP="002C1C33">
      <w:pPr>
        <w:pStyle w:val="Heading2"/>
        <w:rPr>
          <w:color w:val="C00000"/>
        </w:rPr>
      </w:pPr>
      <w:r>
        <w:t>Who is Authorized to Send and Receive EIDOs?</w:t>
      </w:r>
    </w:p>
    <w:p w14:paraId="7F547E84" w14:textId="6F862CC6" w:rsidR="00D72771" w:rsidRDefault="00D72771" w:rsidP="00D72771">
      <w:pPr>
        <w:pStyle w:val="BodyText"/>
        <w:rPr>
          <w:ins w:id="88" w:author="Amy Hensley" w:date="2026-03-23T15:35:00Z"/>
        </w:rPr>
      </w:pPr>
      <w:bookmarkStart w:id="89" w:name="_Hlk230868624"/>
      <w:ins w:id="90" w:author="Amy Hensley" w:date="2026-03-23T15:35:00Z">
        <w:r>
          <w:t>Agents within a PSAP as well as external agencies electronically subscribe to the Incident to maintain situationa</w:t>
        </w:r>
        <w:r w:rsidR="006C6A43">
          <w:t xml:space="preserve">l awareness </w:t>
        </w:r>
      </w:ins>
      <w:commentRangeStart w:id="91"/>
      <w:ins w:id="92" w:author="Amy Hensley" w:date="2026-03-23T15:48:00Z">
        <w:r w:rsidR="006C6A43">
          <w:t>of incident status</w:t>
        </w:r>
      </w:ins>
      <w:ins w:id="93" w:author="Amy Hensley" w:date="2026-03-23T15:35:00Z">
        <w:r>
          <w:t xml:space="preserve">. </w:t>
        </w:r>
      </w:ins>
      <w:commentRangeEnd w:id="91"/>
      <w:ins w:id="94" w:author="Amy Hensley" w:date="2026-03-23T15:49:00Z">
        <w:r w:rsidR="006C6A43">
          <w:rPr>
            <w:rStyle w:val="CommentReference"/>
            <w:sz w:val="20"/>
            <w:szCs w:val="20"/>
          </w:rPr>
          <w:commentReference w:id="91"/>
        </w:r>
      </w:ins>
      <w:ins w:id="95" w:author="Amy Hensley" w:date="2026-03-23T15:35:00Z">
        <w:r>
          <w:t xml:space="preserve">The PSAP </w:t>
        </w:r>
        <w:del w:id="96" w:author="Hannah, Mark" w:date="2026-06-01T17:27:00Z" w16du:dateUtc="2026-06-01T21:27:00Z">
          <w:r w:rsidRPr="00F608CE" w:rsidDel="008758E9">
            <w:rPr>
              <w:strike/>
              <w:rPrChange w:id="97" w:author="John Milburn" w:date="2026-05-28T10:17:00Z" w16du:dateUtc="2026-05-28T14:17:00Z">
                <w:rPr/>
              </w:rPrChange>
            </w:rPr>
            <w:delText>must</w:delText>
          </w:r>
          <w:r w:rsidDel="008758E9">
            <w:delText xml:space="preserve"> </w:delText>
          </w:r>
        </w:del>
      </w:ins>
      <w:ins w:id="98" w:author="John Milburn" w:date="2026-05-28T10:17:00Z" w16du:dateUtc="2026-05-28T14:17:00Z">
        <w:r w:rsidR="00F608CE">
          <w:t xml:space="preserve">should </w:t>
        </w:r>
      </w:ins>
      <w:ins w:id="99" w:author="Amy Hensley" w:date="2026-03-23T15:35:00Z">
        <w:r>
          <w:t>create a Data Rights Management (DRM) policy that defines what information will be provided to the various entities that subscribe to the incident, both internal</w:t>
        </w:r>
      </w:ins>
      <w:ins w:id="100" w:author="Amy Hensley" w:date="2026-03-23T15:50:00Z">
        <w:r w:rsidR="006C6A43">
          <w:t>ly</w:t>
        </w:r>
      </w:ins>
      <w:ins w:id="101" w:author="Amy Hensley" w:date="2026-03-23T15:35:00Z">
        <w:r>
          <w:t xml:space="preserve"> and external</w:t>
        </w:r>
      </w:ins>
      <w:ins w:id="102" w:author="Amy Hensley" w:date="2026-03-23T15:50:00Z">
        <w:r w:rsidR="006C6A43">
          <w:t>ly</w:t>
        </w:r>
      </w:ins>
      <w:ins w:id="103" w:author="Amy Hensley" w:date="2026-03-23T15:35:00Z">
        <w:r>
          <w:t xml:space="preserve">.  </w:t>
        </w:r>
      </w:ins>
    </w:p>
    <w:p w14:paraId="5FD6C678" w14:textId="77777777" w:rsidR="00BB174E" w:rsidRDefault="00BB174E" w:rsidP="00BB174E">
      <w:pPr>
        <w:pStyle w:val="BodyText"/>
      </w:pPr>
      <w:r>
        <w:lastRenderedPageBreak/>
        <w:t xml:space="preserve">As mentioned in previous sections, NG9-1-1 functional elements send EIDOs based on agency </w:t>
      </w:r>
      <w:commentRangeStart w:id="104"/>
      <w:commentRangeStart w:id="105"/>
      <w:r>
        <w:t xml:space="preserve">policies.  </w:t>
      </w:r>
      <w:commentRangeEnd w:id="104"/>
      <w:r>
        <w:rPr>
          <w:rStyle w:val="CommentReference"/>
          <w:sz w:val="20"/>
          <w:szCs w:val="20"/>
        </w:rPr>
        <w:commentReference w:id="104"/>
      </w:r>
      <w:commentRangeEnd w:id="105"/>
      <w:r>
        <w:rPr>
          <w:rStyle w:val="CommentReference"/>
          <w:sz w:val="20"/>
          <w:szCs w:val="20"/>
        </w:rPr>
        <w:commentReference w:id="105"/>
      </w:r>
    </w:p>
    <w:p w14:paraId="458131AF" w14:textId="1EFBE283" w:rsidR="00BB174E" w:rsidRDefault="00BB174E" w:rsidP="00BB174E">
      <w:pPr>
        <w:pStyle w:val="BodyText"/>
      </w:pPr>
      <w:r>
        <w:t xml:space="preserve">Recommendation on the primary EIDO will guide </w:t>
      </w:r>
      <w:ins w:id="106" w:author="John Milburn" w:date="2026-06-05T13:56:00Z" w16du:dateUtc="2026-06-05T17:56:00Z">
        <w:r w:rsidR="00041693">
          <w:t xml:space="preserve">the </w:t>
        </w:r>
      </w:ins>
      <w:r>
        <w:t>PSAP to reflect on their relationships, legal agreements or set of policies determining the information carried by EIDOs exchanged between agencies.</w:t>
      </w:r>
    </w:p>
    <w:p w14:paraId="085BDA0C" w14:textId="77777777" w:rsidR="00BB174E" w:rsidRPr="009C4A9D" w:rsidRDefault="00BB174E" w:rsidP="00BB174E">
      <w:pPr>
        <w:pStyle w:val="BodyText"/>
        <w:rPr>
          <w:highlight w:val="green"/>
        </w:rPr>
      </w:pPr>
      <w:r w:rsidRPr="00303B25">
        <w:t xml:space="preserve">EIDO </w:t>
      </w:r>
      <w:r>
        <w:t>transmissions follow a</w:t>
      </w:r>
      <w:r w:rsidRPr="00303B25">
        <w:t xml:space="preserve"> subscribe/notify model, where a notifier provides information about an incident to a subscriber.</w:t>
      </w:r>
    </w:p>
    <w:p w14:paraId="46C8BF2C" w14:textId="77777777" w:rsidR="00BB174E" w:rsidRDefault="00BB174E" w:rsidP="00BB174E">
      <w:pPr>
        <w:pStyle w:val="BodyText"/>
        <w:rPr>
          <w:highlight w:val="green"/>
        </w:rPr>
      </w:pPr>
      <w:r w:rsidRPr="00303B25">
        <w:t xml:space="preserve">A notifier executes policies that control what information is distributed to a subscriber.  These </w:t>
      </w:r>
      <w:r>
        <w:t xml:space="preserve">data sharing </w:t>
      </w:r>
      <w:r w:rsidRPr="00303B25">
        <w:t xml:space="preserve">policies </w:t>
      </w:r>
      <w:r>
        <w:t xml:space="preserve">(“data policies”) </w:t>
      </w:r>
      <w:r w:rsidRPr="00303B25">
        <w:t>are data documents that are based on PSAP operational processes</w:t>
      </w:r>
      <w:r>
        <w:t xml:space="preserve"> and the requirements of each organization and any applicable jurisdictional laws. </w:t>
      </w:r>
    </w:p>
    <w:p w14:paraId="1E5AD965" w14:textId="77777777" w:rsidR="00BB174E" w:rsidRPr="00041693" w:rsidRDefault="00BB174E" w:rsidP="00BB174E">
      <w:pPr>
        <w:pStyle w:val="BodyText"/>
        <w:rPr>
          <w:strike/>
          <w:rPrChange w:id="107" w:author="John Milburn" w:date="2026-06-05T13:57:00Z" w16du:dateUtc="2026-06-05T17:57:00Z">
            <w:rPr/>
          </w:rPrChange>
        </w:rPr>
      </w:pPr>
      <w:r w:rsidRPr="00041693">
        <w:rPr>
          <w:strike/>
          <w:rPrChange w:id="108" w:author="John Milburn" w:date="2026-06-05T13:57:00Z" w16du:dateUtc="2026-06-05T17:57:00Z">
            <w:rPr/>
          </w:rPrChange>
        </w:rPr>
        <w:t xml:space="preserve">The </w:t>
      </w:r>
      <w:commentRangeStart w:id="109"/>
      <w:r w:rsidRPr="00041693">
        <w:rPr>
          <w:strike/>
          <w:rPrChange w:id="110" w:author="John Milburn" w:date="2026-06-05T13:57:00Z" w16du:dateUtc="2026-06-05T17:57:00Z">
            <w:rPr/>
          </w:rPrChange>
        </w:rPr>
        <w:t xml:space="preserve">subscriber of information shall establish internal policies on how to subscribe </w:t>
      </w:r>
      <w:commentRangeEnd w:id="109"/>
      <w:r w:rsidRPr="00041693">
        <w:rPr>
          <w:rStyle w:val="CommentReference"/>
          <w:strike/>
          <w:sz w:val="20"/>
          <w:szCs w:val="20"/>
          <w:rPrChange w:id="111" w:author="John Milburn" w:date="2026-06-05T13:57:00Z" w16du:dateUtc="2026-06-05T17:57:00Z">
            <w:rPr>
              <w:rStyle w:val="CommentReference"/>
              <w:sz w:val="20"/>
              <w:szCs w:val="20"/>
            </w:rPr>
          </w:rPrChange>
        </w:rPr>
        <w:commentReference w:id="109"/>
      </w:r>
      <w:r w:rsidRPr="00041693">
        <w:rPr>
          <w:strike/>
          <w:rPrChange w:id="112" w:author="John Milburn" w:date="2026-06-05T13:57:00Z" w16du:dateUtc="2026-06-05T17:57:00Z">
            <w:rPr/>
          </w:rPrChange>
        </w:rPr>
        <w:t xml:space="preserve">and the types of conditions or status updates being requested from the various agencies or entities based on filters. </w:t>
      </w:r>
    </w:p>
    <w:p w14:paraId="1C103F19" w14:textId="77777777" w:rsidR="00D72771" w:rsidRDefault="00D72771" w:rsidP="00D72771">
      <w:pPr>
        <w:pStyle w:val="BodyText"/>
      </w:pPr>
      <w:commentRangeStart w:id="113"/>
      <w:commentRangeStart w:id="114"/>
      <w:r>
        <w:t xml:space="preserve">The PSAP Credentialing Agency (PCA) issues certificates to public safety agencies that have been vetted by the appropriate Registration Authority (RA).  This certificate allows the NG9-1-1 system to analyze the trustworthiness of agencies that send </w:t>
      </w:r>
      <w:del w:id="115" w:author="John Milburn" w:date="2026-05-28T10:19:00Z" w16du:dateUtc="2026-05-28T14:19:00Z">
        <w:r w:rsidDel="00F608CE">
          <w:delText xml:space="preserve">a </w:delText>
        </w:r>
      </w:del>
      <w:r>
        <w:t>subscription requests to other agency incidents.  For example, a mutual aid partner that has been issued a certificate by the PCA may be provided more information than a certified agency that doesn’t have a mutual aid agreement.  In a situation where the IDX receives a subscription request from a non-certified agency then it will send the agency a subscription rejection if this is the response defined in the DRM policy.</w:t>
      </w:r>
      <w:r w:rsidRPr="00A95460">
        <w:t xml:space="preserve"> </w:t>
      </w:r>
      <w:r>
        <w:t>The process for certifying Non-Public Safety entities has been identified for future work.</w:t>
      </w:r>
      <w:commentRangeEnd w:id="113"/>
      <w:r>
        <w:rPr>
          <w:rStyle w:val="CommentReference"/>
          <w:sz w:val="20"/>
          <w:szCs w:val="20"/>
        </w:rPr>
        <w:commentReference w:id="113"/>
      </w:r>
      <w:commentRangeEnd w:id="114"/>
      <w:r>
        <w:rPr>
          <w:rStyle w:val="CommentReference"/>
          <w:sz w:val="20"/>
          <w:szCs w:val="20"/>
        </w:rPr>
        <w:commentReference w:id="114"/>
      </w:r>
    </w:p>
    <w:bookmarkEnd w:id="89"/>
    <w:p w14:paraId="325E6EFF" w14:textId="77777777" w:rsidR="00D72771" w:rsidRPr="00897B01" w:rsidRDefault="00D72771" w:rsidP="00BB174E">
      <w:pPr>
        <w:pStyle w:val="BodyText"/>
      </w:pPr>
    </w:p>
    <w:p w14:paraId="1E52CC70" w14:textId="7B6A7202" w:rsidR="00BB174E" w:rsidRPr="00727A01" w:rsidRDefault="006752CE" w:rsidP="00BB174E">
      <w:pPr>
        <w:pStyle w:val="Heading2"/>
        <w:rPr>
          <w:color w:val="C00000"/>
        </w:rPr>
      </w:pPr>
      <w:ins w:id="116" w:author="John Milburn" w:date="2026-05-29T13:54:00Z" w16du:dateUtc="2026-05-29T17:54:00Z">
        <w:r>
          <w:t xml:space="preserve">The </w:t>
        </w:r>
      </w:ins>
      <w:r w:rsidR="00BB174E">
        <w:t xml:space="preserve">Role of </w:t>
      </w:r>
      <w:ins w:id="117" w:author="John Milburn" w:date="2026-05-29T13:54:00Z" w16du:dateUtc="2026-05-29T17:54:00Z">
        <w:r>
          <w:t>Data Rights Management</w:t>
        </w:r>
      </w:ins>
      <w:ins w:id="118" w:author="John Milburn" w:date="2026-05-29T13:55:00Z" w16du:dateUtc="2026-05-29T17:55:00Z">
        <w:r>
          <w:t xml:space="preserve"> </w:t>
        </w:r>
      </w:ins>
      <w:r w:rsidR="00BB174E">
        <w:t xml:space="preserve">Policy </w:t>
      </w:r>
      <w:ins w:id="119" w:author="John Milburn" w:date="2026-05-29T13:55:00Z" w16du:dateUtc="2026-05-29T17:55:00Z">
        <w:r>
          <w:t xml:space="preserve">in the sending and receiving of incident data </w:t>
        </w:r>
      </w:ins>
      <w:ins w:id="120" w:author="John Milburn" w:date="2026-05-29T13:56:00Z" w16du:dateUtc="2026-05-29T17:56:00Z">
        <w:r>
          <w:t>in an E</w:t>
        </w:r>
      </w:ins>
      <w:ins w:id="121" w:author="Hannah, Mark" w:date="2026-06-01T15:09:00Z" w16du:dateUtc="2026-06-01T19:09:00Z">
        <w:r w:rsidR="009074DD">
          <w:t>I</w:t>
        </w:r>
      </w:ins>
      <w:ins w:id="122" w:author="John Milburn" w:date="2026-05-29T13:56:00Z" w16du:dateUtc="2026-05-29T17:56:00Z">
        <w:r>
          <w:t>D</w:t>
        </w:r>
        <w:del w:id="123" w:author="Hannah, Mark" w:date="2026-06-01T15:09:00Z" w16du:dateUtc="2026-06-01T19:09:00Z">
          <w:r w:rsidDel="001C3810">
            <w:delText>I</w:delText>
          </w:r>
        </w:del>
        <w:r>
          <w:t>O</w:t>
        </w:r>
      </w:ins>
      <w:ins w:id="124" w:author="Hannah, Mark" w:date="2026-06-01T17:28:00Z" w16du:dateUtc="2026-06-01T21:28:00Z">
        <w:r w:rsidR="008758E9">
          <w:t xml:space="preserve"> </w:t>
        </w:r>
      </w:ins>
      <w:del w:id="125" w:author="Hannah, Mark" w:date="2026-06-01T17:28:00Z" w16du:dateUtc="2026-06-01T21:28:00Z">
        <w:r w:rsidR="00BB174E" w:rsidRPr="006752CE" w:rsidDel="008758E9">
          <w:rPr>
            <w:strike/>
            <w:rPrChange w:id="126" w:author="John Milburn" w:date="2026-05-29T13:54:00Z" w16du:dateUtc="2026-05-29T17:54:00Z">
              <w:rPr/>
            </w:rPrChange>
          </w:rPr>
          <w:delText>Management (Policy Management determines when/why EIDOs are sent or subscribed to)</w:delText>
        </w:r>
      </w:del>
    </w:p>
    <w:p w14:paraId="63C8692B" w14:textId="4AF674B2" w:rsidR="00CD6EFF" w:rsidRPr="00B068D9" w:rsidRDefault="00BB174E" w:rsidP="00BB174E">
      <w:pPr>
        <w:rPr>
          <w:ins w:id="127" w:author="Amy Hensley" w:date="2026-04-06T15:13:00Z"/>
        </w:rPr>
      </w:pPr>
      <w:r w:rsidRPr="00B068D9">
        <w:t xml:space="preserve">In Legacy 911, telecommunicators relate incident information to agencies and individuals based on their roles, established information sharing policies, and applicable laws.  While it’s still the responsibility of the 911 Authority to establish data sharing policies in NG9-1-1, </w:t>
      </w:r>
      <w:r w:rsidR="00CD6EFF" w:rsidRPr="00B068D9">
        <w:t xml:space="preserve">the IDX relates incident information automatically to subscribers based on how the 911 Authority has configured data rights in its vendor’s system(s).  </w:t>
      </w:r>
      <w:r w:rsidRPr="00B068D9">
        <w:t>The EIDO data sharing policies are the rules the software uses to make decisions regarding which subscribers are provided what data.</w:t>
      </w:r>
    </w:p>
    <w:p w14:paraId="6AB5B174" w14:textId="2F0801DB" w:rsidR="00CD6EFF" w:rsidRPr="00B068D9" w:rsidRDefault="00CD6EFF" w:rsidP="00B068D9">
      <w:pPr>
        <w:spacing w:before="240"/>
      </w:pPr>
      <w:r w:rsidRPr="00B068D9">
        <w:t>Such rules should be dependent on the level of trust the 911 Authority has in the subscriber as well as disclosure restrictions and the subscriber’s role(s).  Further considerations will be detailed in the following section.  See ‘Data Rights Management Diagram’ for an overview of how the level of trust a 911 Authority has in a subscriber should impact the amount of information they provide.</w:t>
      </w:r>
    </w:p>
    <w:p w14:paraId="6979A8DF" w14:textId="1A7793C1" w:rsidR="00BB174E" w:rsidRPr="00B068D9" w:rsidRDefault="00BB174E" w:rsidP="00BB174E"/>
    <w:p w14:paraId="4C0707ED" w14:textId="77777777" w:rsidR="006752CE" w:rsidRDefault="00BB174E" w:rsidP="00326697">
      <w:pPr>
        <w:rPr>
          <w:ins w:id="128" w:author="John Milburn" w:date="2026-05-29T13:56:00Z" w16du:dateUtc="2026-05-29T17:56:00Z"/>
        </w:rPr>
      </w:pPr>
      <w:commentRangeStart w:id="129"/>
      <w:r w:rsidRPr="00B068D9">
        <w:t xml:space="preserve">EIDOs communicate changes in the state of an emergency incident between emergency </w:t>
      </w:r>
      <w:commentRangeEnd w:id="129"/>
      <w:r w:rsidR="00F66A42" w:rsidRPr="00B068D9">
        <w:rPr>
          <w:rStyle w:val="CommentReference"/>
          <w:sz w:val="20"/>
          <w:szCs w:val="20"/>
        </w:rPr>
        <w:commentReference w:id="129"/>
      </w:r>
      <w:r w:rsidRPr="00B068D9">
        <w:t>systems functional elements (FEs), public safety agencies and other entities</w:t>
      </w:r>
      <w:r w:rsidR="001366C3" w:rsidRPr="00B068D9">
        <w:t>.</w:t>
      </w:r>
      <w:r w:rsidRPr="00B068D9">
        <w:t xml:space="preserve"> </w:t>
      </w:r>
      <w:r w:rsidR="00326697" w:rsidRPr="00B068D9">
        <w:t>Agents and telecommunicators will never work directly with EIDOs.  They will take actions in the user interface that trigger EIDOs to be transmitted.  The information that is shared with a recipient will vary based on the configuration of the data rights management policy and what kind of request a recipient has made.</w:t>
      </w:r>
      <w:r w:rsidR="00330061" w:rsidRPr="00B068D9">
        <w:t xml:space="preserve"> A typical PSAP would also include subscriptions for key stakeholders such as law, fire and EMS. </w:t>
      </w:r>
    </w:p>
    <w:p w14:paraId="3C744B1D" w14:textId="6F87E91E" w:rsidR="00326697" w:rsidRPr="00B068D9" w:rsidRDefault="00330061" w:rsidP="00326697">
      <w:r w:rsidRPr="00B068D9">
        <w:t xml:space="preserve"> </w:t>
      </w:r>
    </w:p>
    <w:p w14:paraId="241899EE" w14:textId="414BFA53" w:rsidR="00827731" w:rsidRDefault="00827731" w:rsidP="006752CE">
      <w:pPr>
        <w:rPr>
          <w:ins w:id="130" w:author="John Milburn" w:date="2026-05-29T13:59:00Z" w16du:dateUtc="2026-05-29T17:59:00Z"/>
        </w:rPr>
      </w:pPr>
      <w:r w:rsidRPr="00B068D9">
        <w:lastRenderedPageBreak/>
        <w:t>The 911 Authority will be required to configure data rights in vendor systems both for internal use within the PSAP and for external public safety stakeholders.  While these may include neighboring PSAPs the authority has a mutual aid agreement with, these can also include PSAPs with which there are no formal agreements, including those outside the authority’s region, state or province.</w:t>
      </w:r>
    </w:p>
    <w:p w14:paraId="709C865A" w14:textId="77777777" w:rsidR="009E6CC4" w:rsidRDefault="009E6CC4" w:rsidP="006752CE">
      <w:pPr>
        <w:rPr>
          <w:ins w:id="131" w:author="John Milburn" w:date="2026-05-29T13:59:00Z" w16du:dateUtc="2026-05-29T17:59:00Z"/>
        </w:rPr>
      </w:pPr>
    </w:p>
    <w:p w14:paraId="57A30923" w14:textId="77777777" w:rsidR="009E6CC4" w:rsidRPr="003A6BD6" w:rsidDel="009E6CC4" w:rsidRDefault="009E6CC4" w:rsidP="009E6CC4">
      <w:pPr>
        <w:rPr>
          <w:del w:id="132" w:author="John Milburn" w:date="2026-05-29T13:59:00Z" w16du:dateUtc="2026-05-29T17:59:00Z"/>
          <w:rPrChange w:id="133" w:author="Hannah, Mark" w:date="2026-06-01T15:11:00Z" w16du:dateUtc="2026-06-01T19:11:00Z">
            <w:rPr>
              <w:del w:id="134" w:author="John Milburn" w:date="2026-05-29T13:59:00Z" w16du:dateUtc="2026-05-29T17:59:00Z"/>
              <w:color w:val="FF0000"/>
            </w:rPr>
          </w:rPrChange>
        </w:rPr>
      </w:pPr>
      <w:r w:rsidRPr="003A6BD6">
        <w:rPr>
          <w:rPrChange w:id="135" w:author="Hannah, Mark" w:date="2026-06-01T15:11:00Z" w16du:dateUtc="2026-06-01T19:11:00Z">
            <w:rPr>
              <w:color w:val="FF0000"/>
            </w:rPr>
          </w:rPrChange>
        </w:rPr>
        <w:t xml:space="preserve">When configuring data rights in Agency applications, </w:t>
      </w:r>
      <w:commentRangeStart w:id="136"/>
      <w:commentRangeStart w:id="137"/>
      <w:r w:rsidRPr="003A6BD6">
        <w:rPr>
          <w:rPrChange w:id="138" w:author="Hannah, Mark" w:date="2026-06-01T15:11:00Z" w16du:dateUtc="2026-06-01T19:11:00Z">
            <w:rPr>
              <w:color w:val="FF0000"/>
            </w:rPr>
          </w:rPrChange>
        </w:rPr>
        <w:t>per NENA-STA-024.1.1-2025 “The data rights management policy MUST conform to local, state/provincial, and federal laws and regulations.”</w:t>
      </w:r>
      <w:r w:rsidRPr="003A6BD6">
        <w:t xml:space="preserve"> </w:t>
      </w:r>
      <w:commentRangeEnd w:id="136"/>
      <w:r w:rsidRPr="003A6BD6">
        <w:rPr>
          <w:rStyle w:val="CommentReference"/>
          <w:sz w:val="20"/>
          <w:szCs w:val="20"/>
          <w:rPrChange w:id="139" w:author="Hannah, Mark" w:date="2026-06-01T15:11:00Z" w16du:dateUtc="2026-06-01T19:11:00Z">
            <w:rPr>
              <w:rStyle w:val="CommentReference"/>
              <w:color w:val="FF0000"/>
              <w:sz w:val="20"/>
              <w:szCs w:val="20"/>
            </w:rPr>
          </w:rPrChange>
        </w:rPr>
        <w:commentReference w:id="136"/>
      </w:r>
      <w:commentRangeEnd w:id="137"/>
      <w:r w:rsidRPr="003A6BD6">
        <w:rPr>
          <w:rStyle w:val="CommentReference"/>
          <w:sz w:val="20"/>
          <w:szCs w:val="20"/>
          <w:rPrChange w:id="140" w:author="Hannah, Mark" w:date="2026-06-01T15:11:00Z" w16du:dateUtc="2026-06-01T19:11:00Z">
            <w:rPr>
              <w:rStyle w:val="CommentReference"/>
              <w:color w:val="FF0000"/>
              <w:sz w:val="20"/>
              <w:szCs w:val="20"/>
            </w:rPr>
          </w:rPrChange>
        </w:rPr>
        <w:commentReference w:id="137"/>
      </w:r>
      <w:r w:rsidRPr="003A6BD6">
        <w:rPr>
          <w:rPrChange w:id="141" w:author="Hannah, Mark" w:date="2026-06-01T15:11:00Z" w16du:dateUtc="2026-06-01T19:11:00Z">
            <w:rPr>
              <w:color w:val="FF0000"/>
            </w:rPr>
          </w:rPrChange>
        </w:rPr>
        <w:t>Care should be taken to conform to laws related to criminal justice information and patient confidentiality like CJIS, CPIC and HIPAA such that a subscriber’s discipline and role within an organization dictate what information is available; for example, only providing personal health related information to EMS.</w:t>
      </w:r>
    </w:p>
    <w:p w14:paraId="7368D37D" w14:textId="77777777" w:rsidR="006752CE" w:rsidRPr="00B068D9" w:rsidDel="009E6CC4" w:rsidRDefault="006752CE">
      <w:pPr>
        <w:rPr>
          <w:del w:id="142" w:author="John Milburn" w:date="2026-05-29T13:59:00Z" w16du:dateUtc="2026-05-29T17:59:00Z"/>
        </w:rPr>
        <w:pPrChange w:id="143" w:author="John Milburn" w:date="2026-05-29T13:56:00Z" w16du:dateUtc="2026-05-29T17:56:00Z">
          <w:pPr>
            <w:ind w:left="360"/>
          </w:pPr>
        </w:pPrChange>
      </w:pPr>
    </w:p>
    <w:p w14:paraId="396C1500" w14:textId="2CB9C4E6" w:rsidR="009E6CC4" w:rsidRPr="00B068D9" w:rsidRDefault="00827731">
      <w:pPr>
        <w:pPrChange w:id="144" w:author="John Milburn" w:date="2026-05-29T13:56:00Z" w16du:dateUtc="2026-05-29T17:56:00Z">
          <w:pPr>
            <w:ind w:left="360"/>
          </w:pPr>
        </w:pPrChange>
      </w:pPr>
      <w:r w:rsidRPr="00B068D9">
        <w:t>The 911 Authority will never modify the DRM policies associated with an EIDO it receives from another agency, nor will agencies receiving an EIDO sent by the 911 Authority be able to modify the DRM policy associated with it.  Their software should automatically be configured to respect the other agencies’ DRM policies by their vendor.  The following chart is an example of a matrix to assist in conceptualizing and managing dat</w:t>
      </w:r>
      <w:r w:rsidRPr="002102FE">
        <w:t>a</w:t>
      </w:r>
      <w:r w:rsidRPr="00B068D9">
        <w:t xml:space="preserve"> sharing rules.</w:t>
      </w:r>
      <w:del w:id="145" w:author="John Milburn" w:date="2026-05-29T13:57:00Z" w16du:dateUtc="2026-05-29T17:57:00Z">
        <w:r w:rsidRPr="00B068D9" w:rsidDel="006752CE">
          <w:delText xml:space="preserve">’ </w:delText>
        </w:r>
      </w:del>
    </w:p>
    <w:p w14:paraId="095D554A" w14:textId="77777777" w:rsidR="00827731" w:rsidRPr="002102FE" w:rsidRDefault="00827731" w:rsidP="00B068D9">
      <w:pPr>
        <w:ind w:left="360"/>
        <w:rPr>
          <w:strike/>
        </w:rPr>
      </w:pPr>
    </w:p>
    <w:p w14:paraId="02328195" w14:textId="77777777" w:rsidR="00BB174E" w:rsidRPr="009C4A9D" w:rsidRDefault="00BB174E" w:rsidP="00BB174E">
      <w:pPr>
        <w:pStyle w:val="BodyText"/>
        <w:numPr>
          <w:ilvl w:val="0"/>
          <w:numId w:val="46"/>
        </w:numPr>
        <w:rPr>
          <w:b/>
          <w:bCs/>
        </w:rPr>
      </w:pPr>
      <w:r w:rsidRPr="009C4A9D">
        <w:rPr>
          <w:b/>
          <w:bCs/>
        </w:rPr>
        <w:t xml:space="preserve">Matrix </w:t>
      </w:r>
      <w:r>
        <w:rPr>
          <w:b/>
          <w:bCs/>
        </w:rPr>
        <w:t>for</w:t>
      </w:r>
      <w:r w:rsidRPr="009C4A9D">
        <w:rPr>
          <w:b/>
          <w:bCs/>
        </w:rPr>
        <w:t xml:space="preserve"> Manag</w:t>
      </w:r>
      <w:r>
        <w:rPr>
          <w:b/>
          <w:bCs/>
        </w:rPr>
        <w:t>ing</w:t>
      </w:r>
      <w:r w:rsidRPr="009C4A9D">
        <w:rPr>
          <w:b/>
          <w:bCs/>
        </w:rPr>
        <w:t xml:space="preserve"> Data Sharing Rules </w:t>
      </w:r>
    </w:p>
    <w:tbl>
      <w:tblPr>
        <w:tblStyle w:val="TableGrid"/>
        <w:tblW w:w="10075" w:type="dxa"/>
        <w:tblLayout w:type="fixed"/>
        <w:tblLook w:val="04A0" w:firstRow="1" w:lastRow="0" w:firstColumn="1" w:lastColumn="0" w:noHBand="0" w:noVBand="1"/>
      </w:tblPr>
      <w:tblGrid>
        <w:gridCol w:w="895"/>
        <w:gridCol w:w="1890"/>
        <w:gridCol w:w="1890"/>
        <w:gridCol w:w="1980"/>
        <w:gridCol w:w="810"/>
        <w:gridCol w:w="810"/>
        <w:gridCol w:w="810"/>
        <w:gridCol w:w="990"/>
      </w:tblGrid>
      <w:tr w:rsidR="00BB174E" w14:paraId="7B6E969E" w14:textId="77777777" w:rsidTr="00AB6980">
        <w:trPr>
          <w:trHeight w:val="737"/>
        </w:trPr>
        <w:tc>
          <w:tcPr>
            <w:tcW w:w="895" w:type="dxa"/>
          </w:tcPr>
          <w:p w14:paraId="66A1E7F9" w14:textId="77777777" w:rsidR="00BB174E" w:rsidRDefault="00BB174E" w:rsidP="00AB6980">
            <w:pPr>
              <w:pStyle w:val="BodyText"/>
            </w:pPr>
            <w:commentRangeStart w:id="146"/>
            <w:r>
              <w:t>Agency</w:t>
            </w:r>
            <w:commentRangeEnd w:id="146"/>
            <w:r>
              <w:rPr>
                <w:rStyle w:val="CommentReference"/>
                <w:sz w:val="20"/>
                <w:szCs w:val="20"/>
              </w:rPr>
              <w:commentReference w:id="146"/>
            </w:r>
            <w:r>
              <w:t xml:space="preserve"> Type</w:t>
            </w:r>
          </w:p>
        </w:tc>
        <w:tc>
          <w:tcPr>
            <w:tcW w:w="1890" w:type="dxa"/>
            <w:shd w:val="clear" w:color="auto" w:fill="D9D9D9" w:themeFill="background1" w:themeFillShade="D9"/>
          </w:tcPr>
          <w:p w14:paraId="6C4D3A29" w14:textId="77777777" w:rsidR="00BB174E" w:rsidRDefault="00BB174E" w:rsidP="00AB6980">
            <w:pPr>
              <w:pStyle w:val="BodyText"/>
            </w:pPr>
            <w:r w:rsidRPr="00FC028E">
              <w:t>PSAP (in area)</w:t>
            </w:r>
          </w:p>
          <w:p w14:paraId="69BD2DA7" w14:textId="77777777" w:rsidR="00BB174E" w:rsidRDefault="00BB174E" w:rsidP="00AB6980">
            <w:pPr>
              <w:pStyle w:val="BodyText"/>
            </w:pPr>
            <w:r>
              <w:t>Cooperating with Mutual Aid Agreements</w:t>
            </w:r>
          </w:p>
        </w:tc>
        <w:tc>
          <w:tcPr>
            <w:tcW w:w="1890" w:type="dxa"/>
            <w:shd w:val="clear" w:color="auto" w:fill="BFBFBF" w:themeFill="background1" w:themeFillShade="BF"/>
          </w:tcPr>
          <w:p w14:paraId="198D5C20" w14:textId="77777777" w:rsidR="00BB174E" w:rsidRDefault="00BB174E" w:rsidP="00AB6980">
            <w:pPr>
              <w:pStyle w:val="BodyText"/>
            </w:pPr>
            <w:r>
              <w:t>PSAP (out of area)</w:t>
            </w:r>
          </w:p>
          <w:p w14:paraId="5F140626" w14:textId="77777777" w:rsidR="00BB174E" w:rsidRDefault="00BB174E" w:rsidP="00AB6980">
            <w:pPr>
              <w:pStyle w:val="BodyText"/>
            </w:pPr>
            <w:r>
              <w:t>No Mutual Aid Agreement-</w:t>
            </w:r>
          </w:p>
          <w:p w14:paraId="1E3CC76F" w14:textId="77777777" w:rsidR="00BB174E" w:rsidRDefault="00BB174E" w:rsidP="00AB6980">
            <w:pPr>
              <w:pStyle w:val="BodyText"/>
            </w:pPr>
            <w:r>
              <w:t>Ex. Nearby – Same State/Province/County</w:t>
            </w:r>
          </w:p>
          <w:p w14:paraId="1CBBA8D2" w14:textId="77777777" w:rsidR="00BB174E" w:rsidRDefault="00BB174E" w:rsidP="00AB6980">
            <w:pPr>
              <w:pStyle w:val="BodyText"/>
            </w:pPr>
          </w:p>
        </w:tc>
        <w:tc>
          <w:tcPr>
            <w:tcW w:w="1980" w:type="dxa"/>
            <w:shd w:val="clear" w:color="auto" w:fill="A6A6A6" w:themeFill="background1" w:themeFillShade="A6"/>
          </w:tcPr>
          <w:p w14:paraId="66483C4E" w14:textId="77777777" w:rsidR="00BB174E" w:rsidRDefault="00BB174E" w:rsidP="00AB6980">
            <w:pPr>
              <w:pStyle w:val="BodyText"/>
            </w:pPr>
            <w:r>
              <w:t>PSAP (out of area)</w:t>
            </w:r>
          </w:p>
          <w:p w14:paraId="7C3E6921" w14:textId="77777777" w:rsidR="00BB174E" w:rsidRDefault="00BB174E" w:rsidP="00AB6980">
            <w:pPr>
              <w:pStyle w:val="BodyText"/>
            </w:pPr>
            <w:r>
              <w:t>No Mutual Aid Agreement</w:t>
            </w:r>
          </w:p>
          <w:p w14:paraId="01540D4E" w14:textId="77777777" w:rsidR="00BB174E" w:rsidRDefault="00BB174E" w:rsidP="00AB6980">
            <w:pPr>
              <w:pStyle w:val="BodyText"/>
            </w:pPr>
            <w:r>
              <w:t>Ex. – Out of State/Province/County</w:t>
            </w:r>
          </w:p>
          <w:p w14:paraId="108F159F" w14:textId="77777777" w:rsidR="00BB174E" w:rsidRDefault="00BB174E" w:rsidP="00AB6980">
            <w:pPr>
              <w:pStyle w:val="BodyText"/>
            </w:pPr>
          </w:p>
        </w:tc>
        <w:tc>
          <w:tcPr>
            <w:tcW w:w="810" w:type="dxa"/>
          </w:tcPr>
          <w:p w14:paraId="5C3D35A6" w14:textId="77777777" w:rsidR="00BB174E" w:rsidRPr="009C4A9D" w:rsidRDefault="00BB174E" w:rsidP="00AB6980">
            <w:pPr>
              <w:pStyle w:val="BodyText"/>
              <w:rPr>
                <w:highlight w:val="yellow"/>
              </w:rPr>
            </w:pPr>
            <w:r w:rsidRPr="009C4A9D">
              <w:rPr>
                <w:highlight w:val="yellow"/>
              </w:rPr>
              <w:t>Gov’t Service</w:t>
            </w:r>
            <w:r>
              <w:rPr>
                <w:highlight w:val="yellow"/>
              </w:rPr>
              <w:t>s</w:t>
            </w:r>
          </w:p>
        </w:tc>
        <w:tc>
          <w:tcPr>
            <w:tcW w:w="810" w:type="dxa"/>
          </w:tcPr>
          <w:p w14:paraId="3340122F" w14:textId="77777777" w:rsidR="00BB174E" w:rsidRPr="009C4A9D" w:rsidRDefault="00BB174E" w:rsidP="00AB6980">
            <w:pPr>
              <w:pStyle w:val="BodyText"/>
              <w:rPr>
                <w:highlight w:val="yellow"/>
              </w:rPr>
            </w:pPr>
            <w:commentRangeStart w:id="147"/>
            <w:r>
              <w:t>Large Scale Disaster Recovery</w:t>
            </w:r>
            <w:commentRangeEnd w:id="147"/>
            <w:r w:rsidRPr="009C4A9D">
              <w:rPr>
                <w:rStyle w:val="CommentReference"/>
                <w:sz w:val="20"/>
                <w:szCs w:val="20"/>
                <w:highlight w:val="yellow"/>
              </w:rPr>
              <w:commentReference w:id="147"/>
            </w:r>
          </w:p>
        </w:tc>
        <w:tc>
          <w:tcPr>
            <w:tcW w:w="810" w:type="dxa"/>
          </w:tcPr>
          <w:p w14:paraId="3C067462" w14:textId="77777777" w:rsidR="00BB174E" w:rsidRPr="009C4A9D" w:rsidRDefault="00BB174E" w:rsidP="00AB6980">
            <w:pPr>
              <w:pStyle w:val="BodyText"/>
              <w:rPr>
                <w:highlight w:val="yellow"/>
              </w:rPr>
            </w:pPr>
            <w:r w:rsidRPr="009C4A9D">
              <w:rPr>
                <w:highlight w:val="yellow"/>
              </w:rPr>
              <w:t>Non-Public Safety</w:t>
            </w:r>
          </w:p>
        </w:tc>
        <w:tc>
          <w:tcPr>
            <w:tcW w:w="990" w:type="dxa"/>
          </w:tcPr>
          <w:p w14:paraId="5EABAF3D" w14:textId="77777777" w:rsidR="00BB174E" w:rsidRPr="009C4A9D" w:rsidRDefault="00BB174E" w:rsidP="00AB6980">
            <w:pPr>
              <w:pStyle w:val="BodyText"/>
              <w:rPr>
                <w:highlight w:val="yellow"/>
              </w:rPr>
            </w:pPr>
            <w:r w:rsidRPr="009C4A9D">
              <w:rPr>
                <w:highlight w:val="yellow"/>
              </w:rPr>
              <w:t>Media</w:t>
            </w:r>
          </w:p>
        </w:tc>
      </w:tr>
      <w:tr w:rsidR="00BB174E" w14:paraId="438BE361" w14:textId="77777777" w:rsidTr="00AB6980">
        <w:trPr>
          <w:trHeight w:val="1250"/>
        </w:trPr>
        <w:tc>
          <w:tcPr>
            <w:tcW w:w="895" w:type="dxa"/>
          </w:tcPr>
          <w:p w14:paraId="5C9514F9" w14:textId="77777777" w:rsidR="00BB174E" w:rsidRDefault="00BB174E" w:rsidP="00AB6980">
            <w:pPr>
              <w:pStyle w:val="BodyText"/>
            </w:pPr>
            <w:r>
              <w:t>PSAP (in area)</w:t>
            </w:r>
          </w:p>
        </w:tc>
        <w:tc>
          <w:tcPr>
            <w:tcW w:w="1890" w:type="dxa"/>
          </w:tcPr>
          <w:p w14:paraId="5E526BBF" w14:textId="77777777" w:rsidR="00BB174E" w:rsidRDefault="00BB174E" w:rsidP="00AB6980">
            <w:pPr>
              <w:pStyle w:val="BodyText"/>
            </w:pPr>
            <w:r>
              <w:t xml:space="preserve">Automated Policy (incident info yes/no) </w:t>
            </w:r>
          </w:p>
          <w:p w14:paraId="1AFC6FAE" w14:textId="77777777" w:rsidR="00BB174E" w:rsidRDefault="00000000" w:rsidP="00AB6980">
            <w:pPr>
              <w:pStyle w:val="BodyText"/>
            </w:pPr>
            <w:sdt>
              <w:sdtPr>
                <w:id w:val="1667902166"/>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Unrestricted</w:t>
            </w:r>
          </w:p>
          <w:p w14:paraId="61553243" w14:textId="77777777" w:rsidR="00BB174E" w:rsidRDefault="00000000" w:rsidP="00AB6980">
            <w:pPr>
              <w:pStyle w:val="BodyText"/>
            </w:pPr>
            <w:sdt>
              <w:sdtPr>
                <w:id w:val="-1455863953"/>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Confidential?</w:t>
            </w:r>
          </w:p>
          <w:p w14:paraId="1C761C31" w14:textId="77777777" w:rsidR="00BB174E" w:rsidRDefault="00000000" w:rsidP="00AB6980">
            <w:pPr>
              <w:pStyle w:val="BodyText"/>
            </w:pPr>
            <w:sdt>
              <w:sdtPr>
                <w:id w:val="-1364897700"/>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Fire?</w:t>
            </w:r>
          </w:p>
          <w:p w14:paraId="7A245432" w14:textId="77777777" w:rsidR="00BB174E" w:rsidRDefault="00000000" w:rsidP="00AB6980">
            <w:pPr>
              <w:pStyle w:val="BodyText"/>
            </w:pPr>
            <w:sdt>
              <w:sdtPr>
                <w:id w:val="1073466585"/>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Police?</w:t>
            </w:r>
          </w:p>
          <w:p w14:paraId="5EBEFE8B" w14:textId="77777777" w:rsidR="00BB174E" w:rsidRDefault="00000000" w:rsidP="00AB6980">
            <w:pPr>
              <w:pStyle w:val="BodyText"/>
            </w:pPr>
            <w:sdt>
              <w:sdtPr>
                <w:id w:val="429940031"/>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EMS?</w:t>
            </w:r>
          </w:p>
        </w:tc>
        <w:tc>
          <w:tcPr>
            <w:tcW w:w="1890" w:type="dxa"/>
          </w:tcPr>
          <w:p w14:paraId="6038086A" w14:textId="77777777" w:rsidR="00BB174E" w:rsidRDefault="00BB174E" w:rsidP="00AB6980">
            <w:pPr>
              <w:pStyle w:val="BodyText"/>
            </w:pPr>
            <w:r>
              <w:t xml:space="preserve">Automated Policy (incident info yes/no) </w:t>
            </w:r>
          </w:p>
          <w:p w14:paraId="60A7B641" w14:textId="77777777" w:rsidR="00BB174E" w:rsidRDefault="00000000" w:rsidP="00AB6980">
            <w:pPr>
              <w:pStyle w:val="BodyText"/>
            </w:pPr>
            <w:sdt>
              <w:sdtPr>
                <w:id w:val="-1626531237"/>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Unrestricted</w:t>
            </w:r>
          </w:p>
          <w:p w14:paraId="1D07BD19" w14:textId="77777777" w:rsidR="00BB174E" w:rsidRDefault="00000000" w:rsidP="00AB6980">
            <w:pPr>
              <w:pStyle w:val="BodyText"/>
            </w:pPr>
            <w:sdt>
              <w:sdtPr>
                <w:id w:val="1802026204"/>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Confidential?</w:t>
            </w:r>
          </w:p>
          <w:p w14:paraId="4CEE279F" w14:textId="77777777" w:rsidR="00BB174E" w:rsidRDefault="00000000" w:rsidP="00AB6980">
            <w:pPr>
              <w:pStyle w:val="BodyText"/>
            </w:pPr>
            <w:sdt>
              <w:sdtPr>
                <w:id w:val="-1394728151"/>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Fire?</w:t>
            </w:r>
          </w:p>
          <w:p w14:paraId="6772D9CC" w14:textId="77777777" w:rsidR="00BB174E" w:rsidRDefault="00000000" w:rsidP="00AB6980">
            <w:pPr>
              <w:pStyle w:val="BodyText"/>
            </w:pPr>
            <w:sdt>
              <w:sdtPr>
                <w:id w:val="413055899"/>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Police?</w:t>
            </w:r>
          </w:p>
          <w:p w14:paraId="3C1A5B8C" w14:textId="77777777" w:rsidR="00BB174E" w:rsidRDefault="00000000" w:rsidP="00AB6980">
            <w:pPr>
              <w:pStyle w:val="BodyText"/>
            </w:pPr>
            <w:sdt>
              <w:sdtPr>
                <w:id w:val="-1909679511"/>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EMS?</w:t>
            </w:r>
          </w:p>
        </w:tc>
        <w:tc>
          <w:tcPr>
            <w:tcW w:w="1980" w:type="dxa"/>
          </w:tcPr>
          <w:p w14:paraId="5A36EE0A" w14:textId="77777777" w:rsidR="00BB174E" w:rsidRDefault="00BB174E" w:rsidP="00AB6980">
            <w:pPr>
              <w:pStyle w:val="BodyText"/>
            </w:pPr>
            <w:r>
              <w:t xml:space="preserve">Automated Policy (incident info yes/no) </w:t>
            </w:r>
          </w:p>
          <w:p w14:paraId="0856C9DB" w14:textId="77777777" w:rsidR="00BB174E" w:rsidRDefault="00000000" w:rsidP="00AB6980">
            <w:pPr>
              <w:pStyle w:val="BodyText"/>
            </w:pPr>
            <w:sdt>
              <w:sdtPr>
                <w:id w:val="430010782"/>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Unrestricted</w:t>
            </w:r>
          </w:p>
          <w:p w14:paraId="048A9055" w14:textId="77777777" w:rsidR="00BB174E" w:rsidRDefault="00000000" w:rsidP="00AB6980">
            <w:pPr>
              <w:pStyle w:val="BodyText"/>
            </w:pPr>
            <w:sdt>
              <w:sdtPr>
                <w:id w:val="63385254"/>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Confidential?</w:t>
            </w:r>
          </w:p>
          <w:p w14:paraId="52CFC214" w14:textId="77777777" w:rsidR="00BB174E" w:rsidRDefault="00000000" w:rsidP="00AB6980">
            <w:pPr>
              <w:pStyle w:val="BodyText"/>
            </w:pPr>
            <w:sdt>
              <w:sdtPr>
                <w:id w:val="-703094508"/>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Fire?</w:t>
            </w:r>
          </w:p>
          <w:p w14:paraId="075551C2" w14:textId="77777777" w:rsidR="00BB174E" w:rsidRDefault="00000000" w:rsidP="00AB6980">
            <w:pPr>
              <w:pStyle w:val="BodyText"/>
            </w:pPr>
            <w:sdt>
              <w:sdtPr>
                <w:id w:val="-642429161"/>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Police?</w:t>
            </w:r>
          </w:p>
          <w:p w14:paraId="6F2E46CE" w14:textId="77777777" w:rsidR="00BB174E" w:rsidRDefault="00000000" w:rsidP="00AB6980">
            <w:pPr>
              <w:pStyle w:val="BodyText"/>
            </w:pPr>
            <w:sdt>
              <w:sdtPr>
                <w:id w:val="1918429081"/>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EMS?</w:t>
            </w:r>
          </w:p>
        </w:tc>
        <w:tc>
          <w:tcPr>
            <w:tcW w:w="810" w:type="dxa"/>
          </w:tcPr>
          <w:p w14:paraId="5D5F4A0A" w14:textId="77777777" w:rsidR="00BB174E" w:rsidRDefault="00BB174E" w:rsidP="00AB6980">
            <w:pPr>
              <w:pStyle w:val="BodyText"/>
            </w:pPr>
            <w:r>
              <w:t>Future work</w:t>
            </w:r>
          </w:p>
        </w:tc>
        <w:tc>
          <w:tcPr>
            <w:tcW w:w="810" w:type="dxa"/>
          </w:tcPr>
          <w:p w14:paraId="2BA84F8E" w14:textId="77777777" w:rsidR="00BB174E" w:rsidRPr="00CD7BFA" w:rsidRDefault="00BB174E" w:rsidP="00AB6980">
            <w:pPr>
              <w:pStyle w:val="BodyText"/>
            </w:pPr>
            <w:r w:rsidRPr="005A58C2">
              <w:t>Future work</w:t>
            </w:r>
          </w:p>
        </w:tc>
        <w:tc>
          <w:tcPr>
            <w:tcW w:w="810" w:type="dxa"/>
          </w:tcPr>
          <w:p w14:paraId="7300BFF7" w14:textId="77777777" w:rsidR="00BB174E" w:rsidRDefault="00BB174E" w:rsidP="00AB6980">
            <w:pPr>
              <w:pStyle w:val="BodyText"/>
            </w:pPr>
            <w:r w:rsidRPr="00CD7BFA">
              <w:t>Future work</w:t>
            </w:r>
          </w:p>
        </w:tc>
        <w:tc>
          <w:tcPr>
            <w:tcW w:w="990" w:type="dxa"/>
          </w:tcPr>
          <w:p w14:paraId="7ED16E92" w14:textId="77777777" w:rsidR="00BB174E" w:rsidRDefault="00BB174E" w:rsidP="00AB6980">
            <w:pPr>
              <w:pStyle w:val="BodyText"/>
            </w:pPr>
            <w:r w:rsidRPr="00CD7BFA">
              <w:t>Future work</w:t>
            </w:r>
          </w:p>
        </w:tc>
      </w:tr>
      <w:tr w:rsidR="00BB174E" w14:paraId="4865E895" w14:textId="77777777" w:rsidTr="00AB6980">
        <w:tc>
          <w:tcPr>
            <w:tcW w:w="895" w:type="dxa"/>
          </w:tcPr>
          <w:p w14:paraId="689EE251" w14:textId="77777777" w:rsidR="00BB174E" w:rsidRDefault="00BB174E" w:rsidP="00AB6980">
            <w:pPr>
              <w:pStyle w:val="BodyText"/>
            </w:pPr>
            <w:r>
              <w:t>PSAP (out of area)</w:t>
            </w:r>
          </w:p>
          <w:p w14:paraId="325D34B6" w14:textId="77777777" w:rsidR="00BB174E" w:rsidRDefault="00BB174E" w:rsidP="00AB6980">
            <w:pPr>
              <w:pStyle w:val="BodyText"/>
            </w:pPr>
          </w:p>
        </w:tc>
        <w:tc>
          <w:tcPr>
            <w:tcW w:w="1890" w:type="dxa"/>
          </w:tcPr>
          <w:p w14:paraId="3CBC0A8D" w14:textId="77777777" w:rsidR="00BB174E" w:rsidRDefault="00BB174E" w:rsidP="00AB6980">
            <w:pPr>
              <w:pStyle w:val="BodyText"/>
            </w:pPr>
            <w:r>
              <w:t xml:space="preserve">Automated Policy (incident info yes/no) </w:t>
            </w:r>
          </w:p>
          <w:p w14:paraId="14ED944C" w14:textId="77777777" w:rsidR="00BB174E" w:rsidRDefault="00000000" w:rsidP="00AB6980">
            <w:pPr>
              <w:pStyle w:val="BodyText"/>
            </w:pPr>
            <w:sdt>
              <w:sdtPr>
                <w:id w:val="1250629448"/>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Unrestricted</w:t>
            </w:r>
          </w:p>
          <w:p w14:paraId="795EEF9D" w14:textId="77777777" w:rsidR="00BB174E" w:rsidRDefault="00000000" w:rsidP="00AB6980">
            <w:pPr>
              <w:pStyle w:val="BodyText"/>
            </w:pPr>
            <w:sdt>
              <w:sdtPr>
                <w:id w:val="1951739850"/>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Confidential?</w:t>
            </w:r>
          </w:p>
          <w:p w14:paraId="4A1B493A" w14:textId="77777777" w:rsidR="00BB174E" w:rsidRDefault="00000000" w:rsidP="00AB6980">
            <w:pPr>
              <w:pStyle w:val="BodyText"/>
            </w:pPr>
            <w:sdt>
              <w:sdtPr>
                <w:id w:val="-1456859775"/>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Fire?</w:t>
            </w:r>
          </w:p>
          <w:p w14:paraId="13D52531" w14:textId="77777777" w:rsidR="00BB174E" w:rsidRDefault="00000000" w:rsidP="00AB6980">
            <w:pPr>
              <w:pStyle w:val="BodyText"/>
            </w:pPr>
            <w:sdt>
              <w:sdtPr>
                <w:id w:val="1256777661"/>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Police?</w:t>
            </w:r>
          </w:p>
          <w:p w14:paraId="73008A96" w14:textId="77777777" w:rsidR="00BB174E" w:rsidRDefault="00000000" w:rsidP="00AB6980">
            <w:pPr>
              <w:pStyle w:val="BodyText"/>
            </w:pPr>
            <w:sdt>
              <w:sdtPr>
                <w:id w:val="-1158527066"/>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EMS?</w:t>
            </w:r>
          </w:p>
        </w:tc>
        <w:tc>
          <w:tcPr>
            <w:tcW w:w="1890" w:type="dxa"/>
          </w:tcPr>
          <w:p w14:paraId="76D188C3" w14:textId="77777777" w:rsidR="00BB174E" w:rsidRDefault="00BB174E" w:rsidP="00AB6980">
            <w:pPr>
              <w:pStyle w:val="BodyText"/>
            </w:pPr>
            <w:r>
              <w:lastRenderedPageBreak/>
              <w:t xml:space="preserve">Automated Policy (incident info yes/no) </w:t>
            </w:r>
          </w:p>
          <w:p w14:paraId="5F788CCF" w14:textId="77777777" w:rsidR="00BB174E" w:rsidRDefault="00000000" w:rsidP="00AB6980">
            <w:pPr>
              <w:pStyle w:val="BodyText"/>
            </w:pPr>
            <w:sdt>
              <w:sdtPr>
                <w:id w:val="118267947"/>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Unrestricted</w:t>
            </w:r>
          </w:p>
          <w:p w14:paraId="2EBED7AA" w14:textId="77777777" w:rsidR="00BB174E" w:rsidRDefault="00000000" w:rsidP="00AB6980">
            <w:pPr>
              <w:pStyle w:val="BodyText"/>
            </w:pPr>
            <w:sdt>
              <w:sdtPr>
                <w:id w:val="-337232186"/>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Confidential?</w:t>
            </w:r>
          </w:p>
          <w:p w14:paraId="6A644EE6" w14:textId="77777777" w:rsidR="00BB174E" w:rsidRDefault="00000000" w:rsidP="00AB6980">
            <w:pPr>
              <w:pStyle w:val="BodyText"/>
            </w:pPr>
            <w:sdt>
              <w:sdtPr>
                <w:id w:val="1924450438"/>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Fire?</w:t>
            </w:r>
          </w:p>
          <w:p w14:paraId="2533CBF6" w14:textId="77777777" w:rsidR="00BB174E" w:rsidRDefault="00000000" w:rsidP="00AB6980">
            <w:pPr>
              <w:pStyle w:val="BodyText"/>
            </w:pPr>
            <w:sdt>
              <w:sdtPr>
                <w:id w:val="866176325"/>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Police?</w:t>
            </w:r>
          </w:p>
          <w:p w14:paraId="4F246040" w14:textId="77777777" w:rsidR="00BB174E" w:rsidRDefault="00000000" w:rsidP="00AB6980">
            <w:pPr>
              <w:pStyle w:val="BodyText"/>
            </w:pPr>
            <w:sdt>
              <w:sdtPr>
                <w:id w:val="883293688"/>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EMS?</w:t>
            </w:r>
          </w:p>
        </w:tc>
        <w:tc>
          <w:tcPr>
            <w:tcW w:w="1980" w:type="dxa"/>
          </w:tcPr>
          <w:p w14:paraId="418D66D2" w14:textId="77777777" w:rsidR="00BB174E" w:rsidRDefault="00BB174E" w:rsidP="00AB6980">
            <w:pPr>
              <w:pStyle w:val="BodyText"/>
            </w:pPr>
            <w:r>
              <w:lastRenderedPageBreak/>
              <w:t xml:space="preserve">Automated Policy (incident info yes/no) </w:t>
            </w:r>
          </w:p>
          <w:p w14:paraId="68AE4B85" w14:textId="77777777" w:rsidR="00BB174E" w:rsidRDefault="00000000" w:rsidP="00AB6980">
            <w:pPr>
              <w:pStyle w:val="BodyText"/>
            </w:pPr>
            <w:sdt>
              <w:sdtPr>
                <w:id w:val="-2135633693"/>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Unrestricted</w:t>
            </w:r>
          </w:p>
          <w:p w14:paraId="0194273B" w14:textId="77777777" w:rsidR="00BB174E" w:rsidRDefault="00000000" w:rsidP="00AB6980">
            <w:pPr>
              <w:pStyle w:val="BodyText"/>
            </w:pPr>
            <w:sdt>
              <w:sdtPr>
                <w:id w:val="-362127853"/>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Confidential?</w:t>
            </w:r>
          </w:p>
          <w:p w14:paraId="2BB1A3DA" w14:textId="77777777" w:rsidR="00BB174E" w:rsidRDefault="00000000" w:rsidP="00AB6980">
            <w:pPr>
              <w:pStyle w:val="BodyText"/>
            </w:pPr>
            <w:sdt>
              <w:sdtPr>
                <w:id w:val="1468854934"/>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Fire?</w:t>
            </w:r>
          </w:p>
          <w:p w14:paraId="58E7BC7C" w14:textId="77777777" w:rsidR="00BB174E" w:rsidRDefault="00000000" w:rsidP="00AB6980">
            <w:pPr>
              <w:pStyle w:val="BodyText"/>
            </w:pPr>
            <w:sdt>
              <w:sdtPr>
                <w:id w:val="-728695441"/>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Police?</w:t>
            </w:r>
          </w:p>
          <w:p w14:paraId="4D36C1AB" w14:textId="77777777" w:rsidR="00BB174E" w:rsidRDefault="00000000" w:rsidP="00AB6980">
            <w:pPr>
              <w:pStyle w:val="BodyText"/>
            </w:pPr>
            <w:sdt>
              <w:sdtPr>
                <w:id w:val="134534169"/>
                <w14:checkbox>
                  <w14:checked w14:val="0"/>
                  <w14:checkedState w14:val="2612" w14:font="MS Gothic"/>
                  <w14:uncheckedState w14:val="2610" w14:font="MS Gothic"/>
                </w14:checkbox>
              </w:sdtPr>
              <w:sdtContent>
                <w:r w:rsidR="00BB174E">
                  <w:rPr>
                    <w:rFonts w:ascii="MS Gothic" w:eastAsia="MS Gothic" w:hAnsi="MS Gothic" w:hint="eastAsia"/>
                  </w:rPr>
                  <w:t>☐</w:t>
                </w:r>
              </w:sdtContent>
            </w:sdt>
            <w:r w:rsidR="00BB174E">
              <w:t>EMS?</w:t>
            </w:r>
          </w:p>
        </w:tc>
        <w:tc>
          <w:tcPr>
            <w:tcW w:w="810" w:type="dxa"/>
          </w:tcPr>
          <w:p w14:paraId="48B08C65" w14:textId="77777777" w:rsidR="00BB174E" w:rsidRDefault="00BB174E" w:rsidP="00AB6980">
            <w:pPr>
              <w:pStyle w:val="BodyText"/>
            </w:pPr>
            <w:r w:rsidRPr="00DE05E2">
              <w:lastRenderedPageBreak/>
              <w:t>Future work</w:t>
            </w:r>
          </w:p>
        </w:tc>
        <w:tc>
          <w:tcPr>
            <w:tcW w:w="810" w:type="dxa"/>
          </w:tcPr>
          <w:p w14:paraId="3806DF46" w14:textId="77777777" w:rsidR="00BB174E" w:rsidRPr="00DE05E2" w:rsidRDefault="00BB174E" w:rsidP="00AB6980">
            <w:pPr>
              <w:pStyle w:val="BodyText"/>
            </w:pPr>
            <w:r w:rsidRPr="005A58C2">
              <w:t>Future work</w:t>
            </w:r>
          </w:p>
        </w:tc>
        <w:tc>
          <w:tcPr>
            <w:tcW w:w="810" w:type="dxa"/>
          </w:tcPr>
          <w:p w14:paraId="7AB05F6F" w14:textId="77777777" w:rsidR="00BB174E" w:rsidRDefault="00BB174E" w:rsidP="00AB6980">
            <w:pPr>
              <w:pStyle w:val="BodyText"/>
            </w:pPr>
            <w:r w:rsidRPr="00DE05E2">
              <w:t>Future work</w:t>
            </w:r>
          </w:p>
        </w:tc>
        <w:tc>
          <w:tcPr>
            <w:tcW w:w="990" w:type="dxa"/>
          </w:tcPr>
          <w:p w14:paraId="5B4A31D0" w14:textId="77777777" w:rsidR="00BB174E" w:rsidRDefault="00BB174E" w:rsidP="00AB6980">
            <w:pPr>
              <w:pStyle w:val="BodyText"/>
            </w:pPr>
            <w:r w:rsidRPr="00DE05E2">
              <w:t>Future work</w:t>
            </w:r>
          </w:p>
        </w:tc>
      </w:tr>
      <w:tr w:rsidR="00BB174E" w14:paraId="3994A5B1" w14:textId="77777777" w:rsidTr="00AB6980">
        <w:tc>
          <w:tcPr>
            <w:tcW w:w="895" w:type="dxa"/>
          </w:tcPr>
          <w:p w14:paraId="089864D0" w14:textId="77777777" w:rsidR="00BB174E" w:rsidRPr="00530B38" w:rsidRDefault="00BB174E" w:rsidP="00AB6980">
            <w:pPr>
              <w:pStyle w:val="BodyText"/>
            </w:pPr>
            <w:r w:rsidRPr="00530B38">
              <w:t>Government Service</w:t>
            </w:r>
          </w:p>
        </w:tc>
        <w:tc>
          <w:tcPr>
            <w:tcW w:w="1890" w:type="dxa"/>
          </w:tcPr>
          <w:p w14:paraId="59603A61" w14:textId="77777777" w:rsidR="00BB174E" w:rsidRDefault="00BB174E" w:rsidP="00AB6980">
            <w:pPr>
              <w:pStyle w:val="BodyText"/>
            </w:pPr>
            <w:r w:rsidRPr="00D960D9">
              <w:t>Future work</w:t>
            </w:r>
          </w:p>
        </w:tc>
        <w:tc>
          <w:tcPr>
            <w:tcW w:w="1890" w:type="dxa"/>
          </w:tcPr>
          <w:p w14:paraId="5BAC8BA1" w14:textId="77777777" w:rsidR="00BB174E" w:rsidRDefault="00BB174E" w:rsidP="00AB6980">
            <w:pPr>
              <w:pStyle w:val="BodyText"/>
            </w:pPr>
            <w:r w:rsidRPr="00D960D9">
              <w:t>Future work</w:t>
            </w:r>
          </w:p>
        </w:tc>
        <w:tc>
          <w:tcPr>
            <w:tcW w:w="1980" w:type="dxa"/>
          </w:tcPr>
          <w:p w14:paraId="05758B04" w14:textId="77777777" w:rsidR="00BB174E" w:rsidRDefault="00BB174E" w:rsidP="00AB6980">
            <w:pPr>
              <w:pStyle w:val="BodyText"/>
            </w:pPr>
            <w:r w:rsidRPr="00D960D9">
              <w:t>Future work</w:t>
            </w:r>
          </w:p>
        </w:tc>
        <w:tc>
          <w:tcPr>
            <w:tcW w:w="810" w:type="dxa"/>
          </w:tcPr>
          <w:p w14:paraId="0962BEAC" w14:textId="77777777" w:rsidR="00BB174E" w:rsidRDefault="00BB174E" w:rsidP="00AB6980">
            <w:pPr>
              <w:pStyle w:val="BodyText"/>
            </w:pPr>
            <w:r w:rsidRPr="00D960D9">
              <w:t>Future work</w:t>
            </w:r>
          </w:p>
        </w:tc>
        <w:tc>
          <w:tcPr>
            <w:tcW w:w="810" w:type="dxa"/>
          </w:tcPr>
          <w:p w14:paraId="2C397206" w14:textId="77777777" w:rsidR="00BB174E" w:rsidRPr="00D960D9" w:rsidRDefault="00BB174E" w:rsidP="00AB6980">
            <w:pPr>
              <w:pStyle w:val="BodyText"/>
            </w:pPr>
            <w:r w:rsidRPr="005A58C2">
              <w:t>Future work</w:t>
            </w:r>
          </w:p>
        </w:tc>
        <w:tc>
          <w:tcPr>
            <w:tcW w:w="810" w:type="dxa"/>
          </w:tcPr>
          <w:p w14:paraId="32D82A18" w14:textId="77777777" w:rsidR="00BB174E" w:rsidRDefault="00BB174E" w:rsidP="00AB6980">
            <w:pPr>
              <w:pStyle w:val="BodyText"/>
            </w:pPr>
            <w:r w:rsidRPr="00D960D9">
              <w:t>Future work</w:t>
            </w:r>
          </w:p>
        </w:tc>
        <w:tc>
          <w:tcPr>
            <w:tcW w:w="990" w:type="dxa"/>
          </w:tcPr>
          <w:p w14:paraId="29D3B35C" w14:textId="77777777" w:rsidR="00BB174E" w:rsidRDefault="00BB174E" w:rsidP="00AB6980">
            <w:pPr>
              <w:pStyle w:val="BodyText"/>
            </w:pPr>
            <w:r w:rsidRPr="00D960D9">
              <w:t>Future work</w:t>
            </w:r>
          </w:p>
        </w:tc>
      </w:tr>
      <w:tr w:rsidR="00BB174E" w14:paraId="738E868A" w14:textId="77777777" w:rsidTr="00AB6980">
        <w:tc>
          <w:tcPr>
            <w:tcW w:w="895" w:type="dxa"/>
          </w:tcPr>
          <w:p w14:paraId="16A545E7" w14:textId="77777777" w:rsidR="00BB174E" w:rsidRPr="00530B38" w:rsidRDefault="00BB174E" w:rsidP="00AB6980">
            <w:pPr>
              <w:pStyle w:val="BodyText"/>
            </w:pPr>
            <w:r>
              <w:t>Large Scale Disaster Recovery</w:t>
            </w:r>
          </w:p>
        </w:tc>
        <w:tc>
          <w:tcPr>
            <w:tcW w:w="1890" w:type="dxa"/>
          </w:tcPr>
          <w:p w14:paraId="5D777726" w14:textId="77777777" w:rsidR="00BB174E" w:rsidRPr="00D960D9" w:rsidRDefault="00BB174E" w:rsidP="00AB6980">
            <w:pPr>
              <w:pStyle w:val="BodyText"/>
            </w:pPr>
            <w:r w:rsidRPr="00517913">
              <w:t>Future work</w:t>
            </w:r>
          </w:p>
        </w:tc>
        <w:tc>
          <w:tcPr>
            <w:tcW w:w="1890" w:type="dxa"/>
          </w:tcPr>
          <w:p w14:paraId="4B22CA8A" w14:textId="77777777" w:rsidR="00BB174E" w:rsidRPr="00D960D9" w:rsidRDefault="00BB174E" w:rsidP="00AB6980">
            <w:pPr>
              <w:pStyle w:val="BodyText"/>
            </w:pPr>
            <w:r w:rsidRPr="00517913">
              <w:t>Future work</w:t>
            </w:r>
          </w:p>
        </w:tc>
        <w:tc>
          <w:tcPr>
            <w:tcW w:w="1980" w:type="dxa"/>
          </w:tcPr>
          <w:p w14:paraId="10C0F2E4" w14:textId="77777777" w:rsidR="00BB174E" w:rsidRPr="00D960D9" w:rsidRDefault="00BB174E" w:rsidP="00AB6980">
            <w:pPr>
              <w:pStyle w:val="BodyText"/>
            </w:pPr>
            <w:r w:rsidRPr="00517913">
              <w:t>Future work</w:t>
            </w:r>
          </w:p>
        </w:tc>
        <w:tc>
          <w:tcPr>
            <w:tcW w:w="810" w:type="dxa"/>
          </w:tcPr>
          <w:p w14:paraId="5532D7BD" w14:textId="77777777" w:rsidR="00BB174E" w:rsidRPr="00D960D9" w:rsidRDefault="00BB174E" w:rsidP="00AB6980">
            <w:pPr>
              <w:pStyle w:val="BodyText"/>
            </w:pPr>
            <w:r w:rsidRPr="00517913">
              <w:t>Future work</w:t>
            </w:r>
          </w:p>
        </w:tc>
        <w:tc>
          <w:tcPr>
            <w:tcW w:w="810" w:type="dxa"/>
          </w:tcPr>
          <w:p w14:paraId="1A8B4F5F" w14:textId="77777777" w:rsidR="00BB174E" w:rsidRPr="00D960D9" w:rsidRDefault="00BB174E" w:rsidP="00AB6980">
            <w:pPr>
              <w:pStyle w:val="BodyText"/>
            </w:pPr>
            <w:r w:rsidRPr="00517913">
              <w:t>Future work</w:t>
            </w:r>
          </w:p>
        </w:tc>
        <w:tc>
          <w:tcPr>
            <w:tcW w:w="810" w:type="dxa"/>
          </w:tcPr>
          <w:p w14:paraId="6D709D97" w14:textId="77777777" w:rsidR="00BB174E" w:rsidRPr="00D960D9" w:rsidRDefault="00BB174E" w:rsidP="00AB6980">
            <w:pPr>
              <w:pStyle w:val="BodyText"/>
            </w:pPr>
            <w:r w:rsidRPr="00517913">
              <w:t>Future work</w:t>
            </w:r>
          </w:p>
        </w:tc>
        <w:tc>
          <w:tcPr>
            <w:tcW w:w="990" w:type="dxa"/>
          </w:tcPr>
          <w:p w14:paraId="145A9EE5" w14:textId="77777777" w:rsidR="00BB174E" w:rsidRPr="00D960D9" w:rsidRDefault="00BB174E" w:rsidP="00AB6980">
            <w:pPr>
              <w:pStyle w:val="BodyText"/>
            </w:pPr>
            <w:r w:rsidRPr="00517913">
              <w:t>Future work</w:t>
            </w:r>
          </w:p>
        </w:tc>
      </w:tr>
      <w:tr w:rsidR="00BB174E" w14:paraId="041B6CE0" w14:textId="77777777" w:rsidTr="00AB6980">
        <w:tc>
          <w:tcPr>
            <w:tcW w:w="895" w:type="dxa"/>
          </w:tcPr>
          <w:p w14:paraId="3DCC43AF" w14:textId="77777777" w:rsidR="00BB174E" w:rsidRPr="00530B38" w:rsidRDefault="00BB174E" w:rsidP="00AB6980">
            <w:pPr>
              <w:pStyle w:val="BodyText"/>
            </w:pPr>
            <w:r w:rsidRPr="00530B38">
              <w:t>Non-Public Safety</w:t>
            </w:r>
          </w:p>
        </w:tc>
        <w:tc>
          <w:tcPr>
            <w:tcW w:w="1890" w:type="dxa"/>
          </w:tcPr>
          <w:p w14:paraId="604D6B9C" w14:textId="77777777" w:rsidR="00BB174E" w:rsidRDefault="00BB174E" w:rsidP="00AB6980">
            <w:pPr>
              <w:pStyle w:val="BodyText"/>
            </w:pPr>
            <w:r w:rsidRPr="00D960D9">
              <w:t>Future work</w:t>
            </w:r>
          </w:p>
        </w:tc>
        <w:tc>
          <w:tcPr>
            <w:tcW w:w="1890" w:type="dxa"/>
          </w:tcPr>
          <w:p w14:paraId="1526341D" w14:textId="77777777" w:rsidR="00BB174E" w:rsidRDefault="00BB174E" w:rsidP="00AB6980">
            <w:pPr>
              <w:pStyle w:val="BodyText"/>
            </w:pPr>
            <w:r w:rsidRPr="00D960D9">
              <w:t>Future work</w:t>
            </w:r>
          </w:p>
        </w:tc>
        <w:tc>
          <w:tcPr>
            <w:tcW w:w="1980" w:type="dxa"/>
          </w:tcPr>
          <w:p w14:paraId="75A9FA59" w14:textId="77777777" w:rsidR="00BB174E" w:rsidRDefault="00BB174E" w:rsidP="00AB6980">
            <w:pPr>
              <w:pStyle w:val="BodyText"/>
            </w:pPr>
            <w:r w:rsidRPr="00D960D9">
              <w:t>Future work</w:t>
            </w:r>
          </w:p>
        </w:tc>
        <w:tc>
          <w:tcPr>
            <w:tcW w:w="810" w:type="dxa"/>
          </w:tcPr>
          <w:p w14:paraId="14F622EB" w14:textId="77777777" w:rsidR="00BB174E" w:rsidRDefault="00BB174E" w:rsidP="00AB6980">
            <w:pPr>
              <w:pStyle w:val="BodyText"/>
            </w:pPr>
            <w:r w:rsidRPr="00D960D9">
              <w:t>Future work</w:t>
            </w:r>
          </w:p>
        </w:tc>
        <w:tc>
          <w:tcPr>
            <w:tcW w:w="810" w:type="dxa"/>
          </w:tcPr>
          <w:p w14:paraId="41A64B24" w14:textId="77777777" w:rsidR="00BB174E" w:rsidRPr="00D960D9" w:rsidRDefault="00BB174E" w:rsidP="00AB6980">
            <w:pPr>
              <w:pStyle w:val="BodyText"/>
            </w:pPr>
          </w:p>
        </w:tc>
        <w:tc>
          <w:tcPr>
            <w:tcW w:w="810" w:type="dxa"/>
          </w:tcPr>
          <w:p w14:paraId="239D7FA4" w14:textId="77777777" w:rsidR="00BB174E" w:rsidRDefault="00BB174E" w:rsidP="00AB6980">
            <w:pPr>
              <w:pStyle w:val="BodyText"/>
            </w:pPr>
            <w:r w:rsidRPr="00D960D9">
              <w:t>Future work</w:t>
            </w:r>
          </w:p>
        </w:tc>
        <w:tc>
          <w:tcPr>
            <w:tcW w:w="990" w:type="dxa"/>
          </w:tcPr>
          <w:p w14:paraId="6C368F11" w14:textId="77777777" w:rsidR="00BB174E" w:rsidRDefault="00BB174E" w:rsidP="00AB6980">
            <w:pPr>
              <w:pStyle w:val="BodyText"/>
            </w:pPr>
            <w:r w:rsidRPr="00D960D9">
              <w:t>Future work</w:t>
            </w:r>
          </w:p>
        </w:tc>
      </w:tr>
      <w:tr w:rsidR="00BB174E" w14:paraId="0505D59E" w14:textId="77777777" w:rsidTr="00AB6980">
        <w:tc>
          <w:tcPr>
            <w:tcW w:w="895" w:type="dxa"/>
          </w:tcPr>
          <w:p w14:paraId="2B2C7DDB" w14:textId="77777777" w:rsidR="00BB174E" w:rsidRPr="00530B38" w:rsidRDefault="00BB174E" w:rsidP="00AB6980">
            <w:pPr>
              <w:pStyle w:val="BodyText"/>
            </w:pPr>
            <w:r w:rsidRPr="00530B38">
              <w:t>Media</w:t>
            </w:r>
          </w:p>
        </w:tc>
        <w:tc>
          <w:tcPr>
            <w:tcW w:w="1890" w:type="dxa"/>
          </w:tcPr>
          <w:p w14:paraId="64E5020A" w14:textId="77777777" w:rsidR="00BB174E" w:rsidRDefault="00BB174E" w:rsidP="00AB6980">
            <w:pPr>
              <w:pStyle w:val="BodyText"/>
            </w:pPr>
            <w:r w:rsidRPr="00D960D9">
              <w:t>Future work</w:t>
            </w:r>
          </w:p>
        </w:tc>
        <w:tc>
          <w:tcPr>
            <w:tcW w:w="1890" w:type="dxa"/>
          </w:tcPr>
          <w:p w14:paraId="408C1E69" w14:textId="77777777" w:rsidR="00BB174E" w:rsidRDefault="00BB174E" w:rsidP="00AB6980">
            <w:pPr>
              <w:pStyle w:val="BodyText"/>
            </w:pPr>
            <w:r w:rsidRPr="00D960D9">
              <w:t>Future work</w:t>
            </w:r>
          </w:p>
        </w:tc>
        <w:tc>
          <w:tcPr>
            <w:tcW w:w="1980" w:type="dxa"/>
          </w:tcPr>
          <w:p w14:paraId="5A7787BF" w14:textId="77777777" w:rsidR="00BB174E" w:rsidRDefault="00BB174E" w:rsidP="00AB6980">
            <w:pPr>
              <w:pStyle w:val="BodyText"/>
            </w:pPr>
            <w:r w:rsidRPr="00D960D9">
              <w:t>Future work</w:t>
            </w:r>
          </w:p>
        </w:tc>
        <w:tc>
          <w:tcPr>
            <w:tcW w:w="810" w:type="dxa"/>
          </w:tcPr>
          <w:p w14:paraId="369F8FEA" w14:textId="77777777" w:rsidR="00BB174E" w:rsidRDefault="00BB174E" w:rsidP="00AB6980">
            <w:pPr>
              <w:pStyle w:val="BodyText"/>
            </w:pPr>
            <w:r w:rsidRPr="00D960D9">
              <w:t>Future work</w:t>
            </w:r>
          </w:p>
        </w:tc>
        <w:tc>
          <w:tcPr>
            <w:tcW w:w="810" w:type="dxa"/>
          </w:tcPr>
          <w:p w14:paraId="2260E292" w14:textId="77777777" w:rsidR="00BB174E" w:rsidRPr="00D960D9" w:rsidRDefault="00BB174E" w:rsidP="00AB6980">
            <w:pPr>
              <w:pStyle w:val="BodyText"/>
            </w:pPr>
          </w:p>
        </w:tc>
        <w:tc>
          <w:tcPr>
            <w:tcW w:w="810" w:type="dxa"/>
          </w:tcPr>
          <w:p w14:paraId="79E0B75A" w14:textId="77777777" w:rsidR="00BB174E" w:rsidRDefault="00BB174E" w:rsidP="00AB6980">
            <w:pPr>
              <w:pStyle w:val="BodyText"/>
            </w:pPr>
            <w:r w:rsidRPr="00D960D9">
              <w:t>Future work</w:t>
            </w:r>
          </w:p>
        </w:tc>
        <w:tc>
          <w:tcPr>
            <w:tcW w:w="990" w:type="dxa"/>
          </w:tcPr>
          <w:p w14:paraId="3CE7005D" w14:textId="77777777" w:rsidR="00BB174E" w:rsidRDefault="00BB174E" w:rsidP="00AB6980">
            <w:pPr>
              <w:pStyle w:val="BodyText"/>
            </w:pPr>
            <w:r w:rsidRPr="00D960D9">
              <w:t>Future work</w:t>
            </w:r>
          </w:p>
        </w:tc>
      </w:tr>
    </w:tbl>
    <w:p w14:paraId="73D8EDF3" w14:textId="77777777" w:rsidR="002C1C33" w:rsidRPr="002C1C33" w:rsidRDefault="002C1C33" w:rsidP="002C1C33">
      <w:pPr>
        <w:pStyle w:val="BodyText"/>
      </w:pPr>
    </w:p>
    <w:p w14:paraId="4CC001BC" w14:textId="107E865E" w:rsidR="000F708F" w:rsidRPr="0060143C" w:rsidRDefault="000F708F" w:rsidP="000F708F">
      <w:pPr>
        <w:spacing w:before="240"/>
        <w:rPr>
          <w:szCs w:val="24"/>
        </w:rPr>
      </w:pPr>
      <w:commentRangeStart w:id="148"/>
      <w:commentRangeStart w:id="149"/>
      <w:del w:id="150" w:author="John Milburn" w:date="2026-05-28T13:36:00Z" w16du:dateUtc="2026-05-28T17:36:00Z">
        <w:r w:rsidRPr="0060143C" w:rsidDel="003B4540">
          <w:rPr>
            <w:szCs w:val="24"/>
          </w:rPr>
          <w:delText>T</w:delText>
        </w:r>
      </w:del>
      <w:del w:id="151" w:author="John Milburn" w:date="2026-05-29T14:37:00Z" w16du:dateUtc="2026-05-29T18:37:00Z">
        <w:r w:rsidRPr="0060143C" w:rsidDel="00A4470A">
          <w:rPr>
            <w:szCs w:val="24"/>
          </w:rPr>
          <w:delText>raditional agency roles may vary for a limited ti</w:delText>
        </w:r>
        <w:r w:rsidR="00AD22FE" w:rsidDel="00A4470A">
          <w:rPr>
            <w:szCs w:val="24"/>
          </w:rPr>
          <w:delText xml:space="preserve">me in a response.  For example, </w:delText>
        </w:r>
        <w:r w:rsidRPr="0060143C" w:rsidDel="00A4470A">
          <w:rPr>
            <w:szCs w:val="24"/>
          </w:rPr>
          <w:delText>first on scene may be law en</w:delText>
        </w:r>
        <w:r w:rsidR="00AD22FE" w:rsidDel="00A4470A">
          <w:rPr>
            <w:szCs w:val="24"/>
          </w:rPr>
          <w:delText xml:space="preserve">forcement and the situation </w:delText>
        </w:r>
        <w:r w:rsidRPr="0060143C" w:rsidDel="00A4470A">
          <w:rPr>
            <w:szCs w:val="24"/>
          </w:rPr>
          <w:delText>require</w:delText>
        </w:r>
        <w:r w:rsidR="00AD22FE" w:rsidDel="00A4470A">
          <w:rPr>
            <w:szCs w:val="24"/>
          </w:rPr>
          <w:delText>s</w:delText>
        </w:r>
        <w:r w:rsidRPr="0060143C" w:rsidDel="00A4470A">
          <w:rPr>
            <w:szCs w:val="24"/>
          </w:rPr>
          <w:delText xml:space="preserve"> </w:delText>
        </w:r>
      </w:del>
      <w:del w:id="152" w:author="John Milburn" w:date="2026-05-29T13:49:00Z" w16du:dateUtc="2026-05-29T17:49:00Z">
        <w:r w:rsidR="00AD22FE" w:rsidDel="006752CE">
          <w:rPr>
            <w:szCs w:val="24"/>
          </w:rPr>
          <w:delText>the</w:delText>
        </w:r>
      </w:del>
      <w:del w:id="153" w:author="John Milburn" w:date="2026-05-29T14:37:00Z" w16du:dateUtc="2026-05-29T18:37:00Z">
        <w:r w:rsidR="00AD22FE" w:rsidDel="00A4470A">
          <w:rPr>
            <w:szCs w:val="24"/>
          </w:rPr>
          <w:delText xml:space="preserve"> officer to begin initiating first aid.</w:delText>
        </w:r>
        <w:r w:rsidRPr="0060143C" w:rsidDel="00A4470A">
          <w:rPr>
            <w:szCs w:val="24"/>
          </w:rPr>
          <w:delText xml:space="preserve"> In such a situation the responding officer may have a need-to-know health related information specific to an individual.  If the 911 system is preconfigured to only release this kind of health-related information to EMS agencies, then the telecommunicator may need to convey this information to the responding officer orally.  </w:delText>
        </w:r>
        <w:r w:rsidR="00AD22FE" w:rsidRPr="0060143C" w:rsidDel="00A4470A">
          <w:rPr>
            <w:szCs w:val="24"/>
          </w:rPr>
          <w:delText>A</w:delText>
        </w:r>
        <w:r w:rsidR="00AD22FE" w:rsidDel="00A4470A">
          <w:rPr>
            <w:szCs w:val="24"/>
          </w:rPr>
          <w:delText>lternatively the PSAP may choose</w:delText>
        </w:r>
        <w:r w:rsidRPr="0060143C" w:rsidDel="00A4470A">
          <w:rPr>
            <w:szCs w:val="24"/>
          </w:rPr>
          <w:delText xml:space="preserve"> to establish policies to deal with situations where preconfigured Data Rights Management solutions are inadequate.</w:delText>
        </w:r>
      </w:del>
      <w:del w:id="154" w:author="John Milburn" w:date="2026-05-21T09:41:00Z" w16du:dateUtc="2026-05-21T13:41:00Z">
        <w:r w:rsidRPr="0060143C" w:rsidDel="00530B7F">
          <w:rPr>
            <w:szCs w:val="24"/>
          </w:rPr>
          <w:delText xml:space="preserve">  </w:delText>
        </w:r>
      </w:del>
      <w:del w:id="155" w:author="John Milburn" w:date="2026-05-28T13:39:00Z" w16du:dateUtc="2026-05-28T17:39:00Z">
        <w:r w:rsidRPr="0060143C" w:rsidDel="009E7875">
          <w:rPr>
            <w:szCs w:val="24"/>
          </w:rPr>
          <w:delText xml:space="preserve">  </w:delText>
        </w:r>
        <w:commentRangeEnd w:id="148"/>
        <w:r w:rsidRPr="0060143C" w:rsidDel="009E7875">
          <w:rPr>
            <w:rStyle w:val="CommentReference"/>
            <w:sz w:val="20"/>
            <w:szCs w:val="24"/>
          </w:rPr>
          <w:commentReference w:id="148"/>
        </w:r>
        <w:commentRangeEnd w:id="149"/>
        <w:r w:rsidRPr="0060143C" w:rsidDel="009E7875">
          <w:rPr>
            <w:rStyle w:val="CommentReference"/>
            <w:sz w:val="20"/>
            <w:szCs w:val="24"/>
          </w:rPr>
          <w:commentReference w:id="149"/>
        </w:r>
      </w:del>
    </w:p>
    <w:p w14:paraId="7D0F5A97" w14:textId="77777777" w:rsidR="000F708F" w:rsidRDefault="000F708F" w:rsidP="000F708F">
      <w:pPr>
        <w:pStyle w:val="BodyText"/>
        <w:spacing w:after="0"/>
      </w:pPr>
    </w:p>
    <w:p w14:paraId="51135621" w14:textId="77777777" w:rsidR="000F708F" w:rsidRPr="009F2B72" w:rsidRDefault="000F708F" w:rsidP="000F708F">
      <w:pPr>
        <w:rPr>
          <w:strike/>
          <w:color w:val="FF0000"/>
          <w:rPrChange w:id="156" w:author="Amy Hensley" w:date="2026-04-27T12:29:00Z">
            <w:rPr>
              <w:color w:val="FF0000"/>
            </w:rPr>
          </w:rPrChange>
        </w:rPr>
      </w:pPr>
      <w:commentRangeStart w:id="157"/>
      <w:commentRangeStart w:id="158"/>
      <w:r w:rsidRPr="009F2B72">
        <w:rPr>
          <w:strike/>
          <w:color w:val="FF0000"/>
          <w:rPrChange w:id="159" w:author="Amy Hensley" w:date="2026-04-27T12:29:00Z">
            <w:rPr>
              <w:color w:val="FF0000"/>
            </w:rPr>
          </w:rPrChange>
        </w:rPr>
        <w:t>Agents and telecommunicators will never work directly with EIDOs.  They will take actions in the user interface that trigger EIDOs to be transmitted.  The information that is shared with a recipient will vary based on the configuration of the data rights management policy and what kind of request a recipient has made.</w:t>
      </w:r>
      <w:commentRangeEnd w:id="157"/>
      <w:r w:rsidR="009F2B72" w:rsidRPr="009F2B72">
        <w:rPr>
          <w:rStyle w:val="CommentReference"/>
          <w:strike/>
          <w:color w:val="FF0000"/>
          <w:sz w:val="20"/>
          <w:szCs w:val="20"/>
          <w:rPrChange w:id="160" w:author="Amy Hensley" w:date="2026-04-27T12:29:00Z">
            <w:rPr>
              <w:rStyle w:val="CommentReference"/>
              <w:color w:val="FF0000"/>
              <w:sz w:val="20"/>
              <w:szCs w:val="20"/>
            </w:rPr>
          </w:rPrChange>
        </w:rPr>
        <w:commentReference w:id="157"/>
      </w:r>
      <w:commentRangeEnd w:id="158"/>
      <w:r w:rsidR="00B23047" w:rsidRPr="009F2B72">
        <w:rPr>
          <w:rStyle w:val="CommentReference"/>
          <w:strike/>
          <w:color w:val="FF0000"/>
          <w:sz w:val="20"/>
          <w:szCs w:val="20"/>
          <w:rPrChange w:id="161" w:author="Amy Hensley" w:date="2026-04-27T12:29:00Z">
            <w:rPr>
              <w:rStyle w:val="CommentReference"/>
              <w:color w:val="FF0000"/>
              <w:sz w:val="20"/>
              <w:szCs w:val="20"/>
            </w:rPr>
          </w:rPrChange>
        </w:rPr>
        <w:commentReference w:id="158"/>
      </w:r>
    </w:p>
    <w:p w14:paraId="6DDC12D1" w14:textId="77777777" w:rsidR="000F708F" w:rsidRDefault="000F708F" w:rsidP="000F708F">
      <w:pPr>
        <w:rPr>
          <w:color w:val="FF0000"/>
        </w:rPr>
      </w:pPr>
    </w:p>
    <w:p w14:paraId="6F032E58" w14:textId="77777777" w:rsidR="000F708F" w:rsidRPr="006752CE" w:rsidRDefault="000F708F" w:rsidP="000F708F">
      <w:pPr>
        <w:pStyle w:val="BodyText"/>
        <w:spacing w:before="240"/>
        <w:rPr>
          <w:strike/>
          <w:rPrChange w:id="162" w:author="John Milburn" w:date="2026-05-29T13:51:00Z" w16du:dateUtc="2026-05-29T17:51:00Z">
            <w:rPr/>
          </w:rPrChange>
        </w:rPr>
      </w:pPr>
      <w:r w:rsidRPr="006752CE">
        <w:rPr>
          <w:strike/>
          <w:rPrChange w:id="163" w:author="John Milburn" w:date="2026-05-29T13:51:00Z" w16du:dateUtc="2026-05-29T17:51:00Z">
            <w:rPr/>
          </w:rPrChange>
        </w:rPr>
        <w:t>Policy</w:t>
      </w:r>
      <w:commentRangeStart w:id="164"/>
      <w:commentRangeEnd w:id="164"/>
      <w:r w:rsidRPr="006752CE">
        <w:rPr>
          <w:rStyle w:val="CommentReference"/>
          <w:strike/>
          <w:sz w:val="20"/>
          <w:szCs w:val="20"/>
          <w:rPrChange w:id="165" w:author="John Milburn" w:date="2026-05-29T13:51:00Z" w16du:dateUtc="2026-05-29T17:51:00Z">
            <w:rPr>
              <w:rStyle w:val="CommentReference"/>
              <w:sz w:val="20"/>
              <w:szCs w:val="20"/>
            </w:rPr>
          </w:rPrChange>
        </w:rPr>
        <w:commentReference w:id="164"/>
      </w:r>
      <w:r w:rsidRPr="006752CE">
        <w:rPr>
          <w:strike/>
          <w:rPrChange w:id="166" w:author="John Milburn" w:date="2026-05-29T13:51:00Z" w16du:dateUtc="2026-05-29T17:51:00Z">
            <w:rPr/>
          </w:rPrChange>
        </w:rPr>
        <w:t xml:space="preserve"> Decision Considerations:</w:t>
      </w:r>
    </w:p>
    <w:p w14:paraId="6815CFFD" w14:textId="77777777" w:rsidR="000F708F" w:rsidRPr="006752CE" w:rsidRDefault="000F708F" w:rsidP="000F708F">
      <w:pPr>
        <w:pStyle w:val="BodyText"/>
        <w:rPr>
          <w:strike/>
          <w:rPrChange w:id="167" w:author="John Milburn" w:date="2026-05-29T13:51:00Z" w16du:dateUtc="2026-05-29T17:51:00Z">
            <w:rPr/>
          </w:rPrChange>
        </w:rPr>
      </w:pPr>
      <w:r w:rsidRPr="006752CE">
        <w:rPr>
          <w:strike/>
          <w:rPrChange w:id="168" w:author="John Milburn" w:date="2026-05-29T13:51:00Z" w16du:dateUtc="2026-05-29T17:51:00Z">
            <w:rPr/>
          </w:rPrChange>
        </w:rPr>
        <w:t>-</w:t>
      </w:r>
      <w:r w:rsidRPr="006752CE">
        <w:rPr>
          <w:strike/>
          <w:rPrChange w:id="169" w:author="John Milburn" w:date="2026-05-29T13:51:00Z" w16du:dateUtc="2026-05-29T17:51:00Z">
            <w:rPr/>
          </w:rPrChange>
        </w:rPr>
        <w:tab/>
      </w:r>
      <w:commentRangeStart w:id="170"/>
      <w:commentRangeStart w:id="171"/>
      <w:r w:rsidRPr="006752CE">
        <w:rPr>
          <w:strike/>
          <w:rPrChange w:id="172" w:author="John Milburn" w:date="2026-05-29T13:51:00Z" w16du:dateUtc="2026-05-29T17:51:00Z">
            <w:rPr/>
          </w:rPrChange>
        </w:rPr>
        <w:t>is this a request for awareness or BOLO memo scenario? For specific incident use request for service in conveyance. Maybe requests go through standard mechanisms and EIDO’s follow per standard and policy store.</w:t>
      </w:r>
      <w:commentRangeEnd w:id="170"/>
      <w:r w:rsidRPr="006752CE">
        <w:rPr>
          <w:rStyle w:val="CommentReference"/>
          <w:strike/>
          <w:sz w:val="20"/>
          <w:szCs w:val="20"/>
          <w:rPrChange w:id="173" w:author="John Milburn" w:date="2026-05-29T13:51:00Z" w16du:dateUtc="2026-05-29T17:51:00Z">
            <w:rPr>
              <w:rStyle w:val="CommentReference"/>
              <w:sz w:val="20"/>
              <w:szCs w:val="20"/>
            </w:rPr>
          </w:rPrChange>
        </w:rPr>
        <w:commentReference w:id="170"/>
      </w:r>
      <w:commentRangeEnd w:id="171"/>
      <w:r w:rsidRPr="006752CE">
        <w:rPr>
          <w:rStyle w:val="CommentReference"/>
          <w:strike/>
          <w:sz w:val="20"/>
          <w:szCs w:val="20"/>
          <w:rPrChange w:id="174" w:author="John Milburn" w:date="2026-05-29T13:51:00Z" w16du:dateUtc="2026-05-29T17:51:00Z">
            <w:rPr>
              <w:rStyle w:val="CommentReference"/>
              <w:sz w:val="20"/>
              <w:szCs w:val="20"/>
            </w:rPr>
          </w:rPrChange>
        </w:rPr>
        <w:commentReference w:id="171"/>
      </w:r>
    </w:p>
    <w:p w14:paraId="62E7AB33" w14:textId="7D78A303" w:rsidR="000F708F" w:rsidRPr="009E6CC4" w:rsidRDefault="009D1B5C" w:rsidP="000F708F">
      <w:pPr>
        <w:pStyle w:val="Heading2"/>
        <w:rPr>
          <w:strike/>
          <w:color w:val="C00000"/>
          <w:rPrChange w:id="175" w:author="John Milburn" w:date="2026-05-29T14:03:00Z" w16du:dateUtc="2026-05-29T18:03:00Z">
            <w:rPr>
              <w:color w:val="C00000"/>
            </w:rPr>
          </w:rPrChange>
        </w:rPr>
      </w:pPr>
      <w:del w:id="176" w:author="John Milburn" w:date="2026-05-29T14:01:00Z" w16du:dateUtc="2026-05-29T18:01:00Z">
        <w:r w:rsidRPr="009E6CC4" w:rsidDel="009E6CC4">
          <w:rPr>
            <w:strike/>
            <w:rPrChange w:id="177" w:author="John Milburn" w:date="2026-05-29T14:03:00Z" w16du:dateUtc="2026-05-29T18:03:00Z">
              <w:rPr/>
            </w:rPrChange>
          </w:rPr>
          <w:delText>Data Sharing and Subscriptions: A Dynamic Approach</w:delText>
        </w:r>
      </w:del>
      <w:ins w:id="178" w:author="John Milburn" w:date="2026-05-29T14:01:00Z" w16du:dateUtc="2026-05-29T18:01:00Z">
        <w:r w:rsidR="009E6CC4" w:rsidRPr="009E6CC4">
          <w:rPr>
            <w:strike/>
            <w:rPrChange w:id="179" w:author="John Milburn" w:date="2026-05-29T14:03:00Z" w16du:dateUtc="2026-05-29T18:03:00Z">
              <w:rPr/>
            </w:rPrChange>
          </w:rPr>
          <w:t xml:space="preserve">Security of </w:t>
        </w:r>
      </w:ins>
      <w:ins w:id="180" w:author="John Milburn" w:date="2026-05-29T14:02:00Z" w16du:dateUtc="2026-05-29T18:02:00Z">
        <w:r w:rsidR="009E6CC4" w:rsidRPr="009E6CC4">
          <w:rPr>
            <w:strike/>
            <w:rPrChange w:id="181" w:author="John Milburn" w:date="2026-05-29T14:03:00Z" w16du:dateUtc="2026-05-29T18:03:00Z">
              <w:rPr/>
            </w:rPrChange>
          </w:rPr>
          <w:t>Incident Data</w:t>
        </w:r>
      </w:ins>
    </w:p>
    <w:p w14:paraId="2D7C31BE" w14:textId="77777777" w:rsidR="009D1B5C" w:rsidRDefault="009D1B5C" w:rsidP="009D1B5C">
      <w:pPr>
        <w:rPr>
          <w:ins w:id="182" w:author="John Milburn" w:date="2026-05-21T11:33:00Z" w16du:dateUtc="2026-05-21T15:33:00Z"/>
          <w:strike/>
          <w:szCs w:val="24"/>
        </w:rPr>
      </w:pPr>
      <w:r w:rsidRPr="00E72531">
        <w:rPr>
          <w:strike/>
          <w:szCs w:val="24"/>
          <w:rPrChange w:id="183" w:author="John Milburn" w:date="2026-05-21T11:32:00Z" w16du:dateUtc="2026-05-21T15:32:00Z">
            <w:rPr>
              <w:szCs w:val="24"/>
            </w:rPr>
          </w:rPrChange>
        </w:rPr>
        <w:t>The incident information shared via the IDX and other functional elements will adapt dynamically based on the subscribing agency's role and changes in incident status. Within the PSAP environment, Federal, State, Province, Territory and local government laws and regulatory requirements should govern sensitive data transmission across fire, EMS, and law enforcement. Public safety stakeholders will require access to less redacted data, while agencies outside of public safety might receive only targeted information relevant to their specific resource request(s).</w:t>
      </w:r>
    </w:p>
    <w:p w14:paraId="409D6C3A" w14:textId="77777777" w:rsidR="00E72531" w:rsidRPr="00E72531" w:rsidRDefault="00E72531" w:rsidP="009D1B5C">
      <w:pPr>
        <w:rPr>
          <w:strike/>
          <w:szCs w:val="24"/>
          <w:rPrChange w:id="184" w:author="John Milburn" w:date="2026-05-21T11:32:00Z" w16du:dateUtc="2026-05-21T15:32:00Z">
            <w:rPr>
              <w:szCs w:val="24"/>
            </w:rPr>
          </w:rPrChange>
        </w:rPr>
      </w:pPr>
    </w:p>
    <w:p w14:paraId="108D0BA3" w14:textId="4C07C231" w:rsidR="009D1B5C" w:rsidRPr="009E6CC4" w:rsidRDefault="009D1B5C" w:rsidP="009D1B5C">
      <w:pPr>
        <w:spacing w:before="240" w:after="240"/>
        <w:rPr>
          <w:strike/>
          <w:szCs w:val="24"/>
          <w:rPrChange w:id="185" w:author="John Milburn" w:date="2026-05-29T14:00:00Z" w16du:dateUtc="2026-05-29T18:00:00Z">
            <w:rPr>
              <w:szCs w:val="24"/>
            </w:rPr>
          </w:rPrChange>
        </w:rPr>
      </w:pPr>
      <w:commentRangeStart w:id="186"/>
      <w:commentRangeStart w:id="187"/>
      <w:commentRangeStart w:id="188"/>
      <w:commentRangeStart w:id="189"/>
      <w:commentRangeStart w:id="190"/>
      <w:r w:rsidRPr="009E6CC4">
        <w:rPr>
          <w:strike/>
          <w:szCs w:val="24"/>
          <w:rPrChange w:id="191" w:author="John Milburn" w:date="2026-05-29T14:00:00Z" w16du:dateUtc="2026-05-29T18:00:00Z">
            <w:rPr>
              <w:szCs w:val="24"/>
            </w:rPr>
          </w:rPrChange>
        </w:rPr>
        <w:t>Inter-PSAP communication for mutual aid shall prioritize essential data points such as incident location, nature, and required resources</w:t>
      </w:r>
      <w:ins w:id="192" w:author="Amy Hensley" w:date="2026-04-27T15:41:00Z">
        <w:r w:rsidR="007E47C7" w:rsidRPr="009E6CC4">
          <w:rPr>
            <w:strike/>
            <w:szCs w:val="24"/>
          </w:rPr>
          <w:t xml:space="preserve">. </w:t>
        </w:r>
      </w:ins>
      <w:del w:id="193" w:author="Amy Hensley" w:date="2026-04-27T15:41:00Z">
        <w:r w:rsidRPr="009E6CC4" w:rsidDel="007E47C7">
          <w:rPr>
            <w:strike/>
            <w:szCs w:val="24"/>
            <w:rPrChange w:id="194" w:author="John Milburn" w:date="2026-05-29T14:00:00Z" w16du:dateUtc="2026-05-29T18:00:00Z">
              <w:rPr>
                <w:szCs w:val="24"/>
              </w:rPr>
            </w:rPrChange>
          </w:rPr>
          <w:delText xml:space="preserve">, </w:delText>
        </w:r>
      </w:del>
      <w:commentRangeStart w:id="195"/>
      <w:commentRangeStart w:id="196"/>
      <w:commentRangeStart w:id="197"/>
      <w:r w:rsidRPr="009E6CC4">
        <w:rPr>
          <w:strike/>
          <w:color w:val="FF0000"/>
          <w:szCs w:val="24"/>
          <w:rPrChange w:id="198" w:author="John Milburn" w:date="2026-05-29T14:00:00Z" w16du:dateUtc="2026-05-29T18:00:00Z">
            <w:rPr>
              <w:color w:val="FF0000"/>
              <w:szCs w:val="24"/>
            </w:rPr>
          </w:rPrChange>
        </w:rPr>
        <w:t>withholding additional incident data until the resource request is accepted by the receiving agency</w:t>
      </w:r>
      <w:commentRangeEnd w:id="196"/>
      <w:r w:rsidRPr="009E6CC4">
        <w:rPr>
          <w:rStyle w:val="CommentReference"/>
          <w:strike/>
          <w:sz w:val="20"/>
          <w:szCs w:val="24"/>
          <w:rPrChange w:id="199" w:author="John Milburn" w:date="2026-05-29T14:00:00Z" w16du:dateUtc="2026-05-29T18:00:00Z">
            <w:rPr>
              <w:rStyle w:val="CommentReference"/>
              <w:sz w:val="20"/>
              <w:szCs w:val="24"/>
            </w:rPr>
          </w:rPrChange>
        </w:rPr>
        <w:commentReference w:id="196"/>
      </w:r>
      <w:commentRangeEnd w:id="197"/>
      <w:r w:rsidRPr="009E6CC4">
        <w:rPr>
          <w:rStyle w:val="CommentReference"/>
          <w:strike/>
          <w:sz w:val="20"/>
          <w:szCs w:val="24"/>
          <w:rPrChange w:id="200" w:author="John Milburn" w:date="2026-05-29T14:00:00Z" w16du:dateUtc="2026-05-29T18:00:00Z">
            <w:rPr>
              <w:rStyle w:val="CommentReference"/>
              <w:sz w:val="20"/>
              <w:szCs w:val="24"/>
            </w:rPr>
          </w:rPrChange>
        </w:rPr>
        <w:commentReference w:id="197"/>
      </w:r>
      <w:commentRangeEnd w:id="195"/>
      <w:r w:rsidR="007E47C7" w:rsidRPr="009E6CC4">
        <w:rPr>
          <w:rStyle w:val="CommentReference"/>
          <w:strike/>
          <w:sz w:val="20"/>
          <w:szCs w:val="24"/>
          <w:rPrChange w:id="201" w:author="John Milburn" w:date="2026-05-29T14:00:00Z" w16du:dateUtc="2026-05-29T18:00:00Z">
            <w:rPr>
              <w:rStyle w:val="CommentReference"/>
              <w:sz w:val="20"/>
              <w:szCs w:val="24"/>
            </w:rPr>
          </w:rPrChange>
        </w:rPr>
        <w:commentReference w:id="195"/>
      </w:r>
      <w:del w:id="202" w:author="Amy Hensley" w:date="2026-04-27T15:42:00Z">
        <w:r w:rsidRPr="009E6CC4" w:rsidDel="007E47C7">
          <w:rPr>
            <w:strike/>
            <w:szCs w:val="24"/>
            <w:rPrChange w:id="203" w:author="John Milburn" w:date="2026-05-29T14:00:00Z" w16du:dateUtc="2026-05-29T18:00:00Z">
              <w:rPr>
                <w:szCs w:val="24"/>
              </w:rPr>
            </w:rPrChange>
          </w:rPr>
          <w:delText>.</w:delText>
        </w:r>
      </w:del>
      <w:r w:rsidRPr="009E6CC4">
        <w:rPr>
          <w:strike/>
          <w:szCs w:val="24"/>
          <w:rPrChange w:id="204" w:author="John Milburn" w:date="2026-05-29T14:00:00Z" w16du:dateUtc="2026-05-29T18:00:00Z">
            <w:rPr>
              <w:szCs w:val="24"/>
            </w:rPr>
          </w:rPrChange>
        </w:rPr>
        <w:t xml:space="preserve"> For agencies with frequent collaboration, real-time </w:t>
      </w:r>
      <w:commentRangeEnd w:id="186"/>
      <w:r w:rsidRPr="009E6CC4">
        <w:rPr>
          <w:rStyle w:val="CommentReference"/>
          <w:strike/>
          <w:sz w:val="20"/>
          <w:szCs w:val="24"/>
          <w:rPrChange w:id="205" w:author="John Milburn" w:date="2026-05-29T14:00:00Z" w16du:dateUtc="2026-05-29T18:00:00Z">
            <w:rPr>
              <w:rStyle w:val="CommentReference"/>
              <w:sz w:val="20"/>
              <w:szCs w:val="24"/>
            </w:rPr>
          </w:rPrChange>
        </w:rPr>
        <w:lastRenderedPageBreak/>
        <w:commentReference w:id="186"/>
      </w:r>
      <w:commentRangeEnd w:id="187"/>
      <w:r w:rsidRPr="009E6CC4">
        <w:rPr>
          <w:rStyle w:val="CommentReference"/>
          <w:strike/>
          <w:sz w:val="20"/>
          <w:szCs w:val="24"/>
          <w:rPrChange w:id="206" w:author="John Milburn" w:date="2026-05-29T14:00:00Z" w16du:dateUtc="2026-05-29T18:00:00Z">
            <w:rPr>
              <w:rStyle w:val="CommentReference"/>
              <w:sz w:val="20"/>
              <w:szCs w:val="24"/>
            </w:rPr>
          </w:rPrChange>
        </w:rPr>
        <w:commentReference w:id="187"/>
      </w:r>
      <w:commentRangeEnd w:id="188"/>
      <w:r w:rsidRPr="009E6CC4">
        <w:rPr>
          <w:rStyle w:val="CommentReference"/>
          <w:strike/>
          <w:sz w:val="20"/>
          <w:szCs w:val="24"/>
          <w:rPrChange w:id="207" w:author="John Milburn" w:date="2026-05-29T14:00:00Z" w16du:dateUtc="2026-05-29T18:00:00Z">
            <w:rPr>
              <w:rStyle w:val="CommentReference"/>
              <w:sz w:val="20"/>
              <w:szCs w:val="24"/>
            </w:rPr>
          </w:rPrChange>
        </w:rPr>
        <w:commentReference w:id="188"/>
      </w:r>
      <w:commentRangeEnd w:id="189"/>
      <w:r w:rsidRPr="009E6CC4">
        <w:rPr>
          <w:rStyle w:val="CommentReference"/>
          <w:strike/>
          <w:sz w:val="20"/>
          <w:szCs w:val="24"/>
          <w:rPrChange w:id="208" w:author="John Milburn" w:date="2026-05-29T14:00:00Z" w16du:dateUtc="2026-05-29T18:00:00Z">
            <w:rPr>
              <w:rStyle w:val="CommentReference"/>
              <w:sz w:val="20"/>
              <w:szCs w:val="24"/>
            </w:rPr>
          </w:rPrChange>
        </w:rPr>
        <w:commentReference w:id="189"/>
      </w:r>
      <w:commentRangeEnd w:id="190"/>
      <w:r w:rsidRPr="009E6CC4">
        <w:rPr>
          <w:rStyle w:val="CommentReference"/>
          <w:strike/>
          <w:sz w:val="20"/>
          <w:szCs w:val="24"/>
          <w:rPrChange w:id="209" w:author="John Milburn" w:date="2026-05-29T14:00:00Z" w16du:dateUtc="2026-05-29T18:00:00Z">
            <w:rPr>
              <w:rStyle w:val="CommentReference"/>
              <w:sz w:val="20"/>
              <w:szCs w:val="24"/>
            </w:rPr>
          </w:rPrChange>
        </w:rPr>
        <w:commentReference w:id="190"/>
      </w:r>
      <w:r w:rsidRPr="009E6CC4">
        <w:rPr>
          <w:strike/>
          <w:szCs w:val="24"/>
          <w:rPrChange w:id="210" w:author="John Milburn" w:date="2026-05-29T14:00:00Z" w16du:dateUtc="2026-05-29T18:00:00Z">
            <w:rPr>
              <w:szCs w:val="24"/>
            </w:rPr>
          </w:rPrChange>
        </w:rPr>
        <w:t>updates on resource locations and availability will be crucial. Sharing of incident data shall seamlessly integrate with existing provisioning processes and communication workflows within each PSAP. Maintaining a common format for incident data streamlines dispatcher workload and facilitates a common operating picture between PSAPs and responders.</w:t>
      </w:r>
    </w:p>
    <w:p w14:paraId="0E0415E1" w14:textId="77777777" w:rsidR="009D1B5C" w:rsidRPr="007E47C7" w:rsidRDefault="009D1B5C" w:rsidP="009D1B5C">
      <w:pPr>
        <w:spacing w:before="240" w:after="240"/>
        <w:rPr>
          <w:strike/>
          <w:szCs w:val="24"/>
          <w:rPrChange w:id="211" w:author="Amy Hensley" w:date="2026-04-27T15:40:00Z">
            <w:rPr>
              <w:szCs w:val="24"/>
            </w:rPr>
          </w:rPrChange>
        </w:rPr>
      </w:pPr>
      <w:commentRangeStart w:id="212"/>
      <w:r w:rsidRPr="007E47C7">
        <w:rPr>
          <w:strike/>
          <w:szCs w:val="24"/>
          <w:rPrChange w:id="213" w:author="Amy Hensley" w:date="2026-04-27T15:40:00Z">
            <w:rPr>
              <w:szCs w:val="24"/>
            </w:rPr>
          </w:rPrChange>
        </w:rPr>
        <w:t>A typical PSAP should include subscriptions for key stakeholders: law enforcement, fire, EMS, towing services, utilities, and highway departments. While emergency service agencies will receive incident information based on the Data Rights Management policies established by their PSAP with variations based on their roles, support agencies like utilities and highway departments will primarily receive location and incident details essential to their response.</w:t>
      </w:r>
      <w:commentRangeEnd w:id="212"/>
      <w:r w:rsidR="007E47C7" w:rsidRPr="007E47C7">
        <w:rPr>
          <w:rStyle w:val="CommentReference"/>
          <w:strike/>
          <w:sz w:val="20"/>
          <w:szCs w:val="24"/>
          <w:rPrChange w:id="214" w:author="Amy Hensley" w:date="2026-04-27T15:40:00Z">
            <w:rPr>
              <w:rStyle w:val="CommentReference"/>
              <w:sz w:val="20"/>
              <w:szCs w:val="24"/>
            </w:rPr>
          </w:rPrChange>
        </w:rPr>
        <w:commentReference w:id="212"/>
      </w:r>
    </w:p>
    <w:p w14:paraId="4DC80BEA" w14:textId="77777777" w:rsidR="009D1B5C" w:rsidRPr="009E6CC4" w:rsidRDefault="009D1B5C" w:rsidP="009D1B5C">
      <w:pPr>
        <w:spacing w:before="240" w:after="240"/>
        <w:rPr>
          <w:strike/>
          <w:szCs w:val="24"/>
          <w:rPrChange w:id="215" w:author="John Milburn" w:date="2026-05-29T14:00:00Z" w16du:dateUtc="2026-05-29T18:00:00Z">
            <w:rPr>
              <w:szCs w:val="24"/>
            </w:rPr>
          </w:rPrChange>
        </w:rPr>
      </w:pPr>
      <w:r w:rsidRPr="009E6CC4">
        <w:rPr>
          <w:strike/>
          <w:szCs w:val="24"/>
          <w:rPrChange w:id="216" w:author="John Milburn" w:date="2026-05-29T14:00:00Z" w16du:dateUtc="2026-05-29T18:00:00Z">
            <w:rPr>
              <w:szCs w:val="24"/>
            </w:rPr>
          </w:rPrChange>
        </w:rPr>
        <w:t>Subscriptions for emergency services shall employ an automated flow process driven by CAD recommendations. Dispatchers can readily add frequently used support agencies as resources within the CAD system.</w:t>
      </w:r>
    </w:p>
    <w:p w14:paraId="0E7DEC2C" w14:textId="77777777" w:rsidR="009D1B5C" w:rsidRPr="0060143C" w:rsidRDefault="009D1B5C" w:rsidP="009D1B5C">
      <w:pPr>
        <w:spacing w:before="240" w:after="240"/>
        <w:rPr>
          <w:szCs w:val="24"/>
        </w:rPr>
      </w:pPr>
      <w:r w:rsidRPr="009E6CC4">
        <w:rPr>
          <w:strike/>
          <w:szCs w:val="24"/>
          <w:rPrChange w:id="217" w:author="John Milburn" w:date="2026-05-29T14:01:00Z" w16du:dateUtc="2026-05-29T18:01:00Z">
            <w:rPr>
              <w:szCs w:val="24"/>
            </w:rPr>
          </w:rPrChange>
        </w:rPr>
        <w:t>Subscription requests should be streamlined through pre-configured workflows and initiated during mutual aid requests or incident transfers. Crucially, both requesting and accepting agencies must adhere to their respective policies and all applicable laws. The Law Enforcement Data Exchange, for example, must comply with Canada’s regulatory framework related to CPIC and state\territory regulations, while medical information sharing in the United States will strictly adhere to HIPAA privacy and security rules</w:t>
      </w:r>
      <w:r w:rsidRPr="0060143C">
        <w:rPr>
          <w:szCs w:val="24"/>
        </w:rPr>
        <w:t>.</w:t>
      </w:r>
    </w:p>
    <w:p w14:paraId="4D121FC3" w14:textId="77777777" w:rsidR="008011E3" w:rsidRDefault="009D1B5C" w:rsidP="009D1B5C">
      <w:pPr>
        <w:spacing w:before="240" w:after="240"/>
        <w:rPr>
          <w:ins w:id="218" w:author="Amy Hensley" w:date="2026-04-27T15:46:00Z"/>
          <w:strike/>
          <w:szCs w:val="24"/>
        </w:rPr>
      </w:pPr>
      <w:commentRangeStart w:id="219"/>
      <w:commentRangeStart w:id="220"/>
      <w:r w:rsidRPr="007E47C7">
        <w:rPr>
          <w:strike/>
          <w:szCs w:val="24"/>
          <w:rPrChange w:id="221" w:author="Amy Hensley" w:date="2026-04-27T15:42:00Z">
            <w:rPr>
              <w:szCs w:val="24"/>
            </w:rPr>
          </w:rPrChange>
        </w:rPr>
        <w:t>To safeguard sensitive data, subscription requests shall follow a phased approach. Initial requests for mutual aid will provide only essential information (nature, location, resources). If the receiving PSAP cannot fulfill the request, sensitive data remains protected. Upon acceptance, incident data flows freely for the incident's duration, tailored to each agency's function.</w:t>
      </w:r>
      <w:commentRangeEnd w:id="219"/>
      <w:r w:rsidR="007E47C7">
        <w:rPr>
          <w:rStyle w:val="CommentReference"/>
          <w:strike/>
          <w:sz w:val="20"/>
          <w:szCs w:val="24"/>
        </w:rPr>
        <w:commentReference w:id="219"/>
      </w:r>
      <w:commentRangeEnd w:id="220"/>
      <w:r w:rsidR="007E47C7">
        <w:rPr>
          <w:rStyle w:val="CommentReference"/>
          <w:strike/>
          <w:sz w:val="20"/>
          <w:szCs w:val="24"/>
        </w:rPr>
        <w:commentReference w:id="220"/>
      </w:r>
    </w:p>
    <w:p w14:paraId="517D8A5B" w14:textId="4129291A" w:rsidR="008011E3" w:rsidDel="009E6CC4" w:rsidRDefault="009E6CC4" w:rsidP="009E6CC4">
      <w:pPr>
        <w:rPr>
          <w:ins w:id="222" w:author="Amy Hensley" w:date="2026-04-27T15:47:00Z"/>
          <w:del w:id="223" w:author="John Milburn" w:date="2026-05-29T14:03:00Z" w16du:dateUtc="2026-05-29T18:03:00Z"/>
          <w:color w:val="FF0000"/>
        </w:rPr>
      </w:pPr>
      <w:ins w:id="224" w:author="John Milburn" w:date="2026-05-29T14:03:00Z" w16du:dateUtc="2026-05-29T18:03:00Z">
        <w:r w:rsidDel="009E6CC4">
          <w:t xml:space="preserve"> </w:t>
        </w:r>
      </w:ins>
      <w:commentRangeStart w:id="225"/>
      <w:ins w:id="226" w:author="Amy Hensley" w:date="2026-04-27T15:47:00Z">
        <w:del w:id="227" w:author="John Milburn" w:date="2026-05-29T14:03:00Z" w16du:dateUtc="2026-05-29T18:03:00Z">
          <w:r w:rsidR="008011E3" w:rsidDel="009E6CC4">
            <w:delText xml:space="preserve">This shift towards automated </w:delText>
          </w:r>
          <w:r w:rsidR="008011E3" w:rsidDel="009E6CC4">
            <w:rPr>
              <w:color w:val="FF0000"/>
            </w:rPr>
            <w:delText>incident</w:delText>
          </w:r>
          <w:r w:rsidR="008011E3" w:rsidDel="009E6CC4">
            <w:delText xml:space="preserve"> data </w:delText>
          </w:r>
          <w:r w:rsidR="008011E3" w:rsidDel="009E6CC4">
            <w:rPr>
              <w:color w:val="FF0000"/>
            </w:rPr>
            <w:delText>transmission</w:delText>
          </w:r>
          <w:r w:rsidR="008011E3" w:rsidDel="009E6CC4">
            <w:delText xml:space="preserve"> </w:delText>
          </w:r>
          <w:r w:rsidR="008011E3" w:rsidDel="009E6CC4">
            <w:rPr>
              <w:strike/>
            </w:rPr>
            <w:delText>policies</w:delText>
          </w:r>
          <w:r w:rsidR="008011E3" w:rsidDel="009E6CC4">
            <w:delText xml:space="preserve"> necessitates a heightened focus on security. </w:delText>
          </w:r>
          <w:r w:rsidR="008011E3" w:rsidDel="009E6CC4">
            <w:rPr>
              <w:strike/>
            </w:rPr>
            <w:delText>Robust</w:delText>
          </w:r>
          <w:r w:rsidR="008011E3" w:rsidDel="009E6CC4">
            <w:delText xml:space="preserve"> </w:delText>
          </w:r>
          <w:r w:rsidR="008011E3" w:rsidDel="009E6CC4">
            <w:rPr>
              <w:strike/>
            </w:rPr>
            <w:delText>s</w:delText>
          </w:r>
          <w:r w:rsidR="008011E3" w:rsidDel="009E6CC4">
            <w:rPr>
              <w:color w:val="FF0000"/>
            </w:rPr>
            <w:delText xml:space="preserve"> S</w:delText>
          </w:r>
          <w:r w:rsidR="008011E3" w:rsidDel="009E6CC4">
            <w:delText xml:space="preserve">ecurity measures must be implemented to protect sensitive information </w:delText>
          </w:r>
          <w:r w:rsidR="008011E3" w:rsidDel="009E6CC4">
            <w:rPr>
              <w:color w:val="FF0000"/>
            </w:rPr>
            <w:delText xml:space="preserve">transmitted and received via EIDO </w:delText>
          </w:r>
          <w:r w:rsidR="008011E3" w:rsidDel="009E6CC4">
            <w:delText xml:space="preserve">throughout the incident lifecycle. </w:delText>
          </w:r>
          <w:r w:rsidR="008011E3" w:rsidDel="009E6CC4">
            <w:rPr>
              <w:strike/>
            </w:rPr>
            <w:delText>At the end of the day, you are as good as your Data Rights Management policy.</w:delText>
          </w:r>
          <w:r w:rsidR="008011E3" w:rsidDel="009E6CC4">
            <w:delText xml:space="preserve">  </w:delText>
          </w:r>
          <w:r w:rsidR="008011E3" w:rsidDel="009E6CC4">
            <w:rPr>
              <w:color w:val="FF0000"/>
            </w:rPr>
            <w:delText xml:space="preserve">NENA suggests working with existing support agencies in your jurisdiction such as your NG9-1-1 system vendor(s), your Information Technology Department (or equivalent), Human Resources and legal team to see if they’ve already established a data security policy for your jurisdiction.  If existing policies generally conform </w:delText>
          </w:r>
        </w:del>
      </w:ins>
      <w:ins w:id="228" w:author="Amy Hensley" w:date="2026-04-27T15:49:00Z">
        <w:del w:id="229" w:author="John Milburn" w:date="2026-05-29T14:03:00Z" w16du:dateUtc="2026-05-29T18:03:00Z">
          <w:r w:rsidR="008011E3" w:rsidDel="009E6CC4">
            <w:rPr>
              <w:color w:val="FF0000"/>
            </w:rPr>
            <w:delText>to</w:delText>
          </w:r>
        </w:del>
      </w:ins>
      <w:ins w:id="230" w:author="Amy Hensley" w:date="2026-04-27T15:47:00Z">
        <w:del w:id="231" w:author="John Milburn" w:date="2026-05-29T14:03:00Z" w16du:dateUtc="2026-05-29T18:03:00Z">
          <w:r w:rsidR="008011E3" w:rsidDel="009E6CC4">
            <w:rPr>
              <w:color w:val="FF0000"/>
            </w:rPr>
            <w:delText xml:space="preserve"> the NENA Security for Next Generation 9-1-1 Standard (NG-SEC) (NENA-STA-040.2-2024) then work within your existing framework to establish your EIDO DRM policies. </w:delText>
          </w:r>
        </w:del>
      </w:ins>
    </w:p>
    <w:p w14:paraId="58319A1A" w14:textId="4982FCCD" w:rsidR="008011E3" w:rsidRDefault="008011E3" w:rsidP="009E6CC4">
      <w:pPr>
        <w:rPr>
          <w:ins w:id="232" w:author="Amy Hensley" w:date="2026-04-27T15:47:00Z"/>
          <w:color w:val="FF0000"/>
        </w:rPr>
      </w:pPr>
      <w:ins w:id="233" w:author="Amy Hensley" w:date="2026-04-27T15:47:00Z">
        <w:del w:id="234" w:author="John Milburn" w:date="2026-05-29T14:03:00Z" w16du:dateUtc="2026-05-29T18:03:00Z">
          <w:r w:rsidDel="009E6CC4">
            <w:rPr>
              <w:color w:val="FF0000"/>
            </w:rPr>
            <w:delText xml:space="preserve"> If your jurisdiction doesn’t already have a DRM policy in place, then use section 4 of NENA-STA-040.2-2024 as a baseline for a minimum DRM security policy.  If you’ve already established a DRM policy with mutual aid partners in accordance with the NG-SEC standard, you can use this as a starting point for a larger policy for both internal and external agencies and roles.</w:delText>
          </w:r>
          <w:commentRangeEnd w:id="225"/>
          <w:r w:rsidDel="009E6CC4">
            <w:rPr>
              <w:rStyle w:val="CommentReference"/>
              <w:color w:val="FF0000"/>
              <w:sz w:val="20"/>
              <w:szCs w:val="20"/>
            </w:rPr>
            <w:commentReference w:id="225"/>
          </w:r>
        </w:del>
      </w:ins>
    </w:p>
    <w:p w14:paraId="0FDA177F" w14:textId="4B595E85" w:rsidR="009D1B5C" w:rsidRPr="007E47C7" w:rsidRDefault="009D1B5C" w:rsidP="009D1B5C">
      <w:pPr>
        <w:spacing w:before="240" w:after="240"/>
        <w:rPr>
          <w:strike/>
          <w:szCs w:val="24"/>
          <w:rPrChange w:id="235" w:author="Amy Hensley" w:date="2026-04-27T15:42:00Z">
            <w:rPr>
              <w:szCs w:val="24"/>
            </w:rPr>
          </w:rPrChange>
        </w:rPr>
      </w:pPr>
    </w:p>
    <w:p w14:paraId="44774AEF" w14:textId="20873F10" w:rsidR="00BB174E" w:rsidRPr="00BB174E" w:rsidRDefault="00BB174E" w:rsidP="00BB174E">
      <w:pPr>
        <w:pStyle w:val="Heading1"/>
      </w:pPr>
      <w:bookmarkStart w:id="236" w:name="_Hlk230955899"/>
      <w:r>
        <w:t>(Impacts and considerations)</w:t>
      </w:r>
      <w:commentRangeStart w:id="237"/>
      <w:commentRangeStart w:id="238"/>
      <w:r>
        <w:t xml:space="preserve"> </w:t>
      </w:r>
      <w:commentRangeEnd w:id="237"/>
      <w:r w:rsidRPr="00BB174E">
        <w:rPr>
          <w:rStyle w:val="CommentReference"/>
          <w:sz w:val="20"/>
          <w:szCs w:val="20"/>
        </w:rPr>
        <w:commentReference w:id="237"/>
      </w:r>
      <w:commentRangeEnd w:id="238"/>
      <w:r w:rsidRPr="00BB174E">
        <w:rPr>
          <w:rStyle w:val="CommentReference"/>
          <w:sz w:val="20"/>
          <w:szCs w:val="20"/>
        </w:rPr>
        <w:commentReference w:id="238"/>
      </w:r>
    </w:p>
    <w:p w14:paraId="45D3410E" w14:textId="77777777" w:rsidR="00886C61" w:rsidRDefault="00886C61" w:rsidP="00886C61">
      <w:pPr>
        <w:pStyle w:val="BodyText"/>
      </w:pPr>
      <w:r w:rsidRPr="003C12AA">
        <w:rPr>
          <w:b/>
          <w:bCs/>
          <w:color w:val="C00000"/>
        </w:rPr>
        <w:t>NOTE to document editor:</w:t>
      </w:r>
      <w:r w:rsidRPr="003C12AA">
        <w:rPr>
          <w:color w:val="C00000"/>
        </w:rPr>
        <w:t xml:space="preserve"> This section is optional. If this section is not needed, delete the section title and the text.</w:t>
      </w:r>
    </w:p>
    <w:p w14:paraId="54738835" w14:textId="77777777" w:rsidR="00886C61" w:rsidRPr="00AC7D15" w:rsidRDefault="00886C61" w:rsidP="00886C61">
      <w:pPr>
        <w:pStyle w:val="BodyText"/>
      </w:pPr>
      <w:r>
        <w:rPr>
          <w:rFonts w:cs="Tahoma"/>
          <w:color w:val="C00000"/>
        </w:rPr>
        <w:t xml:space="preserve">Use this section to convey any additional information that the Working Group believes is </w:t>
      </w:r>
      <w:r w:rsidRPr="00103F46">
        <w:rPr>
          <w:rFonts w:cs="Tahoma"/>
          <w:color w:val="C00000"/>
        </w:rPr>
        <w:t>important for the reader to understand. Example</w:t>
      </w:r>
      <w:r>
        <w:rPr>
          <w:rFonts w:cs="Tahoma"/>
          <w:color w:val="C00000"/>
        </w:rPr>
        <w:t>s of</w:t>
      </w:r>
      <w:r w:rsidRPr="00103F46">
        <w:rPr>
          <w:rFonts w:cs="Tahoma"/>
          <w:color w:val="C00000"/>
        </w:rPr>
        <w:t xml:space="preserve"> impacts and considerations include the following:</w:t>
      </w:r>
    </w:p>
    <w:p w14:paraId="6F3D3616" w14:textId="77777777" w:rsidR="00886C61" w:rsidRPr="00C17553" w:rsidRDefault="00886C61" w:rsidP="00886C61">
      <w:pPr>
        <w:pStyle w:val="ListParagraph"/>
        <w:numPr>
          <w:ilvl w:val="0"/>
          <w:numId w:val="14"/>
        </w:numPr>
        <w:rPr>
          <w:color w:val="C0504D" w:themeColor="accent2"/>
        </w:rPr>
      </w:pPr>
      <w:r w:rsidRPr="00C17553">
        <w:rPr>
          <w:color w:val="C0504D" w:themeColor="accent2"/>
        </w:rPr>
        <w:t>operational</w:t>
      </w:r>
    </w:p>
    <w:p w14:paraId="1A50EC38" w14:textId="77777777" w:rsidR="00886C61" w:rsidRPr="00C17553" w:rsidRDefault="00886C61" w:rsidP="00886C61">
      <w:pPr>
        <w:pStyle w:val="ListParagraph"/>
        <w:numPr>
          <w:ilvl w:val="0"/>
          <w:numId w:val="14"/>
        </w:numPr>
        <w:rPr>
          <w:color w:val="C0504D" w:themeColor="accent2"/>
        </w:rPr>
      </w:pPr>
      <w:r w:rsidRPr="00C17553">
        <w:rPr>
          <w:color w:val="C0504D" w:themeColor="accent2"/>
        </w:rPr>
        <w:t>technical</w:t>
      </w:r>
    </w:p>
    <w:p w14:paraId="2D82EE7F" w14:textId="77777777" w:rsidR="00886C61" w:rsidRPr="00C17553" w:rsidRDefault="00886C61" w:rsidP="00886C61">
      <w:pPr>
        <w:pStyle w:val="ListParagraph"/>
        <w:numPr>
          <w:ilvl w:val="0"/>
          <w:numId w:val="14"/>
        </w:numPr>
        <w:rPr>
          <w:color w:val="C0504D" w:themeColor="accent2"/>
        </w:rPr>
      </w:pPr>
      <w:r w:rsidRPr="00C17553">
        <w:rPr>
          <w:color w:val="C0504D" w:themeColor="accent2"/>
        </w:rPr>
        <w:t>security-related</w:t>
      </w:r>
    </w:p>
    <w:p w14:paraId="130442ED" w14:textId="77777777" w:rsidR="00886C61" w:rsidRPr="00C17553" w:rsidRDefault="00886C61" w:rsidP="00886C61">
      <w:pPr>
        <w:pStyle w:val="ListParagraph"/>
        <w:numPr>
          <w:ilvl w:val="0"/>
          <w:numId w:val="14"/>
        </w:numPr>
        <w:rPr>
          <w:color w:val="C0504D" w:themeColor="accent2"/>
        </w:rPr>
      </w:pPr>
      <w:r w:rsidRPr="00C17553">
        <w:rPr>
          <w:color w:val="C0504D" w:themeColor="accent2"/>
        </w:rPr>
        <w:t>level of effort</w:t>
      </w:r>
    </w:p>
    <w:p w14:paraId="258827D6" w14:textId="77777777" w:rsidR="00886C61" w:rsidRPr="00C17553" w:rsidRDefault="00886C61" w:rsidP="00886C61">
      <w:pPr>
        <w:pStyle w:val="ListParagraph"/>
        <w:numPr>
          <w:ilvl w:val="0"/>
          <w:numId w:val="14"/>
        </w:numPr>
        <w:rPr>
          <w:color w:val="C0504D" w:themeColor="accent2"/>
        </w:rPr>
      </w:pPr>
      <w:r w:rsidRPr="00C17553">
        <w:rPr>
          <w:color w:val="C0504D" w:themeColor="accent2"/>
        </w:rPr>
        <w:t>time required to implement</w:t>
      </w:r>
    </w:p>
    <w:p w14:paraId="736CF6E2" w14:textId="77777777" w:rsidR="00886C61" w:rsidRPr="00C17553" w:rsidRDefault="00886C61" w:rsidP="00886C61">
      <w:pPr>
        <w:pStyle w:val="ListParagraph"/>
        <w:numPr>
          <w:ilvl w:val="0"/>
          <w:numId w:val="14"/>
        </w:numPr>
        <w:rPr>
          <w:color w:val="C0504D" w:themeColor="accent2"/>
        </w:rPr>
      </w:pPr>
      <w:r w:rsidRPr="00C17553">
        <w:rPr>
          <w:color w:val="C0504D" w:themeColor="accent2"/>
        </w:rPr>
        <w:t>cost or cost-recovery</w:t>
      </w:r>
    </w:p>
    <w:p w14:paraId="36483A82" w14:textId="77777777" w:rsidR="00886C61" w:rsidRPr="00C17553" w:rsidRDefault="00886C61" w:rsidP="00886C61">
      <w:pPr>
        <w:pStyle w:val="ListParagraph"/>
        <w:numPr>
          <w:ilvl w:val="0"/>
          <w:numId w:val="14"/>
        </w:numPr>
        <w:rPr>
          <w:color w:val="C0504D" w:themeColor="accent2"/>
        </w:rPr>
      </w:pPr>
      <w:r w:rsidRPr="00C17553">
        <w:rPr>
          <w:color w:val="C0504D" w:themeColor="accent2"/>
        </w:rPr>
        <w:t>any other information the group believes the reader should understand when using this document</w:t>
      </w:r>
    </w:p>
    <w:p w14:paraId="6E46C0D2" w14:textId="50A0986B" w:rsidR="00886C61" w:rsidRPr="00886C61" w:rsidRDefault="00886C61" w:rsidP="00886C61">
      <w:pPr>
        <w:pStyle w:val="BodyText"/>
        <w:rPr>
          <w:rFonts w:cs="Tahoma"/>
          <w:color w:val="C00000"/>
        </w:rPr>
      </w:pPr>
      <w:r w:rsidRPr="00103F46">
        <w:rPr>
          <w:rFonts w:cs="Tahoma"/>
          <w:color w:val="C00000"/>
        </w:rPr>
        <w:t xml:space="preserve">The organization of this section </w:t>
      </w:r>
      <w:r>
        <w:rPr>
          <w:rFonts w:cs="Tahoma"/>
          <w:color w:val="C00000"/>
        </w:rPr>
        <w:t>and any subsections is at the discretion of the editor and the Working Group.</w:t>
      </w:r>
    </w:p>
    <w:p w14:paraId="7F3A3BBD" w14:textId="6B3CAAA4" w:rsidR="009D1B5C" w:rsidRPr="00727A01" w:rsidRDefault="009D1B5C" w:rsidP="009D1B5C">
      <w:pPr>
        <w:pStyle w:val="Heading3"/>
        <w:rPr>
          <w:color w:val="C00000"/>
        </w:rPr>
      </w:pPr>
      <w:commentRangeStart w:id="239"/>
      <w:r>
        <w:lastRenderedPageBreak/>
        <w:t>Policy Considerations for EIDO Sharing</w:t>
      </w:r>
      <w:commentRangeEnd w:id="239"/>
      <w:r w:rsidR="008B313B" w:rsidRPr="00727A01">
        <w:rPr>
          <w:rStyle w:val="CommentReference"/>
          <w:color w:val="C00000"/>
          <w:sz w:val="20"/>
          <w:szCs w:val="20"/>
        </w:rPr>
        <w:commentReference w:id="239"/>
      </w:r>
    </w:p>
    <w:p w14:paraId="2D00ED5C" w14:textId="4299F332" w:rsidR="009D1B5C" w:rsidRPr="005E16B4" w:rsidRDefault="009D1B5C" w:rsidP="009D1B5C">
      <w:pPr>
        <w:spacing w:before="240" w:after="240"/>
        <w:rPr>
          <w:strike/>
          <w:szCs w:val="24"/>
          <w:rPrChange w:id="240" w:author="John Milburn" w:date="2026-05-29T14:26:00Z" w16du:dateUtc="2026-05-29T18:26:00Z">
            <w:rPr>
              <w:szCs w:val="24"/>
            </w:rPr>
          </w:rPrChange>
        </w:rPr>
      </w:pPr>
      <w:r w:rsidRPr="005E16B4">
        <w:rPr>
          <w:strike/>
          <w:szCs w:val="24"/>
          <w:rPrChange w:id="241" w:author="John Milburn" w:date="2026-05-29T14:26:00Z" w16du:dateUtc="2026-05-29T18:26:00Z">
            <w:rPr>
              <w:szCs w:val="24"/>
            </w:rPr>
          </w:rPrChange>
        </w:rPr>
        <w:t>Local agencies SHALL establish clear policies governing access to incident information based on agency role and data types. For example, a policy might stipulate that all law enforcement agencies responding to an incident receive comprehensive incident data until released by the incident commander. However, to protect potential investigations, policies should restrict access for other disciplines. This should involve limiting data visibility within 911 systems and utilizing encrypted communication channels for law enforcement.</w:t>
      </w:r>
    </w:p>
    <w:p w14:paraId="3D3BEBF4" w14:textId="77777777" w:rsidR="00A4470A" w:rsidRDefault="00A4470A" w:rsidP="00A4470A">
      <w:pPr>
        <w:rPr>
          <w:ins w:id="242" w:author="John Milburn" w:date="2026-05-29T14:37:00Z" w16du:dateUtc="2026-05-29T18:37:00Z"/>
        </w:rPr>
      </w:pPr>
      <w:ins w:id="243" w:author="John Milburn" w:date="2026-05-29T14:37:00Z" w16du:dateUtc="2026-05-29T18:37:00Z">
        <w:r>
          <w:t xml:space="preserve">To place the </w:t>
        </w:r>
        <w:commentRangeStart w:id="244"/>
        <w:r>
          <w:t xml:space="preserve">above </w:t>
        </w:r>
      </w:ins>
      <w:commentRangeEnd w:id="244"/>
      <w:r w:rsidR="00B92EAB">
        <w:rPr>
          <w:rStyle w:val="CommentReference"/>
          <w:sz w:val="20"/>
          <w:szCs w:val="20"/>
        </w:rPr>
        <w:commentReference w:id="244"/>
      </w:r>
      <w:ins w:id="245" w:author="John Milburn" w:date="2026-05-29T14:37:00Z" w16du:dateUtc="2026-05-29T18:37:00Z">
        <w:r>
          <w:t>matrix in context, consider that all the data components of an EIDO listed in 1.4 MUST have DRM policies defined in your NG9-1-1 vendor system(s) down to the level of each individual element of each data component.  The system will automatically send incident updates to subscribers based on these policies.  As an example, consider the Notes Data Component which may contain notes taken by emergency service agents and responders on scene at an incident.  EIDO’s containing this data component could easily contain information which, by law, has associated disclosure limitations.  How your PSAP defines DRM policies in your vendor system(s) defines who receives what information in an EIDO.</w:t>
        </w:r>
      </w:ins>
    </w:p>
    <w:p w14:paraId="3ED7CD87" w14:textId="77777777" w:rsidR="00A4470A" w:rsidRDefault="00A4470A" w:rsidP="00A4470A">
      <w:pPr>
        <w:rPr>
          <w:ins w:id="246" w:author="John Milburn" w:date="2026-05-29T14:37:00Z" w16du:dateUtc="2026-05-29T18:37:00Z"/>
        </w:rPr>
      </w:pPr>
    </w:p>
    <w:p w14:paraId="77F47E5E" w14:textId="7317D3B1" w:rsidR="00A4470A" w:rsidRDefault="00A4470A" w:rsidP="00A4470A">
      <w:pPr>
        <w:rPr>
          <w:ins w:id="247" w:author="John Milburn" w:date="2026-05-29T14:37:00Z" w16du:dateUtc="2026-05-29T18:37:00Z"/>
        </w:rPr>
      </w:pPr>
      <w:ins w:id="248" w:author="John Milburn" w:date="2026-05-29T14:37:00Z" w16du:dateUtc="2026-05-29T18:37:00Z">
        <w:r>
          <w:t xml:space="preserve">Some basic questions you might ask yourself when defining your DRM policies may include… Is the information sensitive?  Do you have a mutual aid agreement with the subscribing agency?  What’s the </w:t>
        </w:r>
      </w:ins>
      <w:ins w:id="249" w:author="John Milburn" w:date="2026-06-01T07:45:00Z" w16du:dateUtc="2026-06-01T11:45:00Z">
        <w:r w:rsidR="00B46E69">
          <w:t>subscriber’s</w:t>
        </w:r>
      </w:ins>
      <w:ins w:id="250" w:author="John Milburn" w:date="2026-05-29T14:37:00Z" w16du:dateUtc="2026-05-29T18:37:00Z">
        <w:r>
          <w:t xml:space="preserve"> role (Law, Fire, EMS, PSAP)?  How far away are they from your agency?  How much do you trust the subscriber? The amount of information you’re willing to provide a mutual aid partner may vary significantly from what you’re willing to provide to an agency two hundred miles away but you provide the more distant subscriber with ‘something’ because they’re trusted by the PCA.  The matrix is a guideline for general considerations you should take into account when defining your DRM policies.</w:t>
        </w:r>
      </w:ins>
    </w:p>
    <w:p w14:paraId="79A0E38A" w14:textId="012FC54B" w:rsidR="00A4470A" w:rsidRDefault="00A4470A" w:rsidP="00A4470A">
      <w:pPr>
        <w:spacing w:before="240"/>
        <w:rPr>
          <w:ins w:id="251" w:author="John Milburn" w:date="2026-05-29T14:37:00Z" w16du:dateUtc="2026-05-29T18:37:00Z"/>
          <w:szCs w:val="24"/>
        </w:rPr>
      </w:pPr>
      <w:ins w:id="252" w:author="John Milburn" w:date="2026-05-29T14:37:00Z" w16du:dateUtc="2026-05-29T18:37:00Z">
        <w:r>
          <w:rPr>
            <w:szCs w:val="24"/>
          </w:rPr>
          <w:t>That said, t</w:t>
        </w:r>
        <w:r w:rsidRPr="0060143C">
          <w:rPr>
            <w:szCs w:val="24"/>
          </w:rPr>
          <w:t>raditional agency roles may vary for a limited ti</w:t>
        </w:r>
        <w:r>
          <w:rPr>
            <w:szCs w:val="24"/>
          </w:rPr>
          <w:t xml:space="preserve">me in </w:t>
        </w:r>
      </w:ins>
      <w:ins w:id="253" w:author="John Milburn" w:date="2026-06-01T07:45:00Z" w16du:dateUtc="2026-06-01T11:45:00Z">
        <w:r w:rsidR="00B46E69">
          <w:rPr>
            <w:szCs w:val="24"/>
          </w:rPr>
          <w:t>a</w:t>
        </w:r>
      </w:ins>
      <w:ins w:id="254" w:author="John Milburn" w:date="2026-06-01T07:46:00Z" w16du:dateUtc="2026-06-01T11:46:00Z">
        <w:r w:rsidR="00B46E69">
          <w:rPr>
            <w:szCs w:val="24"/>
          </w:rPr>
          <w:t xml:space="preserve">n incident </w:t>
        </w:r>
      </w:ins>
      <w:ins w:id="255" w:author="John Milburn" w:date="2026-06-01T07:45:00Z" w16du:dateUtc="2026-06-01T11:45:00Z">
        <w:r w:rsidR="00B46E69">
          <w:rPr>
            <w:szCs w:val="24"/>
          </w:rPr>
          <w:t>response</w:t>
        </w:r>
      </w:ins>
      <w:ins w:id="256" w:author="John Milburn" w:date="2026-05-29T14:37:00Z" w16du:dateUtc="2026-05-29T18:37:00Z">
        <w:r>
          <w:rPr>
            <w:szCs w:val="24"/>
          </w:rPr>
          <w:t xml:space="preserve">.  For example, </w:t>
        </w:r>
        <w:r w:rsidRPr="0060143C">
          <w:rPr>
            <w:szCs w:val="24"/>
          </w:rPr>
          <w:t>first on</w:t>
        </w:r>
      </w:ins>
      <w:ins w:id="257" w:author="John Milburn" w:date="2026-06-01T07:46:00Z" w16du:dateUtc="2026-06-01T11:46:00Z">
        <w:r w:rsidR="00B46E69">
          <w:rPr>
            <w:szCs w:val="24"/>
          </w:rPr>
          <w:t>-</w:t>
        </w:r>
      </w:ins>
      <w:ins w:id="258" w:author="John Milburn" w:date="2026-05-29T14:37:00Z" w16du:dateUtc="2026-05-29T18:37:00Z">
        <w:r w:rsidRPr="0060143C">
          <w:rPr>
            <w:szCs w:val="24"/>
          </w:rPr>
          <w:t xml:space="preserve">scene may be law </w:t>
        </w:r>
      </w:ins>
      <w:ins w:id="259" w:author="John Milburn" w:date="2026-06-01T07:46:00Z" w16du:dateUtc="2026-06-01T11:46:00Z">
        <w:r w:rsidR="00B46E69" w:rsidRPr="0060143C">
          <w:rPr>
            <w:szCs w:val="24"/>
          </w:rPr>
          <w:t>en</w:t>
        </w:r>
        <w:r w:rsidR="00B46E69">
          <w:rPr>
            <w:szCs w:val="24"/>
          </w:rPr>
          <w:t>forcement,</w:t>
        </w:r>
      </w:ins>
      <w:ins w:id="260" w:author="John Milburn" w:date="2026-05-29T14:37:00Z" w16du:dateUtc="2026-05-29T18:37:00Z">
        <w:r>
          <w:rPr>
            <w:szCs w:val="24"/>
          </w:rPr>
          <w:t xml:space="preserve"> and the situation </w:t>
        </w:r>
        <w:r w:rsidRPr="0060143C">
          <w:rPr>
            <w:szCs w:val="24"/>
          </w:rPr>
          <w:t>require</w:t>
        </w:r>
        <w:r>
          <w:rPr>
            <w:szCs w:val="24"/>
          </w:rPr>
          <w:t>s</w:t>
        </w:r>
        <w:r w:rsidRPr="0060143C">
          <w:rPr>
            <w:szCs w:val="24"/>
          </w:rPr>
          <w:t xml:space="preserve"> </w:t>
        </w:r>
        <w:r>
          <w:rPr>
            <w:szCs w:val="24"/>
          </w:rPr>
          <w:t>an officer to begin initiating first aid.</w:t>
        </w:r>
        <w:r w:rsidRPr="0060143C">
          <w:rPr>
            <w:szCs w:val="24"/>
          </w:rPr>
          <w:t xml:space="preserve"> In such a situation the responding officer may have a need-to-know health related information specific to an individual.  If the 911 system is preconfigured to only release this kind of health-related information to EMS agencies, then the telecommunicator may need to convey this information to the responding officer orally.  </w:t>
        </w:r>
      </w:ins>
      <w:ins w:id="261" w:author="John Milburn" w:date="2026-06-01T07:46:00Z" w16du:dateUtc="2026-06-01T11:46:00Z">
        <w:r w:rsidR="00B46E69" w:rsidRPr="0060143C">
          <w:rPr>
            <w:szCs w:val="24"/>
          </w:rPr>
          <w:t>A</w:t>
        </w:r>
        <w:r w:rsidR="00B46E69">
          <w:rPr>
            <w:szCs w:val="24"/>
          </w:rPr>
          <w:t>lternatively,</w:t>
        </w:r>
      </w:ins>
      <w:ins w:id="262" w:author="John Milburn" w:date="2026-05-29T14:37:00Z" w16du:dateUtc="2026-05-29T18:37:00Z">
        <w:r>
          <w:rPr>
            <w:szCs w:val="24"/>
          </w:rPr>
          <w:t xml:space="preserve"> the PSAP may choose</w:t>
        </w:r>
        <w:r w:rsidRPr="0060143C">
          <w:rPr>
            <w:szCs w:val="24"/>
          </w:rPr>
          <w:t xml:space="preserve"> to establish policies to deal with situations where preconfigured Data Rights Management solutions are inadequate.</w:t>
        </w:r>
        <w:r>
          <w:rPr>
            <w:szCs w:val="24"/>
          </w:rPr>
          <w:t xml:space="preserve">  Such consideration may be necessary because as previously mentioned, in the NG9-1-1 environment vendor systems SHALL be configured to automatically send incident data based on your agency’s DRM policy.  The system won’t know when to make exceptions.</w:t>
        </w:r>
      </w:ins>
    </w:p>
    <w:p w14:paraId="2C462E07" w14:textId="5329FA06" w:rsidR="00A4470A" w:rsidRDefault="00A4470A" w:rsidP="00A4470A">
      <w:pPr>
        <w:spacing w:before="240"/>
        <w:rPr>
          <w:ins w:id="263" w:author="John Milburn" w:date="2026-05-29T14:38:00Z" w16du:dateUtc="2026-05-29T18:38:00Z"/>
          <w:szCs w:val="24"/>
        </w:rPr>
      </w:pPr>
      <w:ins w:id="264" w:author="John Milburn" w:date="2026-05-29T14:37:00Z" w16du:dateUtc="2026-05-29T18:37:00Z">
        <w:r>
          <w:rPr>
            <w:szCs w:val="24"/>
          </w:rPr>
          <w:t>The Data Rights Management Diagram below helps to summarize the general data sharing levels a PSAP might have based on the role and level of trust the PSAP has in the subscriber.</w:t>
        </w:r>
      </w:ins>
    </w:p>
    <w:p w14:paraId="588FBA2B" w14:textId="20B08F36" w:rsidR="00A4470A" w:rsidRDefault="0057589A" w:rsidP="00A4470A">
      <w:pPr>
        <w:spacing w:before="240"/>
        <w:rPr>
          <w:ins w:id="265" w:author="John Milburn" w:date="2026-05-29T14:37:00Z" w16du:dateUtc="2026-05-29T18:37:00Z"/>
          <w:szCs w:val="24"/>
        </w:rPr>
      </w:pPr>
      <w:ins w:id="266" w:author="John Milburn" w:date="2026-05-29T14:38:00Z" w16du:dateUtc="2026-05-29T18:38:00Z">
        <w:del w:id="267" w:author="John Milburn" w:date="2026-05-28T10:16:00Z" w16du:dateUtc="2026-05-28T14:16:00Z">
          <w:r w:rsidRPr="008B313B" w:rsidDel="00F608CE">
            <w:rPr>
              <w:b/>
              <w:noProof/>
              <w:color w:val="FF0000"/>
            </w:rPr>
            <w:drawing>
              <wp:anchor distT="0" distB="0" distL="114300" distR="114300" simplePos="0" relativeHeight="251684864" behindDoc="0" locked="0" layoutInCell="1" allowOverlap="1" wp14:anchorId="082F0DD7" wp14:editId="7A3D2B7E">
                <wp:simplePos x="0" y="0"/>
                <wp:positionH relativeFrom="column">
                  <wp:posOffset>46990</wp:posOffset>
                </wp:positionH>
                <wp:positionV relativeFrom="paragraph">
                  <wp:posOffset>5080</wp:posOffset>
                </wp:positionV>
                <wp:extent cx="6172200" cy="6178550"/>
                <wp:effectExtent l="0" t="0" r="0" b="0"/>
                <wp:wrapTopAndBottom/>
                <wp:docPr id="1330377381" name="Picture 133037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72200" cy="6178550"/>
                        </a:xfrm>
                        <a:prstGeom prst="rect">
                          <a:avLst/>
                        </a:prstGeom>
                        <a:solidFill>
                          <a:srgbClr val="F79646">
                            <a:lumMod val="40000"/>
                            <a:lumOff val="60000"/>
                            <a:alpha val="59000"/>
                          </a:srgbClr>
                        </a:solidFill>
                        <a:ln>
                          <a:noFill/>
                        </a:ln>
                      </pic:spPr>
                    </pic:pic>
                  </a:graphicData>
                </a:graphic>
                <wp14:sizeRelH relativeFrom="page">
                  <wp14:pctWidth>0</wp14:pctWidth>
                </wp14:sizeRelH>
                <wp14:sizeRelV relativeFrom="page">
                  <wp14:pctHeight>0</wp14:pctHeight>
                </wp14:sizeRelV>
              </wp:anchor>
            </w:drawing>
          </w:r>
        </w:del>
      </w:ins>
    </w:p>
    <w:p w14:paraId="42BB1B14" w14:textId="574201A9" w:rsidR="00A4470A" w:rsidRDefault="00A4470A" w:rsidP="00A4470A">
      <w:pPr>
        <w:spacing w:before="240" w:after="240"/>
        <w:rPr>
          <w:ins w:id="268" w:author="John Milburn" w:date="2026-05-29T14:39:00Z" w16du:dateUtc="2026-05-29T18:39:00Z"/>
          <w:szCs w:val="24"/>
        </w:rPr>
      </w:pPr>
      <w:ins w:id="269" w:author="John Milburn" w:date="2026-05-29T14:39:00Z" w16du:dateUtc="2026-05-29T18:39:00Z">
        <w:r w:rsidRPr="0060143C">
          <w:rPr>
            <w:szCs w:val="24"/>
          </w:rPr>
          <w:t xml:space="preserve">NG9-1-1 systems necessitate granular policies that define data access for each subscriber role and the level of trust the policyholder has in the subscribing agency. These policies </w:t>
        </w:r>
      </w:ins>
      <w:ins w:id="270" w:author="John Milburn" w:date="2026-06-01T07:47:00Z" w16du:dateUtc="2026-06-01T11:47:00Z">
        <w:r w:rsidR="00B46E69" w:rsidRPr="00B46E69">
          <w:rPr>
            <w:szCs w:val="24"/>
            <w:rPrChange w:id="271" w:author="John Milburn" w:date="2026-06-01T07:47:00Z" w16du:dateUtc="2026-06-01T11:47:00Z">
              <w:rPr>
                <w:strike/>
                <w:szCs w:val="24"/>
              </w:rPr>
            </w:rPrChange>
          </w:rPr>
          <w:t>should</w:t>
        </w:r>
      </w:ins>
      <w:ins w:id="272" w:author="John Milburn" w:date="2026-05-29T14:39:00Z" w16du:dateUtc="2026-05-29T18:39:00Z">
        <w:r w:rsidRPr="00B46E69">
          <w:rPr>
            <w:szCs w:val="24"/>
          </w:rPr>
          <w:t xml:space="preserve"> </w:t>
        </w:r>
        <w:r w:rsidRPr="0060143C">
          <w:rPr>
            <w:szCs w:val="24"/>
          </w:rPr>
          <w:t xml:space="preserve">categorize </w:t>
        </w:r>
        <w:r>
          <w:rPr>
            <w:szCs w:val="24"/>
          </w:rPr>
          <w:t xml:space="preserve">the data components outlined in NENA-STA-021 down to the element level </w:t>
        </w:r>
        <w:r w:rsidRPr="00B73FFE">
          <w:rPr>
            <w:strike/>
            <w:szCs w:val="24"/>
          </w:rPr>
          <w:t xml:space="preserve">data types (e.g., medical, warrant, scene safety) </w:t>
        </w:r>
        <w:r w:rsidRPr="0060143C">
          <w:rPr>
            <w:szCs w:val="24"/>
          </w:rPr>
          <w:t>and incorporate all relevant legal and security regulations. By automating "if-then" decision-making processes, these policies alleviate the manual burden currently placed on dispatchers.</w:t>
        </w:r>
      </w:ins>
    </w:p>
    <w:p w14:paraId="7AB4AD16" w14:textId="798D479E" w:rsidR="009D1B5C" w:rsidRDefault="009D1B5C" w:rsidP="009D1B5C">
      <w:pPr>
        <w:spacing w:before="240" w:after="240"/>
        <w:rPr>
          <w:ins w:id="273" w:author="John Milburn" w:date="2026-05-29T14:04:00Z" w16du:dateUtc="2026-05-29T18:04:00Z"/>
          <w:szCs w:val="24"/>
        </w:rPr>
      </w:pPr>
      <w:r w:rsidRPr="0060143C">
        <w:rPr>
          <w:szCs w:val="24"/>
        </w:rPr>
        <w:t xml:space="preserve">PSAPs already have established contingency policies for situations during system overflows and tied up resources. These plans provide a roadmap to defining what data is exchanged during </w:t>
      </w:r>
      <w:r w:rsidRPr="0060143C">
        <w:rPr>
          <w:szCs w:val="24"/>
        </w:rPr>
        <w:lastRenderedPageBreak/>
        <w:t xml:space="preserve">emergencies. So, by using your existing relationships as a framework, develop your data sharing </w:t>
      </w:r>
      <w:del w:id="274" w:author="John Milburn" w:date="2026-06-01T07:47:00Z" w16du:dateUtc="2026-06-01T11:47:00Z">
        <w:r w:rsidRPr="0060143C" w:rsidDel="00B46E69">
          <w:rPr>
            <w:szCs w:val="24"/>
          </w:rPr>
          <w:delText>polices</w:delText>
        </w:r>
      </w:del>
      <w:ins w:id="275" w:author="John Milburn" w:date="2026-06-01T07:47:00Z" w16du:dateUtc="2026-06-01T11:47:00Z">
        <w:r w:rsidR="00B46E69" w:rsidRPr="0060143C">
          <w:rPr>
            <w:szCs w:val="24"/>
          </w:rPr>
          <w:t>policies</w:t>
        </w:r>
      </w:ins>
      <w:r w:rsidRPr="0060143C">
        <w:rPr>
          <w:szCs w:val="24"/>
        </w:rPr>
        <w:t xml:space="preserve"> in a similar way being cognizant of data privacy and stewardship. Assuming you have a good relationship with at least one other PSAP leverage that asset so that you both understand how you will subscribe to and exchange data adhering to polices you have created.</w:t>
      </w:r>
      <w:bookmarkStart w:id="276" w:name="_2zpv7x20qrjo" w:colFirst="0" w:colLast="0"/>
      <w:bookmarkEnd w:id="276"/>
    </w:p>
    <w:p w14:paraId="52CE6917" w14:textId="77777777" w:rsidR="009E6CC4" w:rsidRDefault="009E6CC4" w:rsidP="009E6CC4">
      <w:pPr>
        <w:rPr>
          <w:ins w:id="277" w:author="John Milburn" w:date="2026-05-29T14:39:00Z" w16du:dateUtc="2026-05-29T18:39:00Z"/>
          <w:color w:val="FF0000"/>
        </w:rPr>
      </w:pPr>
      <w:commentRangeStart w:id="278"/>
      <w:ins w:id="279" w:author="John Milburn" w:date="2026-05-29T14:04:00Z" w16du:dateUtc="2026-05-29T18:04:00Z">
        <w:r>
          <w:t xml:space="preserve">This shift towards automated </w:t>
        </w:r>
        <w:r>
          <w:rPr>
            <w:color w:val="FF0000"/>
          </w:rPr>
          <w:t>incident</w:t>
        </w:r>
        <w:r>
          <w:t xml:space="preserve"> data </w:t>
        </w:r>
        <w:r>
          <w:rPr>
            <w:color w:val="FF0000"/>
          </w:rPr>
          <w:t>transmission</w:t>
        </w:r>
        <w:r>
          <w:t xml:space="preserve"> </w:t>
        </w:r>
        <w:r>
          <w:rPr>
            <w:strike/>
          </w:rPr>
          <w:t>policies</w:t>
        </w:r>
        <w:r>
          <w:t xml:space="preserve"> necessitates a heightened focus on security. </w:t>
        </w:r>
        <w:r>
          <w:rPr>
            <w:strike/>
          </w:rPr>
          <w:t>Robust</w:t>
        </w:r>
        <w:r>
          <w:t xml:space="preserve"> </w:t>
        </w:r>
        <w:r>
          <w:rPr>
            <w:strike/>
          </w:rPr>
          <w:t>s</w:t>
        </w:r>
        <w:r>
          <w:rPr>
            <w:color w:val="FF0000"/>
          </w:rPr>
          <w:t xml:space="preserve"> S</w:t>
        </w:r>
        <w:r>
          <w:t xml:space="preserve">ecurity measures must be implemented to protect sensitive information </w:t>
        </w:r>
        <w:r>
          <w:rPr>
            <w:color w:val="FF0000"/>
          </w:rPr>
          <w:t xml:space="preserve">transmitted and received via EIDO </w:t>
        </w:r>
        <w:r>
          <w:t xml:space="preserve">throughout the incident lifecycle. </w:t>
        </w:r>
        <w:r>
          <w:rPr>
            <w:strike/>
          </w:rPr>
          <w:t>At the end of the day, you are as good as your Data Rights Management policy.</w:t>
        </w:r>
        <w:r>
          <w:t xml:space="preserve">  </w:t>
        </w:r>
        <w:r>
          <w:rPr>
            <w:color w:val="FF0000"/>
          </w:rPr>
          <w:t xml:space="preserve">NENA suggests working with existing support agencies in your jurisdiction such as your NG9-1-1 system vendor(s), your Information Technology Department (or equivalent), Human Resources and legal team to see if they’ve already established a data security policy for your jurisdiction.  If existing policies generally conform to the NENA Security for Next Generation 9-1-1 Standard (NG-SEC) (NENA-STA-040.2-2024) then work within your existing framework to establish your EIDO DRM policies. </w:t>
        </w:r>
      </w:ins>
    </w:p>
    <w:p w14:paraId="5BBBBA54" w14:textId="77777777" w:rsidR="00A4470A" w:rsidRDefault="00A4470A" w:rsidP="009E6CC4">
      <w:pPr>
        <w:rPr>
          <w:ins w:id="280" w:author="John Milburn" w:date="2026-05-29T14:04:00Z" w16du:dateUtc="2026-05-29T18:04:00Z"/>
          <w:color w:val="FF0000"/>
        </w:rPr>
      </w:pPr>
    </w:p>
    <w:p w14:paraId="53A266DA" w14:textId="1238F812" w:rsidR="009E6CC4" w:rsidRDefault="009E6CC4" w:rsidP="009E6CC4">
      <w:pPr>
        <w:rPr>
          <w:ins w:id="281" w:author="John Milburn" w:date="2026-05-29T14:04:00Z" w16du:dateUtc="2026-05-29T18:04:00Z"/>
          <w:color w:val="FF0000"/>
        </w:rPr>
      </w:pPr>
      <w:ins w:id="282" w:author="John Milburn" w:date="2026-05-29T14:04:00Z" w16du:dateUtc="2026-05-29T18:04:00Z">
        <w:r>
          <w:rPr>
            <w:color w:val="FF0000"/>
          </w:rPr>
          <w:t>If your jurisdiction doesn’t already have a DRM policy in place, then use section 4 of NENA-STA-040.2-2024 as a baseline for a minimum DRM security policy.  If you’ve already established a DRM policy with mutual aid partners in accordance with the NG-SEC standard, you can use this as a starting point for a larger policy for both internal and external agencies and roles.</w:t>
        </w:r>
        <w:commentRangeEnd w:id="278"/>
        <w:r>
          <w:rPr>
            <w:rStyle w:val="CommentReference"/>
            <w:color w:val="FF0000"/>
            <w:sz w:val="20"/>
            <w:szCs w:val="20"/>
          </w:rPr>
          <w:commentReference w:id="278"/>
        </w:r>
      </w:ins>
    </w:p>
    <w:p w14:paraId="7BCA40E8" w14:textId="77777777" w:rsidR="009E6CC4" w:rsidRPr="0060143C" w:rsidRDefault="009E6CC4" w:rsidP="009D1B5C">
      <w:pPr>
        <w:spacing w:before="240" w:after="240"/>
        <w:rPr>
          <w:szCs w:val="24"/>
        </w:rPr>
      </w:pPr>
    </w:p>
    <w:p w14:paraId="4C5BC1A6" w14:textId="27413A03" w:rsidR="009D1B5C" w:rsidRPr="00727A01" w:rsidRDefault="009D1B5C" w:rsidP="009D1B5C">
      <w:pPr>
        <w:pStyle w:val="Heading3"/>
        <w:rPr>
          <w:color w:val="C00000"/>
        </w:rPr>
      </w:pPr>
      <w:r>
        <w:t>Transitioning from Human-Driven to Automated Policies</w:t>
      </w:r>
    </w:p>
    <w:p w14:paraId="578D3F5E" w14:textId="77777777" w:rsidR="008C084C" w:rsidRDefault="009D1B5C" w:rsidP="009D1B5C">
      <w:pPr>
        <w:spacing w:before="240" w:after="240"/>
        <w:rPr>
          <w:ins w:id="283" w:author="Diane Harris" w:date="2026-06-15T15:50:00Z" w16du:dateUtc="2026-06-15T19:50:00Z"/>
          <w:szCs w:val="24"/>
        </w:rPr>
      </w:pPr>
      <w:commentRangeStart w:id="284"/>
      <w:r w:rsidRPr="0060143C">
        <w:rPr>
          <w:szCs w:val="24"/>
        </w:rPr>
        <w:t xml:space="preserve">While many automated data sharing policies should mirror existing human-driven practices, those subject to frequent change (due to staffing fluctuations, social factors, etc.) </w:t>
      </w:r>
      <w:del w:id="285" w:author="Hannah, Mark" w:date="2026-06-01T15:25:00Z" w16du:dateUtc="2026-06-01T19:25:00Z">
        <w:r w:rsidRPr="00E51F23" w:rsidDel="0057589A">
          <w:rPr>
            <w:strike/>
            <w:szCs w:val="24"/>
            <w:rPrChange w:id="286" w:author="John Milburn" w:date="2026-05-29T14:40:00Z" w16du:dateUtc="2026-05-29T18:40:00Z">
              <w:rPr>
                <w:szCs w:val="24"/>
              </w:rPr>
            </w:rPrChange>
          </w:rPr>
          <w:delText>shall</w:delText>
        </w:r>
      </w:del>
      <w:ins w:id="287" w:author="John Milburn" w:date="2026-05-29T14:40:00Z" w16du:dateUtc="2026-05-29T18:40:00Z">
        <w:del w:id="288" w:author="Hannah, Mark" w:date="2026-06-01T15:25:00Z" w16du:dateUtc="2026-06-01T19:25:00Z">
          <w:r w:rsidR="00E51F23" w:rsidDel="0057589A">
            <w:rPr>
              <w:szCs w:val="24"/>
            </w:rPr>
            <w:delText xml:space="preserve"> </w:delText>
          </w:r>
        </w:del>
        <w:r w:rsidR="00E51F23">
          <w:rPr>
            <w:szCs w:val="24"/>
          </w:rPr>
          <w:t>may need to</w:t>
        </w:r>
      </w:ins>
      <w:del w:id="289" w:author="John Milburn" w:date="2026-05-29T14:40:00Z" w16du:dateUtc="2026-05-29T18:40:00Z">
        <w:r w:rsidRPr="00E51F23" w:rsidDel="00E51F23">
          <w:rPr>
            <w:strike/>
            <w:szCs w:val="24"/>
            <w:rPrChange w:id="290" w:author="John Milburn" w:date="2026-05-29T14:40:00Z" w16du:dateUtc="2026-05-29T18:40:00Z">
              <w:rPr>
                <w:szCs w:val="24"/>
              </w:rPr>
            </w:rPrChange>
          </w:rPr>
          <w:delText xml:space="preserve"> </w:delText>
        </w:r>
      </w:del>
      <w:r w:rsidRPr="0060143C">
        <w:rPr>
          <w:szCs w:val="24"/>
        </w:rPr>
        <w:t>remain under human control. In some situations, vendors may need to create systems in such a way that 911 administration can effectively ‘disable’ the automatic</w:t>
      </w:r>
    </w:p>
    <w:p w14:paraId="3D087B68" w14:textId="69074920" w:rsidR="009D1B5C" w:rsidRPr="00742694" w:rsidRDefault="009D1B5C" w:rsidP="009D1B5C">
      <w:pPr>
        <w:spacing w:before="240" w:after="240"/>
        <w:rPr>
          <w:szCs w:val="24"/>
        </w:rPr>
      </w:pPr>
      <w:r w:rsidRPr="0060143C">
        <w:rPr>
          <w:szCs w:val="24"/>
        </w:rPr>
        <w:t xml:space="preserve"> transmission of incident data.  For example, if a high-ranking government official is involved in a vehicle crash, a 911 admin may wish to highly restrict information related to that incident. However, by transitioning stable, rule-based policies into automated workflows, PSAPs can significantly enhance efficiency and reduce the cognitive load on dispatchers. Th</w:t>
      </w:r>
      <w:commentRangeStart w:id="291"/>
      <w:commentRangeStart w:id="292"/>
      <w:r w:rsidRPr="0060143C">
        <w:rPr>
          <w:szCs w:val="24"/>
        </w:rPr>
        <w:t>ere is also the issue of exposure to information and imagery that some find disturbing especially with the nature of this work</w:t>
      </w:r>
      <w:commentRangeEnd w:id="291"/>
      <w:r w:rsidRPr="0060143C">
        <w:rPr>
          <w:rStyle w:val="CommentReference"/>
          <w:sz w:val="20"/>
          <w:szCs w:val="24"/>
        </w:rPr>
        <w:commentReference w:id="291"/>
      </w:r>
      <w:commentRangeEnd w:id="292"/>
      <w:r w:rsidRPr="0060143C">
        <w:rPr>
          <w:rStyle w:val="CommentReference"/>
          <w:sz w:val="20"/>
          <w:szCs w:val="24"/>
        </w:rPr>
        <w:commentReference w:id="292"/>
      </w:r>
      <w:r w:rsidRPr="0060143C">
        <w:rPr>
          <w:szCs w:val="24"/>
        </w:rPr>
        <w:t xml:space="preserve">. </w:t>
      </w:r>
      <w:r>
        <w:rPr>
          <w:szCs w:val="24"/>
        </w:rPr>
        <w:t>It is recommended that guidelines from the above standard are implemented as soon as practicable.</w:t>
      </w:r>
      <w:commentRangeEnd w:id="284"/>
      <w:r w:rsidR="00B23047" w:rsidRPr="00742694">
        <w:rPr>
          <w:rStyle w:val="CommentReference"/>
          <w:sz w:val="20"/>
          <w:szCs w:val="24"/>
        </w:rPr>
        <w:commentReference w:id="284"/>
      </w:r>
    </w:p>
    <w:p w14:paraId="71096B5A" w14:textId="783B6EAF" w:rsidR="009D1B5C" w:rsidRPr="008C084C" w:rsidRDefault="009D1B5C" w:rsidP="009D1B5C">
      <w:pPr>
        <w:pStyle w:val="Heading3"/>
        <w:rPr>
          <w:color w:val="C00000"/>
        </w:rPr>
      </w:pPr>
      <w:r w:rsidRPr="008C084C">
        <w:t>Transition to Security Policies</w:t>
      </w:r>
    </w:p>
    <w:p w14:paraId="028E4B0E" w14:textId="77777777" w:rsidR="009D1B5C" w:rsidRDefault="009D1B5C" w:rsidP="009D1B5C">
      <w:pPr>
        <w:spacing w:before="240" w:after="240"/>
        <w:rPr>
          <w:ins w:id="293" w:author="Diane Harris" w:date="2026-06-15T15:51:00Z" w16du:dateUtc="2026-06-15T19:51:00Z"/>
          <w:strike/>
          <w:color w:val="1B1C1D"/>
          <w:szCs w:val="24"/>
        </w:rPr>
      </w:pPr>
      <w:r w:rsidRPr="00AB677D">
        <w:rPr>
          <w:strike/>
          <w:szCs w:val="24"/>
          <w:rPrChange w:id="294" w:author="John Milburn" w:date="2026-06-05T11:15:00Z" w16du:dateUtc="2026-06-05T15:15:00Z">
            <w:rPr>
              <w:szCs w:val="24"/>
            </w:rPr>
          </w:rPrChange>
        </w:rPr>
        <w:t xml:space="preserve">This shift towards automated data policies necessitates a heightened focus on security. Robust security measures must be implemented to protect sensitive information throughout the incident lifecycle. At the end of the day, you are as good as your Data Rights Management policy. </w:t>
      </w:r>
      <w:commentRangeStart w:id="295"/>
      <w:commentRangeStart w:id="296"/>
      <w:r w:rsidRPr="00AB677D">
        <w:rPr>
          <w:strike/>
          <w:szCs w:val="24"/>
          <w:rPrChange w:id="297" w:author="John Milburn" w:date="2026-06-05T11:15:00Z" w16du:dateUtc="2026-06-05T15:15:00Z">
            <w:rPr>
              <w:szCs w:val="24"/>
            </w:rPr>
          </w:rPrChange>
        </w:rPr>
        <w:t xml:space="preserve">We suggest reading NENA Security for </w:t>
      </w:r>
      <w:r w:rsidRPr="00AB677D">
        <w:rPr>
          <w:strike/>
          <w:rPrChange w:id="298" w:author="John Milburn" w:date="2026-06-05T11:15:00Z" w16du:dateUtc="2026-06-05T15:15:00Z">
            <w:rPr/>
          </w:rPrChange>
        </w:rPr>
        <w:fldChar w:fldCharType="begin"/>
      </w:r>
      <w:r w:rsidRPr="00AB677D">
        <w:rPr>
          <w:strike/>
          <w:rPrChange w:id="299" w:author="John Milburn" w:date="2026-06-05T11:15:00Z" w16du:dateUtc="2026-06-05T15:15:00Z">
            <w:rPr/>
          </w:rPrChange>
        </w:rPr>
        <w:instrText>HYPERLINK "https://cdn.ymaws.com/www.nena.org/resource/resmgr/standards/STA-040.2-2024_SecurityforNG.pdf" \h</w:instrText>
      </w:r>
      <w:r w:rsidRPr="00035E53">
        <w:rPr>
          <w:strike/>
        </w:rPr>
      </w:r>
      <w:r w:rsidRPr="00AB677D">
        <w:rPr>
          <w:strike/>
          <w:rPrChange w:id="300" w:author="John Milburn" w:date="2026-06-05T11:15:00Z" w16du:dateUtc="2026-06-05T15:15:00Z">
            <w:rPr/>
          </w:rPrChange>
        </w:rPr>
        <w:fldChar w:fldCharType="separate"/>
      </w:r>
      <w:r w:rsidRPr="00AB677D">
        <w:rPr>
          <w:rStyle w:val="Hyperlink"/>
          <w:strike/>
          <w:szCs w:val="24"/>
          <w:rPrChange w:id="301" w:author="John Milburn" w:date="2026-06-05T11:15:00Z" w16du:dateUtc="2026-06-05T15:15:00Z">
            <w:rPr>
              <w:rStyle w:val="Hyperlink"/>
              <w:szCs w:val="24"/>
            </w:rPr>
          </w:rPrChange>
        </w:rPr>
        <w:t>Next Generation 9-1-1 Standard (NG-SEC)</w:t>
      </w:r>
      <w:r w:rsidRPr="00AB677D">
        <w:rPr>
          <w:strike/>
          <w:rPrChange w:id="302" w:author="John Milburn" w:date="2026-06-05T11:15:00Z" w16du:dateUtc="2026-06-05T15:15:00Z">
            <w:rPr/>
          </w:rPrChange>
        </w:rPr>
        <w:fldChar w:fldCharType="end"/>
      </w:r>
      <w:r w:rsidRPr="00AB677D">
        <w:rPr>
          <w:strike/>
          <w:color w:val="1B1C1D"/>
          <w:szCs w:val="24"/>
          <w:rPrChange w:id="303" w:author="John Milburn" w:date="2026-06-05T11:15:00Z" w16du:dateUtc="2026-06-05T15:15:00Z">
            <w:rPr>
              <w:color w:val="1B1C1D"/>
              <w:szCs w:val="24"/>
            </w:rPr>
          </w:rPrChange>
        </w:rPr>
        <w:t xml:space="preserve"> specifically section 4 which deals with policy management. This gives good guidance on implementing security policy from the management perspective. Below are some specific security considerations to address the aforementioned. </w:t>
      </w:r>
      <w:commentRangeEnd w:id="295"/>
      <w:r w:rsidR="008011E3">
        <w:rPr>
          <w:rStyle w:val="CommentReference"/>
          <w:strike/>
          <w:color w:val="1B1C1D"/>
          <w:sz w:val="20"/>
          <w:szCs w:val="24"/>
        </w:rPr>
        <w:commentReference w:id="295"/>
      </w:r>
      <w:commentRangeEnd w:id="296"/>
      <w:r w:rsidR="00DB22B2">
        <w:rPr>
          <w:rStyle w:val="CommentReference"/>
          <w:strike/>
          <w:color w:val="1B1C1D"/>
          <w:sz w:val="20"/>
          <w:szCs w:val="24"/>
        </w:rPr>
        <w:commentReference w:id="296"/>
      </w:r>
    </w:p>
    <w:p w14:paraId="01FE0AA1" w14:textId="5A5E49C7" w:rsidR="008C084C" w:rsidRPr="008C084C" w:rsidRDefault="008C084C" w:rsidP="008C084C">
      <w:pPr>
        <w:spacing w:before="240" w:after="240"/>
        <w:rPr>
          <w:ins w:id="304" w:author="Diane Harris" w:date="2026-06-15T15:52:00Z" w16du:dateUtc="2026-06-15T19:52:00Z"/>
          <w:color w:val="1B1C1D"/>
          <w:szCs w:val="24"/>
          <w:rPrChange w:id="305" w:author="Diane Harris" w:date="2026-06-15T15:53:00Z" w16du:dateUtc="2026-06-15T19:53:00Z">
            <w:rPr>
              <w:ins w:id="306" w:author="Diane Harris" w:date="2026-06-15T15:52:00Z" w16du:dateUtc="2026-06-15T19:52:00Z"/>
              <w:strike/>
              <w:color w:val="1B1C1D"/>
              <w:szCs w:val="24"/>
            </w:rPr>
          </w:rPrChange>
        </w:rPr>
      </w:pPr>
      <w:commentRangeStart w:id="307"/>
      <w:ins w:id="308" w:author="Diane Harris" w:date="2026-06-15T15:52:00Z" w16du:dateUtc="2026-06-15T19:52:00Z">
        <w:r w:rsidRPr="008C084C">
          <w:rPr>
            <w:color w:val="1B1C1D"/>
            <w:szCs w:val="24"/>
            <w:rPrChange w:id="309" w:author="Diane Harris" w:date="2026-06-15T15:53:00Z" w16du:dateUtc="2026-06-15T19:53:00Z">
              <w:rPr>
                <w:strike/>
                <w:color w:val="1B1C1D"/>
                <w:szCs w:val="24"/>
              </w:rPr>
            </w:rPrChange>
          </w:rPr>
          <w:t xml:space="preserve">Historically, decisions about who could see incident information lived outside the 9-1-1 system, i.e., in memoranda of understanding, mutual-aid agreements, and local standard operating procedures, with telecommunicators and supervisors applying those rules manually, one incident </w:t>
        </w:r>
      </w:ins>
      <w:ins w:id="310" w:author="Diane Harris" w:date="2026-06-22T15:18:00Z" w16du:dateUtc="2026-06-22T19:18:00Z">
        <w:r w:rsidR="00603A61">
          <w:rPr>
            <w:color w:val="1B1C1D"/>
            <w:szCs w:val="24"/>
          </w:rPr>
          <w:t>and</w:t>
        </w:r>
        <w:r w:rsidR="007F7531">
          <w:rPr>
            <w:color w:val="1B1C1D"/>
            <w:szCs w:val="24"/>
          </w:rPr>
          <w:t>/or</w:t>
        </w:r>
        <w:r w:rsidR="00603A61">
          <w:rPr>
            <w:color w:val="1B1C1D"/>
            <w:szCs w:val="24"/>
          </w:rPr>
          <w:t xml:space="preserve"> request </w:t>
        </w:r>
      </w:ins>
      <w:ins w:id="311" w:author="Diane Harris" w:date="2026-06-15T15:52:00Z" w16du:dateUtc="2026-06-15T19:52:00Z">
        <w:r w:rsidRPr="008C084C">
          <w:rPr>
            <w:color w:val="1B1C1D"/>
            <w:szCs w:val="24"/>
            <w:rPrChange w:id="312" w:author="Diane Harris" w:date="2026-06-15T15:53:00Z" w16du:dateUtc="2026-06-15T19:53:00Z">
              <w:rPr>
                <w:strike/>
                <w:color w:val="1B1C1D"/>
                <w:szCs w:val="24"/>
              </w:rPr>
            </w:rPrChange>
          </w:rPr>
          <w:t xml:space="preserve">at a time. In the NG9-1-1/i3 environment, that same intent is expressed digitally as Data Rights Management (DRM): element-level rules, defined per </w:t>
        </w:r>
        <w:r w:rsidRPr="008C084C">
          <w:rPr>
            <w:color w:val="1B1C1D"/>
            <w:szCs w:val="24"/>
            <w:rPrChange w:id="313" w:author="Diane Harris" w:date="2026-06-15T15:53:00Z" w16du:dateUtc="2026-06-15T19:53:00Z">
              <w:rPr>
                <w:strike/>
                <w:color w:val="1B1C1D"/>
                <w:szCs w:val="24"/>
              </w:rPr>
            </w:rPrChange>
          </w:rPr>
          <w:lastRenderedPageBreak/>
          <w:t>subscriber role and level of trust, that the vendor system enforces automatically and that are governed through the PCA subscription model. The substance of your existing agreements doesn't disappear, it is translated from prose and handshake into machine-enforceable policy.</w:t>
        </w:r>
      </w:ins>
    </w:p>
    <w:p w14:paraId="6CCF8BEE" w14:textId="762BE41D" w:rsidR="008C084C" w:rsidRPr="008C084C" w:rsidRDefault="008C084C" w:rsidP="008C084C">
      <w:pPr>
        <w:spacing w:before="240" w:after="240"/>
        <w:rPr>
          <w:ins w:id="314" w:author="Diane Harris" w:date="2026-06-15T15:52:00Z" w16du:dateUtc="2026-06-15T19:52:00Z"/>
          <w:color w:val="1B1C1D"/>
          <w:szCs w:val="24"/>
          <w:rPrChange w:id="315" w:author="Diane Harris" w:date="2026-06-15T15:53:00Z" w16du:dateUtc="2026-06-15T19:53:00Z">
            <w:rPr>
              <w:ins w:id="316" w:author="Diane Harris" w:date="2026-06-15T15:52:00Z" w16du:dateUtc="2026-06-15T19:52:00Z"/>
              <w:strike/>
              <w:color w:val="1B1C1D"/>
              <w:szCs w:val="24"/>
            </w:rPr>
          </w:rPrChange>
        </w:rPr>
      </w:pPr>
      <w:ins w:id="317" w:author="Diane Harris" w:date="2026-06-15T15:52:00Z" w16du:dateUtc="2026-06-15T19:52:00Z">
        <w:r w:rsidRPr="008C084C">
          <w:rPr>
            <w:color w:val="1B1C1D"/>
            <w:szCs w:val="24"/>
            <w:rPrChange w:id="318" w:author="Diane Harris" w:date="2026-06-15T15:53:00Z" w16du:dateUtc="2026-06-15T19:53:00Z">
              <w:rPr>
                <w:strike/>
                <w:color w:val="1B1C1D"/>
                <w:szCs w:val="24"/>
              </w:rPr>
            </w:rPrChange>
          </w:rPr>
          <w:t>The DRM policy itself - translating your existing rules into XACML</w:t>
        </w:r>
      </w:ins>
      <w:ins w:id="319" w:author="Diane Harris" w:date="2026-06-22T15:13:00Z" w16du:dateUtc="2026-06-22T19:13:00Z">
        <w:r w:rsidR="00C511E6" w:rsidRPr="000F076D">
          <w:rPr>
            <w:color w:val="1B1C1D"/>
            <w:szCs w:val="24"/>
          </w:rPr>
          <w:t>(eXtensible Access Control Markup Language)</w:t>
        </w:r>
      </w:ins>
      <w:ins w:id="320" w:author="Diane Harris" w:date="2026-06-22T15:16:00Z" w16du:dateUtc="2026-06-22T19:16:00Z">
        <w:r w:rsidR="008E2429">
          <w:rPr>
            <w:color w:val="1B1C1D"/>
            <w:szCs w:val="24"/>
          </w:rPr>
          <w:t xml:space="preserve"> </w:t>
        </w:r>
      </w:ins>
      <w:ins w:id="321" w:author="Diane Harris" w:date="2026-06-22T15:16:00Z">
        <w:r w:rsidR="008E2429" w:rsidRPr="008E2429">
          <w:rPr>
            <w:color w:val="1B1C1D"/>
            <w:szCs w:val="24"/>
          </w:rPr>
          <w:t>a standard that provides a policy-based framework for defining and enforcing authorization rules, determining who can access specific resources and under what conditions.</w:t>
        </w:r>
      </w:ins>
    </w:p>
    <w:p w14:paraId="0EFFDA69" w14:textId="2B580274" w:rsidR="008C084C" w:rsidRPr="008C084C" w:rsidRDefault="008C084C" w:rsidP="008C084C">
      <w:pPr>
        <w:spacing w:before="240" w:after="240"/>
        <w:rPr>
          <w:ins w:id="322" w:author="Diane Harris" w:date="2026-06-15T15:52:00Z" w16du:dateUtc="2026-06-15T19:52:00Z"/>
          <w:color w:val="1B1C1D"/>
          <w:szCs w:val="24"/>
          <w:rPrChange w:id="323" w:author="Diane Harris" w:date="2026-06-15T15:53:00Z" w16du:dateUtc="2026-06-15T19:53:00Z">
            <w:rPr>
              <w:ins w:id="324" w:author="Diane Harris" w:date="2026-06-15T15:52:00Z" w16du:dateUtc="2026-06-15T19:52:00Z"/>
              <w:strike/>
              <w:color w:val="1B1C1D"/>
              <w:szCs w:val="24"/>
            </w:rPr>
          </w:rPrChange>
        </w:rPr>
      </w:pPr>
      <w:commentRangeStart w:id="325"/>
      <w:ins w:id="326" w:author="Diane Harris" w:date="2026-06-15T15:52:00Z" w16du:dateUtc="2026-06-15T19:52:00Z">
        <w:r w:rsidRPr="008C084C">
          <w:rPr>
            <w:color w:val="1B1C1D"/>
            <w:szCs w:val="24"/>
            <w:rPrChange w:id="327" w:author="Diane Harris" w:date="2026-06-15T15:53:00Z" w16du:dateUtc="2026-06-15T19:53:00Z">
              <w:rPr>
                <w:strike/>
                <w:color w:val="1B1C1D"/>
                <w:szCs w:val="24"/>
              </w:rPr>
            </w:rPrChange>
          </w:rPr>
          <w:t xml:space="preserve">In the legacy environment, your data-sharing rules lived in people's heads, in MOUs, and in SOPs, and a telecommunicator applied judgment at the moment of release. In i3, those rules are expressed in XACML </w:t>
        </w:r>
      </w:ins>
      <w:ins w:id="328" w:author="Diane Harris" w:date="2026-06-22T15:13:00Z" w16du:dateUtc="2026-06-22T19:13:00Z">
        <w:r w:rsidR="00761BC0">
          <w:rPr>
            <w:color w:val="1B1C1D"/>
            <w:szCs w:val="24"/>
          </w:rPr>
          <w:t>v2.0</w:t>
        </w:r>
      </w:ins>
      <w:ins w:id="329" w:author="Diane Harris" w:date="2026-06-15T15:52:00Z" w16du:dateUtc="2026-06-15T19:52:00Z">
        <w:r w:rsidRPr="008C084C">
          <w:rPr>
            <w:color w:val="1B1C1D"/>
            <w:szCs w:val="24"/>
            <w:rPrChange w:id="330" w:author="Diane Harris" w:date="2026-06-15T15:53:00Z" w16du:dateUtc="2026-06-15T19:53:00Z">
              <w:rPr>
                <w:strike/>
                <w:color w:val="1B1C1D"/>
                <w:szCs w:val="24"/>
              </w:rPr>
            </w:rPrChange>
          </w:rPr>
          <w:t>, the OASIS standard that NENA i3 (NENA-STA-010.3, §5.6) adopts as the mechanism for DRM and that the NGCS and PSAP systems enforce automatically. You will not normally hand-write XACML, your vendor's policy administration tooling generates it and holds it in the Policy Store. However, you are responsible for getting the logic right and stating it precisely enough that a machine can apply it with no person in the loop.</w:t>
        </w:r>
      </w:ins>
      <w:commentRangeEnd w:id="325"/>
      <w:r w:rsidR="006B0AA9" w:rsidRPr="008C084C">
        <w:rPr>
          <w:rStyle w:val="CommentReference"/>
          <w:color w:val="1B1C1D"/>
          <w:sz w:val="20"/>
          <w:szCs w:val="24"/>
          <w:rPrChange w:id="331" w:author="Diane Harris" w:date="2026-06-15T15:53:00Z" w16du:dateUtc="2026-06-15T19:53:00Z">
            <w:rPr>
              <w:rStyle w:val="CommentReference"/>
              <w:strike/>
              <w:color w:val="1B1C1D"/>
              <w:sz w:val="20"/>
              <w:szCs w:val="24"/>
            </w:rPr>
          </w:rPrChange>
        </w:rPr>
        <w:commentReference w:id="325"/>
      </w:r>
    </w:p>
    <w:p w14:paraId="7DA4A3FB" w14:textId="77777777" w:rsidR="008C084C" w:rsidRPr="008C084C" w:rsidRDefault="008C084C" w:rsidP="008C084C">
      <w:pPr>
        <w:spacing w:before="240" w:after="240"/>
        <w:rPr>
          <w:ins w:id="332" w:author="Diane Harris" w:date="2026-06-15T15:52:00Z" w16du:dateUtc="2026-06-15T19:52:00Z"/>
          <w:color w:val="1B1C1D"/>
          <w:szCs w:val="24"/>
          <w:rPrChange w:id="333" w:author="Diane Harris" w:date="2026-06-15T15:53:00Z" w16du:dateUtc="2026-06-15T19:53:00Z">
            <w:rPr>
              <w:ins w:id="334" w:author="Diane Harris" w:date="2026-06-15T15:52:00Z" w16du:dateUtc="2026-06-15T19:52:00Z"/>
              <w:strike/>
              <w:color w:val="1B1C1D"/>
              <w:szCs w:val="24"/>
            </w:rPr>
          </w:rPrChange>
        </w:rPr>
      </w:pPr>
      <w:ins w:id="335" w:author="Diane Harris" w:date="2026-06-15T15:52:00Z" w16du:dateUtc="2026-06-15T19:52:00Z">
        <w:r w:rsidRPr="008C084C">
          <w:rPr>
            <w:color w:val="1B1C1D"/>
            <w:szCs w:val="24"/>
            <w:rPrChange w:id="336" w:author="Diane Harris" w:date="2026-06-15T15:53:00Z" w16du:dateUtc="2026-06-15T19:53:00Z">
              <w:rPr>
                <w:strike/>
                <w:color w:val="1B1C1D"/>
                <w:szCs w:val="24"/>
              </w:rPr>
            </w:rPrChange>
          </w:rPr>
          <w:t>The most important mental shift is to default-deny. A person could improvise and share something reasonable in a situation the rules never anticipated; XACML does the opposite, anything you do not explicitly permit is withheld. So the work is not to write down what you want to protect, it is to enumerate exactly what you are willing to expose, to whom, and under what circumstances. Everything else is denied by default.</w:t>
        </w:r>
      </w:ins>
    </w:p>
    <w:p w14:paraId="50FFD959" w14:textId="77777777" w:rsidR="008C084C" w:rsidRPr="008C084C" w:rsidRDefault="008C084C" w:rsidP="008C084C">
      <w:pPr>
        <w:spacing w:before="240" w:after="240"/>
        <w:rPr>
          <w:ins w:id="337" w:author="Diane Harris" w:date="2026-06-15T15:52:00Z" w16du:dateUtc="2026-06-15T19:52:00Z"/>
          <w:color w:val="1B1C1D"/>
          <w:szCs w:val="24"/>
          <w:rPrChange w:id="338" w:author="Diane Harris" w:date="2026-06-15T15:53:00Z" w16du:dateUtc="2026-06-15T19:53:00Z">
            <w:rPr>
              <w:ins w:id="339" w:author="Diane Harris" w:date="2026-06-15T15:52:00Z" w16du:dateUtc="2026-06-15T19:52:00Z"/>
              <w:strike/>
              <w:color w:val="1B1C1D"/>
              <w:szCs w:val="24"/>
            </w:rPr>
          </w:rPrChange>
        </w:rPr>
      </w:pPr>
      <w:ins w:id="340" w:author="Diane Harris" w:date="2026-06-15T15:52:00Z" w16du:dateUtc="2026-06-15T19:52:00Z">
        <w:r w:rsidRPr="008C084C">
          <w:rPr>
            <w:color w:val="1B1C1D"/>
            <w:szCs w:val="24"/>
            <w:rPrChange w:id="341" w:author="Diane Harris" w:date="2026-06-15T15:53:00Z" w16du:dateUtc="2026-06-15T19:53:00Z">
              <w:rPr>
                <w:strike/>
                <w:color w:val="1B1C1D"/>
                <w:szCs w:val="24"/>
              </w:rPr>
            </w:rPrChange>
          </w:rPr>
          <w:t>To get there, take each of your existing policies, your MOUs, mutual-aid understandings, and local release practices, and decompose them into the four questions XACML asks of every request:</w:t>
        </w:r>
      </w:ins>
    </w:p>
    <w:p w14:paraId="3951A038" w14:textId="77777777" w:rsidR="008C084C" w:rsidRPr="008C084C" w:rsidRDefault="008C084C" w:rsidP="008C084C">
      <w:pPr>
        <w:spacing w:before="240" w:after="240"/>
        <w:rPr>
          <w:ins w:id="342" w:author="Diane Harris" w:date="2026-06-15T15:52:00Z" w16du:dateUtc="2026-06-15T19:52:00Z"/>
          <w:color w:val="1B1C1D"/>
          <w:szCs w:val="24"/>
          <w:rPrChange w:id="343" w:author="Diane Harris" w:date="2026-06-15T15:53:00Z" w16du:dateUtc="2026-06-15T19:53:00Z">
            <w:rPr>
              <w:ins w:id="344" w:author="Diane Harris" w:date="2026-06-15T15:52:00Z" w16du:dateUtc="2026-06-15T19:52:00Z"/>
              <w:strike/>
              <w:color w:val="1B1C1D"/>
              <w:szCs w:val="24"/>
            </w:rPr>
          </w:rPrChange>
        </w:rPr>
      </w:pPr>
      <w:ins w:id="345" w:author="Diane Harris" w:date="2026-06-15T15:52:00Z" w16du:dateUtc="2026-06-15T19:52:00Z">
        <w:r w:rsidRPr="008C084C">
          <w:rPr>
            <w:color w:val="1B1C1D"/>
            <w:szCs w:val="24"/>
            <w:rPrChange w:id="346" w:author="Diane Harris" w:date="2026-06-15T15:53:00Z" w16du:dateUtc="2026-06-15T19:53:00Z">
              <w:rPr>
                <w:strike/>
                <w:color w:val="1B1C1D"/>
                <w:szCs w:val="24"/>
              </w:rPr>
            </w:rPrChange>
          </w:rPr>
          <w:t>·         Who is asking (Subject). The subscribing entity, identified by its PCA-traceable credentials: agency role (Law, Fire, EMS, PSAP), the specific agency, mutual-aid status, and the level of trust you assign it. This is where the role-and-trust groupings from the matrix in the previous section become concrete, enforceable attributes.</w:t>
        </w:r>
      </w:ins>
    </w:p>
    <w:p w14:paraId="3AF453BF" w14:textId="77777777" w:rsidR="008C084C" w:rsidRPr="008C084C" w:rsidRDefault="008C084C" w:rsidP="008C084C">
      <w:pPr>
        <w:spacing w:before="240" w:after="240"/>
        <w:rPr>
          <w:ins w:id="347" w:author="Diane Harris" w:date="2026-06-15T15:52:00Z" w16du:dateUtc="2026-06-15T19:52:00Z"/>
          <w:color w:val="1B1C1D"/>
          <w:szCs w:val="24"/>
          <w:rPrChange w:id="348" w:author="Diane Harris" w:date="2026-06-15T15:53:00Z" w16du:dateUtc="2026-06-15T19:53:00Z">
            <w:rPr>
              <w:ins w:id="349" w:author="Diane Harris" w:date="2026-06-15T15:52:00Z" w16du:dateUtc="2026-06-15T19:52:00Z"/>
              <w:strike/>
              <w:color w:val="1B1C1D"/>
              <w:szCs w:val="24"/>
            </w:rPr>
          </w:rPrChange>
        </w:rPr>
      </w:pPr>
      <w:ins w:id="350" w:author="Diane Harris" w:date="2026-06-15T15:52:00Z" w16du:dateUtc="2026-06-15T19:52:00Z">
        <w:r w:rsidRPr="008C084C">
          <w:rPr>
            <w:color w:val="1B1C1D"/>
            <w:szCs w:val="24"/>
            <w:rPrChange w:id="351" w:author="Diane Harris" w:date="2026-06-15T15:53:00Z" w16du:dateUtc="2026-06-15T19:53:00Z">
              <w:rPr>
                <w:strike/>
                <w:color w:val="1B1C1D"/>
                <w:szCs w:val="24"/>
              </w:rPr>
            </w:rPrChange>
          </w:rPr>
          <w:t>·         What data (Resource). The specific EIDO data components and, critically, the individual elements within them, classified per NENA-STA-021, location, incident type, person/medical, vehicle, warrant, scene-safety, and so on. "Share the incident" is not specific enough; the policy must say which elements.</w:t>
        </w:r>
      </w:ins>
    </w:p>
    <w:p w14:paraId="4A3D870D" w14:textId="77777777" w:rsidR="008C084C" w:rsidRPr="008C084C" w:rsidRDefault="008C084C" w:rsidP="008C084C">
      <w:pPr>
        <w:spacing w:before="240" w:after="240"/>
        <w:rPr>
          <w:ins w:id="352" w:author="Diane Harris" w:date="2026-06-15T15:52:00Z" w16du:dateUtc="2026-06-15T19:52:00Z"/>
          <w:color w:val="1B1C1D"/>
          <w:szCs w:val="24"/>
          <w:rPrChange w:id="353" w:author="Diane Harris" w:date="2026-06-15T15:53:00Z" w16du:dateUtc="2026-06-15T19:53:00Z">
            <w:rPr>
              <w:ins w:id="354" w:author="Diane Harris" w:date="2026-06-15T15:52:00Z" w16du:dateUtc="2026-06-15T19:52:00Z"/>
              <w:strike/>
              <w:color w:val="1B1C1D"/>
              <w:szCs w:val="24"/>
            </w:rPr>
          </w:rPrChange>
        </w:rPr>
      </w:pPr>
    </w:p>
    <w:p w14:paraId="3572CE32" w14:textId="77777777" w:rsidR="008C084C" w:rsidRPr="008C084C" w:rsidRDefault="008C084C" w:rsidP="008C084C">
      <w:pPr>
        <w:spacing w:before="240" w:after="240"/>
        <w:rPr>
          <w:ins w:id="355" w:author="Diane Harris" w:date="2026-06-15T15:52:00Z" w16du:dateUtc="2026-06-15T19:52:00Z"/>
          <w:color w:val="1B1C1D"/>
          <w:szCs w:val="24"/>
          <w:rPrChange w:id="356" w:author="Diane Harris" w:date="2026-06-15T15:53:00Z" w16du:dateUtc="2026-06-15T19:53:00Z">
            <w:rPr>
              <w:ins w:id="357" w:author="Diane Harris" w:date="2026-06-15T15:52:00Z" w16du:dateUtc="2026-06-15T19:52:00Z"/>
              <w:strike/>
              <w:color w:val="1B1C1D"/>
              <w:szCs w:val="24"/>
            </w:rPr>
          </w:rPrChange>
        </w:rPr>
      </w:pPr>
      <w:ins w:id="358" w:author="Diane Harris" w:date="2026-06-15T15:52:00Z" w16du:dateUtc="2026-06-15T19:52:00Z">
        <w:r w:rsidRPr="008C084C">
          <w:rPr>
            <w:color w:val="1B1C1D"/>
            <w:szCs w:val="24"/>
            <w:rPrChange w:id="359" w:author="Diane Harris" w:date="2026-06-15T15:53:00Z" w16du:dateUtc="2026-06-15T19:53:00Z">
              <w:rPr>
                <w:strike/>
                <w:color w:val="1B1C1D"/>
                <w:szCs w:val="24"/>
              </w:rPr>
            </w:rPrChange>
          </w:rPr>
          <w:t>·         What operation (Action). Typically, to receive or subscribe to that element as the incident updates.</w:t>
        </w:r>
      </w:ins>
    </w:p>
    <w:p w14:paraId="6233689A" w14:textId="77777777" w:rsidR="008C084C" w:rsidRPr="008C084C" w:rsidRDefault="008C084C" w:rsidP="008C084C">
      <w:pPr>
        <w:spacing w:before="240" w:after="240"/>
        <w:rPr>
          <w:ins w:id="360" w:author="Diane Harris" w:date="2026-06-15T15:52:00Z" w16du:dateUtc="2026-06-15T19:52:00Z"/>
          <w:color w:val="1B1C1D"/>
          <w:szCs w:val="24"/>
          <w:rPrChange w:id="361" w:author="Diane Harris" w:date="2026-06-15T15:53:00Z" w16du:dateUtc="2026-06-15T19:53:00Z">
            <w:rPr>
              <w:ins w:id="362" w:author="Diane Harris" w:date="2026-06-15T15:52:00Z" w16du:dateUtc="2026-06-15T19:52:00Z"/>
              <w:strike/>
              <w:color w:val="1B1C1D"/>
              <w:szCs w:val="24"/>
            </w:rPr>
          </w:rPrChange>
        </w:rPr>
      </w:pPr>
      <w:ins w:id="363" w:author="Diane Harris" w:date="2026-06-15T15:52:00Z" w16du:dateUtc="2026-06-15T19:52:00Z">
        <w:r w:rsidRPr="008C084C">
          <w:rPr>
            <w:color w:val="1B1C1D"/>
            <w:szCs w:val="24"/>
            <w:rPrChange w:id="364" w:author="Diane Harris" w:date="2026-06-15T15:53:00Z" w16du:dateUtc="2026-06-15T19:53:00Z">
              <w:rPr>
                <w:strike/>
                <w:color w:val="1B1C1D"/>
                <w:szCs w:val="24"/>
              </w:rPr>
            </w:rPrChange>
          </w:rPr>
          <w:t>·         Under what circumstances (Environment / Conditions). Context such as incident type, whether the incident commander has released information, the subscriber's relationship or distance, and whether the subscription is scoped to a single incident ID or is a standing qualified-filter subscription.</w:t>
        </w:r>
      </w:ins>
    </w:p>
    <w:p w14:paraId="75481222" w14:textId="77777777" w:rsidR="008C084C" w:rsidRPr="008C084C" w:rsidRDefault="008C084C" w:rsidP="008C084C">
      <w:pPr>
        <w:spacing w:before="240" w:after="240"/>
        <w:rPr>
          <w:ins w:id="365" w:author="Diane Harris" w:date="2026-06-15T15:52:00Z" w16du:dateUtc="2026-06-15T19:52:00Z"/>
          <w:color w:val="1B1C1D"/>
          <w:szCs w:val="24"/>
          <w:rPrChange w:id="366" w:author="Diane Harris" w:date="2026-06-15T15:53:00Z" w16du:dateUtc="2026-06-15T19:53:00Z">
            <w:rPr>
              <w:ins w:id="367" w:author="Diane Harris" w:date="2026-06-15T15:52:00Z" w16du:dateUtc="2026-06-15T19:52:00Z"/>
              <w:strike/>
              <w:color w:val="1B1C1D"/>
              <w:szCs w:val="24"/>
            </w:rPr>
          </w:rPrChange>
        </w:rPr>
      </w:pPr>
      <w:ins w:id="368" w:author="Diane Harris" w:date="2026-06-15T15:52:00Z" w16du:dateUtc="2026-06-15T19:52:00Z">
        <w:r w:rsidRPr="008C084C">
          <w:rPr>
            <w:color w:val="1B1C1D"/>
            <w:szCs w:val="24"/>
            <w:rPrChange w:id="369" w:author="Diane Harris" w:date="2026-06-15T15:53:00Z" w16du:dateUtc="2026-06-15T19:53:00Z">
              <w:rPr>
                <w:strike/>
                <w:color w:val="1B1C1D"/>
                <w:szCs w:val="24"/>
              </w:rPr>
            </w:rPrChange>
          </w:rPr>
          <w:t>Each rule then resolves to a Permit or Deny, optionally carrying Obligations, actions the system must take when it enforces the decision, such as redacting a field, logging the disclosure, or flagging that the information may need to be conveyed by other means. Obligations are how you carry over the "yes, but…" clauses of your existing policy.</w:t>
        </w:r>
      </w:ins>
    </w:p>
    <w:p w14:paraId="57DD4213" w14:textId="77777777" w:rsidR="008C084C" w:rsidRPr="008C084C" w:rsidRDefault="008C084C" w:rsidP="008C084C">
      <w:pPr>
        <w:spacing w:before="240" w:after="240"/>
        <w:rPr>
          <w:ins w:id="370" w:author="Diane Harris" w:date="2026-06-15T15:52:00Z" w16du:dateUtc="2026-06-15T19:52:00Z"/>
          <w:color w:val="1B1C1D"/>
          <w:szCs w:val="24"/>
          <w:rPrChange w:id="371" w:author="Diane Harris" w:date="2026-06-15T15:53:00Z" w16du:dateUtc="2026-06-15T19:53:00Z">
            <w:rPr>
              <w:ins w:id="372" w:author="Diane Harris" w:date="2026-06-15T15:52:00Z" w16du:dateUtc="2026-06-15T19:52:00Z"/>
              <w:strike/>
              <w:color w:val="1B1C1D"/>
              <w:szCs w:val="24"/>
            </w:rPr>
          </w:rPrChange>
        </w:rPr>
      </w:pPr>
      <w:ins w:id="373" w:author="Diane Harris" w:date="2026-06-15T15:52:00Z" w16du:dateUtc="2026-06-15T19:52:00Z">
        <w:r w:rsidRPr="008C084C">
          <w:rPr>
            <w:color w:val="1B1C1D"/>
            <w:szCs w:val="24"/>
            <w:rPrChange w:id="374" w:author="Diane Harris" w:date="2026-06-15T15:53:00Z" w16du:dateUtc="2026-06-15T19:53:00Z">
              <w:rPr>
                <w:strike/>
                <w:color w:val="1B1C1D"/>
                <w:szCs w:val="24"/>
              </w:rPr>
            </w:rPrChange>
          </w:rPr>
          <w:t xml:space="preserve">The practical method, and the deliverable your vendor and developers will need from you is to write each rule in plain language first, validate it against your sharing matrix, and only then </w:t>
        </w:r>
        <w:r w:rsidRPr="008C084C">
          <w:rPr>
            <w:color w:val="1B1C1D"/>
            <w:szCs w:val="24"/>
            <w:rPrChange w:id="375" w:author="Diane Harris" w:date="2026-06-15T15:53:00Z" w16du:dateUtc="2026-06-15T19:53:00Z">
              <w:rPr>
                <w:strike/>
                <w:color w:val="1B1C1D"/>
                <w:szCs w:val="24"/>
              </w:rPr>
            </w:rPrChange>
          </w:rPr>
          <w:lastRenderedPageBreak/>
          <w:t>have it encoded in the Policy Store. For example: "Permit EMS-role subscribers dispatched to this incident to receive medical elements; deny medical elements to all other roles." Working in plain English keeps the policy auditable by the people who actually own the data, and it surfaces conflicts before they are buried in XML.</w:t>
        </w:r>
      </w:ins>
    </w:p>
    <w:p w14:paraId="5B200B26" w14:textId="77777777" w:rsidR="008C084C" w:rsidRPr="008C084C" w:rsidRDefault="008C084C" w:rsidP="008C084C">
      <w:pPr>
        <w:spacing w:before="240" w:after="240"/>
        <w:rPr>
          <w:ins w:id="376" w:author="Diane Harris" w:date="2026-06-15T15:52:00Z" w16du:dateUtc="2026-06-15T19:52:00Z"/>
          <w:color w:val="1B1C1D"/>
          <w:szCs w:val="24"/>
          <w:rPrChange w:id="377" w:author="Diane Harris" w:date="2026-06-15T15:53:00Z" w16du:dateUtc="2026-06-15T19:53:00Z">
            <w:rPr>
              <w:ins w:id="378" w:author="Diane Harris" w:date="2026-06-15T15:52:00Z" w16du:dateUtc="2026-06-15T19:52:00Z"/>
              <w:strike/>
              <w:color w:val="1B1C1D"/>
              <w:szCs w:val="24"/>
            </w:rPr>
          </w:rPrChange>
        </w:rPr>
      </w:pPr>
      <w:ins w:id="379" w:author="Diane Harris" w:date="2026-06-15T15:52:00Z" w16du:dateUtc="2026-06-15T19:52:00Z">
        <w:r w:rsidRPr="008C084C">
          <w:rPr>
            <w:color w:val="1B1C1D"/>
            <w:szCs w:val="24"/>
            <w:rPrChange w:id="380" w:author="Diane Harris" w:date="2026-06-15T15:53:00Z" w16du:dateUtc="2026-06-15T19:53:00Z">
              <w:rPr>
                <w:strike/>
                <w:color w:val="1B1C1D"/>
                <w:szCs w:val="24"/>
              </w:rPr>
            </w:rPrChange>
          </w:rPr>
          <w:t>Two issues deserve deliberate attention as the set grows. First, conflicts: when more than one rule could apply to the same request, XACML resolves them with a combining algorithm, and for life-safety data a deny-overrides posture, any applicable deny wins and is the conservative choice. Decide this on purpose rather than inheriting a vendor default. Second, exceptions: as noted earlier, the system cannot improvise — it releases exactly what the policy says and nothing more. Encode the foreseeable exceptions as environment conditions (for instance, an incident-commander release flag) and pair the automated policy with a documented manual path for the situations no rule anticipated.</w:t>
        </w:r>
      </w:ins>
    </w:p>
    <w:p w14:paraId="1B69C681" w14:textId="77777777" w:rsidR="008C084C" w:rsidRPr="008C084C" w:rsidRDefault="008C084C" w:rsidP="008C084C">
      <w:pPr>
        <w:spacing w:before="240" w:after="240"/>
        <w:rPr>
          <w:ins w:id="381" w:author="Diane Harris" w:date="2026-06-15T15:52:00Z" w16du:dateUtc="2026-06-15T19:52:00Z"/>
          <w:color w:val="1B1C1D"/>
          <w:szCs w:val="24"/>
          <w:rPrChange w:id="382" w:author="Diane Harris" w:date="2026-06-15T15:53:00Z" w16du:dateUtc="2026-06-15T19:53:00Z">
            <w:rPr>
              <w:ins w:id="383" w:author="Diane Harris" w:date="2026-06-15T15:52:00Z" w16du:dateUtc="2026-06-15T19:52:00Z"/>
              <w:strike/>
              <w:color w:val="1B1C1D"/>
              <w:szCs w:val="24"/>
            </w:rPr>
          </w:rPrChange>
        </w:rPr>
      </w:pPr>
      <w:ins w:id="384" w:author="Diane Harris" w:date="2026-06-15T15:52:00Z" w16du:dateUtc="2026-06-15T19:52:00Z">
        <w:r w:rsidRPr="008C084C">
          <w:rPr>
            <w:color w:val="1B1C1D"/>
            <w:szCs w:val="24"/>
            <w:rPrChange w:id="385" w:author="Diane Harris" w:date="2026-06-15T15:53:00Z" w16du:dateUtc="2026-06-15T19:53:00Z">
              <w:rPr>
                <w:strike/>
                <w:color w:val="1B1C1D"/>
                <w:szCs w:val="24"/>
              </w:rPr>
            </w:rPrChange>
          </w:rPr>
          <w:t>Finally, treat the policy set as living. Validate it against representative scenarios before go-live to confirm it exposes only what you intend, review your role-based access at least annually as NG-SEC requires, and revise the rules as roles, partners, and statutes change.</w:t>
        </w:r>
      </w:ins>
    </w:p>
    <w:p w14:paraId="0E9FF3D9" w14:textId="77777777" w:rsidR="008C084C" w:rsidRPr="008C084C" w:rsidRDefault="008C084C" w:rsidP="008C084C">
      <w:pPr>
        <w:spacing w:before="240" w:after="240"/>
        <w:rPr>
          <w:ins w:id="386" w:author="Diane Harris" w:date="2026-06-15T15:52:00Z" w16du:dateUtc="2026-06-15T19:52:00Z"/>
          <w:color w:val="1B1C1D"/>
          <w:szCs w:val="24"/>
          <w:rPrChange w:id="387" w:author="Diane Harris" w:date="2026-06-15T15:53:00Z" w16du:dateUtc="2026-06-15T19:53:00Z">
            <w:rPr>
              <w:ins w:id="388" w:author="Diane Harris" w:date="2026-06-15T15:52:00Z" w16du:dateUtc="2026-06-15T19:52:00Z"/>
              <w:strike/>
              <w:color w:val="1B1C1D"/>
              <w:szCs w:val="24"/>
            </w:rPr>
          </w:rPrChange>
        </w:rPr>
      </w:pPr>
      <w:ins w:id="389" w:author="Diane Harris" w:date="2026-06-15T15:52:00Z" w16du:dateUtc="2026-06-15T19:52:00Z">
        <w:r w:rsidRPr="008C084C">
          <w:rPr>
            <w:color w:val="1B1C1D"/>
            <w:szCs w:val="24"/>
            <w:rPrChange w:id="390" w:author="Diane Harris" w:date="2026-06-15T15:53:00Z" w16du:dateUtc="2026-06-15T19:53:00Z">
              <w:rPr>
                <w:strike/>
                <w:color w:val="1B1C1D"/>
                <w:szCs w:val="24"/>
              </w:rPr>
            </w:rPrChange>
          </w:rPr>
          <w:t>The security of the EIDO as it moves</w:t>
        </w:r>
      </w:ins>
    </w:p>
    <w:p w14:paraId="12902BD2" w14:textId="77777777" w:rsidR="008C084C" w:rsidRPr="008C084C" w:rsidRDefault="008C084C" w:rsidP="008C084C">
      <w:pPr>
        <w:spacing w:before="240" w:after="240"/>
        <w:rPr>
          <w:ins w:id="391" w:author="Diane Harris" w:date="2026-06-15T15:52:00Z" w16du:dateUtc="2026-06-15T19:52:00Z"/>
          <w:color w:val="1B1C1D"/>
          <w:szCs w:val="24"/>
          <w:rPrChange w:id="392" w:author="Diane Harris" w:date="2026-06-15T15:53:00Z" w16du:dateUtc="2026-06-15T19:53:00Z">
            <w:rPr>
              <w:ins w:id="393" w:author="Diane Harris" w:date="2026-06-15T15:52:00Z" w16du:dateUtc="2026-06-15T19:52:00Z"/>
              <w:strike/>
              <w:color w:val="1B1C1D"/>
              <w:szCs w:val="24"/>
            </w:rPr>
          </w:rPrChange>
        </w:rPr>
      </w:pPr>
      <w:ins w:id="394" w:author="Diane Harris" w:date="2026-06-15T15:52:00Z" w16du:dateUtc="2026-06-15T19:52:00Z">
        <w:r w:rsidRPr="008C084C">
          <w:rPr>
            <w:color w:val="1B1C1D"/>
            <w:szCs w:val="24"/>
            <w:rPrChange w:id="395" w:author="Diane Harris" w:date="2026-06-15T15:53:00Z" w16du:dateUtc="2026-06-15T19:53:00Z">
              <w:rPr>
                <w:strike/>
                <w:color w:val="1B1C1D"/>
                <w:szCs w:val="24"/>
              </w:rPr>
            </w:rPrChange>
          </w:rPr>
          <w:t>Confidentiality, integrity, and authenticated transport, addressed by the Conveyance standard (NENA-STA-024) and i3 transport protections such as TLS using PCA-traceable credentials.</w:t>
        </w:r>
      </w:ins>
    </w:p>
    <w:p w14:paraId="1F40E19F" w14:textId="77777777" w:rsidR="008C084C" w:rsidRPr="008C084C" w:rsidRDefault="008C084C" w:rsidP="008C084C">
      <w:pPr>
        <w:spacing w:before="240" w:after="240"/>
        <w:rPr>
          <w:ins w:id="396" w:author="Diane Harris" w:date="2026-06-15T15:52:00Z" w16du:dateUtc="2026-06-15T19:52:00Z"/>
          <w:color w:val="1B1C1D"/>
          <w:szCs w:val="24"/>
          <w:rPrChange w:id="397" w:author="Diane Harris" w:date="2026-06-15T15:53:00Z" w16du:dateUtc="2026-06-15T19:53:00Z">
            <w:rPr>
              <w:ins w:id="398" w:author="Diane Harris" w:date="2026-06-15T15:52:00Z" w16du:dateUtc="2026-06-15T19:52:00Z"/>
              <w:strike/>
              <w:color w:val="1B1C1D"/>
              <w:szCs w:val="24"/>
            </w:rPr>
          </w:rPrChange>
        </w:rPr>
      </w:pPr>
      <w:ins w:id="399" w:author="Diane Harris" w:date="2026-06-15T15:52:00Z" w16du:dateUtc="2026-06-15T19:52:00Z">
        <w:r w:rsidRPr="008C084C">
          <w:rPr>
            <w:color w:val="1B1C1D"/>
            <w:szCs w:val="24"/>
            <w:rPrChange w:id="400" w:author="Diane Harris" w:date="2026-06-15T15:53:00Z" w16du:dateUtc="2026-06-15T19:53:00Z">
              <w:rPr>
                <w:strike/>
                <w:color w:val="1B1C1D"/>
                <w:szCs w:val="24"/>
              </w:rPr>
            </w:rPrChange>
          </w:rPr>
          <w:t>Your organization's overarching security governance</w:t>
        </w:r>
      </w:ins>
    </w:p>
    <w:p w14:paraId="33CB9A50" w14:textId="77777777" w:rsidR="008C084C" w:rsidRPr="008C084C" w:rsidRDefault="008C084C" w:rsidP="008C084C">
      <w:pPr>
        <w:spacing w:before="240" w:after="240"/>
        <w:rPr>
          <w:ins w:id="401" w:author="Diane Harris" w:date="2026-06-15T15:52:00Z" w16du:dateUtc="2026-06-15T19:52:00Z"/>
          <w:color w:val="1B1C1D"/>
          <w:szCs w:val="24"/>
          <w:rPrChange w:id="402" w:author="Diane Harris" w:date="2026-06-15T15:53:00Z" w16du:dateUtc="2026-06-15T19:53:00Z">
            <w:rPr>
              <w:ins w:id="403" w:author="Diane Harris" w:date="2026-06-15T15:52:00Z" w16du:dateUtc="2026-06-15T19:52:00Z"/>
              <w:strike/>
              <w:color w:val="1B1C1D"/>
              <w:szCs w:val="24"/>
            </w:rPr>
          </w:rPrChange>
        </w:rPr>
      </w:pPr>
      <w:ins w:id="404" w:author="Diane Harris" w:date="2026-06-15T15:52:00Z" w16du:dateUtc="2026-06-15T19:52:00Z">
        <w:r w:rsidRPr="008C084C">
          <w:rPr>
            <w:color w:val="1B1C1D"/>
            <w:szCs w:val="24"/>
            <w:rPrChange w:id="405" w:author="Diane Harris" w:date="2026-06-15T15:53:00Z" w16du:dateUtc="2026-06-15T19:53:00Z">
              <w:rPr>
                <w:strike/>
                <w:color w:val="1B1C1D"/>
                <w:szCs w:val="24"/>
              </w:rPr>
            </w:rPrChange>
          </w:rPr>
          <w:t>Acceptable use, access control, data classification, incident response, and the rest of the documented program a PSAP maintains. This is the domain of the NENA Security for Next Generation 9-1-1 Standard (NG-SEC, NENA-STA-040.2-2024). NG-SEC describes how to stand up and run that program from a management perspective; it is the enterprise context your DRM policies live inside, not a substitute for them.</w:t>
        </w:r>
      </w:ins>
      <w:commentRangeEnd w:id="307"/>
      <w:r w:rsidR="00EB50F8" w:rsidRPr="008C084C">
        <w:rPr>
          <w:rStyle w:val="CommentReference"/>
          <w:color w:val="1B1C1D"/>
          <w:sz w:val="20"/>
          <w:szCs w:val="24"/>
          <w:rPrChange w:id="406" w:author="Diane Harris" w:date="2026-06-15T15:53:00Z" w16du:dateUtc="2026-06-15T19:53:00Z">
            <w:rPr>
              <w:rStyle w:val="CommentReference"/>
              <w:strike/>
              <w:color w:val="1B1C1D"/>
              <w:sz w:val="20"/>
              <w:szCs w:val="24"/>
            </w:rPr>
          </w:rPrChange>
        </w:rPr>
        <w:commentReference w:id="307"/>
      </w:r>
    </w:p>
    <w:p w14:paraId="49FFA162" w14:textId="77777777" w:rsidR="008C084C" w:rsidRPr="00AB677D" w:rsidRDefault="008C084C" w:rsidP="009D1B5C">
      <w:pPr>
        <w:spacing w:before="240" w:after="240"/>
        <w:rPr>
          <w:strike/>
          <w:color w:val="1B1C1D"/>
          <w:szCs w:val="24"/>
          <w:rPrChange w:id="407" w:author="John Milburn" w:date="2026-06-05T11:15:00Z" w16du:dateUtc="2026-06-05T15:15:00Z">
            <w:rPr>
              <w:color w:val="1B1C1D"/>
              <w:szCs w:val="24"/>
            </w:rPr>
          </w:rPrChange>
        </w:rPr>
      </w:pPr>
    </w:p>
    <w:p w14:paraId="75BD0428" w14:textId="6423BE83" w:rsidR="009D1B5C" w:rsidRPr="00E51F23" w:rsidDel="00B878A2" w:rsidRDefault="009D1B5C" w:rsidP="009D1B5C">
      <w:pPr>
        <w:pStyle w:val="ListParagraph"/>
        <w:numPr>
          <w:ilvl w:val="0"/>
          <w:numId w:val="47"/>
        </w:numPr>
        <w:spacing w:before="240" w:after="240"/>
        <w:rPr>
          <w:del w:id="408" w:author="Hannah, Mark" w:date="2026-06-01T15:27:00Z" w16du:dateUtc="2026-06-01T19:27:00Z"/>
          <w:strike/>
          <w:color w:val="1B1C1D"/>
          <w:rPrChange w:id="409" w:author="John Milburn" w:date="2026-05-29T14:45:00Z" w16du:dateUtc="2026-05-29T18:45:00Z">
            <w:rPr>
              <w:del w:id="410" w:author="Hannah, Mark" w:date="2026-06-01T15:27:00Z" w16du:dateUtc="2026-06-01T19:27:00Z"/>
              <w:color w:val="1B1C1D"/>
            </w:rPr>
          </w:rPrChange>
        </w:rPr>
      </w:pPr>
      <w:del w:id="411" w:author="Hannah, Mark" w:date="2026-06-01T15:27:00Z" w16du:dateUtc="2026-06-01T19:27:00Z">
        <w:r w:rsidRPr="00E51F23" w:rsidDel="00B878A2">
          <w:rPr>
            <w:strike/>
            <w:color w:val="1B1C1D"/>
            <w:rPrChange w:id="412" w:author="John Milburn" w:date="2026-05-29T14:45:00Z" w16du:dateUtc="2026-05-29T18:45:00Z">
              <w:rPr>
                <w:color w:val="1B1C1D"/>
              </w:rPr>
            </w:rPrChange>
          </w:rPr>
          <w:delText>InterPSAP Commun</w:delText>
        </w:r>
      </w:del>
      <w:ins w:id="413" w:author="Amy Hensley" w:date="2026-04-27T15:57:00Z">
        <w:del w:id="414" w:author="Hannah, Mark" w:date="2026-06-01T15:27:00Z" w16du:dateUtc="2026-06-01T19:27:00Z">
          <w:r w:rsidR="00377579" w:rsidRPr="00E51F23" w:rsidDel="00B878A2">
            <w:rPr>
              <w:strike/>
              <w:color w:val="1B1C1D"/>
              <w:rPrChange w:id="415" w:author="John Milburn" w:date="2026-05-29T14:45:00Z" w16du:dateUtc="2026-05-29T18:45:00Z">
                <w:rPr>
                  <w:color w:val="1B1C1D"/>
                </w:rPr>
              </w:rPrChange>
            </w:rPr>
            <w:delText>i</w:delText>
          </w:r>
        </w:del>
      </w:ins>
      <w:del w:id="416" w:author="Hannah, Mark" w:date="2026-06-01T15:27:00Z" w16du:dateUtc="2026-06-01T19:27:00Z">
        <w:r w:rsidRPr="00E51F23" w:rsidDel="00B878A2">
          <w:rPr>
            <w:strike/>
            <w:color w:val="1B1C1D"/>
            <w:rPrChange w:id="417" w:author="John Milburn" w:date="2026-05-29T14:45:00Z" w16du:dateUtc="2026-05-29T18:45:00Z">
              <w:rPr>
                <w:color w:val="1B1C1D"/>
              </w:rPr>
            </w:rPrChange>
          </w:rPr>
          <w:delText xml:space="preserve">cations – A detailed review of a given PSAP’s data protection policy is advised. Also, and understanding of data retention and destruction policies so that you can record and account for EIDO’s that were shared. (see 4.1.4.3 Data Owner in the </w:delText>
        </w:r>
      </w:del>
    </w:p>
    <w:p w14:paraId="27E1FBE7" w14:textId="5509995D" w:rsidR="009D1B5C" w:rsidRPr="00E51F23" w:rsidDel="00B878A2" w:rsidRDefault="009D1B5C" w:rsidP="009D1B5C">
      <w:pPr>
        <w:pStyle w:val="ListParagraph"/>
        <w:numPr>
          <w:ilvl w:val="0"/>
          <w:numId w:val="0"/>
        </w:numPr>
        <w:spacing w:before="240" w:after="240"/>
        <w:ind w:left="720"/>
        <w:rPr>
          <w:del w:id="418" w:author="Hannah, Mark" w:date="2026-06-01T15:27:00Z" w16du:dateUtc="2026-06-01T19:27:00Z"/>
          <w:strike/>
          <w:color w:val="1B1C1D"/>
          <w:rPrChange w:id="419" w:author="John Milburn" w:date="2026-05-29T14:45:00Z" w16du:dateUtc="2026-05-29T18:45:00Z">
            <w:rPr>
              <w:del w:id="420" w:author="Hannah, Mark" w:date="2026-06-01T15:27:00Z" w16du:dateUtc="2026-06-01T19:27:00Z"/>
              <w:color w:val="1B1C1D"/>
            </w:rPr>
          </w:rPrChange>
        </w:rPr>
      </w:pPr>
      <w:del w:id="421" w:author="Hannah, Mark" w:date="2026-06-01T15:27:00Z" w16du:dateUtc="2026-06-01T19:27:00Z">
        <w:r w:rsidRPr="00E51F23" w:rsidDel="00B878A2">
          <w:rPr>
            <w:strike/>
            <w:rPrChange w:id="422" w:author="John Milburn" w:date="2026-05-29T14:45:00Z" w16du:dateUtc="2026-05-29T18:45:00Z">
              <w:rPr/>
            </w:rPrChange>
          </w:rPr>
          <w:fldChar w:fldCharType="begin"/>
        </w:r>
        <w:r w:rsidRPr="00E51F23" w:rsidDel="00B878A2">
          <w:rPr>
            <w:strike/>
            <w:rPrChange w:id="423" w:author="John Milburn" w:date="2026-05-29T14:45:00Z" w16du:dateUtc="2026-05-29T18:45:00Z">
              <w:rPr/>
            </w:rPrChange>
          </w:rPr>
          <w:delInstrText>HYPERLINK "https://cdn.ymaws.com/www.nena.org/resource/resmgr/standards/STA-040.2-2024_SecurityforNG.pdf" \h</w:delInstrText>
        </w:r>
        <w:r w:rsidRPr="00035E53" w:rsidDel="00B878A2">
          <w:rPr>
            <w:strike/>
          </w:rPr>
        </w:r>
        <w:r w:rsidRPr="00E51F23" w:rsidDel="00B878A2">
          <w:rPr>
            <w:strike/>
            <w:rPrChange w:id="424" w:author="John Milburn" w:date="2026-05-29T14:45:00Z" w16du:dateUtc="2026-05-29T18:45:00Z">
              <w:rPr/>
            </w:rPrChange>
          </w:rPr>
          <w:fldChar w:fldCharType="separate"/>
        </w:r>
        <w:r w:rsidRPr="00E51F23" w:rsidDel="00B878A2">
          <w:rPr>
            <w:rStyle w:val="Hyperlink"/>
            <w:strike/>
            <w:rPrChange w:id="425" w:author="John Milburn" w:date="2026-05-29T14:45:00Z" w16du:dateUtc="2026-05-29T18:45:00Z">
              <w:rPr>
                <w:rStyle w:val="Hyperlink"/>
              </w:rPr>
            </w:rPrChange>
          </w:rPr>
          <w:delText>NG-SEC</w:delText>
        </w:r>
        <w:r w:rsidRPr="00E51F23" w:rsidDel="00B878A2">
          <w:rPr>
            <w:strike/>
            <w:rPrChange w:id="426" w:author="John Milburn" w:date="2026-05-29T14:45:00Z" w16du:dateUtc="2026-05-29T18:45:00Z">
              <w:rPr/>
            </w:rPrChange>
          </w:rPr>
          <w:fldChar w:fldCharType="end"/>
        </w:r>
        <w:r w:rsidRPr="00E51F23" w:rsidDel="00B878A2">
          <w:rPr>
            <w:strike/>
            <w:color w:val="1B1C1D"/>
            <w:rPrChange w:id="427" w:author="John Milburn" w:date="2026-05-29T14:45:00Z" w16du:dateUtc="2026-05-29T18:45:00Z">
              <w:rPr>
                <w:color w:val="1B1C1D"/>
              </w:rPr>
            </w:rPrChange>
          </w:rPr>
          <w:delText xml:space="preserve"> doc)</w:delText>
        </w:r>
      </w:del>
    </w:p>
    <w:p w14:paraId="274D98EA" w14:textId="712DDB08" w:rsidR="009D1B5C" w:rsidRPr="00E51F23" w:rsidDel="00B878A2" w:rsidRDefault="009D1B5C" w:rsidP="009D1B5C">
      <w:pPr>
        <w:pStyle w:val="ListParagraph"/>
        <w:numPr>
          <w:ilvl w:val="0"/>
          <w:numId w:val="47"/>
        </w:numPr>
        <w:spacing w:before="240" w:after="240"/>
        <w:rPr>
          <w:del w:id="428" w:author="Hannah, Mark" w:date="2026-06-01T15:27:00Z" w16du:dateUtc="2026-06-01T19:27:00Z"/>
          <w:strike/>
          <w:color w:val="1B1C1D"/>
          <w:rPrChange w:id="429" w:author="John Milburn" w:date="2026-05-29T14:45:00Z" w16du:dateUtc="2026-05-29T18:45:00Z">
            <w:rPr>
              <w:del w:id="430" w:author="Hannah, Mark" w:date="2026-06-01T15:27:00Z" w16du:dateUtc="2026-06-01T19:27:00Z"/>
              <w:color w:val="1B1C1D"/>
            </w:rPr>
          </w:rPrChange>
        </w:rPr>
      </w:pPr>
      <w:del w:id="431" w:author="Hannah, Mark" w:date="2026-06-01T15:27:00Z" w16du:dateUtc="2026-06-01T19:27:00Z">
        <w:r w:rsidRPr="00E51F23" w:rsidDel="00B878A2">
          <w:rPr>
            <w:strike/>
            <w:color w:val="1B1C1D"/>
            <w:rPrChange w:id="432" w:author="John Milburn" w:date="2026-05-29T14:45:00Z" w16du:dateUtc="2026-05-29T18:45:00Z">
              <w:rPr>
                <w:color w:val="1B1C1D"/>
              </w:rPr>
            </w:rPrChange>
          </w:rPr>
          <w:delText xml:space="preserve">A Data Custodian should be identified with PSAP’s and agencies with which a given PSAP would be entrusting their EIDO’s sensitive data with. (see 4.1.4.4 Data Owner in the </w:delText>
        </w:r>
      </w:del>
    </w:p>
    <w:p w14:paraId="2389A005" w14:textId="61481658" w:rsidR="009D1B5C" w:rsidRPr="00E51F23" w:rsidDel="00B878A2" w:rsidRDefault="009D1B5C" w:rsidP="009D1B5C">
      <w:pPr>
        <w:pStyle w:val="ListParagraph"/>
        <w:numPr>
          <w:ilvl w:val="0"/>
          <w:numId w:val="0"/>
        </w:numPr>
        <w:spacing w:before="240" w:after="240"/>
        <w:ind w:left="720"/>
        <w:rPr>
          <w:del w:id="433" w:author="Hannah, Mark" w:date="2026-06-01T15:27:00Z" w16du:dateUtc="2026-06-01T19:27:00Z"/>
          <w:strike/>
          <w:color w:val="1B1C1D"/>
          <w:rPrChange w:id="434" w:author="John Milburn" w:date="2026-05-29T14:45:00Z" w16du:dateUtc="2026-05-29T18:45:00Z">
            <w:rPr>
              <w:del w:id="435" w:author="Hannah, Mark" w:date="2026-06-01T15:27:00Z" w16du:dateUtc="2026-06-01T19:27:00Z"/>
              <w:color w:val="1B1C1D"/>
            </w:rPr>
          </w:rPrChange>
        </w:rPr>
      </w:pPr>
      <w:del w:id="436" w:author="Hannah, Mark" w:date="2026-06-01T15:27:00Z" w16du:dateUtc="2026-06-01T19:27:00Z">
        <w:r w:rsidRPr="00E51F23" w:rsidDel="00B878A2">
          <w:rPr>
            <w:strike/>
            <w:rPrChange w:id="437" w:author="John Milburn" w:date="2026-05-29T14:45:00Z" w16du:dateUtc="2026-05-29T18:45:00Z">
              <w:rPr/>
            </w:rPrChange>
          </w:rPr>
          <w:fldChar w:fldCharType="begin"/>
        </w:r>
        <w:r w:rsidRPr="00E51F23" w:rsidDel="00B878A2">
          <w:rPr>
            <w:strike/>
            <w:rPrChange w:id="438" w:author="John Milburn" w:date="2026-05-29T14:45:00Z" w16du:dateUtc="2026-05-29T18:45:00Z">
              <w:rPr/>
            </w:rPrChange>
          </w:rPr>
          <w:delInstrText>HYPERLINK "https://cdn.ymaws.com/www.nena.org/resource/resmgr/standards/STA-040.2-2024_SecurityforNG.pdf" \h</w:delInstrText>
        </w:r>
        <w:r w:rsidRPr="00035E53" w:rsidDel="00B878A2">
          <w:rPr>
            <w:strike/>
          </w:rPr>
        </w:r>
        <w:r w:rsidRPr="00E51F23" w:rsidDel="00B878A2">
          <w:rPr>
            <w:strike/>
            <w:rPrChange w:id="439" w:author="John Milburn" w:date="2026-05-29T14:45:00Z" w16du:dateUtc="2026-05-29T18:45:00Z">
              <w:rPr/>
            </w:rPrChange>
          </w:rPr>
          <w:fldChar w:fldCharType="separate"/>
        </w:r>
        <w:r w:rsidRPr="00E51F23" w:rsidDel="00B878A2">
          <w:rPr>
            <w:rStyle w:val="Hyperlink"/>
            <w:strike/>
            <w:rPrChange w:id="440" w:author="John Milburn" w:date="2026-05-29T14:45:00Z" w16du:dateUtc="2026-05-29T18:45:00Z">
              <w:rPr>
                <w:rStyle w:val="Hyperlink"/>
              </w:rPr>
            </w:rPrChange>
          </w:rPr>
          <w:delText>NG-SEC</w:delText>
        </w:r>
        <w:r w:rsidRPr="00E51F23" w:rsidDel="00B878A2">
          <w:rPr>
            <w:strike/>
            <w:rPrChange w:id="441" w:author="John Milburn" w:date="2026-05-29T14:45:00Z" w16du:dateUtc="2026-05-29T18:45:00Z">
              <w:rPr/>
            </w:rPrChange>
          </w:rPr>
          <w:fldChar w:fldCharType="end"/>
        </w:r>
        <w:r w:rsidRPr="00E51F23" w:rsidDel="00B878A2">
          <w:rPr>
            <w:strike/>
            <w:color w:val="1B1C1D"/>
            <w:rPrChange w:id="442" w:author="John Milburn" w:date="2026-05-29T14:45:00Z" w16du:dateUtc="2026-05-29T18:45:00Z">
              <w:rPr>
                <w:color w:val="1B1C1D"/>
              </w:rPr>
            </w:rPrChange>
          </w:rPr>
          <w:delText xml:space="preserve"> doc)</w:delText>
        </w:r>
      </w:del>
    </w:p>
    <w:p w14:paraId="71CC94CA" w14:textId="2740312C" w:rsidR="009D1B5C" w:rsidRPr="00E51F23" w:rsidDel="00B878A2" w:rsidRDefault="009D1B5C" w:rsidP="009D1B5C">
      <w:pPr>
        <w:pStyle w:val="ListParagraph"/>
        <w:numPr>
          <w:ilvl w:val="0"/>
          <w:numId w:val="47"/>
        </w:numPr>
        <w:spacing w:before="240" w:after="240"/>
        <w:rPr>
          <w:del w:id="443" w:author="Hannah, Mark" w:date="2026-06-01T15:27:00Z" w16du:dateUtc="2026-06-01T19:27:00Z"/>
          <w:strike/>
          <w:color w:val="1B1C1D"/>
          <w:rPrChange w:id="444" w:author="John Milburn" w:date="2026-05-29T14:45:00Z" w16du:dateUtc="2026-05-29T18:45:00Z">
            <w:rPr>
              <w:del w:id="445" w:author="Hannah, Mark" w:date="2026-06-01T15:27:00Z" w16du:dateUtc="2026-06-01T19:27:00Z"/>
              <w:color w:val="1B1C1D"/>
            </w:rPr>
          </w:rPrChange>
        </w:rPr>
      </w:pPr>
      <w:del w:id="446" w:author="Hannah, Mark" w:date="2026-06-01T15:27:00Z" w16du:dateUtc="2026-06-01T19:27:00Z">
        <w:r w:rsidRPr="00E51F23" w:rsidDel="00B878A2">
          <w:rPr>
            <w:strike/>
            <w:color w:val="1B1C1D"/>
            <w:rPrChange w:id="447" w:author="John Milburn" w:date="2026-05-29T14:45:00Z" w16du:dateUtc="2026-05-29T18:45:00Z">
              <w:rPr>
                <w:color w:val="1B1C1D"/>
              </w:rPr>
            </w:rPrChange>
          </w:rPr>
          <w:delText xml:space="preserve">Finally, as stated it is likely you have at least one relationship with a neighboring PSAP. Use the policies you have developed already with them as you guidance for digital data sharing. Reviewing each other’s policy and reviewing. (see 4.2.2.5 Data Owner in the </w:delText>
        </w:r>
        <w:r w:rsidRPr="00E51F23" w:rsidDel="00B878A2">
          <w:rPr>
            <w:strike/>
            <w:rPrChange w:id="448" w:author="John Milburn" w:date="2026-05-29T14:45:00Z" w16du:dateUtc="2026-05-29T18:45:00Z">
              <w:rPr/>
            </w:rPrChange>
          </w:rPr>
          <w:fldChar w:fldCharType="begin"/>
        </w:r>
        <w:r w:rsidRPr="00E51F23" w:rsidDel="00B878A2">
          <w:rPr>
            <w:strike/>
            <w:rPrChange w:id="449" w:author="John Milburn" w:date="2026-05-29T14:45:00Z" w16du:dateUtc="2026-05-29T18:45:00Z">
              <w:rPr/>
            </w:rPrChange>
          </w:rPr>
          <w:delInstrText>HYPERLINK "https://cdn.ymaws.com/www.nena.org/resource/resmgr/standards/STA-040.2-2024_SecurityforNG.pdf" \h</w:delInstrText>
        </w:r>
        <w:r w:rsidRPr="00035E53" w:rsidDel="00B878A2">
          <w:rPr>
            <w:strike/>
          </w:rPr>
        </w:r>
        <w:r w:rsidRPr="00E51F23" w:rsidDel="00B878A2">
          <w:rPr>
            <w:strike/>
            <w:rPrChange w:id="450" w:author="John Milburn" w:date="2026-05-29T14:45:00Z" w16du:dateUtc="2026-05-29T18:45:00Z">
              <w:rPr/>
            </w:rPrChange>
          </w:rPr>
          <w:fldChar w:fldCharType="separate"/>
        </w:r>
        <w:r w:rsidRPr="00E51F23" w:rsidDel="00B878A2">
          <w:rPr>
            <w:rStyle w:val="Hyperlink"/>
            <w:strike/>
            <w:rPrChange w:id="451" w:author="John Milburn" w:date="2026-05-29T14:45:00Z" w16du:dateUtc="2026-05-29T18:45:00Z">
              <w:rPr>
                <w:rStyle w:val="Hyperlink"/>
              </w:rPr>
            </w:rPrChange>
          </w:rPr>
          <w:delText>NG-SEC</w:delText>
        </w:r>
        <w:r w:rsidRPr="00E51F23" w:rsidDel="00B878A2">
          <w:rPr>
            <w:strike/>
            <w:rPrChange w:id="452" w:author="John Milburn" w:date="2026-05-29T14:45:00Z" w16du:dateUtc="2026-05-29T18:45:00Z">
              <w:rPr/>
            </w:rPrChange>
          </w:rPr>
          <w:fldChar w:fldCharType="end"/>
        </w:r>
        <w:r w:rsidRPr="00E51F23" w:rsidDel="00B878A2">
          <w:rPr>
            <w:strike/>
            <w:color w:val="1B1C1D"/>
            <w:rPrChange w:id="453" w:author="John Milburn" w:date="2026-05-29T14:45:00Z" w16du:dateUtc="2026-05-29T18:45:00Z">
              <w:rPr>
                <w:color w:val="1B1C1D"/>
              </w:rPr>
            </w:rPrChange>
          </w:rPr>
          <w:delText xml:space="preserve"> doc)</w:delText>
        </w:r>
      </w:del>
    </w:p>
    <w:p w14:paraId="73414D9D" w14:textId="6EC36F8B" w:rsidR="009D1B5C" w:rsidRDefault="009D1B5C" w:rsidP="009D1B5C">
      <w:pPr>
        <w:pStyle w:val="Heading2"/>
      </w:pPr>
      <w:bookmarkStart w:id="454" w:name="_Toc203734707"/>
      <w:bookmarkStart w:id="455" w:name="_Toc203734708"/>
      <w:bookmarkStart w:id="456" w:name="_Toc203734709"/>
      <w:bookmarkStart w:id="457" w:name="_Toc203734710"/>
      <w:bookmarkStart w:id="458" w:name="_Toc203734711"/>
      <w:bookmarkStart w:id="459" w:name="_Toc203734712"/>
      <w:bookmarkStart w:id="460" w:name="_Toc203734713"/>
      <w:bookmarkStart w:id="461" w:name="_Toc203734714"/>
      <w:bookmarkStart w:id="462" w:name="_Toc203734715"/>
      <w:bookmarkStart w:id="463" w:name="_Toc203734716"/>
      <w:bookmarkStart w:id="464" w:name="_Toc203734717"/>
      <w:bookmarkStart w:id="465" w:name="_Toc203734718"/>
      <w:bookmarkStart w:id="466" w:name="_Toc203734719"/>
      <w:bookmarkStart w:id="467" w:name="_Toc203734720"/>
      <w:bookmarkStart w:id="468" w:name="_Toc203734721"/>
      <w:bookmarkStart w:id="469" w:name="_Toc203734722"/>
      <w:bookmarkStart w:id="470" w:name="_Toc203734723"/>
      <w:bookmarkStart w:id="471" w:name="_Toc203734724"/>
      <w:bookmarkStart w:id="472" w:name="_Toc203734725"/>
      <w:bookmarkStart w:id="473" w:name="_Toc203734726"/>
      <w:bookmarkStart w:id="474" w:name="_Toc203734727"/>
      <w:bookmarkStart w:id="475" w:name="_Toc203734728"/>
      <w:bookmarkStart w:id="476" w:name="_Toc203734729"/>
      <w:bookmarkStart w:id="477" w:name="_Toc203734730"/>
      <w:bookmarkStart w:id="478" w:name="_Toc203734731"/>
      <w:bookmarkStart w:id="479" w:name="_Toc203734732"/>
      <w:bookmarkStart w:id="480" w:name="_Toc203734733"/>
      <w:bookmarkStart w:id="481" w:name="_Toc203734734"/>
      <w:bookmarkStart w:id="482" w:name="_Toc203734735"/>
      <w:bookmarkStart w:id="483" w:name="_Toc203734736"/>
      <w:bookmarkStart w:id="484" w:name="_Toc203734737"/>
      <w:bookmarkStart w:id="485" w:name="_Toc203734738"/>
      <w:bookmarkStart w:id="486" w:name="_Toc203734739"/>
      <w:bookmarkStart w:id="487" w:name="_Toc203734740"/>
      <w:bookmarkStart w:id="488" w:name="_Toc203734741"/>
      <w:bookmarkStart w:id="489" w:name="_Toc203734754"/>
      <w:bookmarkStart w:id="490" w:name="_Toc203734755"/>
      <w:bookmarkStart w:id="491" w:name="_Toc203734756"/>
      <w:bookmarkStart w:id="492" w:name="_Toc203734757"/>
      <w:bookmarkStart w:id="493" w:name="_Toc203734758"/>
      <w:bookmarkStart w:id="494" w:name="_Toc203734759"/>
      <w:bookmarkStart w:id="495" w:name="_Toc203734772"/>
      <w:bookmarkStart w:id="496" w:name="_Toc203734773"/>
      <w:bookmarkStart w:id="497" w:name="_Toc203734774"/>
      <w:bookmarkStart w:id="498" w:name="_Toc257210309"/>
      <w:bookmarkStart w:id="499" w:name="_Ref200118007"/>
      <w:bookmarkStart w:id="500" w:name="_Ref200118045"/>
      <w:bookmarkStart w:id="501" w:name="_Ref200118215"/>
      <w:bookmarkStart w:id="502" w:name="_Toc213164125"/>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r>
        <w:t>Security of EIDO Data</w:t>
      </w:r>
    </w:p>
    <w:p w14:paraId="288A8674" w14:textId="77777777" w:rsidR="00AB677D" w:rsidRDefault="00AB677D" w:rsidP="009D1B5C">
      <w:pPr>
        <w:rPr>
          <w:ins w:id="503" w:author="John Milburn" w:date="2026-06-05T11:10:00Z" w16du:dateUtc="2026-06-05T15:10:00Z"/>
        </w:rPr>
      </w:pPr>
    </w:p>
    <w:p w14:paraId="47E26380" w14:textId="1DEBE096" w:rsidR="00AB677D" w:rsidRDefault="009D1B5C" w:rsidP="009D1B5C">
      <w:pPr>
        <w:rPr>
          <w:ins w:id="504" w:author="John Milburn" w:date="2026-06-05T11:14:00Z" w16du:dateUtc="2026-06-05T15:14:00Z"/>
        </w:rPr>
      </w:pPr>
      <w:commentRangeStart w:id="505"/>
      <w:commentRangeStart w:id="506"/>
      <w:commentRangeStart w:id="507"/>
      <w:r>
        <w:t>EIDO</w:t>
      </w:r>
      <w:commentRangeEnd w:id="505"/>
      <w:r>
        <w:rPr>
          <w:rStyle w:val="CommentReference"/>
          <w:sz w:val="20"/>
          <w:szCs w:val="20"/>
        </w:rPr>
        <w:commentReference w:id="505"/>
      </w:r>
      <w:commentRangeEnd w:id="506"/>
      <w:r>
        <w:rPr>
          <w:rStyle w:val="CommentReference"/>
          <w:sz w:val="20"/>
          <w:szCs w:val="20"/>
        </w:rPr>
        <w:commentReference w:id="506"/>
      </w:r>
      <w:commentRangeEnd w:id="507"/>
      <w:r>
        <w:rPr>
          <w:rStyle w:val="CommentReference"/>
          <w:sz w:val="20"/>
          <w:szCs w:val="20"/>
        </w:rPr>
        <w:commentReference w:id="507"/>
      </w:r>
      <w:r>
        <w:t xml:space="preserve"> data encompasses a wide range of information, from statuses of resources, Personally Identifiable Information (PII), HIPAA protected information, to sensitive information respective to an open investigation. With advances in technology all data is susceptible to the growing capabilities of eavesdroppers and attackers. The Next Generation (NG9-1-1) systems, applications, and flow process security must develop best practices for the safety of both the data and ultimately the responders and greater community. </w:t>
      </w:r>
      <w:commentRangeStart w:id="508"/>
      <w:r>
        <w:t>NENA-STA-024.1.1-2025</w:t>
      </w:r>
      <w:commentRangeEnd w:id="508"/>
      <w:r>
        <w:rPr>
          <w:rStyle w:val="CommentReference"/>
          <w:sz w:val="20"/>
          <w:szCs w:val="20"/>
        </w:rPr>
        <w:commentReference w:id="508"/>
      </w:r>
      <w:r>
        <w:t xml:space="preserve">, </w:t>
      </w:r>
      <w:r w:rsidRPr="00C345F7">
        <w:rPr>
          <w:i/>
          <w:u w:val="single"/>
        </w:rPr>
        <w:t>Conveyance of Emergency Incident Data Objects (EIDOs) between Next Generation (NG9-1-1) Systems and Applications</w:t>
      </w:r>
      <w:r>
        <w:t xml:space="preserve"> addresses the security for the EIDO during its life within technology components. Remaining security risks that must be addressed lie within the human factor.  And whereas, in previous 9-1-1 operations, the risk was always present, even exacerbated by growing staffing turnover rates. In NG9-1-1 those risks can be mitigated to a large degree through the subscription policies addressing Data Rights Management, </w:t>
      </w:r>
      <w:commentRangeStart w:id="509"/>
      <w:commentRangeStart w:id="510"/>
      <w:r>
        <w:t xml:space="preserve">developed by the PCA. </w:t>
      </w:r>
      <w:commentRangeEnd w:id="509"/>
      <w:r>
        <w:rPr>
          <w:rStyle w:val="CommentReference"/>
          <w:sz w:val="20"/>
          <w:szCs w:val="20"/>
        </w:rPr>
        <w:commentReference w:id="509"/>
      </w:r>
      <w:commentRangeEnd w:id="510"/>
      <w:r w:rsidR="00194DF3">
        <w:rPr>
          <w:rStyle w:val="CommentReference"/>
          <w:sz w:val="20"/>
          <w:szCs w:val="20"/>
        </w:rPr>
        <w:commentReference w:id="510"/>
      </w:r>
      <w:commentRangeStart w:id="511"/>
      <w:commentRangeStart w:id="512"/>
      <w:commentRangeStart w:id="513"/>
      <w:commentRangeStart w:id="514"/>
      <w:commentRangeStart w:id="515"/>
      <w:r>
        <w:t>Today agencies are cautious of data risks to the point of hindering interoperability. As subscriber policies are established for the protection of data, interoperability and regional resource allocation could become a commonality</w:t>
      </w:r>
      <w:commentRangeEnd w:id="511"/>
      <w:r>
        <w:rPr>
          <w:rStyle w:val="CommentReference"/>
          <w:sz w:val="20"/>
          <w:szCs w:val="20"/>
        </w:rPr>
        <w:commentReference w:id="511"/>
      </w:r>
      <w:commentRangeEnd w:id="512"/>
      <w:r>
        <w:rPr>
          <w:rStyle w:val="CommentReference"/>
          <w:sz w:val="20"/>
          <w:szCs w:val="20"/>
        </w:rPr>
        <w:commentReference w:id="512"/>
      </w:r>
      <w:commentRangeEnd w:id="513"/>
      <w:r>
        <w:rPr>
          <w:rStyle w:val="CommentReference"/>
          <w:sz w:val="20"/>
          <w:szCs w:val="20"/>
        </w:rPr>
        <w:commentReference w:id="513"/>
      </w:r>
      <w:commentRangeEnd w:id="514"/>
      <w:r>
        <w:rPr>
          <w:rStyle w:val="CommentReference"/>
          <w:sz w:val="20"/>
          <w:szCs w:val="20"/>
        </w:rPr>
        <w:commentReference w:id="514"/>
      </w:r>
      <w:commentRangeEnd w:id="515"/>
      <w:r w:rsidR="00194DF3">
        <w:rPr>
          <w:rStyle w:val="CommentReference"/>
          <w:sz w:val="20"/>
          <w:szCs w:val="20"/>
        </w:rPr>
        <w:commentReference w:id="515"/>
      </w:r>
      <w:r>
        <w:t>.</w:t>
      </w:r>
    </w:p>
    <w:p w14:paraId="32D5DD5A" w14:textId="6D3483D8" w:rsidR="00AB677D" w:rsidRPr="00AB677D" w:rsidRDefault="00AB677D">
      <w:pPr>
        <w:spacing w:before="240" w:after="240"/>
        <w:rPr>
          <w:color w:val="1B1C1D"/>
          <w:szCs w:val="24"/>
          <w:rPrChange w:id="516" w:author="John Milburn" w:date="2026-06-05T11:14:00Z" w16du:dateUtc="2026-06-05T15:14:00Z">
            <w:rPr/>
          </w:rPrChange>
        </w:rPr>
        <w:pPrChange w:id="517" w:author="John Milburn" w:date="2026-06-05T11:14:00Z" w16du:dateUtc="2026-06-05T15:14:00Z">
          <w:pPr/>
        </w:pPrChange>
      </w:pPr>
      <w:commentRangeStart w:id="518"/>
      <w:commentRangeStart w:id="519"/>
      <w:ins w:id="520" w:author="John Milburn" w:date="2026-06-05T11:14:00Z" w16du:dateUtc="2026-06-05T15:14:00Z">
        <w:r w:rsidRPr="0060143C">
          <w:rPr>
            <w:szCs w:val="24"/>
          </w:rPr>
          <w:lastRenderedPageBreak/>
          <w:t xml:space="preserve">We suggest reading NENA Security for </w:t>
        </w:r>
        <w:r>
          <w:fldChar w:fldCharType="begin"/>
        </w:r>
        <w:r>
          <w:instrText>HYPERLINK "https://cdn.ymaws.com/www.nena.org/resource/resmgr/standards/STA-040.2-2024_SecurityforNG.pdf" \h</w:instrText>
        </w:r>
        <w:r>
          <w:fldChar w:fldCharType="separate"/>
        </w:r>
        <w:r w:rsidRPr="0327C8C2">
          <w:rPr>
            <w:rStyle w:val="Hyperlink"/>
            <w:szCs w:val="24"/>
          </w:rPr>
          <w:t>Next Generation 9-1-1 Standard (NG-SEC)</w:t>
        </w:r>
        <w:r>
          <w:fldChar w:fldCharType="end"/>
        </w:r>
        <w:r w:rsidRPr="0327C8C2">
          <w:rPr>
            <w:color w:val="1B1C1D"/>
            <w:szCs w:val="24"/>
          </w:rPr>
          <w:t xml:space="preserve"> specifically section 4 which deals with policy management. This gives good guidance on implementing security policy from the management perspective. Below are some specific security considerations to address the aforementioned. </w:t>
        </w:r>
        <w:commentRangeEnd w:id="518"/>
        <w:r w:rsidRPr="00AB677D">
          <w:rPr>
            <w:rStyle w:val="CommentReference"/>
            <w:color w:val="1B1C1D"/>
            <w:sz w:val="20"/>
            <w:szCs w:val="24"/>
            <w:rPrChange w:id="521" w:author="John Milburn" w:date="2026-06-05T11:14:00Z" w16du:dateUtc="2026-06-05T15:14:00Z">
              <w:rPr>
                <w:rStyle w:val="CommentReference"/>
                <w:sz w:val="20"/>
                <w:szCs w:val="20"/>
              </w:rPr>
            </w:rPrChange>
          </w:rPr>
          <w:commentReference w:id="518"/>
        </w:r>
        <w:commentRangeEnd w:id="519"/>
        <w:r w:rsidRPr="00AB677D">
          <w:rPr>
            <w:rStyle w:val="CommentReference"/>
            <w:color w:val="1B1C1D"/>
            <w:sz w:val="20"/>
            <w:szCs w:val="24"/>
            <w:rPrChange w:id="522" w:author="John Milburn" w:date="2026-06-05T11:14:00Z" w16du:dateUtc="2026-06-05T15:14:00Z">
              <w:rPr>
                <w:rStyle w:val="CommentReference"/>
                <w:sz w:val="20"/>
                <w:szCs w:val="20"/>
              </w:rPr>
            </w:rPrChange>
          </w:rPr>
          <w:commentReference w:id="519"/>
        </w:r>
      </w:ins>
    </w:p>
    <w:p w14:paraId="6AEAD250" w14:textId="77777777" w:rsidR="009D1B5C" w:rsidRPr="00E51F23" w:rsidRDefault="009D1B5C" w:rsidP="009D1B5C">
      <w:pPr>
        <w:rPr>
          <w:strike/>
          <w:color w:val="000000" w:themeColor="text1"/>
          <w:rPrChange w:id="523" w:author="John Milburn" w:date="2026-05-29T14:46:00Z" w16du:dateUtc="2026-05-29T18:46:00Z">
            <w:rPr>
              <w:color w:val="000000" w:themeColor="text1"/>
            </w:rPr>
          </w:rPrChange>
        </w:rPr>
      </w:pPr>
      <w:r w:rsidRPr="00E51F23">
        <w:rPr>
          <w:strike/>
          <w:rPrChange w:id="524" w:author="John Milburn" w:date="2026-05-29T14:46:00Z" w16du:dateUtc="2026-05-29T18:46:00Z">
            <w:rPr/>
          </w:rPrChange>
        </w:rPr>
        <w:t xml:space="preserve">Remaining security risks that must be addressed lie within the human factor.  </w:t>
      </w:r>
      <w:r w:rsidRPr="00E51F23">
        <w:rPr>
          <w:strike/>
          <w:color w:val="000000" w:themeColor="text1"/>
          <w:rPrChange w:id="525" w:author="John Milburn" w:date="2026-05-29T14:46:00Z" w16du:dateUtc="2026-05-29T18:46:00Z">
            <w:rPr>
              <w:color w:val="000000" w:themeColor="text1"/>
            </w:rPr>
          </w:rPrChange>
        </w:rPr>
        <w:t>In Legacy 9-1-1 operations, the risk was always present and is exacerbated by growing staff</w:t>
      </w:r>
      <w:r w:rsidRPr="00E51F23">
        <w:rPr>
          <w:strike/>
          <w:color w:val="000000" w:themeColor="text1"/>
        </w:rPr>
        <w:t xml:space="preserve"> </w:t>
      </w:r>
      <w:r w:rsidRPr="00E51F23">
        <w:rPr>
          <w:strike/>
          <w:color w:val="000000" w:themeColor="text1"/>
          <w:rPrChange w:id="526" w:author="John Milburn" w:date="2026-05-29T14:46:00Z" w16du:dateUtc="2026-05-29T18:46:00Z">
            <w:rPr>
              <w:color w:val="000000" w:themeColor="text1"/>
            </w:rPr>
          </w:rPrChange>
        </w:rPr>
        <w:t>turnover rates.  In NG9-1-1 these risks can be mitigated to a large degree through the policies addressing Data Rights Management which are implemented by the agency.  An agency can create groupings, such as those detailed in the matrix in the previous section, with predefined data rights based on role(s).</w:t>
      </w:r>
    </w:p>
    <w:p w14:paraId="4D9324B9" w14:textId="77777777" w:rsidR="009D1B5C" w:rsidRDefault="009D1B5C" w:rsidP="009D1B5C">
      <w:pPr>
        <w:rPr>
          <w:rStyle w:val="Emphasis"/>
          <w:b/>
        </w:rPr>
      </w:pPr>
    </w:p>
    <w:p w14:paraId="20F4A925" w14:textId="77777777" w:rsidR="009D1B5C" w:rsidRPr="00E51F23" w:rsidRDefault="009D1B5C" w:rsidP="009D1B5C">
      <w:pPr>
        <w:rPr>
          <w:rStyle w:val="Emphasis"/>
          <w:strike/>
          <w:rPrChange w:id="527" w:author="John Milburn" w:date="2026-05-29T14:46:00Z" w16du:dateUtc="2026-05-29T18:46:00Z">
            <w:rPr>
              <w:rStyle w:val="Emphasis"/>
            </w:rPr>
          </w:rPrChange>
        </w:rPr>
      </w:pPr>
      <w:bookmarkStart w:id="528" w:name="_Toc215486961"/>
      <w:bookmarkStart w:id="529" w:name="_Toc215486962"/>
      <w:bookmarkEnd w:id="528"/>
      <w:commentRangeStart w:id="530"/>
      <w:commentRangeStart w:id="531"/>
      <w:commentRangeStart w:id="532"/>
      <w:commentRangeStart w:id="533"/>
      <w:commentRangeStart w:id="534"/>
      <w:r w:rsidRPr="00E51F23">
        <w:rPr>
          <w:rStyle w:val="Emphasis"/>
          <w:strike/>
          <w:rPrChange w:id="535" w:author="John Milburn" w:date="2026-05-29T14:46:00Z" w16du:dateUtc="2026-05-29T18:46:00Z">
            <w:rPr>
              <w:rStyle w:val="Emphasis"/>
            </w:rPr>
          </w:rPrChange>
        </w:rPr>
        <w:t xml:space="preserve">NENA-STA-024.1a-2023 (2.10 Security) “All transports specified in this document are protected by TLS using credential (for those entities within an ESInet) traceable to the PSAP Credentialing Agency (PCA)”.  </w:t>
      </w:r>
      <w:commentRangeEnd w:id="534"/>
      <w:r w:rsidRPr="00E51F23">
        <w:rPr>
          <w:rStyle w:val="CommentReference"/>
          <w:i/>
          <w:iCs/>
          <w:strike/>
          <w:sz w:val="20"/>
          <w:szCs w:val="20"/>
          <w:rPrChange w:id="536" w:author="John Milburn" w:date="2026-05-29T14:46:00Z" w16du:dateUtc="2026-05-29T18:46:00Z">
            <w:rPr>
              <w:rStyle w:val="CommentReference"/>
              <w:i/>
              <w:iCs/>
              <w:sz w:val="20"/>
              <w:szCs w:val="20"/>
            </w:rPr>
          </w:rPrChange>
        </w:rPr>
        <w:commentReference w:id="534"/>
      </w:r>
      <w:r w:rsidRPr="00E51F23">
        <w:rPr>
          <w:rStyle w:val="Emphasis"/>
          <w:strike/>
          <w:rPrChange w:id="537" w:author="John Milburn" w:date="2026-05-29T14:46:00Z" w16du:dateUtc="2026-05-29T18:46:00Z">
            <w:rPr>
              <w:rStyle w:val="Emphasis"/>
            </w:rPr>
          </w:rPrChange>
        </w:rPr>
        <w:t>We are saving government services, non-public safety entities and media for future work so detailing security for these entities may be out of scope for this version of the document.</w:t>
      </w:r>
      <w:bookmarkStart w:id="538" w:name="_Toc215486963"/>
      <w:bookmarkEnd w:id="529"/>
      <w:commentRangeEnd w:id="531"/>
      <w:r w:rsidRPr="00E51F23">
        <w:rPr>
          <w:rStyle w:val="CommentReference"/>
          <w:i/>
          <w:iCs/>
          <w:strike/>
          <w:sz w:val="20"/>
          <w:szCs w:val="20"/>
          <w:rPrChange w:id="539" w:author="John Milburn" w:date="2026-05-29T14:46:00Z" w16du:dateUtc="2026-05-29T18:46:00Z">
            <w:rPr>
              <w:rStyle w:val="CommentReference"/>
              <w:i/>
              <w:iCs/>
              <w:sz w:val="20"/>
              <w:szCs w:val="20"/>
            </w:rPr>
          </w:rPrChange>
        </w:rPr>
        <w:commentReference w:id="531"/>
      </w:r>
      <w:commentRangeEnd w:id="532"/>
      <w:r w:rsidRPr="00E51F23">
        <w:rPr>
          <w:rStyle w:val="CommentReference"/>
          <w:i/>
          <w:iCs/>
          <w:strike/>
          <w:sz w:val="20"/>
          <w:szCs w:val="20"/>
          <w:rPrChange w:id="540" w:author="John Milburn" w:date="2026-05-29T14:46:00Z" w16du:dateUtc="2026-05-29T18:46:00Z">
            <w:rPr>
              <w:rStyle w:val="CommentReference"/>
              <w:i/>
              <w:iCs/>
              <w:sz w:val="20"/>
              <w:szCs w:val="20"/>
            </w:rPr>
          </w:rPrChange>
        </w:rPr>
        <w:commentReference w:id="532"/>
      </w:r>
      <w:commentRangeEnd w:id="533"/>
      <w:r w:rsidRPr="00E51F23">
        <w:rPr>
          <w:rStyle w:val="CommentReference"/>
          <w:i/>
          <w:iCs/>
          <w:strike/>
          <w:sz w:val="20"/>
          <w:szCs w:val="20"/>
          <w:rPrChange w:id="541" w:author="John Milburn" w:date="2026-05-29T14:46:00Z" w16du:dateUtc="2026-05-29T18:46:00Z">
            <w:rPr>
              <w:rStyle w:val="CommentReference"/>
              <w:i/>
              <w:iCs/>
              <w:sz w:val="20"/>
              <w:szCs w:val="20"/>
            </w:rPr>
          </w:rPrChange>
        </w:rPr>
        <w:commentReference w:id="533"/>
      </w:r>
      <w:r w:rsidRPr="00E51F23">
        <w:rPr>
          <w:rStyle w:val="Emphasis"/>
          <w:strike/>
          <w:rPrChange w:id="542" w:author="John Milburn" w:date="2026-05-29T14:46:00Z" w16du:dateUtc="2026-05-29T18:46:00Z">
            <w:rPr>
              <w:rStyle w:val="Emphasis"/>
            </w:rPr>
          </w:rPrChange>
        </w:rPr>
        <w:t>For the security of EIDO creation reference the Conveyance and JSON Documents as appropriate.</w:t>
      </w:r>
      <w:bookmarkEnd w:id="538"/>
      <w:r w:rsidRPr="00E51F23">
        <w:rPr>
          <w:rStyle w:val="Emphasis"/>
          <w:strike/>
          <w:rPrChange w:id="543" w:author="John Milburn" w:date="2026-05-29T14:46:00Z" w16du:dateUtc="2026-05-29T18:46:00Z">
            <w:rPr>
              <w:rStyle w:val="Emphasis"/>
            </w:rPr>
          </w:rPrChange>
        </w:rPr>
        <w:t xml:space="preserve"> </w:t>
      </w:r>
      <w:commentRangeEnd w:id="530"/>
      <w:r w:rsidRPr="00E51F23">
        <w:rPr>
          <w:rStyle w:val="CommentReference"/>
          <w:i/>
          <w:iCs/>
          <w:strike/>
          <w:sz w:val="20"/>
          <w:szCs w:val="20"/>
          <w:rPrChange w:id="544" w:author="John Milburn" w:date="2026-05-29T14:46:00Z" w16du:dateUtc="2026-05-29T18:46:00Z">
            <w:rPr>
              <w:rStyle w:val="CommentReference"/>
              <w:i/>
              <w:iCs/>
              <w:sz w:val="20"/>
              <w:szCs w:val="20"/>
            </w:rPr>
          </w:rPrChange>
        </w:rPr>
        <w:commentReference w:id="530"/>
      </w:r>
    </w:p>
    <w:p w14:paraId="594CA9FE" w14:textId="77777777" w:rsidR="00886C61" w:rsidRPr="00E51F23" w:rsidRDefault="00886C61" w:rsidP="00886C61">
      <w:pPr>
        <w:pStyle w:val="BodyText"/>
        <w:rPr>
          <w:strike/>
          <w:rPrChange w:id="545" w:author="John Milburn" w:date="2026-05-29T14:46:00Z" w16du:dateUtc="2026-05-29T18:46:00Z">
            <w:rPr/>
          </w:rPrChange>
        </w:rPr>
      </w:pPr>
    </w:p>
    <w:p w14:paraId="26308128" w14:textId="77777777" w:rsidR="00886C61" w:rsidRPr="00F07D14" w:rsidRDefault="00886C61" w:rsidP="00886C61">
      <w:pPr>
        <w:pStyle w:val="BodyText"/>
        <w:rPr>
          <w:strike/>
          <w:rPrChange w:id="546" w:author="John Milburn" w:date="2026-06-05T09:09:00Z" w16du:dateUtc="2026-06-05T13:09:00Z">
            <w:rPr/>
          </w:rPrChange>
        </w:rPr>
      </w:pPr>
      <w:r w:rsidRPr="00F07D14">
        <w:rPr>
          <w:strike/>
          <w:rPrChange w:id="547" w:author="John Milburn" w:date="2026-06-05T09:09:00Z" w16du:dateUtc="2026-06-05T13:09:00Z">
            <w:rPr/>
          </w:rPrChange>
        </w:rPr>
        <w:t>For Best Practices for EIDO’s we want to apply these criteria (and then see if Conveyance can verify?)</w:t>
      </w:r>
    </w:p>
    <w:p w14:paraId="2DD7B1DA" w14:textId="77777777" w:rsidR="00886C61" w:rsidRPr="00F07D14" w:rsidRDefault="00886C61" w:rsidP="00886C61">
      <w:pPr>
        <w:pStyle w:val="BodyText"/>
        <w:rPr>
          <w:strike/>
          <w:rPrChange w:id="548" w:author="John Milburn" w:date="2026-06-05T09:09:00Z" w16du:dateUtc="2026-06-05T13:09:00Z">
            <w:rPr/>
          </w:rPrChange>
        </w:rPr>
      </w:pPr>
      <w:r w:rsidRPr="00F07D14">
        <w:rPr>
          <w:strike/>
          <w:rPrChange w:id="549" w:author="John Milburn" w:date="2026-06-05T09:09:00Z" w16du:dateUtc="2026-06-05T13:09:00Z">
            <w:rPr/>
          </w:rPrChange>
        </w:rPr>
        <w:t>Agency Roles</w:t>
      </w:r>
    </w:p>
    <w:p w14:paraId="46CEB543" w14:textId="77777777" w:rsidR="00886C61" w:rsidRPr="00F07D14" w:rsidRDefault="00886C61" w:rsidP="00886C61">
      <w:pPr>
        <w:pStyle w:val="BodyText"/>
        <w:rPr>
          <w:strike/>
          <w:rPrChange w:id="550" w:author="John Milburn" w:date="2026-06-05T09:09:00Z" w16du:dateUtc="2026-06-05T13:09:00Z">
            <w:rPr/>
          </w:rPrChange>
        </w:rPr>
      </w:pPr>
      <w:r w:rsidRPr="00F07D14">
        <w:rPr>
          <w:strike/>
          <w:rPrChange w:id="551" w:author="John Milburn" w:date="2026-06-05T09:09:00Z" w16du:dateUtc="2026-06-05T13:09:00Z">
            <w:rPr/>
          </w:rPrChange>
        </w:rPr>
        <w:t>Agent Roles</w:t>
      </w:r>
    </w:p>
    <w:p w14:paraId="030CA69B" w14:textId="77777777" w:rsidR="00886C61" w:rsidRDefault="00886C61" w:rsidP="00886C61">
      <w:pPr>
        <w:pStyle w:val="Heading2"/>
      </w:pPr>
      <w:bookmarkStart w:id="552" w:name="_Hlk230958583"/>
      <w:r>
        <w:t>What best practices should be applied to EIDO Management</w:t>
      </w:r>
    </w:p>
    <w:p w14:paraId="176044EE" w14:textId="77777777" w:rsidR="00886C61" w:rsidRPr="00177C2F" w:rsidRDefault="00886C61" w:rsidP="00886C61">
      <w:pPr>
        <w:pStyle w:val="BodyText"/>
        <w:rPr>
          <w:strike/>
          <w:rPrChange w:id="553" w:author="John Milburn" w:date="2026-06-05T13:43:00Z" w16du:dateUtc="2026-06-05T17:43:00Z">
            <w:rPr/>
          </w:rPrChange>
        </w:rPr>
      </w:pPr>
      <w:r w:rsidRPr="00177C2F">
        <w:rPr>
          <w:strike/>
          <w:rPrChange w:id="554" w:author="John Milburn" w:date="2026-06-05T13:43:00Z" w16du:dateUtc="2026-06-05T17:43:00Z">
            <w:rPr/>
          </w:rPrChange>
        </w:rPr>
        <w:t>Recommendations based on anticipated issues and concerns:</w:t>
      </w:r>
    </w:p>
    <w:p w14:paraId="63410FEA" w14:textId="77777777" w:rsidR="00886C61" w:rsidRPr="00177C2F" w:rsidRDefault="00886C61" w:rsidP="00886C61">
      <w:pPr>
        <w:pStyle w:val="BodyText"/>
        <w:rPr>
          <w:strike/>
          <w:rPrChange w:id="555" w:author="John Milburn" w:date="2026-06-05T13:43:00Z" w16du:dateUtc="2026-06-05T17:43:00Z">
            <w:rPr/>
          </w:rPrChange>
        </w:rPr>
      </w:pPr>
      <w:r w:rsidRPr="00177C2F">
        <w:rPr>
          <w:strike/>
          <w:rPrChange w:id="556" w:author="John Milburn" w:date="2026-06-05T13:43:00Z" w16du:dateUtc="2026-06-05T17:43:00Z">
            <w:rPr/>
          </w:rPrChange>
        </w:rPr>
        <w:t>Make sure you can transfer to agencies you know nothing about and receive from those you know nothing about as well.</w:t>
      </w:r>
    </w:p>
    <w:p w14:paraId="520C705A" w14:textId="77777777" w:rsidR="00886C61" w:rsidRPr="00177C2F" w:rsidRDefault="00886C61" w:rsidP="00886C61">
      <w:pPr>
        <w:pStyle w:val="BodyText"/>
        <w:rPr>
          <w:strike/>
          <w:rPrChange w:id="557" w:author="John Milburn" w:date="2026-06-05T13:43:00Z" w16du:dateUtc="2026-06-05T17:43:00Z">
            <w:rPr/>
          </w:rPrChange>
        </w:rPr>
      </w:pPr>
      <w:r w:rsidRPr="00177C2F">
        <w:rPr>
          <w:strike/>
          <w:rPrChange w:id="558" w:author="John Milburn" w:date="2026-06-05T13:43:00Z" w16du:dateUtc="2026-06-05T17:43:00Z">
            <w:rPr/>
          </w:rPrChange>
        </w:rPr>
        <w:t>You would want a policy for every legal agreement you have or one policy that covers them all. (agency policy vs software policy).</w:t>
      </w:r>
    </w:p>
    <w:p w14:paraId="423F1F90" w14:textId="77777777" w:rsidR="00886C61" w:rsidRPr="00177C2F" w:rsidRDefault="00886C61" w:rsidP="00886C61">
      <w:pPr>
        <w:pStyle w:val="BodyText"/>
        <w:rPr>
          <w:strike/>
          <w:rPrChange w:id="559" w:author="John Milburn" w:date="2026-06-05T13:43:00Z" w16du:dateUtc="2026-06-05T17:43:00Z">
            <w:rPr/>
          </w:rPrChange>
        </w:rPr>
      </w:pPr>
      <w:r w:rsidRPr="00177C2F">
        <w:rPr>
          <w:strike/>
          <w:rPrChange w:id="560" w:author="John Milburn" w:date="2026-06-05T13:43:00Z" w16du:dateUtc="2026-06-05T17:43:00Z">
            <w:rPr/>
          </w:rPrChange>
        </w:rPr>
        <w:t>Subscriptions – software approved vs. human approved.  When it’s an agency you are not familiar with, you will want to know who is subscribed.  Who wants to know and why?</w:t>
      </w:r>
    </w:p>
    <w:p w14:paraId="0AAA9C40" w14:textId="77777777" w:rsidR="00886C61" w:rsidRPr="00177C2F" w:rsidRDefault="00886C61" w:rsidP="00886C61">
      <w:pPr>
        <w:pStyle w:val="BodyText"/>
        <w:rPr>
          <w:strike/>
          <w:rPrChange w:id="561" w:author="John Milburn" w:date="2026-06-05T13:43:00Z" w16du:dateUtc="2026-06-05T17:43:00Z">
            <w:rPr/>
          </w:rPrChange>
        </w:rPr>
      </w:pPr>
      <w:r w:rsidRPr="00177C2F">
        <w:rPr>
          <w:strike/>
          <w:rPrChange w:id="562" w:author="John Milburn" w:date="2026-06-05T13:43:00Z" w16du:dateUtc="2026-06-05T17:43:00Z">
            <w:rPr/>
          </w:rPrChange>
        </w:rPr>
        <w:t>Include definitions and what goes where….how data rights management fits into the policy store, policy routing.</w:t>
      </w:r>
    </w:p>
    <w:p w14:paraId="4E38FAEC" w14:textId="77777777" w:rsidR="00886C61" w:rsidRPr="00177C2F" w:rsidRDefault="00886C61" w:rsidP="00886C61">
      <w:pPr>
        <w:pStyle w:val="BodyText"/>
        <w:rPr>
          <w:strike/>
          <w:rPrChange w:id="563" w:author="John Milburn" w:date="2026-06-05T13:43:00Z" w16du:dateUtc="2026-06-05T17:43:00Z">
            <w:rPr/>
          </w:rPrChange>
        </w:rPr>
      </w:pPr>
      <w:r w:rsidRPr="00177C2F">
        <w:rPr>
          <w:strike/>
          <w:rPrChange w:id="564" w:author="John Milburn" w:date="2026-06-05T13:43:00Z" w16du:dateUtc="2026-06-05T17:43:00Z">
            <w:rPr/>
          </w:rPrChange>
        </w:rPr>
        <w:t xml:space="preserve">Default – to reject a subscription because it’s not a call they transferred to you.  </w:t>
      </w:r>
    </w:p>
    <w:p w14:paraId="7AFF07FF" w14:textId="77777777" w:rsidR="00886C61" w:rsidRPr="00177C2F" w:rsidRDefault="00886C61" w:rsidP="00886C61">
      <w:pPr>
        <w:pStyle w:val="BodyText"/>
        <w:rPr>
          <w:strike/>
          <w:rPrChange w:id="565" w:author="John Milburn" w:date="2026-06-05T13:43:00Z" w16du:dateUtc="2026-06-05T17:43:00Z">
            <w:rPr/>
          </w:rPrChange>
        </w:rPr>
      </w:pPr>
      <w:r w:rsidRPr="00177C2F">
        <w:rPr>
          <w:strike/>
          <w:rPrChange w:id="566" w:author="John Milburn" w:date="2026-06-05T13:43:00Z" w16du:dateUtc="2026-06-05T17:43:00Z">
            <w:rPr/>
          </w:rPrChange>
        </w:rPr>
        <w:t>Definition of legitimate will vary.</w:t>
      </w:r>
    </w:p>
    <w:p w14:paraId="24E2C0CB" w14:textId="77777777" w:rsidR="00886C61" w:rsidRPr="00177C2F" w:rsidRDefault="00886C61" w:rsidP="00886C61">
      <w:pPr>
        <w:pStyle w:val="BodyText"/>
        <w:rPr>
          <w:strike/>
          <w:rPrChange w:id="567" w:author="John Milburn" w:date="2026-06-05T13:43:00Z" w16du:dateUtc="2026-06-05T17:43:00Z">
            <w:rPr/>
          </w:rPrChange>
        </w:rPr>
      </w:pPr>
      <w:r w:rsidRPr="00177C2F">
        <w:rPr>
          <w:strike/>
          <w:rPrChange w:id="568" w:author="John Milburn" w:date="2026-06-05T13:43:00Z" w16du:dateUtc="2026-06-05T17:43:00Z">
            <w:rPr/>
          </w:rPrChange>
        </w:rPr>
        <w:t>Querying loggers use case</w:t>
      </w:r>
    </w:p>
    <w:p w14:paraId="2A0AE8AA" w14:textId="77777777" w:rsidR="00886C61" w:rsidRPr="00177C2F" w:rsidRDefault="00886C61" w:rsidP="00886C61">
      <w:pPr>
        <w:pStyle w:val="BodyText"/>
        <w:rPr>
          <w:strike/>
          <w:rPrChange w:id="569" w:author="John Milburn" w:date="2026-06-05T13:43:00Z" w16du:dateUtc="2026-06-05T17:43:00Z">
            <w:rPr/>
          </w:rPrChange>
        </w:rPr>
      </w:pPr>
      <w:r w:rsidRPr="00177C2F">
        <w:rPr>
          <w:strike/>
          <w:rPrChange w:id="570" w:author="John Milburn" w:date="2026-06-05T13:43:00Z" w16du:dateUtc="2026-06-05T17:43:00Z">
            <w:rPr/>
          </w:rPrChange>
        </w:rPr>
        <w:t>1.</w:t>
      </w:r>
      <w:r w:rsidRPr="00177C2F">
        <w:rPr>
          <w:strike/>
          <w:rPrChange w:id="571" w:author="John Milburn" w:date="2026-06-05T13:43:00Z" w16du:dateUtc="2026-06-05T17:43:00Z">
            <w:rPr/>
          </w:rPrChange>
        </w:rPr>
        <w:tab/>
        <w:t>NG911 functional elements</w:t>
      </w:r>
    </w:p>
    <w:p w14:paraId="7F8C8F15" w14:textId="77777777" w:rsidR="00886C61" w:rsidRPr="00177C2F" w:rsidRDefault="00886C61" w:rsidP="00886C61">
      <w:pPr>
        <w:pStyle w:val="BodyText"/>
        <w:rPr>
          <w:strike/>
          <w:rPrChange w:id="572" w:author="John Milburn" w:date="2026-06-05T13:43:00Z" w16du:dateUtc="2026-06-05T17:43:00Z">
            <w:rPr/>
          </w:rPrChange>
        </w:rPr>
      </w:pPr>
      <w:r w:rsidRPr="00177C2F">
        <w:rPr>
          <w:strike/>
          <w:rPrChange w:id="573" w:author="John Milburn" w:date="2026-06-05T13:43:00Z" w16du:dateUtc="2026-06-05T17:43:00Z">
            <w:rPr/>
          </w:rPrChange>
        </w:rPr>
        <w:t>2.</w:t>
      </w:r>
      <w:r w:rsidRPr="00177C2F">
        <w:rPr>
          <w:strike/>
          <w:rPrChange w:id="574" w:author="John Milburn" w:date="2026-06-05T13:43:00Z" w16du:dateUtc="2026-06-05T17:43:00Z">
            <w:rPr/>
          </w:rPrChange>
        </w:rPr>
        <w:tab/>
        <w:t>Public safety applications within the PSAP</w:t>
      </w:r>
    </w:p>
    <w:p w14:paraId="4E5A03DA" w14:textId="77777777" w:rsidR="00886C61" w:rsidRPr="00177C2F" w:rsidRDefault="00886C61" w:rsidP="00886C61">
      <w:pPr>
        <w:pStyle w:val="BodyText"/>
        <w:rPr>
          <w:strike/>
          <w:rPrChange w:id="575" w:author="John Milburn" w:date="2026-06-05T13:43:00Z" w16du:dateUtc="2026-06-05T17:43:00Z">
            <w:rPr/>
          </w:rPrChange>
        </w:rPr>
      </w:pPr>
      <w:r w:rsidRPr="00177C2F">
        <w:rPr>
          <w:strike/>
          <w:rPrChange w:id="576" w:author="John Milburn" w:date="2026-06-05T13:43:00Z" w16du:dateUtc="2026-06-05T17:43:00Z">
            <w:rPr/>
          </w:rPrChange>
        </w:rPr>
        <w:t>3.</w:t>
      </w:r>
      <w:r w:rsidRPr="00177C2F">
        <w:rPr>
          <w:strike/>
          <w:rPrChange w:id="577" w:author="John Milburn" w:date="2026-06-05T13:43:00Z" w16du:dateUtc="2026-06-05T17:43:00Z">
            <w:rPr/>
          </w:rPrChange>
        </w:rPr>
        <w:tab/>
        <w:t>Originating PSAPs and assisting PSAPs</w:t>
      </w:r>
    </w:p>
    <w:p w14:paraId="6E529956" w14:textId="77777777" w:rsidR="00886C61" w:rsidRPr="00177C2F" w:rsidRDefault="00886C61" w:rsidP="00886C61">
      <w:pPr>
        <w:pStyle w:val="BodyText"/>
        <w:rPr>
          <w:strike/>
          <w:rPrChange w:id="578" w:author="John Milburn" w:date="2026-06-05T13:43:00Z" w16du:dateUtc="2026-06-05T17:43:00Z">
            <w:rPr/>
          </w:rPrChange>
        </w:rPr>
      </w:pPr>
      <w:r w:rsidRPr="00177C2F">
        <w:rPr>
          <w:strike/>
          <w:rPrChange w:id="579" w:author="John Milburn" w:date="2026-06-05T13:43:00Z" w16du:dateUtc="2026-06-05T17:43:00Z">
            <w:rPr/>
          </w:rPrChange>
        </w:rPr>
        <w:t>4.</w:t>
      </w:r>
      <w:r w:rsidRPr="00177C2F">
        <w:rPr>
          <w:strike/>
          <w:rPrChange w:id="580" w:author="John Milburn" w:date="2026-06-05T13:43:00Z" w16du:dateUtc="2026-06-05T17:43:00Z">
            <w:rPr/>
          </w:rPrChange>
        </w:rPr>
        <w:tab/>
        <w:t>Emergency responder applications</w:t>
      </w:r>
    </w:p>
    <w:p w14:paraId="71D15B98" w14:textId="77777777" w:rsidR="00886C61" w:rsidRPr="00177C2F" w:rsidRDefault="00886C61" w:rsidP="00886C61">
      <w:pPr>
        <w:pStyle w:val="BodyText"/>
        <w:rPr>
          <w:strike/>
          <w:rPrChange w:id="581" w:author="John Milburn" w:date="2026-06-05T13:43:00Z" w16du:dateUtc="2026-06-05T17:43:00Z">
            <w:rPr/>
          </w:rPrChange>
        </w:rPr>
      </w:pPr>
      <w:r w:rsidRPr="00177C2F">
        <w:rPr>
          <w:strike/>
          <w:rPrChange w:id="582" w:author="John Milburn" w:date="2026-06-05T13:43:00Z" w16du:dateUtc="2026-06-05T17:43:00Z">
            <w:rPr/>
          </w:rPrChange>
        </w:rPr>
        <w:lastRenderedPageBreak/>
        <w:t>5.</w:t>
      </w:r>
      <w:r w:rsidRPr="00177C2F">
        <w:rPr>
          <w:strike/>
          <w:rPrChange w:id="583" w:author="John Milburn" w:date="2026-06-05T13:43:00Z" w16du:dateUtc="2026-06-05T17:43:00Z">
            <w:rPr/>
          </w:rPrChange>
        </w:rPr>
        <w:tab/>
        <w:t>Other law enforcement, fire, and EMS entities</w:t>
      </w:r>
    </w:p>
    <w:p w14:paraId="07B3D108" w14:textId="77777777" w:rsidR="00886C61" w:rsidRPr="00177C2F" w:rsidRDefault="00886C61" w:rsidP="00886C61">
      <w:pPr>
        <w:pStyle w:val="BodyText"/>
        <w:rPr>
          <w:strike/>
          <w:rPrChange w:id="584" w:author="John Milburn" w:date="2026-06-05T13:43:00Z" w16du:dateUtc="2026-06-05T17:43:00Z">
            <w:rPr/>
          </w:rPrChange>
        </w:rPr>
      </w:pPr>
      <w:r w:rsidRPr="00177C2F">
        <w:rPr>
          <w:strike/>
          <w:rPrChange w:id="585" w:author="John Milburn" w:date="2026-06-05T13:43:00Z" w16du:dateUtc="2026-06-05T17:43:00Z">
            <w:rPr/>
          </w:rPrChange>
        </w:rPr>
        <w:t>Incorporate some of this language into the best practices section as appropriate:</w:t>
      </w:r>
    </w:p>
    <w:p w14:paraId="1866C84C" w14:textId="77777777" w:rsidR="00886C61" w:rsidRPr="00177C2F" w:rsidRDefault="00886C61" w:rsidP="00886C61">
      <w:pPr>
        <w:rPr>
          <w:strike/>
          <w:kern w:val="2"/>
          <w:rPrChange w:id="586" w:author="John Milburn" w:date="2026-06-05T13:43:00Z" w16du:dateUtc="2026-06-05T17:43:00Z">
            <w:rPr>
              <w:kern w:val="2"/>
            </w:rPr>
          </w:rPrChange>
        </w:rPr>
      </w:pPr>
      <w:r w:rsidRPr="00177C2F">
        <w:rPr>
          <w:strike/>
          <w:rPrChange w:id="587" w:author="John Milburn" w:date="2026-06-05T13:43:00Z" w16du:dateUtc="2026-06-05T17:43:00Z">
            <w:rPr/>
          </w:rPrChange>
        </w:rPr>
        <w:t xml:space="preserve">Small PSAPs may not have much IT support. As moving to NG9-1-1, make sure you have IT support to make the transition correctly. You must prepare or you’ll have multiple kinds of new software systems, you need an appropriate network, connection to neighboring agencies, etc. Have conversations with them in the preparation phase. Don’t be afraid to have a meeting with all your vendors in one room – it helps to make sure everyone is on the same page, and to prepare for the ultimate integrations. </w:t>
      </w:r>
      <w:r w:rsidRPr="00177C2F">
        <w:rPr>
          <w:strike/>
          <w:rPrChange w:id="588" w:author="John Milburn" w:date="2026-06-05T13:43:00Z" w16du:dateUtc="2026-06-05T17:43:00Z">
            <w:rPr/>
          </w:rPrChange>
        </w:rPr>
        <w:br/>
        <w:t>Then look at your policies and procedures. You have procedures to do all of this manually. What data is shared with other entities? Translate to data sharing policies. Write it all out. RACI = Responsibility, Accountability, Consult, Inform Matrix. Make decision trees and flow charts to make sure you and your partners and vendors understand what you’re doing and how you plan to get to your goal(s). Other methods include using sticky notes with lines or strings showing the interdependencies. All of this sets the stage for positive change management, which will help you all make a smooth transition.</w:t>
      </w:r>
    </w:p>
    <w:p w14:paraId="3A1EBB6A" w14:textId="77777777" w:rsidR="00886C61" w:rsidRPr="00177C2F" w:rsidRDefault="00886C61" w:rsidP="00886C61">
      <w:pPr>
        <w:rPr>
          <w:strike/>
          <w:kern w:val="2"/>
          <w:rPrChange w:id="589" w:author="John Milburn" w:date="2026-06-05T13:43:00Z" w16du:dateUtc="2026-06-05T17:43:00Z">
            <w:rPr>
              <w:kern w:val="2"/>
            </w:rPr>
          </w:rPrChange>
        </w:rPr>
      </w:pPr>
      <w:r w:rsidRPr="00177C2F">
        <w:rPr>
          <w:strike/>
          <w:rPrChange w:id="590" w:author="John Milburn" w:date="2026-06-05T13:43:00Z" w16du:dateUtc="2026-06-05T17:43:00Z">
            <w:rPr/>
          </w:rPrChange>
        </w:rPr>
        <w:t xml:space="preserve">Start slow and build on that when creating your management policies. Focus on what you’re doing today and figure out how to replicate and automate that. </w:t>
      </w:r>
    </w:p>
    <w:p w14:paraId="4808A700" w14:textId="77777777" w:rsidR="00886C61" w:rsidRDefault="00886C61" w:rsidP="00886C61">
      <w:pPr>
        <w:rPr>
          <w:ins w:id="591" w:author="John Milburn" w:date="2026-06-05T13:43:00Z" w16du:dateUtc="2026-06-05T17:43:00Z"/>
        </w:rPr>
      </w:pPr>
      <w:r w:rsidRPr="00177C2F">
        <w:rPr>
          <w:strike/>
          <w:rPrChange w:id="592" w:author="John Milburn" w:date="2026-06-05T13:43:00Z" w16du:dateUtc="2026-06-05T17:43:00Z">
            <w:rPr/>
          </w:rPrChange>
        </w:rPr>
        <w:t xml:space="preserve">Dan talks about rules for sharing data – you own your data. You can’t share data you got from another agency, but you can share their link to the data and a third party can request the data via the link – the owner decides what to give the third party. The PCA certificates ensure that each party knows who the other party is and the data owner can use its own policy rules to decide what it will share with the requesting party. </w:t>
      </w:r>
    </w:p>
    <w:p w14:paraId="69823524" w14:textId="77777777" w:rsidR="00177C2F" w:rsidRDefault="00177C2F" w:rsidP="00886C61">
      <w:pPr>
        <w:rPr>
          <w:ins w:id="593" w:author="John Milburn" w:date="2026-06-05T13:44:00Z" w16du:dateUtc="2026-06-05T17:44:00Z"/>
        </w:rPr>
      </w:pPr>
    </w:p>
    <w:p w14:paraId="6F49AD33" w14:textId="59265381" w:rsidR="00D4540A" w:rsidRDefault="00D4540A" w:rsidP="00177C2F">
      <w:pPr>
        <w:rPr>
          <w:ins w:id="594" w:author="Diane Harris" w:date="2026-06-15T15:32:00Z" w16du:dateUtc="2026-06-15T19:32:00Z"/>
        </w:rPr>
      </w:pPr>
      <w:ins w:id="595" w:author="Diane Harris" w:date="2026-06-15T15:32:00Z" w16du:dateUtc="2026-06-15T19:32:00Z">
        <w:r>
          <w:t xml:space="preserve">As EIDO is not currently widely available in production environments, </w:t>
        </w:r>
        <w:r w:rsidR="00C6211A">
          <w:t>we believe best practic</w:t>
        </w:r>
      </w:ins>
      <w:ins w:id="596" w:author="Diane Harris" w:date="2026-06-15T15:33:00Z" w16du:dateUtc="2026-06-15T19:33:00Z">
        <w:r w:rsidR="00C6211A">
          <w:t>es will continue to emerge with future deployments.</w:t>
        </w:r>
      </w:ins>
    </w:p>
    <w:p w14:paraId="10BA4BF0" w14:textId="77777777" w:rsidR="00D4540A" w:rsidRDefault="00D4540A" w:rsidP="00177C2F">
      <w:pPr>
        <w:rPr>
          <w:ins w:id="597" w:author="Diane Harris" w:date="2026-06-15T15:32:00Z" w16du:dateUtc="2026-06-15T19:32:00Z"/>
        </w:rPr>
      </w:pPr>
    </w:p>
    <w:p w14:paraId="449248DB" w14:textId="08C4AFC6" w:rsidR="00177C2F" w:rsidRDefault="00177C2F" w:rsidP="00177C2F">
      <w:commentRangeStart w:id="598"/>
      <w:commentRangeStart w:id="599"/>
      <w:ins w:id="600" w:author="John Milburn" w:date="2026-06-05T13:44:00Z" w16du:dateUtc="2026-06-05T17:44:00Z">
        <w:r>
          <w:t>It’s important to understand that with the adoption of EIDOs as the standard format for incident data transmission and receipt that your data sharing relationship with other agencies is no longer limited to those you have a mutual aid agreement with.  Interagency agreements are</w:t>
        </w:r>
      </w:ins>
      <w:ins w:id="601" w:author="Diane Harris" w:date="2026-06-15T15:34:00Z" w16du:dateUtc="2026-06-15T19:34:00Z">
        <w:r w:rsidR="00C6211A">
          <w:t xml:space="preserve"> </w:t>
        </w:r>
      </w:ins>
      <w:ins w:id="602" w:author="John Milburn" w:date="2026-06-05T13:44:00Z" w16du:dateUtc="2026-06-05T17:44:00Z">
        <w:r>
          <w:t>n</w:t>
        </w:r>
      </w:ins>
      <w:ins w:id="603" w:author="Diane Harris" w:date="2026-06-15T15:34:00Z" w16du:dateUtc="2026-06-15T19:34:00Z">
        <w:r w:rsidR="00C6211A">
          <w:t>o</w:t>
        </w:r>
      </w:ins>
      <w:ins w:id="604" w:author="John Milburn" w:date="2026-06-05T13:44:00Z" w16du:dateUtc="2026-06-05T17:44:00Z">
        <w:del w:id="605" w:author="Diane Harris" w:date="2026-06-15T15:34:00Z" w16du:dateUtc="2026-06-15T19:34:00Z">
          <w:r w:rsidDel="00C6211A">
            <w:delText>’</w:delText>
          </w:r>
        </w:del>
        <w:r>
          <w:t>t necessary to exchange EIDOs between functional elements of different agencies.  Each agency must have rules in their D</w:t>
        </w:r>
      </w:ins>
      <w:ins w:id="606" w:author="Diane Harris" w:date="2026-06-15T15:34:00Z" w16du:dateUtc="2026-06-15T19:34:00Z">
        <w:r w:rsidR="00C6211A">
          <w:t xml:space="preserve">ata Rights </w:t>
        </w:r>
      </w:ins>
      <w:ins w:id="607" w:author="John Milburn" w:date="2026-06-05T13:44:00Z" w16du:dateUtc="2026-06-05T17:44:00Z">
        <w:del w:id="608" w:author="Diane Harris" w:date="2026-06-15T15:34:00Z" w16du:dateUtc="2026-06-15T19:34:00Z">
          <w:r w:rsidDel="00C6211A">
            <w:delText>RM</w:delText>
          </w:r>
        </w:del>
      </w:ins>
      <w:ins w:id="609" w:author="Diane Harris" w:date="2026-06-15T15:34:00Z" w16du:dateUtc="2026-06-15T19:34:00Z">
        <w:r w:rsidR="00C6211A">
          <w:t>Management (DRM)</w:t>
        </w:r>
      </w:ins>
      <w:r>
        <w:t xml:space="preserve"> policy to cover exchanges between agencies, including agencies unknown at policy writing time.  Such agencies may be outside your region, state/province or country.</w:t>
      </w:r>
    </w:p>
    <w:p w14:paraId="0CCC0A4A" w14:textId="77777777" w:rsidR="00177C2F" w:rsidRDefault="00177C2F" w:rsidP="00177C2F"/>
    <w:p w14:paraId="3B01C78F" w14:textId="54ACA18C" w:rsidR="00177C2F" w:rsidRDefault="00C6211A" w:rsidP="00177C2F">
      <w:ins w:id="610" w:author="Diane Harris" w:date="2026-06-15T15:38:00Z" w16du:dateUtc="2026-06-15T19:38:00Z">
        <w:r>
          <w:t>There is</w:t>
        </w:r>
      </w:ins>
      <w:del w:id="611" w:author="Diane Harris" w:date="2026-06-15T15:38:00Z" w16du:dateUtc="2026-06-15T19:38:00Z">
        <w:r w:rsidR="00177C2F" w:rsidDel="00C6211A">
          <w:delText>You’ve</w:delText>
        </w:r>
      </w:del>
      <w:r w:rsidR="00177C2F">
        <w:t xml:space="preserve"> no requirement to provide </w:t>
      </w:r>
      <w:del w:id="612" w:author="Diane Harris" w:date="2026-06-15T15:39:00Z" w16du:dateUtc="2026-06-15T19:39:00Z">
        <w:r w:rsidR="00177C2F" w:rsidDel="00C6211A">
          <w:delText xml:space="preserve">them </w:delText>
        </w:r>
      </w:del>
      <w:ins w:id="613" w:author="Diane Harris" w:date="2026-06-15T15:39:00Z" w16du:dateUtc="2026-06-15T19:39:00Z">
        <w:r>
          <w:t xml:space="preserve">an unfamiliar </w:t>
        </w:r>
      </w:ins>
      <w:ins w:id="614" w:author="Diane Harris" w:date="2026-06-15T15:40:00Z" w16du:dateUtc="2026-06-15T19:40:00Z">
        <w:r>
          <w:t>subscriber</w:t>
        </w:r>
      </w:ins>
      <w:ins w:id="615" w:author="Diane Harris" w:date="2026-06-15T15:39:00Z" w16du:dateUtc="2026-06-15T19:39:00Z">
        <w:r>
          <w:t xml:space="preserve"> </w:t>
        </w:r>
      </w:ins>
      <w:r w:rsidR="00177C2F">
        <w:t>with the same amount of incident data you</w:t>
      </w:r>
      <w:del w:id="616" w:author="Diane Harris" w:date="2026-06-15T15:40:00Z" w16du:dateUtc="2026-06-15T19:40:00Z">
        <w:r w:rsidR="00177C2F" w:rsidDel="00C6211A">
          <w:delText>’</w:delText>
        </w:r>
      </w:del>
      <w:ins w:id="617" w:author="Diane Harris" w:date="2026-06-15T15:40:00Z" w16du:dateUtc="2026-06-15T19:40:00Z">
        <w:r>
          <w:t xml:space="preserve"> would</w:t>
        </w:r>
      </w:ins>
      <w:del w:id="618" w:author="Diane Harris" w:date="2026-06-15T15:40:00Z" w16du:dateUtc="2026-06-15T19:40:00Z">
        <w:r w:rsidR="00177C2F" w:rsidDel="00C6211A">
          <w:delText>d</w:delText>
        </w:r>
      </w:del>
      <w:r w:rsidR="00177C2F">
        <w:t xml:space="preserve"> provide a known public safety partner, but they</w:t>
      </w:r>
      <w:ins w:id="619" w:author="Diane Harris" w:date="2026-06-15T15:40:00Z" w16du:dateUtc="2026-06-15T19:40:00Z">
        <w:r>
          <w:t xml:space="preserve"> </w:t>
        </w:r>
      </w:ins>
      <w:del w:id="620" w:author="Diane Harris" w:date="2026-06-15T15:40:00Z" w16du:dateUtc="2026-06-15T19:40:00Z">
        <w:r w:rsidR="00177C2F" w:rsidDel="00C6211A">
          <w:delText>’</w:delText>
        </w:r>
      </w:del>
      <w:ins w:id="621" w:author="Diane Harris" w:date="2026-06-15T15:40:00Z" w16du:dateUtc="2026-06-15T19:40:00Z">
        <w:r>
          <w:t>a</w:t>
        </w:r>
      </w:ins>
      <w:r w:rsidR="00177C2F">
        <w:t>re trusted by the PCA, so you provide them with something regardless of whether you know them or not.</w:t>
      </w:r>
    </w:p>
    <w:p w14:paraId="70924A8C" w14:textId="77777777" w:rsidR="00177C2F" w:rsidRDefault="00177C2F" w:rsidP="00177C2F"/>
    <w:p w14:paraId="4E519629" w14:textId="77777777" w:rsidR="00177C2F" w:rsidRDefault="00177C2F" w:rsidP="00177C2F">
      <w:r>
        <w:t>If you receive a subscription request from an entity that hasn’t been issued credentials by the PCA you have no obligation to provide them with anything.  If your policy is to reject their subscription request, then be sure to document this to your policy and verify your systems are configured to reflect this.</w:t>
      </w:r>
      <w:commentRangeEnd w:id="598"/>
      <w:r w:rsidR="00C6211A">
        <w:rPr>
          <w:rStyle w:val="CommentReference"/>
          <w:sz w:val="20"/>
          <w:szCs w:val="20"/>
        </w:rPr>
        <w:commentReference w:id="598"/>
      </w:r>
      <w:commentRangeEnd w:id="599"/>
      <w:r w:rsidR="008C084C">
        <w:rPr>
          <w:rStyle w:val="CommentReference"/>
          <w:sz w:val="20"/>
          <w:szCs w:val="20"/>
        </w:rPr>
        <w:commentReference w:id="599"/>
      </w:r>
    </w:p>
    <w:p w14:paraId="3191A249" w14:textId="77777777" w:rsidR="00177C2F" w:rsidRPr="00177C2F" w:rsidRDefault="00177C2F" w:rsidP="00886C61"/>
    <w:p w14:paraId="0EFB8E82" w14:textId="77777777" w:rsidR="00886C61" w:rsidRDefault="00886C61" w:rsidP="00886C61">
      <w:pPr>
        <w:pStyle w:val="Heading2"/>
      </w:pPr>
      <w:r>
        <w:t>Inter-Agency Agreements</w:t>
      </w:r>
    </w:p>
    <w:p w14:paraId="6396CD18" w14:textId="77777777" w:rsidR="00886C61" w:rsidRDefault="00886C61" w:rsidP="00886C61">
      <w:pPr>
        <w:pStyle w:val="BodyText"/>
      </w:pPr>
      <w:r>
        <w:t xml:space="preserve">Traditionally Interagency agreements, i.e. Mutual Aid Agreements, have been between entities with an established relationship.  The established relationship provided both entities were aware of the available equipment and capabilities.  With these arrangements details such as reimbursement, insurance, method of contact and time required to respond were agreed upon when agreements were signed.  With the implementation of the EIDO the traditional </w:t>
      </w:r>
      <w:r>
        <w:lastRenderedPageBreak/>
        <w:t xml:space="preserve">interagency agreements may continue to be implemented between entities for established relationships; with additional agreements needing to be considered for the new scope of resources and capabilities entities may be aware of through EIDO implementation. </w:t>
      </w:r>
    </w:p>
    <w:p w14:paraId="2B46F094" w14:textId="77777777" w:rsidR="00886C61" w:rsidRDefault="00886C61" w:rsidP="00886C61">
      <w:pPr>
        <w:pStyle w:val="BodyText"/>
      </w:pPr>
      <w:r w:rsidRPr="00F36546">
        <w:t>Agencies may need to refine their agreements to cover which EIDO data fields they will share with a particular agency.</w:t>
      </w:r>
      <w:r w:rsidRPr="00363525">
        <w:t xml:space="preserve"> Agreements will continue, but will migrate from existing communication models to the EIDO models. Since NG911 will include non-traditional CAD to CAD partners, Agencies will need defined policies of which data to share those partners.</w:t>
      </w:r>
    </w:p>
    <w:p w14:paraId="25408FAF" w14:textId="5F396CC4" w:rsidR="00886C61" w:rsidRPr="00177C2F" w:rsidRDefault="00886C61" w:rsidP="00886C61">
      <w:pPr>
        <w:pStyle w:val="BodyText"/>
        <w:rPr>
          <w:rStyle w:val="Emphasis"/>
          <w:i w:val="0"/>
          <w:iCs w:val="0"/>
          <w:strike/>
          <w:rPrChange w:id="622" w:author="John Milburn" w:date="2026-06-05T13:45:00Z" w16du:dateUtc="2026-06-05T17:45:00Z">
            <w:rPr>
              <w:rStyle w:val="Emphasis"/>
              <w:i w:val="0"/>
              <w:iCs w:val="0"/>
            </w:rPr>
          </w:rPrChange>
        </w:rPr>
      </w:pPr>
      <w:commentRangeStart w:id="623"/>
      <w:commentRangeStart w:id="624"/>
      <w:commentRangeStart w:id="625"/>
      <w:commentRangeStart w:id="626"/>
      <w:r w:rsidRPr="00177C2F">
        <w:rPr>
          <w:strike/>
          <w:rPrChange w:id="627" w:author="John Milburn" w:date="2026-06-05T13:45:00Z" w16du:dateUtc="2026-06-05T17:45:00Z">
            <w:rPr>
              <w:i/>
              <w:iCs/>
            </w:rPr>
          </w:rPrChange>
        </w:rPr>
        <w:t>Interagency agreements are not necessary to exchange EIDOs between functional elements of different agencies. Each agency must have rules in the data sharing policy to cover exchanges between agencies, including agencies not known at policy writing time.</w:t>
      </w:r>
      <w:commentRangeEnd w:id="623"/>
      <w:r w:rsidRPr="00177C2F">
        <w:rPr>
          <w:rStyle w:val="CommentReference"/>
          <w:strike/>
          <w:sz w:val="20"/>
          <w:szCs w:val="20"/>
          <w:rPrChange w:id="628" w:author="John Milburn" w:date="2026-06-05T13:45:00Z" w16du:dateUtc="2026-06-05T17:45:00Z">
            <w:rPr>
              <w:rStyle w:val="CommentReference"/>
              <w:sz w:val="20"/>
              <w:szCs w:val="20"/>
            </w:rPr>
          </w:rPrChange>
        </w:rPr>
        <w:commentReference w:id="623"/>
      </w:r>
      <w:commentRangeEnd w:id="624"/>
      <w:r w:rsidR="00603F8A" w:rsidRPr="00177C2F">
        <w:rPr>
          <w:rStyle w:val="CommentReference"/>
          <w:strike/>
          <w:sz w:val="20"/>
          <w:szCs w:val="20"/>
          <w:rPrChange w:id="629" w:author="John Milburn" w:date="2026-06-05T13:45:00Z" w16du:dateUtc="2026-06-05T17:45:00Z">
            <w:rPr>
              <w:rStyle w:val="CommentReference"/>
              <w:sz w:val="20"/>
              <w:szCs w:val="20"/>
            </w:rPr>
          </w:rPrChange>
        </w:rPr>
        <w:commentReference w:id="624"/>
      </w:r>
      <w:commentRangeEnd w:id="625"/>
      <w:r w:rsidR="00177C2F" w:rsidRPr="00177C2F">
        <w:rPr>
          <w:rStyle w:val="CommentReference"/>
          <w:strike/>
          <w:sz w:val="20"/>
          <w:szCs w:val="20"/>
          <w:rPrChange w:id="630" w:author="John Milburn" w:date="2026-06-05T13:45:00Z" w16du:dateUtc="2026-06-05T17:45:00Z">
            <w:rPr>
              <w:rStyle w:val="CommentReference"/>
              <w:sz w:val="20"/>
              <w:szCs w:val="20"/>
            </w:rPr>
          </w:rPrChange>
        </w:rPr>
        <w:commentReference w:id="625"/>
      </w:r>
      <w:commentRangeEnd w:id="626"/>
      <w:r w:rsidR="008C084C" w:rsidRPr="00177C2F">
        <w:rPr>
          <w:rStyle w:val="CommentReference"/>
          <w:strike/>
          <w:sz w:val="20"/>
          <w:szCs w:val="20"/>
          <w:rPrChange w:id="631" w:author="John Milburn" w:date="2026-06-05T13:45:00Z" w16du:dateUtc="2026-06-05T17:45:00Z">
            <w:rPr>
              <w:rStyle w:val="CommentReference"/>
              <w:sz w:val="20"/>
              <w:szCs w:val="20"/>
            </w:rPr>
          </w:rPrChange>
        </w:rPr>
        <w:commentReference w:id="626"/>
      </w:r>
    </w:p>
    <w:bookmarkEnd w:id="236"/>
    <w:bookmarkEnd w:id="552"/>
    <w:p w14:paraId="396109AA" w14:textId="76B20536" w:rsidR="009D1B5C" w:rsidRPr="009D1B5C" w:rsidRDefault="009D1B5C" w:rsidP="009D1B5C">
      <w:pPr>
        <w:pStyle w:val="BodyText"/>
      </w:pPr>
    </w:p>
    <w:p w14:paraId="67C47177" w14:textId="6436CFBD" w:rsidR="00B5511D" w:rsidRDefault="001225B4" w:rsidP="00053787">
      <w:pPr>
        <w:pStyle w:val="Heading1"/>
      </w:pPr>
      <w:r>
        <w:t>(</w:t>
      </w:r>
      <w:bookmarkEnd w:id="498"/>
      <w:bookmarkEnd w:id="499"/>
      <w:bookmarkEnd w:id="500"/>
      <w:bookmarkEnd w:id="501"/>
      <w:bookmarkEnd w:id="502"/>
      <w:r w:rsidR="00BB174E">
        <w:t>recommendations for addition</w:t>
      </w:r>
      <w:r w:rsidR="00886C61">
        <w:t>al development work)</w:t>
      </w:r>
    </w:p>
    <w:p w14:paraId="5BC009DB" w14:textId="2EB52A12" w:rsidR="007E0C49" w:rsidRPr="00AC7D15" w:rsidRDefault="00DD5761" w:rsidP="007E0C49">
      <w:pPr>
        <w:pStyle w:val="BodyText"/>
      </w:pPr>
      <w:bookmarkStart w:id="632" w:name="_Toc184918786"/>
      <w:bookmarkStart w:id="633" w:name="_Toc184918787"/>
      <w:bookmarkStart w:id="634" w:name="_Toc184918788"/>
      <w:bookmarkStart w:id="635" w:name="_Toc184918789"/>
      <w:bookmarkStart w:id="636" w:name="_Toc184918790"/>
      <w:bookmarkStart w:id="637" w:name="_Toc184918791"/>
      <w:bookmarkStart w:id="638" w:name="_Toc136230256"/>
      <w:bookmarkEnd w:id="632"/>
      <w:bookmarkEnd w:id="633"/>
      <w:bookmarkEnd w:id="634"/>
      <w:bookmarkEnd w:id="635"/>
      <w:bookmarkEnd w:id="636"/>
      <w:bookmarkEnd w:id="637"/>
      <w:r>
        <w:rPr>
          <w:b/>
          <w:bCs/>
          <w:color w:val="C00000"/>
        </w:rPr>
        <w:t>N</w:t>
      </w:r>
      <w:r w:rsidR="007E0C49" w:rsidRPr="00885882">
        <w:rPr>
          <w:b/>
          <w:bCs/>
          <w:color w:val="C00000"/>
        </w:rPr>
        <w:t>OTE to document editor:</w:t>
      </w:r>
      <w:r w:rsidR="007E0C49" w:rsidRPr="00885882">
        <w:rPr>
          <w:color w:val="C00000"/>
        </w:rPr>
        <w:t xml:space="preserve"> This section is optional. If this section is not needed, delete the section title and the text.</w:t>
      </w:r>
    </w:p>
    <w:p w14:paraId="7962ED63" w14:textId="4CFAD3B0" w:rsidR="00DD31E2" w:rsidRPr="00AC7D15" w:rsidRDefault="00DD31E2" w:rsidP="00DD31E2">
      <w:pPr>
        <w:pStyle w:val="BodyText"/>
      </w:pPr>
      <w:r w:rsidRPr="00885882">
        <w:rPr>
          <w:color w:val="C00000"/>
        </w:rPr>
        <w:t>Recommendations for additional development work generally include information that should be considered in a future version of the document or is intended to be referred to another NDG Committee</w:t>
      </w:r>
      <w:r w:rsidR="005B14B5">
        <w:rPr>
          <w:color w:val="C00000"/>
        </w:rPr>
        <w:t xml:space="preserve">, </w:t>
      </w:r>
      <w:r w:rsidRPr="00885882">
        <w:rPr>
          <w:color w:val="C00000"/>
        </w:rPr>
        <w:t>Working Group</w:t>
      </w:r>
      <w:r w:rsidR="00CB2B39">
        <w:rPr>
          <w:color w:val="C00000"/>
        </w:rPr>
        <w:t>,</w:t>
      </w:r>
      <w:r w:rsidRPr="00885882">
        <w:rPr>
          <w:color w:val="C00000"/>
        </w:rPr>
        <w:t xml:space="preserve"> or Standards Development Organization. In general, additional development work can be considered </w:t>
      </w:r>
      <w:r w:rsidR="00610387">
        <w:rPr>
          <w:color w:val="C00000"/>
        </w:rPr>
        <w:t xml:space="preserve">as </w:t>
      </w:r>
      <w:r w:rsidRPr="00885882">
        <w:rPr>
          <w:color w:val="C00000"/>
        </w:rPr>
        <w:t xml:space="preserve">a list of important topics </w:t>
      </w:r>
      <w:r w:rsidR="00CB2B39">
        <w:rPr>
          <w:color w:val="C00000"/>
        </w:rPr>
        <w:t xml:space="preserve">that </w:t>
      </w:r>
      <w:r w:rsidR="0093029C" w:rsidRPr="00885882">
        <w:rPr>
          <w:color w:val="C00000"/>
        </w:rPr>
        <w:t>the Working Group recommends for further development work.</w:t>
      </w:r>
    </w:p>
    <w:p w14:paraId="6339F35C" w14:textId="007B7A39" w:rsidR="00DD31E2" w:rsidRPr="00AC7D15" w:rsidRDefault="00DD31E2" w:rsidP="00DD31E2">
      <w:pPr>
        <w:pStyle w:val="BodyText"/>
      </w:pPr>
      <w:r w:rsidRPr="00885882">
        <w:rPr>
          <w:color w:val="C00000"/>
        </w:rPr>
        <w:t xml:space="preserve">The following list is intended to help the Working Group </w:t>
      </w:r>
      <w:r w:rsidR="00CB2B39">
        <w:rPr>
          <w:color w:val="C00000"/>
        </w:rPr>
        <w:t>decide what to include as</w:t>
      </w:r>
      <w:r w:rsidRPr="00885882">
        <w:rPr>
          <w:color w:val="C00000"/>
        </w:rPr>
        <w:t xml:space="preserve"> additional development work.</w:t>
      </w:r>
    </w:p>
    <w:p w14:paraId="413A0F20" w14:textId="3399452B" w:rsidR="00DD31E2" w:rsidRPr="00C17553" w:rsidRDefault="00DD31E2" w:rsidP="00C17553">
      <w:pPr>
        <w:pStyle w:val="ListParagraph"/>
        <w:numPr>
          <w:ilvl w:val="0"/>
          <w:numId w:val="14"/>
        </w:numPr>
        <w:rPr>
          <w:color w:val="C0504D" w:themeColor="accent2"/>
        </w:rPr>
      </w:pPr>
      <w:r w:rsidRPr="00C17553">
        <w:rPr>
          <w:color w:val="C0504D" w:themeColor="accent2"/>
        </w:rPr>
        <w:t>Information that is valuable to the topic</w:t>
      </w:r>
      <w:r w:rsidR="00CB2B39" w:rsidRPr="00C17553">
        <w:rPr>
          <w:color w:val="C0504D" w:themeColor="accent2"/>
        </w:rPr>
        <w:t>,</w:t>
      </w:r>
      <w:r w:rsidRPr="00C17553">
        <w:rPr>
          <w:color w:val="C0504D" w:themeColor="accent2"/>
        </w:rPr>
        <w:t xml:space="preserve"> although deemed out-of-scope for the current version’s Charter. These items can be considered in a future version of the </w:t>
      </w:r>
      <w:r w:rsidR="00B56735" w:rsidRPr="00C17553">
        <w:rPr>
          <w:color w:val="C0504D" w:themeColor="accent2"/>
        </w:rPr>
        <w:t>document,</w:t>
      </w:r>
      <w:r w:rsidRPr="00C17553">
        <w:rPr>
          <w:color w:val="C0504D" w:themeColor="accent2"/>
        </w:rPr>
        <w:t xml:space="preserve"> and many times will support the planning of the </w:t>
      </w:r>
      <w:r w:rsidR="00CB2B39" w:rsidRPr="00C17553">
        <w:rPr>
          <w:color w:val="C0504D" w:themeColor="accent2"/>
        </w:rPr>
        <w:t xml:space="preserve">document’s </w:t>
      </w:r>
      <w:r w:rsidRPr="00C17553">
        <w:rPr>
          <w:color w:val="C0504D" w:themeColor="accent2"/>
        </w:rPr>
        <w:t>next version.</w:t>
      </w:r>
    </w:p>
    <w:p w14:paraId="6B631E62" w14:textId="4E7A88FE" w:rsidR="00DD31E2" w:rsidRPr="00C17553" w:rsidRDefault="00DD31E2" w:rsidP="00C17553">
      <w:pPr>
        <w:pStyle w:val="ListParagraph"/>
        <w:numPr>
          <w:ilvl w:val="0"/>
          <w:numId w:val="14"/>
        </w:numPr>
        <w:rPr>
          <w:color w:val="C0504D" w:themeColor="accent2"/>
        </w:rPr>
      </w:pPr>
      <w:r w:rsidRPr="00C17553">
        <w:rPr>
          <w:color w:val="C0504D" w:themeColor="accent2"/>
        </w:rPr>
        <w:t xml:space="preserve">Information or a topic that the Working Group recommends </w:t>
      </w:r>
      <w:r w:rsidR="00FB65B2">
        <w:rPr>
          <w:color w:val="C0504D" w:themeColor="accent2"/>
        </w:rPr>
        <w:t xml:space="preserve">be </w:t>
      </w:r>
      <w:r w:rsidRPr="00C17553">
        <w:rPr>
          <w:color w:val="C0504D" w:themeColor="accent2"/>
        </w:rPr>
        <w:t>consider</w:t>
      </w:r>
      <w:r w:rsidR="00FB65B2">
        <w:rPr>
          <w:color w:val="C0504D" w:themeColor="accent2"/>
        </w:rPr>
        <w:t>ed</w:t>
      </w:r>
      <w:r w:rsidRPr="00C17553">
        <w:rPr>
          <w:color w:val="C0504D" w:themeColor="accent2"/>
        </w:rPr>
        <w:t xml:space="preserve"> by a different NDG Committee or Working Group, or Standards Development Organization (i.e., IETF, ATIS, APCO). If known, include the NDG Committee or Working Group, or the Standards Development Organization in the item description.</w:t>
      </w:r>
    </w:p>
    <w:p w14:paraId="549174AF" w14:textId="4DE664B2" w:rsidR="00DD31E2" w:rsidRPr="00C17553" w:rsidRDefault="00DD31E2" w:rsidP="00C17553">
      <w:pPr>
        <w:pStyle w:val="ListParagraph"/>
        <w:numPr>
          <w:ilvl w:val="0"/>
          <w:numId w:val="14"/>
        </w:numPr>
        <w:rPr>
          <w:color w:val="C0504D" w:themeColor="accent2"/>
        </w:rPr>
      </w:pPr>
      <w:r w:rsidRPr="00C17553">
        <w:rPr>
          <w:color w:val="C0504D" w:themeColor="accent2"/>
        </w:rPr>
        <w:t xml:space="preserve">Any information added to this section should be as complete as possible due to the future nature of the efforts. The current Working Group should not assume that </w:t>
      </w:r>
      <w:r w:rsidR="007901B0" w:rsidRPr="00C17553">
        <w:rPr>
          <w:color w:val="C0504D" w:themeColor="accent2"/>
        </w:rPr>
        <w:t xml:space="preserve">it </w:t>
      </w:r>
      <w:r w:rsidRPr="00C17553">
        <w:rPr>
          <w:color w:val="C0504D" w:themeColor="accent2"/>
        </w:rPr>
        <w:t xml:space="preserve">will be the Working Group </w:t>
      </w:r>
      <w:r w:rsidR="00FB65B2">
        <w:rPr>
          <w:color w:val="C0504D" w:themeColor="accent2"/>
        </w:rPr>
        <w:t xml:space="preserve">assigned </w:t>
      </w:r>
      <w:r w:rsidRPr="00C17553">
        <w:rPr>
          <w:color w:val="C0504D" w:themeColor="accent2"/>
        </w:rPr>
        <w:t>to support the future work.</w:t>
      </w:r>
    </w:p>
    <w:p w14:paraId="66A3F833" w14:textId="77777777" w:rsidR="00780001" w:rsidRPr="00AC7D15" w:rsidRDefault="00DD31E2" w:rsidP="00DD31E2">
      <w:pPr>
        <w:pStyle w:val="BodyText"/>
      </w:pPr>
      <w:r w:rsidRPr="00885882">
        <w:rPr>
          <w:color w:val="C00000"/>
        </w:rPr>
        <w:t xml:space="preserve">Additional development work, whether as a revision to the document or a referral, is supported by the Issue Submission Form (ISF) process for consideration of the NDG membership and direction by the DSC. More information on the ISF process can be found by visiting </w:t>
      </w:r>
      <w:hyperlink r:id="rId27" w:history="1">
        <w:r w:rsidRPr="00117F80">
          <w:rPr>
            <w:rStyle w:val="Hyperlink"/>
          </w:rPr>
          <w:t>https://www.nena.org/page/Submit_IssueNDG</w:t>
        </w:r>
      </w:hyperlink>
      <w:r w:rsidRPr="00885882">
        <w:rPr>
          <w:color w:val="C00000"/>
        </w:rPr>
        <w:t>.</w:t>
      </w:r>
    </w:p>
    <w:p w14:paraId="4090452A" w14:textId="356F717C" w:rsidR="0051502C" w:rsidRPr="00AC7D15" w:rsidRDefault="00780001" w:rsidP="0051502C">
      <w:pPr>
        <w:pStyle w:val="BodyText"/>
      </w:pPr>
      <w:r w:rsidRPr="00885882">
        <w:rPr>
          <w:color w:val="C00000"/>
        </w:rPr>
        <w:t>Upon publication, the Working Group Co-Chairs will review this section with their Committee Co-Chairs to determine the next step for each item listed in this section. This would include sending recommendations to external organizations or generatin</w:t>
      </w:r>
      <w:r w:rsidR="00F06EF2">
        <w:rPr>
          <w:color w:val="C00000"/>
        </w:rPr>
        <w:t>g</w:t>
      </w:r>
      <w:r w:rsidRPr="00885882">
        <w:rPr>
          <w:color w:val="C00000"/>
        </w:rPr>
        <w:t xml:space="preserve"> ISFs for NDG consideration</w:t>
      </w:r>
      <w:r w:rsidRPr="00514410">
        <w:rPr>
          <w:color w:val="C00000"/>
        </w:rPr>
        <w:t>.</w:t>
      </w:r>
    </w:p>
    <w:p w14:paraId="7EF7C147" w14:textId="0DDB7F75" w:rsidR="00DD5761" w:rsidRPr="00DD5761" w:rsidRDefault="00DD5761" w:rsidP="00DD5761">
      <w:pPr>
        <w:pStyle w:val="BodyText"/>
      </w:pPr>
      <w:r w:rsidRPr="003E6B11">
        <w:t>This document references existing NENA</w:t>
      </w:r>
      <w:r w:rsidR="00CE6B45">
        <w:t xml:space="preserve"> </w:t>
      </w:r>
      <w:r w:rsidR="000D6307">
        <w:t>[</w:t>
      </w:r>
      <w:r w:rsidR="00555D1D" w:rsidRPr="009B7563">
        <w:rPr>
          <w:color w:val="C00000"/>
        </w:rPr>
        <w:t>Standards</w:t>
      </w:r>
      <w:r w:rsidR="00555D1D">
        <w:rPr>
          <w:color w:val="C00000"/>
        </w:rPr>
        <w:t xml:space="preserve"> (STA)</w:t>
      </w:r>
      <w:r w:rsidR="00555D1D" w:rsidRPr="009B7563">
        <w:rPr>
          <w:color w:val="C00000"/>
        </w:rPr>
        <w:t>, Requirements</w:t>
      </w:r>
      <w:r w:rsidR="00555D1D">
        <w:rPr>
          <w:color w:val="C00000"/>
        </w:rPr>
        <w:t xml:space="preserve"> (REQ)</w:t>
      </w:r>
      <w:r w:rsidR="00555D1D" w:rsidRPr="009B7563">
        <w:rPr>
          <w:color w:val="C00000"/>
        </w:rPr>
        <w:t>, Information</w:t>
      </w:r>
      <w:r w:rsidR="00555D1D">
        <w:rPr>
          <w:color w:val="C00000"/>
        </w:rPr>
        <w:t xml:space="preserve"> (INF), Reference (REF)</w:t>
      </w:r>
      <w:r w:rsidR="000D6307">
        <w:t>]</w:t>
      </w:r>
      <w:r w:rsidRPr="003E6B11">
        <w:t>. Additional work may be required as noted below.</w:t>
      </w:r>
    </w:p>
    <w:p w14:paraId="605BA019" w14:textId="213B0D6D" w:rsidR="008A322A" w:rsidRPr="00B35ACF" w:rsidRDefault="00DD5761" w:rsidP="00DD5761">
      <w:pPr>
        <w:pStyle w:val="BodyText"/>
      </w:pPr>
      <w:r w:rsidRPr="00885882">
        <w:rPr>
          <w:b/>
          <w:bCs/>
          <w:color w:val="C00000"/>
        </w:rPr>
        <w:lastRenderedPageBreak/>
        <w:t>NOTE to document editor:</w:t>
      </w:r>
      <w:r w:rsidRPr="00885882">
        <w:rPr>
          <w:color w:val="C00000"/>
        </w:rPr>
        <w:t xml:space="preserve"> </w:t>
      </w:r>
      <w:r w:rsidRPr="00593337">
        <w:rPr>
          <w:color w:val="C00000"/>
        </w:rPr>
        <w:t>The sectio</w:t>
      </w:r>
      <w:r>
        <w:rPr>
          <w:color w:val="C00000"/>
        </w:rPr>
        <w:t>n can be structured with numbered section headings, or the table below can be used to document future work. Choose one format and remove the other from this section</w:t>
      </w:r>
      <w:r w:rsidR="008A322A">
        <w:rPr>
          <w:color w:val="C00000"/>
        </w:rPr>
        <w:t>.</w:t>
      </w:r>
    </w:p>
    <w:p w14:paraId="72443764" w14:textId="77777777" w:rsidR="008A322A" w:rsidRPr="00B35ACF" w:rsidRDefault="008A322A" w:rsidP="008A322A">
      <w:pPr>
        <w:pStyle w:val="BodyText"/>
        <w:rPr>
          <w:b/>
          <w:bCs/>
        </w:rPr>
      </w:pPr>
      <w:r w:rsidRPr="00593337">
        <w:rPr>
          <w:b/>
          <w:bCs/>
          <w:color w:val="C00000"/>
        </w:rPr>
        <w:t>Suggested Heading format:</w:t>
      </w:r>
    </w:p>
    <w:p w14:paraId="3E0DE6D2" w14:textId="1C41A0BB" w:rsidR="008A322A" w:rsidRPr="00DD5761" w:rsidRDefault="008A322A" w:rsidP="00891F23">
      <w:pPr>
        <w:pStyle w:val="Heading2"/>
      </w:pPr>
      <w:bookmarkStart w:id="639" w:name="_Toc213164127"/>
      <w:r w:rsidRPr="00F06EF2">
        <w:t>[Future Work Item]</w:t>
      </w:r>
      <w:bookmarkEnd w:id="639"/>
      <w:r w:rsidR="00EC7851">
        <w:t xml:space="preserve"> Push</w:t>
      </w:r>
    </w:p>
    <w:p w14:paraId="365CEAEB" w14:textId="221A2253" w:rsidR="008A322A" w:rsidRDefault="008A322A" w:rsidP="008A322A">
      <w:pPr>
        <w:pStyle w:val="BodyText"/>
        <w:rPr>
          <w:color w:val="C00000"/>
        </w:rPr>
      </w:pPr>
      <w:r w:rsidRPr="00DD5761">
        <w:rPr>
          <w:b/>
          <w:color w:val="C00000"/>
        </w:rPr>
        <w:t>NOTE to document editor:</w:t>
      </w:r>
      <w:r w:rsidRPr="00DD5761">
        <w:rPr>
          <w:color w:val="C00000"/>
        </w:rPr>
        <w:t xml:space="preserve"> Provide a </w:t>
      </w:r>
      <w:r w:rsidR="00434151">
        <w:rPr>
          <w:color w:val="C00000"/>
        </w:rPr>
        <w:t>distinct</w:t>
      </w:r>
      <w:r w:rsidRPr="00DD5761">
        <w:rPr>
          <w:color w:val="C00000"/>
        </w:rPr>
        <w:t xml:space="preserve"> name for the future work item.</w:t>
      </w:r>
    </w:p>
    <w:p w14:paraId="52A943E9" w14:textId="77777777" w:rsidR="00EC7851" w:rsidRDefault="00EC7851" w:rsidP="00EC7851">
      <w:pPr>
        <w:pStyle w:val="BodyText"/>
      </w:pPr>
      <w:r>
        <w:t>New Input:  Details will be left to future versions of the document.</w:t>
      </w:r>
    </w:p>
    <w:p w14:paraId="429F2CA4" w14:textId="77777777" w:rsidR="00EC7851" w:rsidRDefault="00EC7851" w:rsidP="00EC7851">
      <w:pPr>
        <w:pStyle w:val="BodyText"/>
      </w:pPr>
      <w:r>
        <w:t>Version 1 will only have subscriptions. Areas identified for future work:</w:t>
      </w:r>
    </w:p>
    <w:p w14:paraId="6F80781A" w14:textId="77777777" w:rsidR="00EC7851" w:rsidRDefault="00EC7851" w:rsidP="00EC7851">
      <w:pPr>
        <w:pStyle w:val="BodyText"/>
      </w:pPr>
      <w:r>
        <w:t xml:space="preserve">Are we entitled to recommend what should be the primary </w:t>
      </w:r>
      <w:commentRangeStart w:id="640"/>
      <w:r>
        <w:t>EIDO</w:t>
      </w:r>
      <w:commentRangeEnd w:id="640"/>
      <w:r>
        <w:rPr>
          <w:rStyle w:val="CommentReference"/>
          <w:sz w:val="20"/>
          <w:szCs w:val="20"/>
        </w:rPr>
        <w:commentReference w:id="640"/>
      </w:r>
      <w:r>
        <w:t xml:space="preserve"> information for each type of protocols?</w:t>
      </w:r>
    </w:p>
    <w:p w14:paraId="2E8C6632" w14:textId="77777777" w:rsidR="00EC7851" w:rsidRDefault="00EC7851" w:rsidP="00EC7851">
      <w:pPr>
        <w:pStyle w:val="BodyText"/>
      </w:pPr>
      <w:r>
        <w:t xml:space="preserve"> (Push)</w:t>
      </w:r>
    </w:p>
    <w:p w14:paraId="5B39639B" w14:textId="77777777" w:rsidR="00EC7851" w:rsidRDefault="00EC7851" w:rsidP="00EC7851">
      <w:pPr>
        <w:pStyle w:val="BodyText"/>
      </w:pPr>
      <w:r>
        <w:t>·     Request for Service</w:t>
      </w:r>
    </w:p>
    <w:p w14:paraId="43AF0A2C" w14:textId="77777777" w:rsidR="00EC7851" w:rsidRDefault="00EC7851" w:rsidP="00EC7851">
      <w:pPr>
        <w:pStyle w:val="BodyText"/>
      </w:pPr>
      <w:r>
        <w:t xml:space="preserve">·     Request for Resource </w:t>
      </w:r>
    </w:p>
    <w:p w14:paraId="2D262429" w14:textId="77777777" w:rsidR="00EC7851" w:rsidRDefault="00EC7851" w:rsidP="00EC7851">
      <w:pPr>
        <w:pStyle w:val="BodyText"/>
      </w:pPr>
      <w:r>
        <w:t>·     Request for Awareness</w:t>
      </w:r>
    </w:p>
    <w:p w14:paraId="36C010B5" w14:textId="77777777" w:rsidR="00EC7851" w:rsidRDefault="00EC7851" w:rsidP="00EC7851">
      <w:pPr>
        <w:pStyle w:val="BodyText"/>
      </w:pPr>
      <w:r>
        <w:t>Pushes (EIDO are created when certain criteria is met, example triggers)</w:t>
      </w:r>
    </w:p>
    <w:p w14:paraId="014DC2EE" w14:textId="77777777" w:rsidR="00EC7851" w:rsidRDefault="00EC7851" w:rsidP="00EC7851">
      <w:pPr>
        <w:pStyle w:val="BodyText"/>
      </w:pPr>
      <w:r>
        <w:t>Conveyances (Request for Service, Request for Resources and Request for Awareness are all forms of Conveyance which relay a function needed by an Agency)</w:t>
      </w:r>
    </w:p>
    <w:p w14:paraId="66C065FC" w14:textId="77777777" w:rsidR="00EC7851" w:rsidRDefault="00EC7851" w:rsidP="00EC7851">
      <w:pPr>
        <w:pStyle w:val="BodyText"/>
      </w:pPr>
      <w:commentRangeStart w:id="641"/>
      <w:r>
        <w:t>Document what we do today – how do people know what they can/can’t share over the phone</w:t>
      </w:r>
      <w:commentRangeEnd w:id="641"/>
      <w:r>
        <w:rPr>
          <w:rStyle w:val="CommentReference"/>
          <w:sz w:val="20"/>
          <w:szCs w:val="20"/>
        </w:rPr>
        <w:commentReference w:id="641"/>
      </w:r>
    </w:p>
    <w:p w14:paraId="16B70C3D" w14:textId="63A4EE7D" w:rsidR="00EC7851" w:rsidRDefault="00EC7851" w:rsidP="00EC7851">
      <w:pPr>
        <w:pStyle w:val="BodyText"/>
      </w:pPr>
      <w:commentRangeStart w:id="642"/>
      <w:commentRangeStart w:id="643"/>
      <w:r>
        <w:t>Define the “If this, then that” statements (IFTTT).</w:t>
      </w:r>
      <w:commentRangeEnd w:id="642"/>
      <w:r>
        <w:rPr>
          <w:rStyle w:val="CommentReference"/>
          <w:sz w:val="20"/>
          <w:szCs w:val="20"/>
        </w:rPr>
        <w:commentReference w:id="642"/>
      </w:r>
      <w:commentRangeEnd w:id="643"/>
      <w:r w:rsidR="00005E25">
        <w:rPr>
          <w:rStyle w:val="CommentReference"/>
          <w:sz w:val="20"/>
          <w:szCs w:val="20"/>
        </w:rPr>
        <w:commentReference w:id="643"/>
      </w:r>
      <w:r>
        <w:t xml:space="preserve">  Start with Mutual Aid Agreements.  Ops folks bring an example to next meeting.</w:t>
      </w:r>
    </w:p>
    <w:p w14:paraId="1CBFD4C4" w14:textId="6C7FDBCE" w:rsidR="00EC7851" w:rsidRPr="00D13C9A" w:rsidRDefault="00EC7851" w:rsidP="008A322A">
      <w:pPr>
        <w:pStyle w:val="BodyText"/>
      </w:pPr>
      <w:r>
        <w:t>Future work as related to EDXL-RM, in development in the conveyance group</w:t>
      </w:r>
    </w:p>
    <w:p w14:paraId="25AD110A" w14:textId="5A4C6053" w:rsidR="008A322A" w:rsidRPr="00DD5761" w:rsidRDefault="008A322A" w:rsidP="00EC7851">
      <w:pPr>
        <w:pStyle w:val="Heading2"/>
        <w:pBdr>
          <w:top w:val="none" w:sz="0" w:space="0" w:color="auto"/>
          <w:left w:val="none" w:sz="0" w:space="0" w:color="auto"/>
          <w:bottom w:val="none" w:sz="0" w:space="0" w:color="auto"/>
          <w:right w:val="none" w:sz="0" w:space="0" w:color="auto"/>
        </w:pBdr>
        <w:shd w:val="clear" w:color="auto" w:fill="auto"/>
      </w:pPr>
      <w:bookmarkStart w:id="644" w:name="_Toc213164128"/>
      <w:r w:rsidRPr="00F06EF2">
        <w:t>[Description]</w:t>
      </w:r>
      <w:bookmarkStart w:id="645" w:name="_Toc215486972"/>
      <w:bookmarkEnd w:id="644"/>
      <w:r w:rsidR="00EC7851" w:rsidRPr="00EC7851">
        <w:t xml:space="preserve"> </w:t>
      </w:r>
      <w:r w:rsidR="00EC7851">
        <w:t>What can be sent?</w:t>
      </w:r>
      <w:bookmarkEnd w:id="645"/>
    </w:p>
    <w:p w14:paraId="7B737409" w14:textId="77777777" w:rsidR="008A322A" w:rsidRDefault="008A322A" w:rsidP="008A322A">
      <w:pPr>
        <w:pStyle w:val="BodyText"/>
        <w:rPr>
          <w:color w:val="C00000"/>
        </w:rPr>
      </w:pPr>
      <w:r w:rsidRPr="00954AB0">
        <w:rPr>
          <w:b/>
          <w:color w:val="C00000"/>
        </w:rPr>
        <w:t>NOTE to document editor</w:t>
      </w:r>
      <w:r w:rsidRPr="00DD5761">
        <w:rPr>
          <w:b/>
          <w:color w:val="C00000"/>
        </w:rPr>
        <w:t>:</w:t>
      </w:r>
      <w:r w:rsidRPr="00D13C9A">
        <w:rPr>
          <w:color w:val="C00000"/>
        </w:rPr>
        <w:t xml:space="preserve"> </w:t>
      </w:r>
      <w:r w:rsidRPr="00DD5761">
        <w:rPr>
          <w:color w:val="C00000"/>
        </w:rPr>
        <w:t>Describe the future work item, its background, a justification for why it should be done, and if applicable, the document section number.</w:t>
      </w:r>
    </w:p>
    <w:p w14:paraId="18EFF8F7" w14:textId="77777777" w:rsidR="00EC7851" w:rsidRDefault="00EC7851" w:rsidP="00EC7851">
      <w:pPr>
        <w:pStyle w:val="BodyText"/>
        <w:numPr>
          <w:ilvl w:val="0"/>
          <w:numId w:val="42"/>
        </w:numPr>
        <w:spacing w:after="120" w:line="240" w:lineRule="auto"/>
      </w:pPr>
      <w:r>
        <w:t>Requests for service</w:t>
      </w:r>
    </w:p>
    <w:p w14:paraId="492EE635" w14:textId="77777777" w:rsidR="00EC7851" w:rsidRDefault="00EC7851" w:rsidP="00EC7851">
      <w:pPr>
        <w:pStyle w:val="BodyText"/>
        <w:numPr>
          <w:ilvl w:val="1"/>
          <w:numId w:val="42"/>
        </w:numPr>
        <w:spacing w:after="120" w:line="240" w:lineRule="auto"/>
      </w:pPr>
      <w:r>
        <w:t>Call information on calls disconnected prior to transfer</w:t>
      </w:r>
    </w:p>
    <w:p w14:paraId="27426E39" w14:textId="77777777" w:rsidR="00EC7851" w:rsidRDefault="00EC7851" w:rsidP="00EC7851">
      <w:pPr>
        <w:pStyle w:val="BodyText"/>
        <w:numPr>
          <w:ilvl w:val="1"/>
          <w:numId w:val="42"/>
        </w:numPr>
        <w:spacing w:after="120" w:line="240" w:lineRule="auto"/>
      </w:pPr>
      <w:r>
        <w:t>Assistance for response from neighboring agency</w:t>
      </w:r>
    </w:p>
    <w:p w14:paraId="3A8B5AEC" w14:textId="77777777" w:rsidR="00EC7851" w:rsidRDefault="00EC7851" w:rsidP="00EC7851">
      <w:pPr>
        <w:pStyle w:val="BodyText"/>
        <w:numPr>
          <w:ilvl w:val="1"/>
          <w:numId w:val="42"/>
        </w:numPr>
        <w:spacing w:after="120" w:line="240" w:lineRule="auto"/>
      </w:pPr>
      <w:r>
        <w:t>Death notifications</w:t>
      </w:r>
    </w:p>
    <w:p w14:paraId="0F2BDDE3" w14:textId="77777777" w:rsidR="00EC7851" w:rsidRDefault="00EC7851" w:rsidP="00EC7851">
      <w:pPr>
        <w:pStyle w:val="BodyText"/>
        <w:numPr>
          <w:ilvl w:val="1"/>
          <w:numId w:val="42"/>
        </w:numPr>
        <w:spacing w:after="120" w:line="240" w:lineRule="auto"/>
      </w:pPr>
      <w:r>
        <w:t>Panic alarms</w:t>
      </w:r>
    </w:p>
    <w:p w14:paraId="20EC1240" w14:textId="77777777" w:rsidR="00EC7851" w:rsidRDefault="00EC7851" w:rsidP="00EC7851">
      <w:pPr>
        <w:pStyle w:val="BodyText"/>
        <w:numPr>
          <w:ilvl w:val="1"/>
          <w:numId w:val="42"/>
        </w:numPr>
        <w:spacing w:after="120" w:line="240" w:lineRule="auto"/>
      </w:pPr>
      <w:r>
        <w:t>Aircraft, boat, or train incident</w:t>
      </w:r>
    </w:p>
    <w:p w14:paraId="1B84F15A" w14:textId="77777777" w:rsidR="00EC7851" w:rsidRDefault="00EC7851" w:rsidP="00EC7851">
      <w:pPr>
        <w:pStyle w:val="BodyText"/>
        <w:numPr>
          <w:ilvl w:val="0"/>
          <w:numId w:val="42"/>
        </w:numPr>
        <w:spacing w:after="120" w:line="240" w:lineRule="auto"/>
      </w:pPr>
      <w:r>
        <w:t>Requests for resources</w:t>
      </w:r>
    </w:p>
    <w:p w14:paraId="562BC3D7" w14:textId="77777777" w:rsidR="00EC7851" w:rsidRDefault="00EC7851" w:rsidP="00EC7851">
      <w:pPr>
        <w:pStyle w:val="BodyText"/>
        <w:numPr>
          <w:ilvl w:val="1"/>
          <w:numId w:val="42"/>
        </w:numPr>
        <w:spacing w:after="120" w:line="240" w:lineRule="auto"/>
      </w:pPr>
      <w:r>
        <w:t>Bomb squad</w:t>
      </w:r>
    </w:p>
    <w:p w14:paraId="6804E725" w14:textId="77777777" w:rsidR="00EC7851" w:rsidRDefault="00EC7851" w:rsidP="00EC7851">
      <w:pPr>
        <w:pStyle w:val="BodyText"/>
        <w:numPr>
          <w:ilvl w:val="1"/>
          <w:numId w:val="42"/>
        </w:numPr>
        <w:spacing w:after="120" w:line="240" w:lineRule="auto"/>
      </w:pPr>
      <w:r>
        <w:t>K9</w:t>
      </w:r>
    </w:p>
    <w:p w14:paraId="1F2460B1" w14:textId="77777777" w:rsidR="00EC7851" w:rsidRDefault="00EC7851" w:rsidP="00EC7851">
      <w:pPr>
        <w:pStyle w:val="BodyText"/>
        <w:numPr>
          <w:ilvl w:val="1"/>
          <w:numId w:val="42"/>
        </w:numPr>
        <w:spacing w:after="120" w:line="240" w:lineRule="auto"/>
      </w:pPr>
      <w:r>
        <w:t>Ambulance</w:t>
      </w:r>
    </w:p>
    <w:p w14:paraId="519E2F81" w14:textId="77777777" w:rsidR="00EC7851" w:rsidRDefault="00EC7851" w:rsidP="00EC7851">
      <w:pPr>
        <w:pStyle w:val="BodyText"/>
        <w:numPr>
          <w:ilvl w:val="1"/>
          <w:numId w:val="42"/>
        </w:numPr>
        <w:spacing w:after="120" w:line="240" w:lineRule="auto"/>
      </w:pPr>
      <w:r>
        <w:lastRenderedPageBreak/>
        <w:t>Law enforcement response</w:t>
      </w:r>
    </w:p>
    <w:p w14:paraId="3C915376" w14:textId="77777777" w:rsidR="00EC7851" w:rsidRDefault="00EC7851" w:rsidP="00EC7851">
      <w:pPr>
        <w:pStyle w:val="BodyText"/>
        <w:numPr>
          <w:ilvl w:val="1"/>
          <w:numId w:val="42"/>
        </w:numPr>
        <w:spacing w:after="120" w:line="240" w:lineRule="auto"/>
      </w:pPr>
      <w:r>
        <w:t>Haz-Mat</w:t>
      </w:r>
    </w:p>
    <w:p w14:paraId="2E3BA96A" w14:textId="77777777" w:rsidR="00EC7851" w:rsidRDefault="00EC7851" w:rsidP="00EC7851">
      <w:pPr>
        <w:pStyle w:val="BodyText"/>
        <w:numPr>
          <w:ilvl w:val="1"/>
          <w:numId w:val="42"/>
        </w:numPr>
        <w:spacing w:after="120" w:line="240" w:lineRule="auto"/>
      </w:pPr>
      <w:r>
        <w:t>Power company/gas company</w:t>
      </w:r>
    </w:p>
    <w:p w14:paraId="41DF0F4A" w14:textId="77777777" w:rsidR="00EC7851" w:rsidRDefault="00EC7851" w:rsidP="00EC7851">
      <w:pPr>
        <w:pStyle w:val="BodyText"/>
        <w:numPr>
          <w:ilvl w:val="1"/>
          <w:numId w:val="42"/>
        </w:numPr>
        <w:spacing w:after="120" w:line="240" w:lineRule="auto"/>
      </w:pPr>
      <w:r>
        <w:t>Internal call outs</w:t>
      </w:r>
    </w:p>
    <w:p w14:paraId="255A642C" w14:textId="77777777" w:rsidR="00EC7851" w:rsidRDefault="00EC7851" w:rsidP="00EC7851">
      <w:pPr>
        <w:pStyle w:val="BodyText"/>
        <w:numPr>
          <w:ilvl w:val="0"/>
          <w:numId w:val="42"/>
        </w:numPr>
        <w:spacing w:after="120" w:line="240" w:lineRule="auto"/>
      </w:pPr>
      <w:r>
        <w:t>Requests for awareness</w:t>
      </w:r>
    </w:p>
    <w:p w14:paraId="17C1C11B" w14:textId="77777777" w:rsidR="00EC7851" w:rsidRDefault="00EC7851" w:rsidP="00EC7851">
      <w:pPr>
        <w:pStyle w:val="BodyText"/>
        <w:numPr>
          <w:ilvl w:val="1"/>
          <w:numId w:val="42"/>
        </w:numPr>
        <w:spacing w:after="120" w:line="240" w:lineRule="auto"/>
      </w:pPr>
      <w:r>
        <w:t>BOLOs</w:t>
      </w:r>
    </w:p>
    <w:p w14:paraId="7F19E978" w14:textId="77777777" w:rsidR="00EC7851" w:rsidRDefault="00EC7851" w:rsidP="00EC7851">
      <w:pPr>
        <w:pStyle w:val="BodyText"/>
        <w:numPr>
          <w:ilvl w:val="1"/>
          <w:numId w:val="42"/>
        </w:numPr>
        <w:spacing w:after="120" w:line="240" w:lineRule="auto"/>
      </w:pPr>
      <w:r>
        <w:t>ATLs</w:t>
      </w:r>
    </w:p>
    <w:p w14:paraId="201E976F" w14:textId="77777777" w:rsidR="00EC7851" w:rsidRDefault="00EC7851" w:rsidP="00EC7851">
      <w:pPr>
        <w:pStyle w:val="BodyText"/>
        <w:numPr>
          <w:ilvl w:val="1"/>
          <w:numId w:val="42"/>
        </w:numPr>
        <w:spacing w:after="120" w:line="240" w:lineRule="auto"/>
      </w:pPr>
      <w:r>
        <w:t>Emergency Alerts to hospitals</w:t>
      </w:r>
    </w:p>
    <w:p w14:paraId="50A43419" w14:textId="77777777" w:rsidR="00EC7851" w:rsidRDefault="00EC7851" w:rsidP="00EC7851">
      <w:pPr>
        <w:pStyle w:val="BodyText"/>
        <w:numPr>
          <w:ilvl w:val="1"/>
          <w:numId w:val="42"/>
        </w:numPr>
        <w:spacing w:after="120" w:line="240" w:lineRule="auto"/>
      </w:pPr>
      <w:r>
        <w:t>Hospital notifications of active diversion</w:t>
      </w:r>
    </w:p>
    <w:p w14:paraId="466F7474" w14:textId="77777777" w:rsidR="00EC7851" w:rsidRDefault="00EC7851" w:rsidP="00EC7851">
      <w:pPr>
        <w:pStyle w:val="BodyText"/>
        <w:numPr>
          <w:ilvl w:val="1"/>
          <w:numId w:val="42"/>
        </w:numPr>
        <w:spacing w:after="120" w:line="240" w:lineRule="auto"/>
      </w:pPr>
      <w:r>
        <w:t>Road closure information</w:t>
      </w:r>
    </w:p>
    <w:p w14:paraId="3CD36A05" w14:textId="77777777" w:rsidR="00EC7851" w:rsidRDefault="00EC7851" w:rsidP="00EC7851">
      <w:pPr>
        <w:pStyle w:val="BodyText"/>
        <w:numPr>
          <w:ilvl w:val="1"/>
          <w:numId w:val="42"/>
        </w:numPr>
        <w:spacing w:after="120" w:line="240" w:lineRule="auto"/>
      </w:pPr>
      <w:r>
        <w:t>Power outage and gas leak information</w:t>
      </w:r>
    </w:p>
    <w:p w14:paraId="15972087" w14:textId="77777777" w:rsidR="00EC7851" w:rsidRDefault="00EC7851" w:rsidP="00EC7851">
      <w:pPr>
        <w:pStyle w:val="BodyText"/>
        <w:numPr>
          <w:ilvl w:val="1"/>
          <w:numId w:val="42"/>
        </w:numPr>
        <w:spacing w:after="120" w:line="240" w:lineRule="auto"/>
      </w:pPr>
      <w:r>
        <w:t>Extreme weather information, i.e. flooded areas</w:t>
      </w:r>
    </w:p>
    <w:p w14:paraId="61C7A54C" w14:textId="77777777" w:rsidR="00EC7851" w:rsidRDefault="00EC7851" w:rsidP="00EC7851">
      <w:pPr>
        <w:pStyle w:val="BodyText"/>
        <w:numPr>
          <w:ilvl w:val="1"/>
          <w:numId w:val="42"/>
        </w:numPr>
        <w:spacing w:after="120" w:line="240" w:lineRule="auto"/>
      </w:pPr>
      <w:r>
        <w:t>Power plant emergency alerts</w:t>
      </w:r>
    </w:p>
    <w:p w14:paraId="431D2EAC" w14:textId="77777777" w:rsidR="00EC7851" w:rsidRDefault="00EC7851" w:rsidP="00EC7851">
      <w:pPr>
        <w:pStyle w:val="BodyText"/>
        <w:numPr>
          <w:ilvl w:val="1"/>
          <w:numId w:val="42"/>
        </w:numPr>
        <w:spacing w:after="120" w:line="240" w:lineRule="auto"/>
      </w:pPr>
      <w:r>
        <w:t>FEMA/Emergency Management alerts</w:t>
      </w:r>
    </w:p>
    <w:p w14:paraId="5194630F" w14:textId="77777777" w:rsidR="00EC7851" w:rsidRDefault="00EC7851" w:rsidP="00EC7851">
      <w:pPr>
        <w:pStyle w:val="BodyText"/>
        <w:numPr>
          <w:ilvl w:val="1"/>
          <w:numId w:val="42"/>
        </w:numPr>
        <w:spacing w:after="120" w:line="240" w:lineRule="auto"/>
      </w:pPr>
      <w:r>
        <w:t>Video, photos, and other media</w:t>
      </w:r>
    </w:p>
    <w:p w14:paraId="44A929D7" w14:textId="77777777" w:rsidR="00EC7851" w:rsidRDefault="00EC7851" w:rsidP="00EC7851">
      <w:pPr>
        <w:pStyle w:val="BodyText"/>
        <w:numPr>
          <w:ilvl w:val="2"/>
          <w:numId w:val="42"/>
        </w:numPr>
        <w:spacing w:after="120" w:line="240" w:lineRule="auto"/>
      </w:pPr>
      <w:r>
        <w:t>Driver’s license photos</w:t>
      </w:r>
    </w:p>
    <w:p w14:paraId="28B6EC75" w14:textId="77777777" w:rsidR="00EC7851" w:rsidRDefault="00EC7851" w:rsidP="00EC7851">
      <w:pPr>
        <w:pStyle w:val="BodyText"/>
        <w:numPr>
          <w:ilvl w:val="2"/>
          <w:numId w:val="42"/>
        </w:numPr>
        <w:spacing w:after="120" w:line="240" w:lineRule="auto"/>
      </w:pPr>
      <w:r>
        <w:t>Social media photos</w:t>
      </w:r>
    </w:p>
    <w:p w14:paraId="0C9A05B2" w14:textId="77777777" w:rsidR="00EC7851" w:rsidRDefault="00EC7851" w:rsidP="00EC7851">
      <w:pPr>
        <w:pStyle w:val="BodyText"/>
        <w:numPr>
          <w:ilvl w:val="0"/>
          <w:numId w:val="42"/>
        </w:numPr>
        <w:spacing w:after="120" w:line="240" w:lineRule="auto"/>
      </w:pPr>
      <w:r>
        <w:t xml:space="preserve">When utilizing EIDO’s you must understand the roles and Information relayed by not only the EIDO but also the conveyance protocol used.  The three types of protocols are Request for Service, Request for Resource and Request for Awareness. The EIDO itself will provide call and/or incident information but the protocol by which the EIDO was delivered will provide incident information also.  The reason you must consider the difference is that when you are deciding on what information will be in an EIDO you must understand what effect the conveyance of the EIDO will have.  For example, if the EIDO uses the conveyance protocol of Request for Service, the location should be included in the EIDO body.  If the conveyance protocol of Request for Resource is used, the EIDO should include the type of incident.  An EIDO using a Request for Awareness may not require an ETA of responding units or apparatus. </w:t>
      </w:r>
    </w:p>
    <w:p w14:paraId="0BD93231" w14:textId="77777777" w:rsidR="00EC7851" w:rsidRDefault="00EC7851" w:rsidP="00EC7851">
      <w:pPr>
        <w:pStyle w:val="BodyText"/>
        <w:numPr>
          <w:ilvl w:val="0"/>
          <w:numId w:val="42"/>
        </w:numPr>
        <w:spacing w:after="120" w:line="240" w:lineRule="auto"/>
      </w:pPr>
      <w:r>
        <w:t>Another major difference between EIDO Data fields and Conveyance protocol is the acknowledge and response required by protocols. These responses convey more than just machine language of passing messages.  By acknowledgement of message being received, the PSAP doesn’t have to wonder or anticipate whether the information was relayed. If the EIDO was conveyed and acknowledged but a response not received then depending on the urgency of the Request, the PSAP may need to make another Request of another ECC.  If an acknowledgement was not delivered back, then the ECC knows to try and make human contact or move on.</w:t>
      </w:r>
    </w:p>
    <w:p w14:paraId="7CA53684" w14:textId="77777777" w:rsidR="00EC7851" w:rsidRPr="00593337" w:rsidRDefault="00EC7851" w:rsidP="008A322A">
      <w:pPr>
        <w:pStyle w:val="BodyText"/>
      </w:pPr>
    </w:p>
    <w:p w14:paraId="17378172" w14:textId="77777777" w:rsidR="008A322A" w:rsidRPr="00D13C9A" w:rsidRDefault="008A322A" w:rsidP="00891F23">
      <w:pPr>
        <w:pStyle w:val="Heading3"/>
      </w:pPr>
      <w:bookmarkStart w:id="646" w:name="_Toc213164129"/>
      <w:r w:rsidRPr="00F06EF2">
        <w:t>[Recommended Assignment]</w:t>
      </w:r>
      <w:bookmarkEnd w:id="646"/>
    </w:p>
    <w:p w14:paraId="476DB5C6" w14:textId="7151D75D" w:rsidR="008A322A" w:rsidRPr="00846A95" w:rsidRDefault="008A322A" w:rsidP="008A322A">
      <w:pPr>
        <w:pStyle w:val="BodyText"/>
      </w:pPr>
      <w:r w:rsidRPr="00954AB0">
        <w:rPr>
          <w:b/>
          <w:color w:val="C00000"/>
        </w:rPr>
        <w:t>NOTE to document editor:</w:t>
      </w:r>
      <w:r w:rsidRPr="00D13C9A">
        <w:rPr>
          <w:color w:val="C00000"/>
        </w:rPr>
        <w:t xml:space="preserve"> </w:t>
      </w:r>
      <w:r w:rsidRPr="00DD5761">
        <w:rPr>
          <w:color w:val="C00000"/>
        </w:rPr>
        <w:t>Include a recommended assignment such as a future version of this document, NDG Committee</w:t>
      </w:r>
      <w:r w:rsidR="007102EA">
        <w:rPr>
          <w:color w:val="C00000"/>
        </w:rPr>
        <w:t xml:space="preserve">, </w:t>
      </w:r>
      <w:r w:rsidRPr="00DD5761">
        <w:rPr>
          <w:color w:val="C00000"/>
        </w:rPr>
        <w:t>Working Group, a new Working Group, or external Standards Development Organization (i.e., IETF, ATIS, APCO). If unknown, work with the Committee Co-Chairs to identify an appropriate assignment.</w:t>
      </w:r>
    </w:p>
    <w:p w14:paraId="56E35215" w14:textId="77777777" w:rsidR="008A322A" w:rsidRPr="00B35ACF" w:rsidRDefault="008A322A" w:rsidP="004E2B93">
      <w:pPr>
        <w:pStyle w:val="BodyText"/>
        <w:keepNext/>
        <w:rPr>
          <w:rFonts w:cs="Tahoma"/>
          <w:b/>
          <w:bCs/>
        </w:rPr>
      </w:pPr>
      <w:r w:rsidRPr="00593337">
        <w:rPr>
          <w:rFonts w:cs="Tahoma"/>
          <w:b/>
          <w:bCs/>
          <w:color w:val="C00000"/>
        </w:rPr>
        <w:lastRenderedPageBreak/>
        <w:t>Suggested Table format:</w:t>
      </w:r>
    </w:p>
    <w:p w14:paraId="69D0D1B5" w14:textId="6289C408" w:rsidR="008A322A" w:rsidRPr="0084206B" w:rsidRDefault="008A322A" w:rsidP="00F160E0">
      <w:pPr>
        <w:pStyle w:val="Caption"/>
      </w:pPr>
      <w:bookmarkStart w:id="647" w:name="_Toc197543019"/>
      <w:bookmarkStart w:id="648" w:name="_Ref197674486"/>
      <w:bookmarkStart w:id="649" w:name="_Toc212793405"/>
      <w:r w:rsidRPr="0084206B">
        <w:t xml:space="preserve">Table </w:t>
      </w:r>
      <w:r w:rsidR="00F54A5B">
        <w:rPr>
          <w:noProof/>
        </w:rPr>
        <w:fldChar w:fldCharType="begin"/>
      </w:r>
      <w:r w:rsidR="00F54A5B">
        <w:rPr>
          <w:noProof/>
        </w:rPr>
        <w:instrText xml:space="preserve"> STYLEREF 1 \s </w:instrText>
      </w:r>
      <w:r w:rsidR="00F54A5B">
        <w:rPr>
          <w:noProof/>
        </w:rPr>
        <w:fldChar w:fldCharType="separate"/>
      </w:r>
      <w:r w:rsidR="00AF00B4">
        <w:rPr>
          <w:noProof/>
        </w:rPr>
        <w:t>4</w:t>
      </w:r>
      <w:r w:rsidR="00F54A5B">
        <w:rPr>
          <w:noProof/>
        </w:rPr>
        <w:fldChar w:fldCharType="end"/>
      </w:r>
      <w:r w:rsidRPr="0084206B">
        <w:noBreakHyphen/>
      </w:r>
      <w:r w:rsidR="00F54A5B">
        <w:rPr>
          <w:noProof/>
        </w:rPr>
        <w:fldChar w:fldCharType="begin"/>
      </w:r>
      <w:r w:rsidR="00F54A5B">
        <w:rPr>
          <w:noProof/>
        </w:rPr>
        <w:instrText xml:space="preserve"> SEQ Table \* ARABIC \s 1 </w:instrText>
      </w:r>
      <w:r w:rsidR="00F54A5B">
        <w:rPr>
          <w:noProof/>
        </w:rPr>
        <w:fldChar w:fldCharType="separate"/>
      </w:r>
      <w:r w:rsidR="00AF00B4">
        <w:rPr>
          <w:noProof/>
        </w:rPr>
        <w:t>1</w:t>
      </w:r>
      <w:r w:rsidR="00F54A5B">
        <w:rPr>
          <w:noProof/>
        </w:rPr>
        <w:fldChar w:fldCharType="end"/>
      </w:r>
      <w:r w:rsidRPr="0084206B">
        <w:t xml:space="preserve"> Future Work for Consideration</w:t>
      </w:r>
      <w:bookmarkEnd w:id="647"/>
      <w:bookmarkEnd w:id="648"/>
      <w:bookmarkEnd w:id="649"/>
    </w:p>
    <w:tbl>
      <w:tblPr>
        <w:tblpPr w:leftFromText="187" w:rightFromText="187" w:bottomFromText="288" w:vertAnchor="text" w:tblpXSpec="center" w:tblpY="1"/>
        <w:tblOverlap w:val="never"/>
        <w:tblW w:w="9720" w:type="dxa"/>
        <w:jc w:val="cente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ayout w:type="fixed"/>
        <w:tblCellMar>
          <w:bottom w:w="58" w:type="dxa"/>
        </w:tblCellMar>
        <w:tblLook w:val="04A0" w:firstRow="1" w:lastRow="0" w:firstColumn="1" w:lastColumn="0" w:noHBand="0" w:noVBand="1"/>
      </w:tblPr>
      <w:tblGrid>
        <w:gridCol w:w="2250"/>
        <w:gridCol w:w="7470"/>
      </w:tblGrid>
      <w:tr w:rsidR="008A322A" w:rsidRPr="00846A95" w14:paraId="1D596140" w14:textId="77777777" w:rsidTr="00103C25">
        <w:trPr>
          <w:cantSplit/>
          <w:tblHeader/>
          <w:jc w:val="center"/>
        </w:trPr>
        <w:tc>
          <w:tcPr>
            <w:tcW w:w="2250" w:type="dxa"/>
            <w:shd w:val="clear" w:color="auto" w:fill="D9D9D9" w:themeFill="background1" w:themeFillShade="D9"/>
            <w:vAlign w:val="center"/>
          </w:tcPr>
          <w:p w14:paraId="0B0A040B" w14:textId="77777777" w:rsidR="008A322A" w:rsidRPr="00846A95" w:rsidRDefault="008A322A" w:rsidP="007A2952">
            <w:pPr>
              <w:keepNext/>
              <w:jc w:val="center"/>
              <w:rPr>
                <w:b/>
                <w:bCs/>
              </w:rPr>
            </w:pPr>
            <w:r w:rsidRPr="00846A95">
              <w:rPr>
                <w:b/>
                <w:bCs/>
              </w:rPr>
              <w:t>Recommended Assignment</w:t>
            </w:r>
          </w:p>
        </w:tc>
        <w:tc>
          <w:tcPr>
            <w:tcW w:w="7470" w:type="dxa"/>
            <w:shd w:val="clear" w:color="auto" w:fill="D9D9D9" w:themeFill="background1" w:themeFillShade="D9"/>
            <w:tcMar>
              <w:top w:w="0" w:type="dxa"/>
              <w:left w:w="108" w:type="dxa"/>
              <w:bottom w:w="0" w:type="dxa"/>
              <w:right w:w="108" w:type="dxa"/>
            </w:tcMar>
            <w:vAlign w:val="center"/>
          </w:tcPr>
          <w:p w14:paraId="1A49D411" w14:textId="77777777" w:rsidR="008A322A" w:rsidRPr="00846A95" w:rsidRDefault="008A322A" w:rsidP="007A2952">
            <w:pPr>
              <w:keepNext/>
              <w:jc w:val="center"/>
              <w:rPr>
                <w:b/>
                <w:bCs/>
              </w:rPr>
            </w:pPr>
            <w:r w:rsidRPr="00846A95">
              <w:rPr>
                <w:b/>
                <w:bCs/>
              </w:rPr>
              <w:t>Future Work</w:t>
            </w:r>
          </w:p>
        </w:tc>
      </w:tr>
      <w:tr w:rsidR="008A322A" w:rsidRPr="00846A95" w:rsidDel="005826FD" w14:paraId="2AF909CB" w14:textId="77777777" w:rsidTr="00103C25">
        <w:trPr>
          <w:cantSplit/>
          <w:jc w:val="center"/>
        </w:trPr>
        <w:tc>
          <w:tcPr>
            <w:tcW w:w="2250" w:type="dxa"/>
            <w:tcMar>
              <w:top w:w="0" w:type="dxa"/>
              <w:left w:w="108" w:type="dxa"/>
              <w:bottom w:w="0" w:type="dxa"/>
              <w:right w:w="108" w:type="dxa"/>
            </w:tcMar>
          </w:tcPr>
          <w:p w14:paraId="08F49C43" w14:textId="77777777" w:rsidR="008A322A" w:rsidRPr="00301986" w:rsidDel="005826FD" w:rsidRDefault="008A322A" w:rsidP="007A2952">
            <w:pPr>
              <w:pStyle w:val="BodyText"/>
            </w:pPr>
            <w:r w:rsidRPr="00301986">
              <w:t>[Recommended Assignment]</w:t>
            </w:r>
          </w:p>
        </w:tc>
        <w:tc>
          <w:tcPr>
            <w:tcW w:w="7470" w:type="dxa"/>
            <w:tcMar>
              <w:top w:w="0" w:type="dxa"/>
              <w:left w:w="108" w:type="dxa"/>
              <w:bottom w:w="0" w:type="dxa"/>
              <w:right w:w="108" w:type="dxa"/>
            </w:tcMar>
          </w:tcPr>
          <w:p w14:paraId="2B1B58CF" w14:textId="77777777" w:rsidR="008A322A" w:rsidRPr="00846A95" w:rsidRDefault="008A322A" w:rsidP="007A2952">
            <w:pPr>
              <w:pStyle w:val="BodyText"/>
              <w:rPr>
                <w:rFonts w:cs="Tahoma"/>
                <w:b/>
                <w:bCs/>
              </w:rPr>
            </w:pPr>
            <w:r w:rsidRPr="00846A95">
              <w:rPr>
                <w:rFonts w:cs="Tahoma"/>
                <w:b/>
                <w:bCs/>
              </w:rPr>
              <w:t>[Future Work Item]</w:t>
            </w:r>
          </w:p>
          <w:p w14:paraId="532AC5F4" w14:textId="77777777" w:rsidR="008A322A" w:rsidRPr="00846A95" w:rsidDel="005826FD" w:rsidRDefault="008A322A" w:rsidP="007A2952">
            <w:pPr>
              <w:pStyle w:val="BodyText"/>
              <w:rPr>
                <w:rFonts w:cs="Tahoma"/>
              </w:rPr>
            </w:pPr>
            <w:r w:rsidRPr="00846A95">
              <w:rPr>
                <w:rFonts w:cs="Tahoma"/>
              </w:rPr>
              <w:t>[Description of future work item</w:t>
            </w:r>
            <w:r>
              <w:rPr>
                <w:rFonts w:cs="Tahoma"/>
              </w:rPr>
              <w:t>, with section number if applicable</w:t>
            </w:r>
            <w:r w:rsidRPr="00846A95">
              <w:rPr>
                <w:rFonts w:cs="Tahoma"/>
              </w:rPr>
              <w:t>]</w:t>
            </w:r>
          </w:p>
        </w:tc>
      </w:tr>
      <w:tr w:rsidR="008A322A" w:rsidRPr="00846A95" w14:paraId="09A8CA99" w14:textId="77777777" w:rsidTr="00103C25">
        <w:trPr>
          <w:cantSplit/>
          <w:jc w:val="center"/>
        </w:trPr>
        <w:tc>
          <w:tcPr>
            <w:tcW w:w="2250" w:type="dxa"/>
            <w:tcMar>
              <w:top w:w="0" w:type="dxa"/>
              <w:left w:w="108" w:type="dxa"/>
              <w:bottom w:w="0" w:type="dxa"/>
              <w:right w:w="108" w:type="dxa"/>
            </w:tcMar>
          </w:tcPr>
          <w:p w14:paraId="2EF976A8" w14:textId="77777777" w:rsidR="008A322A" w:rsidRPr="00301986" w:rsidRDefault="008A322A" w:rsidP="007A2952">
            <w:pPr>
              <w:pStyle w:val="BodyText"/>
            </w:pPr>
            <w:r w:rsidRPr="00301986">
              <w:t>[Recommended Assignment]</w:t>
            </w:r>
          </w:p>
        </w:tc>
        <w:tc>
          <w:tcPr>
            <w:tcW w:w="7470" w:type="dxa"/>
            <w:tcMar>
              <w:top w:w="0" w:type="dxa"/>
              <w:left w:w="108" w:type="dxa"/>
              <w:bottom w:w="0" w:type="dxa"/>
              <w:right w:w="108" w:type="dxa"/>
            </w:tcMar>
          </w:tcPr>
          <w:p w14:paraId="3349D091" w14:textId="77777777" w:rsidR="008A322A" w:rsidRPr="00846A95" w:rsidRDefault="008A322A" w:rsidP="007A2952">
            <w:pPr>
              <w:pStyle w:val="BodyText"/>
              <w:rPr>
                <w:rFonts w:cs="Tahoma"/>
                <w:b/>
                <w:bCs/>
              </w:rPr>
            </w:pPr>
            <w:r w:rsidRPr="00846A95">
              <w:rPr>
                <w:rFonts w:cs="Tahoma"/>
                <w:b/>
                <w:bCs/>
              </w:rPr>
              <w:t>[Future Work Item]</w:t>
            </w:r>
          </w:p>
          <w:p w14:paraId="31D313BB" w14:textId="77777777" w:rsidR="008A322A" w:rsidRPr="00846A95" w:rsidRDefault="008A322A" w:rsidP="007A2952">
            <w:pPr>
              <w:pStyle w:val="BodyText"/>
              <w:rPr>
                <w:rFonts w:cs="Tahoma"/>
              </w:rPr>
            </w:pPr>
            <w:r w:rsidRPr="00846A95">
              <w:rPr>
                <w:rFonts w:cs="Tahoma"/>
              </w:rPr>
              <w:t>[Description of future work item</w:t>
            </w:r>
            <w:r>
              <w:rPr>
                <w:rFonts w:cs="Tahoma"/>
              </w:rPr>
              <w:t>, with section number if applicable</w:t>
            </w:r>
            <w:r w:rsidRPr="00846A95">
              <w:rPr>
                <w:rFonts w:cs="Tahoma"/>
              </w:rPr>
              <w:t>]</w:t>
            </w:r>
          </w:p>
        </w:tc>
      </w:tr>
    </w:tbl>
    <w:p w14:paraId="21D2473C" w14:textId="58125686" w:rsidR="004F5F13" w:rsidRPr="004F5F13" w:rsidRDefault="00710E4C" w:rsidP="00053787">
      <w:pPr>
        <w:pStyle w:val="Heading1"/>
      </w:pPr>
      <w:bookmarkStart w:id="650" w:name="_Toc410319880"/>
      <w:bookmarkStart w:id="651" w:name="_Toc428343684"/>
      <w:bookmarkStart w:id="652" w:name="_Toc213164130"/>
      <w:bookmarkEnd w:id="638"/>
      <w:r>
        <w:lastRenderedPageBreak/>
        <w:t>Abbreviations, Terms, and D</w:t>
      </w:r>
      <w:r w:rsidR="00834F03" w:rsidRPr="004F5F13">
        <w:t>efinitions</w:t>
      </w:r>
      <w:bookmarkEnd w:id="650"/>
      <w:bookmarkEnd w:id="651"/>
      <w:bookmarkEnd w:id="652"/>
    </w:p>
    <w:p w14:paraId="7F29C419" w14:textId="6AD3C731" w:rsidR="008D1039" w:rsidRDefault="008D1039" w:rsidP="004161E2">
      <w:pPr>
        <w:pStyle w:val="BodyText"/>
      </w:pPr>
      <w:r>
        <w:rPr>
          <w:noProof/>
        </w:rPr>
        <mc:AlternateContent>
          <mc:Choice Requires="wps">
            <w:drawing>
              <wp:anchor distT="0" distB="0" distL="114300" distR="114300" simplePos="0" relativeHeight="251679744" behindDoc="1" locked="1" layoutInCell="1" allowOverlap="0" wp14:anchorId="598D90B8" wp14:editId="55ADA955">
                <wp:simplePos x="0" y="0"/>
                <wp:positionH relativeFrom="column">
                  <wp:align>center</wp:align>
                </wp:positionH>
                <wp:positionV relativeFrom="line">
                  <wp:posOffset>0</wp:posOffset>
                </wp:positionV>
                <wp:extent cx="6181344" cy="7653528"/>
                <wp:effectExtent l="0" t="0" r="10160" b="24130"/>
                <wp:wrapTopAndBottom/>
                <wp:docPr id="1696320036" name="Text Box 1"/>
                <wp:cNvGraphicFramePr/>
                <a:graphic xmlns:a="http://schemas.openxmlformats.org/drawingml/2006/main">
                  <a:graphicData uri="http://schemas.microsoft.com/office/word/2010/wordprocessingShape">
                    <wps:wsp>
                      <wps:cNvSpPr txBox="1"/>
                      <wps:spPr>
                        <a:xfrm>
                          <a:off x="0" y="0"/>
                          <a:ext cx="6181344" cy="7653528"/>
                        </a:xfrm>
                        <a:prstGeom prst="rect">
                          <a:avLst/>
                        </a:prstGeom>
                        <a:solidFill>
                          <a:schemeClr val="accent1">
                            <a:lumMod val="20000"/>
                            <a:lumOff val="80000"/>
                          </a:schemeClr>
                        </a:solidFill>
                        <a:ln w="9525">
                          <a:solidFill>
                            <a:srgbClr val="0070C0"/>
                          </a:solidFill>
                        </a:ln>
                      </wps:spPr>
                      <wps:txbx>
                        <w:txbxContent>
                          <w:p w14:paraId="5CF49957" w14:textId="6592D79D" w:rsidR="00794B9E" w:rsidRPr="006F63B2" w:rsidRDefault="00794B9E" w:rsidP="008D1039">
                            <w:pPr>
                              <w:spacing w:after="160" w:line="260" w:lineRule="exact"/>
                              <w:rPr>
                                <w:rFonts w:cs="Tahoma"/>
                              </w:rPr>
                            </w:pPr>
                            <w:r>
                              <w:rPr>
                                <w:rFonts w:cs="Tahoma"/>
                              </w:rPr>
                              <w:t>U</w:t>
                            </w:r>
                            <w:r w:rsidRPr="006F63B2">
                              <w:rPr>
                                <w:rFonts w:cs="Tahoma"/>
                              </w:rPr>
                              <w:t>se this table to identify all terms that are unique to NENA or the 9</w:t>
                            </w:r>
                            <w:r w:rsidRPr="006F63B2">
                              <w:rPr>
                                <w:rFonts w:cs="Tahoma"/>
                              </w:rPr>
                              <w:noBreakHyphen/>
                              <w:t>1</w:t>
                            </w:r>
                            <w:r w:rsidRPr="006F63B2">
                              <w:rPr>
                                <w:rFonts w:cs="Tahoma"/>
                              </w:rPr>
                              <w:noBreakHyphen/>
                              <w:t>1 system or are important to this document. All abbreviations used in this document are to be included in this table. If only used once within the document, consider fully spelling out the term without its abbreviation so it does not need to be added to this table. Creating abbreviations that are not subsequently used in the document is not recommended.</w:t>
                            </w:r>
                          </w:p>
                          <w:p w14:paraId="2EAB7B71" w14:textId="77777777" w:rsidR="00794B9E" w:rsidRPr="006F63B2" w:rsidRDefault="00794B9E" w:rsidP="008D1039">
                            <w:pPr>
                              <w:spacing w:after="160" w:line="260" w:lineRule="exact"/>
                              <w:rPr>
                                <w:rFonts w:cs="Tahoma"/>
                              </w:rPr>
                            </w:pPr>
                            <w:r w:rsidRPr="006F63B2">
                              <w:rPr>
                                <w:rFonts w:cs="Tahoma"/>
                              </w:rPr>
                              <w:t xml:space="preserve">Compare your definitions with the current </w:t>
                            </w:r>
                            <w:hyperlink r:id="rId28" w:history="1">
                              <w:r w:rsidRPr="006F63B2">
                                <w:rPr>
                                  <w:rStyle w:val="Hyperlink"/>
                                  <w:rFonts w:cs="Tahoma"/>
                                </w:rPr>
                                <w:t>NENAkb Glossary</w:t>
                              </w:r>
                            </w:hyperlink>
                            <w:r w:rsidRPr="006F63B2">
                              <w:rPr>
                                <w:rFonts w:cs="Tahoma"/>
                              </w:rPr>
                              <w:t xml:space="preserve"> to avoid unnecessarily creating conflicting descriptions of the same term. </w:t>
                            </w:r>
                            <w:r w:rsidRPr="006F63B2">
                              <w:rPr>
                                <w:rFonts w:cs="Tahoma"/>
                                <w:b/>
                                <w:bCs/>
                              </w:rPr>
                              <w:t>Review terms just before each approval ballot since the NENAkb Glossary is continually updated and definitions may have changed</w:t>
                            </w:r>
                            <w:r w:rsidRPr="006F63B2">
                              <w:rPr>
                                <w:rFonts w:cs="Tahoma"/>
                              </w:rPr>
                              <w:t>.</w:t>
                            </w:r>
                          </w:p>
                          <w:p w14:paraId="03AB79EB" w14:textId="77777777" w:rsidR="00794B9E" w:rsidRPr="006F63B2" w:rsidRDefault="00794B9E" w:rsidP="008D1039">
                            <w:pPr>
                              <w:spacing w:after="160" w:line="260" w:lineRule="exact"/>
                              <w:rPr>
                                <w:rFonts w:cs="Tahoma"/>
                              </w:rPr>
                            </w:pPr>
                            <w:r w:rsidRPr="006F63B2">
                              <w:rPr>
                                <w:rFonts w:cs="Tahoma"/>
                              </w:rPr>
                              <w:t>Please add terms and abbreviations to the table using the following format:</w:t>
                            </w:r>
                          </w:p>
                          <w:p w14:paraId="6470D402" w14:textId="77777777" w:rsidR="00794B9E" w:rsidRPr="006F63B2" w:rsidRDefault="00794B9E" w:rsidP="00C17553">
                            <w:pPr>
                              <w:pStyle w:val="ListParagraph"/>
                              <w:numPr>
                                <w:ilvl w:val="0"/>
                                <w:numId w:val="5"/>
                              </w:numPr>
                            </w:pPr>
                            <w:r w:rsidRPr="006F63B2">
                              <w:t xml:space="preserve">Place term or abbreviation alphabetically in the </w:t>
                            </w:r>
                            <w:r w:rsidRPr="006F63B2">
                              <w:rPr>
                                <w:b/>
                              </w:rPr>
                              <w:t>Term or Abbreviation (Expansion)</w:t>
                            </w:r>
                            <w:r w:rsidRPr="006F63B2">
                              <w:t xml:space="preserve"> column. For abbreviations, add the expansion (the spelled</w:t>
                            </w:r>
                            <w:r w:rsidRPr="006F63B2">
                              <w:noBreakHyphen/>
                              <w:t>out words) in parentheses, e.g., FCC (Federal Communications Commission).</w:t>
                            </w:r>
                          </w:p>
                          <w:p w14:paraId="57822DF0" w14:textId="77777777" w:rsidR="00794B9E" w:rsidRPr="006F63B2" w:rsidRDefault="00794B9E" w:rsidP="00C17553">
                            <w:pPr>
                              <w:pStyle w:val="ListParagraph"/>
                              <w:numPr>
                                <w:ilvl w:val="0"/>
                                <w:numId w:val="5"/>
                              </w:numPr>
                            </w:pPr>
                            <w:r w:rsidRPr="006F63B2">
                              <w:t>Provide a brief definition or description for the abbreviation or</w:t>
                            </w:r>
                            <w:r w:rsidRPr="006F63B2" w:rsidDel="00E76EC5">
                              <w:t xml:space="preserve"> </w:t>
                            </w:r>
                            <w:r w:rsidRPr="006F63B2">
                              <w:t>term.</w:t>
                            </w:r>
                          </w:p>
                          <w:p w14:paraId="38292887" w14:textId="77777777" w:rsidR="00794B9E" w:rsidRPr="006F63B2" w:rsidRDefault="00794B9E" w:rsidP="00C17553">
                            <w:pPr>
                              <w:pStyle w:val="ListParagraph"/>
                              <w:numPr>
                                <w:ilvl w:val="0"/>
                                <w:numId w:val="5"/>
                              </w:numPr>
                            </w:pPr>
                            <w:r w:rsidRPr="006F63B2">
                              <w:t xml:space="preserve">In the </w:t>
                            </w:r>
                            <w:r w:rsidRPr="006F63B2">
                              <w:rPr>
                                <w:b/>
                                <w:bCs/>
                              </w:rPr>
                              <w:t>Definition</w:t>
                            </w:r>
                            <w:r w:rsidRPr="006F63B2">
                              <w:t xml:space="preserve"> column, you may also identify other Relevant NENA Documents or External References that provide greater detail about the term or abbreviation. URLs added to cited references will not be included in the NENAkb Glossary.</w:t>
                            </w:r>
                          </w:p>
                          <w:p w14:paraId="1E04A2CE" w14:textId="4D668AA2" w:rsidR="00794B9E" w:rsidRPr="006F63B2" w:rsidRDefault="00794B9E" w:rsidP="008D1039">
                            <w:pPr>
                              <w:spacing w:after="160" w:line="260" w:lineRule="exact"/>
                              <w:rPr>
                                <w:rFonts w:cs="Tahoma"/>
                                <w:b/>
                                <w:bCs/>
                                <w:u w:val="single"/>
                              </w:rPr>
                            </w:pPr>
                            <w:r w:rsidRPr="006F63B2">
                              <w:rPr>
                                <w:rFonts w:cs="Tahoma"/>
                                <w:b/>
                                <w:bCs/>
                                <w:u w:val="single"/>
                              </w:rPr>
                              <w:t xml:space="preserve">Instructions </w:t>
                            </w:r>
                            <w:r>
                              <w:rPr>
                                <w:rFonts w:cs="Tahoma"/>
                                <w:b/>
                                <w:bCs/>
                                <w:u w:val="single"/>
                              </w:rPr>
                              <w:t>for</w:t>
                            </w:r>
                            <w:r w:rsidRPr="006F63B2">
                              <w:rPr>
                                <w:rFonts w:cs="Tahoma"/>
                                <w:b/>
                                <w:bCs/>
                                <w:u w:val="single"/>
                              </w:rPr>
                              <w:t xml:space="preserve"> Recommend</w:t>
                            </w:r>
                            <w:r>
                              <w:rPr>
                                <w:rFonts w:cs="Tahoma"/>
                                <w:b/>
                                <w:bCs/>
                                <w:u w:val="single"/>
                              </w:rPr>
                              <w:t>ing</w:t>
                            </w:r>
                            <w:r w:rsidRPr="006F63B2">
                              <w:rPr>
                                <w:rFonts w:cs="Tahoma"/>
                                <w:b/>
                                <w:bCs/>
                                <w:u w:val="single"/>
                              </w:rPr>
                              <w:t xml:space="preserve"> Changes to </w:t>
                            </w:r>
                            <w:r>
                              <w:rPr>
                                <w:rFonts w:cs="Tahoma"/>
                                <w:b/>
                                <w:bCs/>
                                <w:u w:val="single"/>
                              </w:rPr>
                              <w:t xml:space="preserve">the </w:t>
                            </w:r>
                            <w:r w:rsidRPr="006F63B2">
                              <w:rPr>
                                <w:rFonts w:cs="Tahoma"/>
                                <w:b/>
                                <w:bCs/>
                                <w:u w:val="single"/>
                              </w:rPr>
                              <w:t>NENAkb (NENA Knowledge Base) Glossary</w:t>
                            </w:r>
                          </w:p>
                          <w:p w14:paraId="490B3868" w14:textId="6D0FAC35" w:rsidR="00794B9E" w:rsidRPr="00B35ACF" w:rsidRDefault="00794B9E" w:rsidP="008D1039">
                            <w:pPr>
                              <w:spacing w:after="160" w:line="260" w:lineRule="exact"/>
                              <w:rPr>
                                <w:rFonts w:cs="Tahoma"/>
                              </w:rPr>
                            </w:pPr>
                            <w:r w:rsidRPr="006F63B2">
                              <w:rPr>
                                <w:rFonts w:cs="Tahoma"/>
                              </w:rPr>
                              <w:t xml:space="preserve">Use the third column to recommend changes to the NENAkb Glossary or </w:t>
                            </w:r>
                            <w:r>
                              <w:rPr>
                                <w:rFonts w:cs="Tahoma"/>
                              </w:rPr>
                              <w:t>confirm</w:t>
                            </w:r>
                            <w:r w:rsidRPr="006F63B2">
                              <w:rPr>
                                <w:rFonts w:cs="Tahoma"/>
                              </w:rPr>
                              <w:t xml:space="preserve"> acceptance of the Glossary’s definition in this document. The CRM team will remove the third column before the approved document is published. These options are available in the third column</w:t>
                            </w:r>
                            <w:r>
                              <w:rPr>
                                <w:rFonts w:cs="Tahoma"/>
                              </w:rPr>
                              <w:t>.</w:t>
                            </w:r>
                          </w:p>
                          <w:p w14:paraId="32E6718F" w14:textId="0D4E5F13" w:rsidR="00794B9E" w:rsidRPr="006F63B2" w:rsidRDefault="00794B9E" w:rsidP="008D1039">
                            <w:pPr>
                              <w:spacing w:after="160" w:line="260" w:lineRule="exact"/>
                              <w:rPr>
                                <w:rFonts w:cs="Tahoma"/>
                              </w:rPr>
                            </w:pPr>
                            <w:r w:rsidRPr="006F63B2">
                              <w:rPr>
                                <w:rFonts w:cs="Tahoma"/>
                                <w:b/>
                                <w:bCs/>
                              </w:rPr>
                              <w:t>Select Recommendation drop</w:t>
                            </w:r>
                            <w:r w:rsidRPr="006F63B2">
                              <w:rPr>
                                <w:rFonts w:cs="Tahoma"/>
                                <w:b/>
                                <w:bCs/>
                              </w:rPr>
                              <w:noBreakHyphen/>
                              <w:t>down</w:t>
                            </w:r>
                            <w:r w:rsidRPr="006F63B2">
                              <w:rPr>
                                <w:rFonts w:cs="Tahoma"/>
                              </w:rPr>
                              <w:t xml:space="preserve"> box:</w:t>
                            </w:r>
                          </w:p>
                          <w:p w14:paraId="03682E21" w14:textId="65E5F82F" w:rsidR="00794B9E" w:rsidRPr="006F63B2" w:rsidRDefault="00794B9E" w:rsidP="001218C2">
                            <w:pPr>
                              <w:pStyle w:val="ListParagraph"/>
                              <w:numPr>
                                <w:ilvl w:val="0"/>
                                <w:numId w:val="9"/>
                              </w:numPr>
                              <w:rPr>
                                <w:kern w:val="0"/>
                              </w:rPr>
                            </w:pPr>
                            <w:r w:rsidRPr="006F63B2">
                              <w:rPr>
                                <w:b/>
                                <w:bCs/>
                              </w:rPr>
                              <w:t>In Glossary</w:t>
                            </w:r>
                            <w:r>
                              <w:rPr>
                                <w:b/>
                                <w:bCs/>
                              </w:rPr>
                              <w:t>—</w:t>
                            </w:r>
                            <w:r w:rsidRPr="006F63B2">
                              <w:t>The term and the definition in the document are the same as in the NENAkb Glossary. Please use the definition in the NENAkb Glossary.</w:t>
                            </w:r>
                          </w:p>
                          <w:p w14:paraId="4EBE5A44" w14:textId="426F0C20" w:rsidR="00794B9E" w:rsidRPr="006F63B2" w:rsidRDefault="00794B9E" w:rsidP="001218C2">
                            <w:pPr>
                              <w:pStyle w:val="ListParagraph"/>
                              <w:numPr>
                                <w:ilvl w:val="0"/>
                                <w:numId w:val="9"/>
                              </w:numPr>
                              <w:rPr>
                                <w:rFonts w:cs="Tahoma"/>
                              </w:rPr>
                            </w:pPr>
                            <w:r w:rsidRPr="006F63B2">
                              <w:rPr>
                                <w:rFonts w:cs="Tahoma"/>
                                <w:b/>
                                <w:bCs/>
                              </w:rPr>
                              <w:t>Add</w:t>
                            </w:r>
                            <w:r>
                              <w:rPr>
                                <w:rFonts w:cs="Tahoma"/>
                                <w:b/>
                                <w:bCs/>
                              </w:rPr>
                              <w:t>—</w:t>
                            </w:r>
                            <w:r w:rsidRPr="006F63B2">
                              <w:rPr>
                                <w:rFonts w:cs="Tahoma"/>
                              </w:rPr>
                              <w:t xml:space="preserve">The term does not exist in the NENAkb Glossary and meets the </w:t>
                            </w:r>
                            <w:hyperlink r:id="rId29" w:anchor="What_kinds_of_terms,_abbreviations,_and_acronyms_are_included_in_the_NENA_Knowledge_Base_glossary?" w:history="1">
                              <w:r w:rsidRPr="006F63B2">
                                <w:rPr>
                                  <w:rStyle w:val="Hyperlink"/>
                                </w:rPr>
                                <w:t>criteria for inclusion</w:t>
                              </w:r>
                            </w:hyperlink>
                            <w:r w:rsidRPr="006F63B2">
                              <w:rPr>
                                <w:rFonts w:cs="Tahoma"/>
                              </w:rPr>
                              <w:t xml:space="preserve">. You may also identify other Relevant NENA Documents </w:t>
                            </w:r>
                            <w:r w:rsidRPr="006F63B2">
                              <w:t>that provide greater detail about the term or abbreviation</w:t>
                            </w:r>
                            <w:r w:rsidRPr="006F63B2">
                              <w:rPr>
                                <w:rFonts w:cs="Tahoma"/>
                              </w:rPr>
                              <w:t>.</w:t>
                            </w:r>
                          </w:p>
                          <w:p w14:paraId="7799B7F8" w14:textId="261DDA68" w:rsidR="00794B9E" w:rsidRPr="006F63B2" w:rsidRDefault="00794B9E" w:rsidP="001218C2">
                            <w:pPr>
                              <w:pStyle w:val="ListParagraph"/>
                              <w:numPr>
                                <w:ilvl w:val="0"/>
                                <w:numId w:val="9"/>
                              </w:numPr>
                              <w:rPr>
                                <w:rFonts w:cs="Tahoma"/>
                              </w:rPr>
                            </w:pPr>
                            <w:r w:rsidRPr="006F63B2">
                              <w:rPr>
                                <w:rFonts w:cs="Tahoma"/>
                                <w:b/>
                                <w:bCs/>
                              </w:rPr>
                              <w:t>Delete</w:t>
                            </w:r>
                            <w:r>
                              <w:rPr>
                                <w:rFonts w:cs="Tahoma"/>
                                <w:b/>
                                <w:bCs/>
                              </w:rPr>
                              <w:t>—</w:t>
                            </w:r>
                            <w:r w:rsidRPr="006F63B2">
                              <w:rPr>
                                <w:rFonts w:cs="Tahoma"/>
                              </w:rPr>
                              <w:t xml:space="preserve">The term exists in </w:t>
                            </w:r>
                            <w:r>
                              <w:rPr>
                                <w:rFonts w:cs="Tahoma"/>
                              </w:rPr>
                              <w:t xml:space="preserve">the </w:t>
                            </w:r>
                            <w:r w:rsidRPr="006F63B2">
                              <w:rPr>
                                <w:rFonts w:cs="Tahoma"/>
                              </w:rPr>
                              <w:t xml:space="preserve">NENAkb Glossary but is no longer needed or does not meet the </w:t>
                            </w:r>
                            <w:hyperlink r:id="rId30" w:anchor="What_kinds_of_terms,_abbreviations,_and_acronyms_are_included_in_the_NENA_Knowledge_Base_glossary?" w:history="1">
                              <w:r w:rsidRPr="006F63B2">
                                <w:rPr>
                                  <w:rStyle w:val="Hyperlink"/>
                                </w:rPr>
                                <w:t>criteria for inclusion</w:t>
                              </w:r>
                            </w:hyperlink>
                            <w:r w:rsidRPr="006F63B2">
                              <w:rPr>
                                <w:rFonts w:cs="Tahoma"/>
                              </w:rPr>
                              <w:t>.</w:t>
                            </w:r>
                          </w:p>
                          <w:p w14:paraId="5F339A0E" w14:textId="62509555" w:rsidR="00794B9E" w:rsidRPr="006F63B2" w:rsidRDefault="00794B9E" w:rsidP="001218C2">
                            <w:pPr>
                              <w:pStyle w:val="ListParagraph"/>
                              <w:numPr>
                                <w:ilvl w:val="0"/>
                                <w:numId w:val="9"/>
                              </w:numPr>
                              <w:rPr>
                                <w:rFonts w:cs="Tahoma"/>
                              </w:rPr>
                            </w:pPr>
                            <w:r w:rsidRPr="006F63B2">
                              <w:rPr>
                                <w:rFonts w:cs="Tahoma"/>
                                <w:b/>
                                <w:bCs/>
                              </w:rPr>
                              <w:t>Don’t Add</w:t>
                            </w:r>
                            <w:r>
                              <w:rPr>
                                <w:rFonts w:cs="Tahoma"/>
                                <w:b/>
                                <w:bCs/>
                              </w:rPr>
                              <w:t>—</w:t>
                            </w:r>
                            <w:r w:rsidRPr="006F63B2">
                              <w:rPr>
                                <w:rFonts w:cs="Tahoma"/>
                              </w:rPr>
                              <w:t xml:space="preserve">The term is not in the NENAkb Glossary and does not meet the </w:t>
                            </w:r>
                            <w:hyperlink r:id="rId31" w:anchor="What_kinds_of_terms,_abbreviations,_and_acronyms_are_included_in_the_NENA_Knowledge_Base_glossary?" w:history="1">
                              <w:r w:rsidRPr="006F63B2">
                                <w:rPr>
                                  <w:rStyle w:val="Hyperlink"/>
                                </w:rPr>
                                <w:t>criteria for inclusion</w:t>
                              </w:r>
                            </w:hyperlink>
                            <w:r w:rsidRPr="006F63B2">
                              <w:rPr>
                                <w:rFonts w:cs="Tahoma"/>
                              </w:rPr>
                              <w:t xml:space="preserve"> </w:t>
                            </w:r>
                            <w:r w:rsidRPr="006F63B2">
                              <w:rPr>
                                <w:rFonts w:cs="Tahoma"/>
                                <w:b/>
                                <w:bCs/>
                              </w:rPr>
                              <w:t>OR</w:t>
                            </w:r>
                            <w:r w:rsidRPr="006F63B2">
                              <w:rPr>
                                <w:rFonts w:cs="Tahoma"/>
                              </w:rPr>
                              <w:t xml:space="preserve"> the WG needs a unique definition in this document other than what is in the NENAkb Glossary.</w:t>
                            </w:r>
                          </w:p>
                          <w:p w14:paraId="59A9F9C1" w14:textId="487DB7A5" w:rsidR="00794B9E" w:rsidRPr="006F63B2" w:rsidRDefault="00794B9E" w:rsidP="001218C2">
                            <w:pPr>
                              <w:pStyle w:val="ListParagraph"/>
                              <w:numPr>
                                <w:ilvl w:val="0"/>
                                <w:numId w:val="9"/>
                              </w:numPr>
                            </w:pPr>
                            <w:r w:rsidRPr="006F63B2">
                              <w:rPr>
                                <w:b/>
                                <w:bCs/>
                              </w:rPr>
                              <w:t>Modify</w:t>
                            </w:r>
                            <w:r>
                              <w:rPr>
                                <w:b/>
                                <w:bCs/>
                              </w:rPr>
                              <w:t>—</w:t>
                            </w:r>
                            <w:r w:rsidRPr="006F63B2">
                              <w:t>Update the NENAkb Glossary with this term and definition. If the term originated in a different NENA document, consult with that document’s Working Group (or its Committee if not currently active) to develop a single, agreed-upon definition.</w:t>
                            </w:r>
                          </w:p>
                          <w:p w14:paraId="68DF45D1" w14:textId="19FAFFA6" w:rsidR="00794B9E" w:rsidRPr="006F63B2" w:rsidRDefault="00794B9E" w:rsidP="001218C2">
                            <w:pPr>
                              <w:pStyle w:val="ListParagraph"/>
                              <w:numPr>
                                <w:ilvl w:val="0"/>
                                <w:numId w:val="9"/>
                              </w:numPr>
                            </w:pPr>
                            <w:r w:rsidRPr="006F63B2">
                              <w:rPr>
                                <w:b/>
                                <w:bCs/>
                              </w:rPr>
                              <w:t>Other</w:t>
                            </w:r>
                            <w:r>
                              <w:rPr>
                                <w:b/>
                                <w:bCs/>
                              </w:rPr>
                              <w:t>—</w:t>
                            </w:r>
                            <w:r w:rsidRPr="006F63B2">
                              <w:t>Use this option to suggest other actions such as adding this term as a “Related Term” or “Also Known As” term to the definition of another term in the Glossary.</w:t>
                            </w:r>
                          </w:p>
                          <w:p w14:paraId="2725A911" w14:textId="018541FF" w:rsidR="00794B9E" w:rsidRPr="006F63B2" w:rsidRDefault="00794B9E" w:rsidP="001218C2">
                            <w:pPr>
                              <w:pStyle w:val="ListParagraph"/>
                              <w:numPr>
                                <w:ilvl w:val="0"/>
                                <w:numId w:val="9"/>
                              </w:numPr>
                            </w:pPr>
                            <w:r w:rsidRPr="006F63B2">
                              <w:rPr>
                                <w:b/>
                                <w:bCs/>
                                <w:u w:val="single"/>
                              </w:rPr>
                              <w:t>Insert Explanation</w:t>
                            </w:r>
                            <w:r>
                              <w:rPr>
                                <w:b/>
                                <w:bCs/>
                                <w:u w:val="single"/>
                              </w:rPr>
                              <w:t>—</w:t>
                            </w:r>
                            <w:r w:rsidRPr="006F63B2">
                              <w:t xml:space="preserve">If “Other” is </w:t>
                            </w:r>
                            <w:r w:rsidRPr="00C46981">
                              <w:t>selected OR a definition was modified in collaboration with another WG, OR any other explanation is needed, enter the details in the Insert Explanation text box (3</w:t>
                            </w:r>
                            <w:r w:rsidRPr="00C46981">
                              <w:rPr>
                                <w:vertAlign w:val="superscript"/>
                              </w:rPr>
                              <w:t>rd</w:t>
                            </w:r>
                            <w:r w:rsidRPr="00C46981">
                              <w:t xml:space="preserve"> column).</w:t>
                            </w:r>
                            <w:r w:rsidRPr="00056C96">
                              <w:t xml:space="preserve"> </w:t>
                            </w:r>
                            <w:bookmarkStart w:id="653" w:name="_Hlk212795647"/>
                            <w:r>
                              <w:t>Or e</w:t>
                            </w:r>
                            <w:r w:rsidRPr="00056C96">
                              <w:t>lse</w:t>
                            </w:r>
                            <w:bookmarkEnd w:id="653"/>
                            <w:r w:rsidRPr="00056C96">
                              <w:t xml:space="preserve">, </w:t>
                            </w:r>
                            <w:r w:rsidRPr="006F63B2">
                              <w:t>delete the Insert Explanation text box.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8D90B8" id="Text Box 1" o:spid="_x0000_s1027" type="#_x0000_t202" style="position:absolute;margin-left:0;margin-top:0;width:486.7pt;height:602.65pt;z-index:-251636736;visibility:visible;mso-wrap-style:square;mso-width-percent:0;mso-height-percent:0;mso-wrap-distance-left:9pt;mso-wrap-distance-top:0;mso-wrap-distance-right:9pt;mso-wrap-distance-bottom:0;mso-position-horizontal:center;mso-position-horizontal-relative:text;mso-position-vertical:absolute;mso-position-vertical-relative:lin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" o:allowoverlap="f" fillcolor="#dbe5f1 [660]" strokecolor="#0070c0">
                <v:textbox>
                  <w:txbxContent>
                    <w:p w14:paraId="5CF49957" w14:textId="6592D79D" w:rsidR="00794B9E" w:rsidRPr="006F63B2" w:rsidRDefault="00794B9E" w:rsidP="008D1039">
                      <w:pPr>
                        <w:spacing w:after="160" w:line="260" w:lineRule="exact"/>
                        <w:rPr>
                          <w:rFonts w:cs="Tahoma"/>
                        </w:rPr>
                      </w:pPr>
                      <w:r>
                        <w:rPr>
                          <w:rFonts w:cs="Tahoma"/>
                        </w:rPr>
                        <w:t>U</w:t>
                      </w:r>
                      <w:r w:rsidRPr="006F63B2">
                        <w:rPr>
                          <w:rFonts w:cs="Tahoma"/>
                        </w:rPr>
                        <w:t>se this table to identify all terms that are unique to NENA or the 9</w:t>
                      </w:r>
                      <w:r w:rsidRPr="006F63B2">
                        <w:rPr>
                          <w:rFonts w:cs="Tahoma"/>
                        </w:rPr>
                        <w:noBreakHyphen/>
                        <w:t>1</w:t>
                      </w:r>
                      <w:r w:rsidRPr="006F63B2">
                        <w:rPr>
                          <w:rFonts w:cs="Tahoma"/>
                        </w:rPr>
                        <w:noBreakHyphen/>
                        <w:t>1 system or are important to this document. All abbreviations used in this document are to be included in this table. If only used once within the document, consider fully spelling out the term without its abbreviation so it does not need to be added to this table. Creating abbreviations that are not subsequently used in the document is not recommended.</w:t>
                      </w:r>
                    </w:p>
                    <w:p w14:paraId="2EAB7B71" w14:textId="77777777" w:rsidR="00794B9E" w:rsidRPr="006F63B2" w:rsidRDefault="00794B9E" w:rsidP="008D1039">
                      <w:pPr>
                        <w:spacing w:after="160" w:line="260" w:lineRule="exact"/>
                        <w:rPr>
                          <w:rFonts w:cs="Tahoma"/>
                        </w:rPr>
                      </w:pPr>
                      <w:r w:rsidRPr="006F63B2">
                        <w:rPr>
                          <w:rFonts w:cs="Tahoma"/>
                        </w:rPr>
                        <w:t xml:space="preserve">Compare your definitions with the current </w:t>
                      </w:r>
                      <w:hyperlink r:id="rId32" w:history="1">
                        <w:r w:rsidRPr="006F63B2">
                          <w:rPr>
                            <w:rStyle w:val="Hyperlink"/>
                            <w:rFonts w:cs="Tahoma"/>
                          </w:rPr>
                          <w:t>NENAkb Glossary</w:t>
                        </w:r>
                      </w:hyperlink>
                      <w:r w:rsidRPr="006F63B2">
                        <w:rPr>
                          <w:rFonts w:cs="Tahoma"/>
                        </w:rPr>
                        <w:t xml:space="preserve"> to avoid unnecessarily creating conflicting descriptions of the same term. </w:t>
                      </w:r>
                      <w:r w:rsidRPr="006F63B2">
                        <w:rPr>
                          <w:rFonts w:cs="Tahoma"/>
                          <w:b/>
                          <w:bCs/>
                        </w:rPr>
                        <w:t>Review terms just before each approval ballot since the NENAkb Glossary is continually updated and definitions may have changed</w:t>
                      </w:r>
                      <w:r w:rsidRPr="006F63B2">
                        <w:rPr>
                          <w:rFonts w:cs="Tahoma"/>
                        </w:rPr>
                        <w:t>.</w:t>
                      </w:r>
                    </w:p>
                    <w:p w14:paraId="03AB79EB" w14:textId="77777777" w:rsidR="00794B9E" w:rsidRPr="006F63B2" w:rsidRDefault="00794B9E" w:rsidP="008D1039">
                      <w:pPr>
                        <w:spacing w:after="160" w:line="260" w:lineRule="exact"/>
                        <w:rPr>
                          <w:rFonts w:cs="Tahoma"/>
                        </w:rPr>
                      </w:pPr>
                      <w:r w:rsidRPr="006F63B2">
                        <w:rPr>
                          <w:rFonts w:cs="Tahoma"/>
                        </w:rPr>
                        <w:t>Please add terms and abbreviations to the table using the following format:</w:t>
                      </w:r>
                    </w:p>
                    <w:p w14:paraId="6470D402" w14:textId="77777777" w:rsidR="00794B9E" w:rsidRPr="006F63B2" w:rsidRDefault="00794B9E" w:rsidP="00C17553">
                      <w:pPr>
                        <w:pStyle w:val="ListParagraph"/>
                        <w:numPr>
                          <w:ilvl w:val="0"/>
                          <w:numId w:val="5"/>
                        </w:numPr>
                      </w:pPr>
                      <w:r w:rsidRPr="006F63B2">
                        <w:t xml:space="preserve">Place term or abbreviation alphabetically in the </w:t>
                      </w:r>
                      <w:r w:rsidRPr="006F63B2">
                        <w:rPr>
                          <w:b/>
                        </w:rPr>
                        <w:t>Term or Abbreviation (Expansion)</w:t>
                      </w:r>
                      <w:r w:rsidRPr="006F63B2">
                        <w:t xml:space="preserve"> column. For abbreviations, add the expansion (the spelled</w:t>
                      </w:r>
                      <w:r w:rsidRPr="006F63B2">
                        <w:noBreakHyphen/>
                        <w:t>out words) in parentheses, e.g., FCC (Federal Communications Commission).</w:t>
                      </w:r>
                    </w:p>
                    <w:p w14:paraId="57822DF0" w14:textId="77777777" w:rsidR="00794B9E" w:rsidRPr="006F63B2" w:rsidRDefault="00794B9E" w:rsidP="00C17553">
                      <w:pPr>
                        <w:pStyle w:val="ListParagraph"/>
                        <w:numPr>
                          <w:ilvl w:val="0"/>
                          <w:numId w:val="5"/>
                        </w:numPr>
                      </w:pPr>
                      <w:r w:rsidRPr="006F63B2">
                        <w:t>Provide a brief definition or description for the abbreviation or</w:t>
                      </w:r>
                      <w:r w:rsidRPr="006F63B2" w:rsidDel="00E76EC5">
                        <w:t xml:space="preserve"> </w:t>
                      </w:r>
                      <w:r w:rsidRPr="006F63B2">
                        <w:t>term.</w:t>
                      </w:r>
                    </w:p>
                    <w:p w14:paraId="38292887" w14:textId="77777777" w:rsidR="00794B9E" w:rsidRPr="006F63B2" w:rsidRDefault="00794B9E" w:rsidP="00C17553">
                      <w:pPr>
                        <w:pStyle w:val="ListParagraph"/>
                        <w:numPr>
                          <w:ilvl w:val="0"/>
                          <w:numId w:val="5"/>
                        </w:numPr>
                      </w:pPr>
                      <w:r w:rsidRPr="006F63B2">
                        <w:t xml:space="preserve">In the </w:t>
                      </w:r>
                      <w:r w:rsidRPr="006F63B2">
                        <w:rPr>
                          <w:b/>
                          <w:bCs/>
                        </w:rPr>
                        <w:t>Definition</w:t>
                      </w:r>
                      <w:r w:rsidRPr="006F63B2">
                        <w:t xml:space="preserve"> column, you may also identify other Relevant NENA Documents or External References that provide greater detail about the term or abbreviation. URLs added to cited references will not be included in the NENAkb Glossary.</w:t>
                      </w:r>
                    </w:p>
                    <w:p w14:paraId="1E04A2CE" w14:textId="4D668AA2" w:rsidR="00794B9E" w:rsidRPr="006F63B2" w:rsidRDefault="00794B9E" w:rsidP="008D1039">
                      <w:pPr>
                        <w:spacing w:after="160" w:line="260" w:lineRule="exact"/>
                        <w:rPr>
                          <w:rFonts w:cs="Tahoma"/>
                          <w:b/>
                          <w:bCs/>
                          <w:u w:val="single"/>
                        </w:rPr>
                      </w:pPr>
                      <w:r w:rsidRPr="006F63B2">
                        <w:rPr>
                          <w:rFonts w:cs="Tahoma"/>
                          <w:b/>
                          <w:bCs/>
                          <w:u w:val="single"/>
                        </w:rPr>
                        <w:t xml:space="preserve">Instructions </w:t>
                      </w:r>
                      <w:r>
                        <w:rPr>
                          <w:rFonts w:cs="Tahoma"/>
                          <w:b/>
                          <w:bCs/>
                          <w:u w:val="single"/>
                        </w:rPr>
                        <w:t>for</w:t>
                      </w:r>
                      <w:r w:rsidRPr="006F63B2">
                        <w:rPr>
                          <w:rFonts w:cs="Tahoma"/>
                          <w:b/>
                          <w:bCs/>
                          <w:u w:val="single"/>
                        </w:rPr>
                        <w:t xml:space="preserve"> Recommend</w:t>
                      </w:r>
                      <w:r>
                        <w:rPr>
                          <w:rFonts w:cs="Tahoma"/>
                          <w:b/>
                          <w:bCs/>
                          <w:u w:val="single"/>
                        </w:rPr>
                        <w:t>ing</w:t>
                      </w:r>
                      <w:r w:rsidRPr="006F63B2">
                        <w:rPr>
                          <w:rFonts w:cs="Tahoma"/>
                          <w:b/>
                          <w:bCs/>
                          <w:u w:val="single"/>
                        </w:rPr>
                        <w:t xml:space="preserve"> Changes to </w:t>
                      </w:r>
                      <w:r>
                        <w:rPr>
                          <w:rFonts w:cs="Tahoma"/>
                          <w:b/>
                          <w:bCs/>
                          <w:u w:val="single"/>
                        </w:rPr>
                        <w:t xml:space="preserve">the </w:t>
                      </w:r>
                      <w:r w:rsidRPr="006F63B2">
                        <w:rPr>
                          <w:rFonts w:cs="Tahoma"/>
                          <w:b/>
                          <w:bCs/>
                          <w:u w:val="single"/>
                        </w:rPr>
                        <w:t>NENAkb (NENA Knowledge Base) Glossary</w:t>
                      </w:r>
                    </w:p>
                    <w:p w14:paraId="490B3868" w14:textId="6D0FAC35" w:rsidR="00794B9E" w:rsidRPr="00B35ACF" w:rsidRDefault="00794B9E" w:rsidP="008D1039">
                      <w:pPr>
                        <w:spacing w:after="160" w:line="260" w:lineRule="exact"/>
                        <w:rPr>
                          <w:rFonts w:cs="Tahoma"/>
                        </w:rPr>
                      </w:pPr>
                      <w:r w:rsidRPr="006F63B2">
                        <w:rPr>
                          <w:rFonts w:cs="Tahoma"/>
                        </w:rPr>
                        <w:t xml:space="preserve">Use the third column to recommend changes to the NENAkb Glossary or </w:t>
                      </w:r>
                      <w:r>
                        <w:rPr>
                          <w:rFonts w:cs="Tahoma"/>
                        </w:rPr>
                        <w:t>confirm</w:t>
                      </w:r>
                      <w:r w:rsidRPr="006F63B2">
                        <w:rPr>
                          <w:rFonts w:cs="Tahoma"/>
                        </w:rPr>
                        <w:t xml:space="preserve"> acceptance of the Glossary’s definition in this document. The CRM team will remove the third column before the approved document is published. These options are available in the third column</w:t>
                      </w:r>
                      <w:r>
                        <w:rPr>
                          <w:rFonts w:cs="Tahoma"/>
                        </w:rPr>
                        <w:t>.</w:t>
                      </w:r>
                    </w:p>
                    <w:p w14:paraId="32E6718F" w14:textId="0D4E5F13" w:rsidR="00794B9E" w:rsidRPr="006F63B2" w:rsidRDefault="00794B9E" w:rsidP="008D1039">
                      <w:pPr>
                        <w:spacing w:after="160" w:line="260" w:lineRule="exact"/>
                        <w:rPr>
                          <w:rFonts w:cs="Tahoma"/>
                        </w:rPr>
                      </w:pPr>
                      <w:r w:rsidRPr="006F63B2">
                        <w:rPr>
                          <w:rFonts w:cs="Tahoma"/>
                          <w:b/>
                          <w:bCs/>
                        </w:rPr>
                        <w:t>Select Recommendation drop</w:t>
                      </w:r>
                      <w:r w:rsidRPr="006F63B2">
                        <w:rPr>
                          <w:rFonts w:cs="Tahoma"/>
                          <w:b/>
                          <w:bCs/>
                        </w:rPr>
                        <w:noBreakHyphen/>
                        <w:t>down</w:t>
                      </w:r>
                      <w:r w:rsidRPr="006F63B2">
                        <w:rPr>
                          <w:rFonts w:cs="Tahoma"/>
                        </w:rPr>
                        <w:t xml:space="preserve"> box:</w:t>
                      </w:r>
                    </w:p>
                    <w:p w14:paraId="03682E21" w14:textId="65E5F82F" w:rsidR="00794B9E" w:rsidRPr="006F63B2" w:rsidRDefault="00794B9E" w:rsidP="001218C2">
                      <w:pPr>
                        <w:pStyle w:val="ListParagraph"/>
                        <w:numPr>
                          <w:ilvl w:val="0"/>
                          <w:numId w:val="9"/>
                        </w:numPr>
                        <w:rPr>
                          <w:kern w:val="0"/>
                        </w:rPr>
                      </w:pPr>
                      <w:r w:rsidRPr="006F63B2">
                        <w:rPr>
                          <w:b/>
                          <w:bCs/>
                        </w:rPr>
                        <w:t>In Glossary</w:t>
                      </w:r>
                      <w:r>
                        <w:rPr>
                          <w:b/>
                          <w:bCs/>
                        </w:rPr>
                        <w:t>—</w:t>
                      </w:r>
                      <w:r w:rsidRPr="006F63B2">
                        <w:t>The term and the definition in the document are the same as in the NENAkb Glossary. Please use the definition in the NENAkb Glossary.</w:t>
                      </w:r>
                    </w:p>
                    <w:p w14:paraId="4EBE5A44" w14:textId="426F0C20" w:rsidR="00794B9E" w:rsidRPr="006F63B2" w:rsidRDefault="00794B9E" w:rsidP="001218C2">
                      <w:pPr>
                        <w:pStyle w:val="ListParagraph"/>
                        <w:numPr>
                          <w:ilvl w:val="0"/>
                          <w:numId w:val="9"/>
                        </w:numPr>
                        <w:rPr>
                          <w:rFonts w:cs="Tahoma"/>
                        </w:rPr>
                      </w:pPr>
                      <w:r w:rsidRPr="006F63B2">
                        <w:rPr>
                          <w:rFonts w:cs="Tahoma"/>
                          <w:b/>
                          <w:bCs/>
                        </w:rPr>
                        <w:t>Add</w:t>
                      </w:r>
                      <w:r>
                        <w:rPr>
                          <w:rFonts w:cs="Tahoma"/>
                          <w:b/>
                          <w:bCs/>
                        </w:rPr>
                        <w:t>—</w:t>
                      </w:r>
                      <w:r w:rsidRPr="006F63B2">
                        <w:rPr>
                          <w:rFonts w:cs="Tahoma"/>
                        </w:rPr>
                        <w:t xml:space="preserve">The term does not exist in the NENAkb Glossary and meets the </w:t>
                      </w:r>
                      <w:hyperlink r:id="rId33" w:anchor="What_kinds_of_terms,_abbreviations,_and_acronyms_are_included_in_the_NENA_Knowledge_Base_glossary?" w:history="1">
                        <w:r w:rsidRPr="006F63B2">
                          <w:rPr>
                            <w:rStyle w:val="Hyperlink"/>
                          </w:rPr>
                          <w:t>criteria for inclusion</w:t>
                        </w:r>
                      </w:hyperlink>
                      <w:r w:rsidRPr="006F63B2">
                        <w:rPr>
                          <w:rFonts w:cs="Tahoma"/>
                        </w:rPr>
                        <w:t xml:space="preserve">. You may also identify other Relevant NENA Documents </w:t>
                      </w:r>
                      <w:r w:rsidRPr="006F63B2">
                        <w:t>that provide greater detail about the term or abbreviation</w:t>
                      </w:r>
                      <w:r w:rsidRPr="006F63B2">
                        <w:rPr>
                          <w:rFonts w:cs="Tahoma"/>
                        </w:rPr>
                        <w:t>.</w:t>
                      </w:r>
                    </w:p>
                    <w:p w14:paraId="7799B7F8" w14:textId="261DDA68" w:rsidR="00794B9E" w:rsidRPr="006F63B2" w:rsidRDefault="00794B9E" w:rsidP="001218C2">
                      <w:pPr>
                        <w:pStyle w:val="ListParagraph"/>
                        <w:numPr>
                          <w:ilvl w:val="0"/>
                          <w:numId w:val="9"/>
                        </w:numPr>
                        <w:rPr>
                          <w:rFonts w:cs="Tahoma"/>
                        </w:rPr>
                      </w:pPr>
                      <w:r w:rsidRPr="006F63B2">
                        <w:rPr>
                          <w:rFonts w:cs="Tahoma"/>
                          <w:b/>
                          <w:bCs/>
                        </w:rPr>
                        <w:t>Delete</w:t>
                      </w:r>
                      <w:r>
                        <w:rPr>
                          <w:rFonts w:cs="Tahoma"/>
                          <w:b/>
                          <w:bCs/>
                        </w:rPr>
                        <w:t>—</w:t>
                      </w:r>
                      <w:r w:rsidRPr="006F63B2">
                        <w:rPr>
                          <w:rFonts w:cs="Tahoma"/>
                        </w:rPr>
                        <w:t xml:space="preserve">The term exists in </w:t>
                      </w:r>
                      <w:r>
                        <w:rPr>
                          <w:rFonts w:cs="Tahoma"/>
                        </w:rPr>
                        <w:t xml:space="preserve">the </w:t>
                      </w:r>
                      <w:r w:rsidRPr="006F63B2">
                        <w:rPr>
                          <w:rFonts w:cs="Tahoma"/>
                        </w:rPr>
                        <w:t xml:space="preserve">NENAkb Glossary but is no longer needed or does not meet the </w:t>
                      </w:r>
                      <w:hyperlink r:id="rId34" w:anchor="What_kinds_of_terms,_abbreviations,_and_acronyms_are_included_in_the_NENA_Knowledge_Base_glossary?" w:history="1">
                        <w:r w:rsidRPr="006F63B2">
                          <w:rPr>
                            <w:rStyle w:val="Hyperlink"/>
                          </w:rPr>
                          <w:t>criteria for inclusion</w:t>
                        </w:r>
                      </w:hyperlink>
                      <w:r w:rsidRPr="006F63B2">
                        <w:rPr>
                          <w:rFonts w:cs="Tahoma"/>
                        </w:rPr>
                        <w:t>.</w:t>
                      </w:r>
                    </w:p>
                    <w:p w14:paraId="5F339A0E" w14:textId="62509555" w:rsidR="00794B9E" w:rsidRPr="006F63B2" w:rsidRDefault="00794B9E" w:rsidP="001218C2">
                      <w:pPr>
                        <w:pStyle w:val="ListParagraph"/>
                        <w:numPr>
                          <w:ilvl w:val="0"/>
                          <w:numId w:val="9"/>
                        </w:numPr>
                        <w:rPr>
                          <w:rFonts w:cs="Tahoma"/>
                        </w:rPr>
                      </w:pPr>
                      <w:r w:rsidRPr="006F63B2">
                        <w:rPr>
                          <w:rFonts w:cs="Tahoma"/>
                          <w:b/>
                          <w:bCs/>
                        </w:rPr>
                        <w:t>Don’t Add</w:t>
                      </w:r>
                      <w:r>
                        <w:rPr>
                          <w:rFonts w:cs="Tahoma"/>
                          <w:b/>
                          <w:bCs/>
                        </w:rPr>
                        <w:t>—</w:t>
                      </w:r>
                      <w:r w:rsidRPr="006F63B2">
                        <w:rPr>
                          <w:rFonts w:cs="Tahoma"/>
                        </w:rPr>
                        <w:t xml:space="preserve">The term is not in the NENAkb Glossary and does not meet the </w:t>
                      </w:r>
                      <w:hyperlink r:id="rId35" w:anchor="What_kinds_of_terms,_abbreviations,_and_acronyms_are_included_in_the_NENA_Knowledge_Base_glossary?" w:history="1">
                        <w:r w:rsidRPr="006F63B2">
                          <w:rPr>
                            <w:rStyle w:val="Hyperlink"/>
                          </w:rPr>
                          <w:t>criteria for inclusion</w:t>
                        </w:r>
                      </w:hyperlink>
                      <w:r w:rsidRPr="006F63B2">
                        <w:rPr>
                          <w:rFonts w:cs="Tahoma"/>
                        </w:rPr>
                        <w:t xml:space="preserve"> </w:t>
                      </w:r>
                      <w:r w:rsidRPr="006F63B2">
                        <w:rPr>
                          <w:rFonts w:cs="Tahoma"/>
                          <w:b/>
                          <w:bCs/>
                        </w:rPr>
                        <w:t>OR</w:t>
                      </w:r>
                      <w:r w:rsidRPr="006F63B2">
                        <w:rPr>
                          <w:rFonts w:cs="Tahoma"/>
                        </w:rPr>
                        <w:t xml:space="preserve"> the WG needs a unique definition in this document other than what is in the NENAkb Glossary.</w:t>
                      </w:r>
                    </w:p>
                    <w:p w14:paraId="59A9F9C1" w14:textId="487DB7A5" w:rsidR="00794B9E" w:rsidRPr="006F63B2" w:rsidRDefault="00794B9E" w:rsidP="001218C2">
                      <w:pPr>
                        <w:pStyle w:val="ListParagraph"/>
                        <w:numPr>
                          <w:ilvl w:val="0"/>
                          <w:numId w:val="9"/>
                        </w:numPr>
                      </w:pPr>
                      <w:r w:rsidRPr="006F63B2">
                        <w:rPr>
                          <w:b/>
                          <w:bCs/>
                        </w:rPr>
                        <w:t>Modify</w:t>
                      </w:r>
                      <w:r>
                        <w:rPr>
                          <w:b/>
                          <w:bCs/>
                        </w:rPr>
                        <w:t>—</w:t>
                      </w:r>
                      <w:r w:rsidRPr="006F63B2">
                        <w:t>Update the NENAkb Glossary with this term and definition. If the term originated in a different NENA document, consult with that document’s Working Group (or its Committee if not currently active) to develop a single, agreed-upon definition.</w:t>
                      </w:r>
                    </w:p>
                    <w:p w14:paraId="68DF45D1" w14:textId="19FAFFA6" w:rsidR="00794B9E" w:rsidRPr="006F63B2" w:rsidRDefault="00794B9E" w:rsidP="001218C2">
                      <w:pPr>
                        <w:pStyle w:val="ListParagraph"/>
                        <w:numPr>
                          <w:ilvl w:val="0"/>
                          <w:numId w:val="9"/>
                        </w:numPr>
                      </w:pPr>
                      <w:r w:rsidRPr="006F63B2">
                        <w:rPr>
                          <w:b/>
                          <w:bCs/>
                        </w:rPr>
                        <w:t>Other</w:t>
                      </w:r>
                      <w:r>
                        <w:rPr>
                          <w:b/>
                          <w:bCs/>
                        </w:rPr>
                        <w:t>—</w:t>
                      </w:r>
                      <w:r w:rsidRPr="006F63B2">
                        <w:t>Use this option to suggest other actions such as adding this term as a “Related Term” or “Also Known As” term to the definition of another term in the Glossary.</w:t>
                      </w:r>
                    </w:p>
                    <w:p w14:paraId="2725A911" w14:textId="018541FF" w:rsidR="00794B9E" w:rsidRPr="006F63B2" w:rsidRDefault="00794B9E" w:rsidP="001218C2">
                      <w:pPr>
                        <w:pStyle w:val="ListParagraph"/>
                        <w:numPr>
                          <w:ilvl w:val="0"/>
                          <w:numId w:val="9"/>
                        </w:numPr>
                      </w:pPr>
                      <w:r w:rsidRPr="006F63B2">
                        <w:rPr>
                          <w:b/>
                          <w:bCs/>
                          <w:u w:val="single"/>
                        </w:rPr>
                        <w:t>Insert Explanation</w:t>
                      </w:r>
                      <w:r>
                        <w:rPr>
                          <w:b/>
                          <w:bCs/>
                          <w:u w:val="single"/>
                        </w:rPr>
                        <w:t>—</w:t>
                      </w:r>
                      <w:r w:rsidRPr="006F63B2">
                        <w:t xml:space="preserve">If “Other” is </w:t>
                      </w:r>
                      <w:r w:rsidRPr="00C46981">
                        <w:t>selected OR a definition was modified in collaboration with another WG, OR any other explanation is needed, enter the details in the Insert Explanation text box (3</w:t>
                      </w:r>
                      <w:r w:rsidRPr="00C46981">
                        <w:rPr>
                          <w:vertAlign w:val="superscript"/>
                        </w:rPr>
                        <w:t>rd</w:t>
                      </w:r>
                      <w:r w:rsidRPr="00C46981">
                        <w:t xml:space="preserve"> column).</w:t>
                      </w:r>
                      <w:r w:rsidRPr="00056C96">
                        <w:t xml:space="preserve"> </w:t>
                      </w:r>
                      <w:bookmarkStart w:id="647" w:name="_Hlk212795647"/>
                      <w:r>
                        <w:t>Or e</w:t>
                      </w:r>
                      <w:r w:rsidRPr="00056C96">
                        <w:t>lse</w:t>
                      </w:r>
                      <w:bookmarkEnd w:id="647"/>
                      <w:r w:rsidRPr="00056C96">
                        <w:t xml:space="preserve">, </w:t>
                      </w:r>
                      <w:r w:rsidRPr="006F63B2">
                        <w:t>delete the Insert Explanation text box.</w:t>
                      </w:r>
                    </w:p>
                  </w:txbxContent>
                </v:textbox>
                <w10:wrap type="topAndBottom" anchory="line"/>
                <w10:anchorlock/>
              </v:shape>
            </w:pict>
          </mc:Fallback>
        </mc:AlternateContent>
      </w:r>
    </w:p>
    <w:p w14:paraId="30D602CE" w14:textId="4291370A" w:rsidR="006F63B2" w:rsidRDefault="004F5F13" w:rsidP="004161E2">
      <w:pPr>
        <w:pStyle w:val="BodyText"/>
      </w:pPr>
      <w:bookmarkStart w:id="654" w:name="_Hlk200116616"/>
      <w:r w:rsidRPr="00B0659C">
        <w:lastRenderedPageBreak/>
        <w:t xml:space="preserve">See the </w:t>
      </w:r>
      <w:r w:rsidR="00C024DD" w:rsidRPr="00B0659C">
        <w:rPr>
          <w:rFonts w:cs="Tahoma"/>
        </w:rPr>
        <w:t>NENA Knowledge Base (NENAkb)</w:t>
      </w:r>
      <w:r w:rsidR="00A00A0F" w:rsidRPr="00B0659C">
        <w:rPr>
          <w:rFonts w:cs="Tahoma"/>
        </w:rPr>
        <w:t xml:space="preserve"> </w:t>
      </w:r>
      <w:r w:rsidR="00C8095A" w:rsidRPr="00B0659C">
        <w:t xml:space="preserve">Glossary </w:t>
      </w:r>
      <w:r w:rsidR="00A00A0F" w:rsidRPr="00FB29DC">
        <w:rPr>
          <w:color w:val="0000FF"/>
        </w:rPr>
        <w:fldChar w:fldCharType="begin"/>
      </w:r>
      <w:r w:rsidR="00A00A0F" w:rsidRPr="00FB29DC">
        <w:rPr>
          <w:color w:val="0000FF"/>
        </w:rPr>
        <w:instrText xml:space="preserve"> REF _Ref112851572 \r \h  \* MERGEFORMAT </w:instrText>
      </w:r>
      <w:r w:rsidR="00A00A0F" w:rsidRPr="00FB29DC">
        <w:rPr>
          <w:color w:val="0000FF"/>
        </w:rPr>
      </w:r>
      <w:r w:rsidR="00A00A0F" w:rsidRPr="00FB29DC">
        <w:rPr>
          <w:color w:val="0000FF"/>
        </w:rPr>
        <w:fldChar w:fldCharType="separate"/>
      </w:r>
      <w:r w:rsidR="00AF00B4">
        <w:rPr>
          <w:color w:val="0000FF"/>
        </w:rPr>
        <w:t>[1]</w:t>
      </w:r>
      <w:r w:rsidR="00A00A0F" w:rsidRPr="00FB29DC">
        <w:rPr>
          <w:color w:val="0000FF"/>
        </w:rPr>
        <w:fldChar w:fldCharType="end"/>
      </w:r>
      <w:r w:rsidR="00C024DD" w:rsidRPr="00B0659C">
        <w:t xml:space="preserve"> </w:t>
      </w:r>
      <w:r w:rsidRPr="00B0659C">
        <w:t xml:space="preserve">for a </w:t>
      </w:r>
      <w:r w:rsidR="00C8095A">
        <w:t xml:space="preserve">list </w:t>
      </w:r>
      <w:r w:rsidRPr="00B0659C">
        <w:t>of terms and abbreviations used in NENA documents. Abbreviations and terms used in this document are listed below with their definitions</w:t>
      </w:r>
      <w:r w:rsidR="00781927">
        <w:t xml:space="preserve"> </w:t>
      </w:r>
      <w:r w:rsidR="00E84332">
        <w:t xml:space="preserve">as they apply to this version of the document. </w:t>
      </w:r>
      <w:r w:rsidR="00781927" w:rsidRPr="00781927">
        <w:t>Please be aware that terms and definitions in the NENAkb Glossary may be different tha</w:t>
      </w:r>
      <w:r w:rsidR="00781927">
        <w:t>n</w:t>
      </w:r>
      <w:r w:rsidR="00781927" w:rsidRPr="00781927">
        <w:t xml:space="preserve"> what is shown in this document.</w:t>
      </w:r>
    </w:p>
    <w:tbl>
      <w:tblPr>
        <w:tblStyle w:val="TableGrid"/>
        <w:tblpPr w:leftFromText="187" w:rightFromText="187" w:bottomFromText="288" w:vertAnchor="text" w:tblpXSpec="center" w:tblpY="1"/>
        <w:tblOverlap w:val="never"/>
        <w:tblW w:w="972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159"/>
        <w:gridCol w:w="5217"/>
        <w:gridCol w:w="2344"/>
      </w:tblGrid>
      <w:tr w:rsidR="00304495" w:rsidRPr="00B0659C" w14:paraId="6297ABCA" w14:textId="77777777" w:rsidTr="00103C25">
        <w:trPr>
          <w:tblHeader/>
          <w:jc w:val="center"/>
        </w:trPr>
        <w:tc>
          <w:tcPr>
            <w:tcW w:w="2159" w:type="dxa"/>
            <w:shd w:val="clear" w:color="auto" w:fill="D9D9D9" w:themeFill="background1" w:themeFillShade="D9"/>
            <w:hideMark/>
          </w:tcPr>
          <w:bookmarkEnd w:id="654"/>
          <w:p w14:paraId="243DBC58" w14:textId="77777777" w:rsidR="00304495" w:rsidRPr="00B0659C" w:rsidRDefault="00304495" w:rsidP="007A2952">
            <w:pPr>
              <w:jc w:val="center"/>
              <w:rPr>
                <w:rFonts w:cs="Tahoma"/>
                <w:b/>
                <w:bCs/>
              </w:rPr>
            </w:pPr>
            <w:r w:rsidRPr="00B0659C">
              <w:rPr>
                <w:rFonts w:cs="Tahoma"/>
                <w:b/>
                <w:bCs/>
              </w:rPr>
              <w:t>Term or Abbreviation (Expansion)</w:t>
            </w:r>
          </w:p>
        </w:tc>
        <w:tc>
          <w:tcPr>
            <w:tcW w:w="5217" w:type="dxa"/>
            <w:shd w:val="clear" w:color="auto" w:fill="D9D9D9" w:themeFill="background1" w:themeFillShade="D9"/>
            <w:hideMark/>
          </w:tcPr>
          <w:p w14:paraId="6F6F38CF" w14:textId="453B8AAD" w:rsidR="00304495" w:rsidRPr="00B0659C" w:rsidRDefault="00304495" w:rsidP="007A2952">
            <w:pPr>
              <w:jc w:val="center"/>
              <w:rPr>
                <w:rFonts w:eastAsia="Calibri" w:cs="Tahoma"/>
                <w:b/>
                <w:bCs/>
              </w:rPr>
            </w:pPr>
            <w:r w:rsidRPr="00B0659C">
              <w:rPr>
                <w:rFonts w:cs="Tahoma"/>
                <w:b/>
                <w:bCs/>
              </w:rPr>
              <w:t>Definition</w:t>
            </w:r>
          </w:p>
        </w:tc>
        <w:tc>
          <w:tcPr>
            <w:tcW w:w="2344" w:type="dxa"/>
            <w:shd w:val="clear" w:color="auto" w:fill="D9D9D9" w:themeFill="background1" w:themeFillShade="D9"/>
            <w:hideMark/>
          </w:tcPr>
          <w:p w14:paraId="18E349EC" w14:textId="77777777" w:rsidR="00304495" w:rsidRPr="00B0659C" w:rsidRDefault="00304495" w:rsidP="007A2952">
            <w:pPr>
              <w:keepNext/>
              <w:contextualSpacing/>
              <w:jc w:val="center"/>
              <w:rPr>
                <w:rFonts w:eastAsia="Calibri" w:cs="Tahoma"/>
                <w:b/>
                <w:bCs/>
              </w:rPr>
            </w:pPr>
            <w:r w:rsidRPr="00B0659C">
              <w:rPr>
                <w:rFonts w:cs="Tahoma"/>
                <w:b/>
                <w:bCs/>
              </w:rPr>
              <w:t>Recommendation for NENAkb Glossary</w:t>
            </w:r>
          </w:p>
        </w:tc>
      </w:tr>
      <w:sdt>
        <w:sdtPr>
          <w:rPr>
            <w:rFonts w:cs="Tahoma"/>
          </w:rPr>
          <w:id w:val="-756132890"/>
          <w15:repeatingSection/>
        </w:sdtPr>
        <w:sdtEndPr>
          <w:rPr>
            <w:rFonts w:cs="Times New Roman"/>
          </w:rPr>
        </w:sdtEndPr>
        <w:sdtContent>
          <w:sdt>
            <w:sdtPr>
              <w:rPr>
                <w:rFonts w:cs="Tahoma"/>
              </w:rPr>
              <w:id w:val="-90402688"/>
              <w:placeholder>
                <w:docPart w:val="9EB8B313DA784BF997185FFC0B76826E"/>
              </w:placeholder>
              <w15:repeatingSectionItem/>
            </w:sdtPr>
            <w:sdtEndPr>
              <w:rPr>
                <w:rFonts w:cs="Times New Roman"/>
              </w:rPr>
            </w:sdtEndPr>
            <w:sdtContent>
              <w:tr w:rsidR="00304495" w:rsidRPr="00B0659C" w14:paraId="26075BF2" w14:textId="77777777" w:rsidTr="00103C25">
                <w:trPr>
                  <w:jc w:val="center"/>
                </w:trPr>
                <w:tc>
                  <w:tcPr>
                    <w:tcW w:w="2159" w:type="dxa"/>
                  </w:tcPr>
                  <w:p w14:paraId="6FA6420A" w14:textId="24417688" w:rsidR="00304495" w:rsidRPr="00B0659C" w:rsidRDefault="00304495" w:rsidP="007A2952">
                    <w:pPr>
                      <w:keepNext/>
                      <w:rPr>
                        <w:rFonts w:cs="Tahoma"/>
                      </w:rPr>
                    </w:pPr>
                  </w:p>
                </w:tc>
                <w:tc>
                  <w:tcPr>
                    <w:tcW w:w="5217" w:type="dxa"/>
                  </w:tcPr>
                  <w:p w14:paraId="58407BC8" w14:textId="77777777" w:rsidR="00304495" w:rsidRPr="00B0659C" w:rsidRDefault="00304495" w:rsidP="007A2952">
                    <w:pPr>
                      <w:keepNext/>
                      <w:rPr>
                        <w:rFonts w:cs="Tahoma"/>
                      </w:rPr>
                    </w:pPr>
                  </w:p>
                </w:tc>
                <w:tc>
                  <w:tcPr>
                    <w:tcW w:w="2344" w:type="dxa"/>
                    <w:hideMark/>
                  </w:tcPr>
                  <w:p w14:paraId="3CD99521" w14:textId="77777777" w:rsidR="00304495" w:rsidRPr="0084439E" w:rsidRDefault="00000000" w:rsidP="007A2952">
                    <w:pPr>
                      <w:pStyle w:val="BodyText"/>
                    </w:pPr>
                    <w:sdt>
                      <w:sdtPr>
                        <w:id w:val="-674335787"/>
                        <w:placeholder>
                          <w:docPart w:val="180919F8033847708FF859F79721441B"/>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304495" w:rsidRPr="0084439E">
                          <w:t>Select Recommendation</w:t>
                        </w:r>
                      </w:sdtContent>
                    </w:sdt>
                  </w:p>
                  <w:p w14:paraId="023AD4EE" w14:textId="0BD5A9A5" w:rsidR="00304495" w:rsidRPr="0084439E" w:rsidRDefault="00000000" w:rsidP="007A2952">
                    <w:pPr>
                      <w:pStyle w:val="BodyText"/>
                      <w:rPr>
                        <w:rFonts w:eastAsia="Calibri"/>
                      </w:rPr>
                    </w:pPr>
                    <w:sdt>
                      <w:sdtPr>
                        <w:id w:val="249785422"/>
                        <w:placeholder>
                          <w:docPart w:val="307056AB345447FB880327D99F7613DF"/>
                        </w:placeholder>
                        <w15:color w:val="33CCCC"/>
                      </w:sdtPr>
                      <w:sdtContent>
                        <w:sdt>
                          <w:sdtPr>
                            <w:id w:val="1724485076"/>
                            <w:placeholder>
                              <w:docPart w:val="E18F88F77F7E4BA5BA1B52D92B1251E5"/>
                            </w:placeholder>
                          </w:sdtPr>
                          <w:sdtContent>
                            <w:r w:rsidR="009E78AA">
                              <w:t xml:space="preserve">Insert </w:t>
                            </w:r>
                            <w:r w:rsidR="00304495" w:rsidRPr="0084439E">
                              <w:t>Explanation</w:t>
                            </w:r>
                          </w:sdtContent>
                        </w:sdt>
                      </w:sdtContent>
                    </w:sdt>
                  </w:p>
                </w:tc>
              </w:tr>
            </w:sdtContent>
          </w:sdt>
          <w:sdt>
            <w:sdtPr>
              <w:rPr>
                <w:rFonts w:cs="Tahoma"/>
                <w:color w:val="C00000"/>
              </w:rPr>
              <w:id w:val="-385029330"/>
              <w:placeholder>
                <w:docPart w:val="076F2F2E13A445B197E1B4398A78FD6F"/>
              </w:placeholder>
              <w15:repeatingSectionItem/>
            </w:sdtPr>
            <w:sdtEndPr>
              <w:rPr>
                <w:rFonts w:cs="Times New Roman"/>
              </w:rPr>
            </w:sdtEndPr>
            <w:sdtContent>
              <w:tr w:rsidR="00304495" w:rsidRPr="00B0659C" w14:paraId="7046BE76" w14:textId="77777777" w:rsidTr="00103C25">
                <w:trPr>
                  <w:jc w:val="center"/>
                </w:trPr>
                <w:tc>
                  <w:tcPr>
                    <w:tcW w:w="2159" w:type="dxa"/>
                  </w:tcPr>
                  <w:p w14:paraId="08CCC8BB" w14:textId="77777777" w:rsidR="00304495" w:rsidRPr="00B35ACF" w:rsidRDefault="00304495" w:rsidP="007A2952">
                    <w:pPr>
                      <w:keepNext/>
                      <w:rPr>
                        <w:rFonts w:cs="Tahoma"/>
                      </w:rPr>
                    </w:pPr>
                    <w:r w:rsidRPr="006838C3">
                      <w:rPr>
                        <w:rFonts w:cs="Tahoma"/>
                        <w:color w:val="C00000"/>
                      </w:rPr>
                      <w:t>LS (Location Server)</w:t>
                    </w:r>
                  </w:p>
                </w:tc>
                <w:tc>
                  <w:tcPr>
                    <w:tcW w:w="5217" w:type="dxa"/>
                  </w:tcPr>
                  <w:p w14:paraId="2091C9DF" w14:textId="6556605F" w:rsidR="00304495" w:rsidRPr="00B35ACF" w:rsidRDefault="00304495" w:rsidP="007A2952">
                    <w:pPr>
                      <w:keepNext/>
                      <w:rPr>
                        <w:rFonts w:cs="Tahoma"/>
                      </w:rPr>
                    </w:pPr>
                    <w:r w:rsidRPr="006838C3">
                      <w:rPr>
                        <w:rFonts w:cs="Tahoma"/>
                        <w:color w:val="C00000"/>
                      </w:rPr>
                      <w:t>General term for the entity responsible</w:t>
                    </w:r>
                    <w:r w:rsidR="008247D6">
                      <w:rPr>
                        <w:rFonts w:cs="Tahoma"/>
                        <w:color w:val="C00000"/>
                      </w:rPr>
                      <w:t xml:space="preserve"> </w:t>
                    </w:r>
                    <w:r w:rsidRPr="006838C3">
                      <w:rPr>
                        <w:rFonts w:cs="Tahoma"/>
                        <w:color w:val="C00000"/>
                      </w:rPr>
                      <w:t>for obtaining the location of the User</w:t>
                    </w:r>
                    <w:r w:rsidR="008247D6">
                      <w:rPr>
                        <w:rFonts w:cs="Tahoma"/>
                        <w:color w:val="C00000"/>
                      </w:rPr>
                      <w:t xml:space="preserve"> </w:t>
                    </w:r>
                    <w:r w:rsidRPr="006838C3">
                      <w:rPr>
                        <w:rFonts w:cs="Tahoma"/>
                        <w:color w:val="C00000"/>
                      </w:rPr>
                      <w:t>Equipment (UE).</w:t>
                    </w:r>
                  </w:p>
                  <w:p w14:paraId="13FA4489" w14:textId="7E626F34" w:rsidR="00304495" w:rsidRPr="00B35ACF" w:rsidRDefault="00304495" w:rsidP="007A2952">
                    <w:pPr>
                      <w:keepNext/>
                      <w:rPr>
                        <w:rFonts w:cs="Tahoma"/>
                      </w:rPr>
                    </w:pPr>
                    <w:r w:rsidRPr="006838C3">
                      <w:rPr>
                        <w:color w:val="C00000"/>
                      </w:rPr>
                      <w:t>See 3GPP TS 23.167</w:t>
                    </w:r>
                  </w:p>
                </w:tc>
                <w:tc>
                  <w:tcPr>
                    <w:tcW w:w="2344" w:type="dxa"/>
                    <w:hideMark/>
                  </w:tcPr>
                  <w:p w14:paraId="0323EB0E" w14:textId="77777777" w:rsidR="00304495" w:rsidRPr="00B35ACF" w:rsidRDefault="00000000" w:rsidP="007A2952">
                    <w:pPr>
                      <w:pStyle w:val="BodyText"/>
                    </w:pPr>
                    <w:sdt>
                      <w:sdtPr>
                        <w:rPr>
                          <w:color w:val="C00000"/>
                        </w:rPr>
                        <w:id w:val="-1170094133"/>
                        <w:placeholder>
                          <w:docPart w:val="E302189BE771424EBCD5BC27F668C234"/>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304495" w:rsidRPr="007653C8">
                          <w:rPr>
                            <w:color w:val="C00000"/>
                          </w:rPr>
                          <w:t>Add</w:t>
                        </w:r>
                      </w:sdtContent>
                    </w:sdt>
                  </w:p>
                  <w:p w14:paraId="13FD1CCE" w14:textId="77777777" w:rsidR="00304495" w:rsidRPr="00A9145F" w:rsidRDefault="00000000" w:rsidP="007A2952">
                    <w:pPr>
                      <w:pStyle w:val="BodyText"/>
                      <w:rPr>
                        <w:rFonts w:eastAsia="Calibri"/>
                      </w:rPr>
                    </w:pPr>
                    <w:sdt>
                      <w:sdtPr>
                        <w:rPr>
                          <w:color w:val="C00000"/>
                        </w:rPr>
                        <w:id w:val="649562847"/>
                        <w:placeholder>
                          <w:docPart w:val="43561BA62E0E4A408CE4017A09797E3F"/>
                        </w:placeholder>
                        <w15:color w:val="33CCCC"/>
                      </w:sdtPr>
                      <w:sdtContent>
                        <w:sdt>
                          <w:sdtPr>
                            <w:rPr>
                              <w:color w:val="C00000"/>
                            </w:rPr>
                            <w:id w:val="-121691695"/>
                            <w:placeholder>
                              <w:docPart w:val="541152EECB3C40CBBCCA6B15A2C52138"/>
                            </w:placeholder>
                          </w:sdtPr>
                          <w:sdtContent>
                            <w:r w:rsidR="00304495" w:rsidRPr="007653C8">
                              <w:rPr>
                                <w:color w:val="C00000"/>
                              </w:rPr>
                              <w:t>Add as a related term under IMS.</w:t>
                            </w:r>
                          </w:sdtContent>
                        </w:sdt>
                      </w:sdtContent>
                    </w:sdt>
                  </w:p>
                </w:tc>
              </w:tr>
            </w:sdtContent>
          </w:sdt>
          <w:sdt>
            <w:sdtPr>
              <w:rPr>
                <w:rFonts w:cs="Tahoma"/>
                <w:color w:val="C00000"/>
              </w:rPr>
              <w:id w:val="118507735"/>
              <w:placeholder>
                <w:docPart w:val="7FDC7E9253464757A2237E346FF65110"/>
              </w:placeholder>
              <w15:repeatingSectionItem/>
            </w:sdtPr>
            <w:sdtEndPr>
              <w:rPr>
                <w:rFonts w:cs="Times New Roman"/>
              </w:rPr>
            </w:sdtEndPr>
            <w:sdtContent>
              <w:tr w:rsidR="00304495" w:rsidRPr="00B0659C" w14:paraId="0C593204" w14:textId="77777777" w:rsidTr="00103C25">
                <w:trPr>
                  <w:jc w:val="center"/>
                </w:trPr>
                <w:tc>
                  <w:tcPr>
                    <w:tcW w:w="2159" w:type="dxa"/>
                  </w:tcPr>
                  <w:p w14:paraId="259055D7" w14:textId="76D3AD2C" w:rsidR="00304495" w:rsidRPr="00B35ACF" w:rsidRDefault="00304495" w:rsidP="007A2952">
                    <w:pPr>
                      <w:keepNext/>
                      <w:rPr>
                        <w:rFonts w:cs="Tahoma"/>
                      </w:rPr>
                    </w:pPr>
                    <w:r w:rsidRPr="006838C3">
                      <w:rPr>
                        <w:rFonts w:cs="Tahoma"/>
                        <w:color w:val="C00000"/>
                      </w:rPr>
                      <w:t>NGCS (Next Generation 9-1-1 Core Services)</w:t>
                    </w:r>
                  </w:p>
                </w:tc>
                <w:tc>
                  <w:tcPr>
                    <w:tcW w:w="5217" w:type="dxa"/>
                  </w:tcPr>
                  <w:p w14:paraId="2D39EFE0" w14:textId="37533157" w:rsidR="00304495" w:rsidRPr="00B35ACF" w:rsidRDefault="00304495" w:rsidP="007A2952">
                    <w:pPr>
                      <w:rPr>
                        <w:rFonts w:cs="Tahoma"/>
                      </w:rPr>
                    </w:pPr>
                    <w:r w:rsidRPr="006838C3">
                      <w:rPr>
                        <w:rFonts w:cs="Tahoma"/>
                        <w:color w:val="C00000"/>
                      </w:rPr>
                      <w:t xml:space="preserve">The set of services needed to process a </w:t>
                    </w:r>
                    <w:r w:rsidR="00F4799B" w:rsidRPr="00F4799B">
                      <w:rPr>
                        <w:rFonts w:cs="Tahoma"/>
                        <w:color w:val="C00000"/>
                      </w:rPr>
                      <w:t>9</w:t>
                    </w:r>
                    <w:r w:rsidR="00F4799B" w:rsidRPr="00F4799B">
                      <w:rPr>
                        <w:rFonts w:cs="Tahoma"/>
                        <w:color w:val="C00000"/>
                      </w:rPr>
                      <w:noBreakHyphen/>
                      <w:t>1</w:t>
                    </w:r>
                    <w:r w:rsidR="00F4799B" w:rsidRPr="00F4799B">
                      <w:rPr>
                        <w:rFonts w:cs="Tahoma"/>
                        <w:color w:val="C00000"/>
                      </w:rPr>
                      <w:noBreakHyphen/>
                      <w:t>1</w:t>
                    </w:r>
                    <w:r w:rsidR="00F4799B">
                      <w:rPr>
                        <w:rFonts w:cs="Tahoma"/>
                        <w:color w:val="C00000"/>
                      </w:rPr>
                      <w:t xml:space="preserve"> </w:t>
                    </w:r>
                    <w:r w:rsidRPr="006838C3">
                      <w:rPr>
                        <w:rFonts w:cs="Tahoma"/>
                        <w:color w:val="C00000"/>
                      </w:rPr>
                      <w:t>call on an ESInet. It includes, but is not limited to, the ESRP, ECRF, LVF, BCF, Bridge, Policy Store, Logging Services, and typical IP services such as DNS and DHCP. The term NG9-1-1 Core Services includes the services and not the network on which they operate. See Emergency Services IP Network.</w:t>
                    </w:r>
                  </w:p>
                </w:tc>
                <w:tc>
                  <w:tcPr>
                    <w:tcW w:w="2344" w:type="dxa"/>
                    <w:hideMark/>
                  </w:tcPr>
                  <w:p w14:paraId="22B424E4" w14:textId="77777777" w:rsidR="00304495" w:rsidRPr="00B35ACF" w:rsidRDefault="00000000" w:rsidP="007A2952">
                    <w:pPr>
                      <w:pStyle w:val="BodyText"/>
                    </w:pPr>
                    <w:sdt>
                      <w:sdtPr>
                        <w:rPr>
                          <w:color w:val="C00000"/>
                        </w:rPr>
                        <w:id w:val="-1262297174"/>
                        <w:placeholder>
                          <w:docPart w:val="80D25C5A3B184877A60381F608B2B64A"/>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304495" w:rsidRPr="007653C8">
                          <w:rPr>
                            <w:color w:val="C00000"/>
                          </w:rPr>
                          <w:t>Modify</w:t>
                        </w:r>
                      </w:sdtContent>
                    </w:sdt>
                  </w:p>
                  <w:p w14:paraId="73F8015D" w14:textId="007303B1" w:rsidR="00304495" w:rsidRPr="00A9145F" w:rsidRDefault="00000000" w:rsidP="007A2952">
                    <w:pPr>
                      <w:pStyle w:val="BodyText"/>
                      <w:rPr>
                        <w:rFonts w:eastAsia="Calibri"/>
                      </w:rPr>
                    </w:pPr>
                    <w:sdt>
                      <w:sdtPr>
                        <w:rPr>
                          <w:color w:val="C00000"/>
                        </w:rPr>
                        <w:id w:val="-703483111"/>
                        <w:placeholder>
                          <w:docPart w:val="A02F346B4EAC482897A4B09500AFD6E4"/>
                        </w:placeholder>
                        <w15:color w:val="33CCCC"/>
                      </w:sdtPr>
                      <w:sdtContent>
                        <w:sdt>
                          <w:sdtPr>
                            <w:rPr>
                              <w:color w:val="C00000"/>
                            </w:rPr>
                            <w:id w:val="607862109"/>
                            <w:placeholder>
                              <w:docPart w:val="9A93271A12104515A38A4E6CC33FC526"/>
                            </w:placeholder>
                          </w:sdtPr>
                          <w:sdtContent>
                            <w:r w:rsidR="00304495" w:rsidRPr="007653C8">
                              <w:rPr>
                                <w:color w:val="C00000"/>
                              </w:rPr>
                              <w:t xml:space="preserve">Definition modified in collaboration with </w:t>
                            </w:r>
                            <w:r w:rsidR="00112585">
                              <w:rPr>
                                <w:color w:val="C00000"/>
                              </w:rPr>
                              <w:t xml:space="preserve">the </w:t>
                            </w:r>
                            <w:r w:rsidR="00304495" w:rsidRPr="007653C8">
                              <w:rPr>
                                <w:color w:val="C00000"/>
                              </w:rPr>
                              <w:t>i3 Architecture WG</w:t>
                            </w:r>
                          </w:sdtContent>
                        </w:sdt>
                      </w:sdtContent>
                    </w:sdt>
                  </w:p>
                </w:tc>
              </w:tr>
            </w:sdtContent>
          </w:sdt>
          <w:bookmarkStart w:id="655" w:name="_Toc111409023" w:displacedByCustomXml="next"/>
          <w:bookmarkEnd w:id="655" w:displacedByCustomXml="next"/>
          <w:bookmarkStart w:id="656" w:name="_Toc111409024" w:displacedByCustomXml="next"/>
          <w:bookmarkEnd w:id="656" w:displacedByCustomXml="next"/>
          <w:bookmarkStart w:id="657" w:name="_Toc111409025" w:displacedByCustomXml="next"/>
          <w:bookmarkEnd w:id="657" w:displacedByCustomXml="next"/>
          <w:bookmarkStart w:id="658" w:name="_Toc111409026" w:displacedByCustomXml="next"/>
          <w:bookmarkEnd w:id="658" w:displacedByCustomXml="next"/>
          <w:bookmarkStart w:id="659" w:name="_Toc111409027" w:displacedByCustomXml="next"/>
          <w:bookmarkEnd w:id="659" w:displacedByCustomXml="next"/>
          <w:bookmarkStart w:id="660" w:name="_Toc111409028" w:displacedByCustomXml="next"/>
          <w:bookmarkEnd w:id="660" w:displacedByCustomXml="next"/>
          <w:bookmarkStart w:id="661" w:name="_Toc111409029" w:displacedByCustomXml="next"/>
          <w:bookmarkEnd w:id="661" w:displacedByCustomXml="next"/>
          <w:bookmarkStart w:id="662" w:name="_Toc111409030" w:displacedByCustomXml="next"/>
          <w:bookmarkEnd w:id="662" w:displacedByCustomXml="next"/>
          <w:bookmarkStart w:id="663" w:name="_Toc111409031" w:displacedByCustomXml="next"/>
          <w:bookmarkEnd w:id="663" w:displacedByCustomXml="next"/>
          <w:bookmarkStart w:id="664" w:name="_Toc111409032" w:displacedByCustomXml="next"/>
          <w:bookmarkEnd w:id="664" w:displacedByCustomXml="next"/>
          <w:bookmarkStart w:id="665" w:name="_Toc111409033" w:displacedByCustomXml="next"/>
          <w:bookmarkEnd w:id="665" w:displacedByCustomXml="next"/>
          <w:bookmarkStart w:id="666" w:name="_Toc111409034" w:displacedByCustomXml="next"/>
          <w:bookmarkEnd w:id="666" w:displacedByCustomXml="next"/>
          <w:bookmarkStart w:id="667" w:name="_Toc111409065" w:displacedByCustomXml="next"/>
          <w:bookmarkEnd w:id="667" w:displacedByCustomXml="next"/>
          <w:bookmarkStart w:id="668" w:name="_Toc199224134" w:displacedByCustomXml="next"/>
          <w:bookmarkStart w:id="669" w:name="_Toc257210325" w:displacedByCustomXml="next"/>
          <w:bookmarkStart w:id="670" w:name="_Ref494287942" w:displacedByCustomXml="next"/>
          <w:bookmarkStart w:id="671" w:name="_Ref494287949" w:displacedByCustomXml="next"/>
          <w:bookmarkStart w:id="672" w:name="_Ref494287957" w:displacedByCustomXml="next"/>
          <w:bookmarkStart w:id="673" w:name="_Ref111104268" w:displacedByCustomXml="next"/>
          <w:bookmarkStart w:id="674" w:name="_Ref111104292" w:displacedByCustomXml="next"/>
          <w:bookmarkStart w:id="675" w:name="_Ref112062205" w:displacedByCustomXml="next"/>
          <w:bookmarkStart w:id="676" w:name="_Ref112062217" w:displacedByCustomXml="next"/>
          <w:bookmarkStart w:id="677" w:name="_Ref112062303" w:displacedByCustomXml="next"/>
          <w:bookmarkStart w:id="678" w:name="_Ref112062310" w:displacedByCustomXml="next"/>
          <w:bookmarkStart w:id="679" w:name="_Ref112062463" w:displacedByCustomXml="next"/>
          <w:bookmarkStart w:id="680" w:name="_Ref112062473" w:displacedByCustomXml="next"/>
          <w:bookmarkStart w:id="681" w:name="_Ref185607790" w:displacedByCustomXml="next"/>
          <w:bookmarkStart w:id="682" w:name="_Ref185607804" w:displacedByCustomXml="next"/>
          <w:bookmarkStart w:id="683" w:name="_Ref185608134" w:displacedByCustomXml="next"/>
          <w:bookmarkStart w:id="684" w:name="_Ref185608148" w:displacedByCustomXml="next"/>
          <w:bookmarkStart w:id="685" w:name="_Ref185608349" w:displacedByCustomXml="next"/>
          <w:bookmarkStart w:id="686" w:name="_Ref185608393" w:displacedByCustomXml="next"/>
          <w:sdt>
            <w:sdtPr>
              <w:rPr>
                <w:rFonts w:cs="Tahoma"/>
                <w:color w:val="C00000"/>
              </w:rPr>
              <w:id w:val="608083082"/>
              <w:placeholder>
                <w:docPart w:val="04FAF4A7052541BA898D4BB746E0375F"/>
              </w:placeholder>
              <w15:repeatingSectionItem/>
            </w:sdtPr>
            <w:sdtEndPr>
              <w:rPr>
                <w:rFonts w:cs="Times New Roman"/>
                <w:color w:val="auto"/>
              </w:rPr>
            </w:sdtEndPr>
            <w:sdtContent>
              <w:tr w:rsidR="003A0D47" w:rsidRPr="00B35ACF" w14:paraId="492086B4" w14:textId="77777777" w:rsidTr="00103C25">
                <w:trPr>
                  <w:jc w:val="center"/>
                </w:trPr>
                <w:tc>
                  <w:tcPr>
                    <w:tcW w:w="2159" w:type="dxa"/>
                  </w:tcPr>
                  <w:p w14:paraId="44094154" w14:textId="77777777" w:rsidR="003A0D47" w:rsidRPr="00B35ACF" w:rsidRDefault="003A0D47" w:rsidP="007A2952">
                    <w:pPr>
                      <w:keepNext/>
                      <w:rPr>
                        <w:rFonts w:cs="Tahoma"/>
                      </w:rPr>
                    </w:pPr>
                    <w:r w:rsidRPr="006838C3">
                      <w:rPr>
                        <w:rFonts w:cs="Tahoma"/>
                        <w:color w:val="C00000"/>
                      </w:rPr>
                      <w:t>SHAKEN (Signature-based Handling of Asserted Information Using toKENs)</w:t>
                    </w:r>
                  </w:p>
                </w:tc>
                <w:tc>
                  <w:tcPr>
                    <w:tcW w:w="5217" w:type="dxa"/>
                  </w:tcPr>
                  <w:p w14:paraId="321C1EF7" w14:textId="77777777" w:rsidR="003A0D47" w:rsidRPr="00B35ACF" w:rsidRDefault="003A0D47" w:rsidP="007A2952">
                    <w:pPr>
                      <w:keepNext/>
                      <w:rPr>
                        <w:rFonts w:cs="Tahoma"/>
                      </w:rPr>
                    </w:pPr>
                    <w:r w:rsidRPr="006838C3">
                      <w:rPr>
                        <w:rFonts w:cs="Tahoma"/>
                        <w:color w:val="C00000"/>
                      </w:rPr>
                      <w:t>An industry framework for managing the deployment of Secure Telephone Identity (STI) technologies with the purpose of providing end-to-end cryptographic authentication and verification of the telephone identity and other information in an Internet Protocol (IP)-based service provider voice network.</w:t>
                    </w:r>
                  </w:p>
                  <w:p w14:paraId="7BDCAF56" w14:textId="77777777" w:rsidR="003A0D47" w:rsidRPr="00B35ACF" w:rsidRDefault="003A0D47" w:rsidP="007A2952">
                    <w:pPr>
                      <w:keepNext/>
                      <w:rPr>
                        <w:rFonts w:cs="Tahoma"/>
                      </w:rPr>
                    </w:pPr>
                    <w:r w:rsidRPr="006838C3">
                      <w:rPr>
                        <w:rFonts w:cs="Tahoma"/>
                        <w:color w:val="C00000"/>
                      </w:rPr>
                      <w:t xml:space="preserve">See ATIS-1000074-E </w:t>
                    </w:r>
                  </w:p>
                </w:tc>
                <w:tc>
                  <w:tcPr>
                    <w:tcW w:w="2344" w:type="dxa"/>
                    <w:hideMark/>
                  </w:tcPr>
                  <w:p w14:paraId="5C3F6CA1" w14:textId="77777777" w:rsidR="003A0D47" w:rsidRPr="00B35ACF" w:rsidRDefault="00000000" w:rsidP="007A2952">
                    <w:pPr>
                      <w:pStyle w:val="BodyText"/>
                    </w:pPr>
                    <w:sdt>
                      <w:sdtPr>
                        <w:rPr>
                          <w:color w:val="C00000"/>
                        </w:rPr>
                        <w:id w:val="-1452624324"/>
                        <w:placeholder>
                          <w:docPart w:val="05D35A73E31B43249B2025AA14E2E25C"/>
                        </w:placeholder>
                        <w15:color w:val="33CCCC"/>
                        <w:dropDownList>
                          <w:listItem w:displayText="In Glossary" w:value="In Glossary"/>
                          <w:listItem w:displayText="Add" w:value="Add"/>
                          <w:listItem w:displayText="Delete" w:value="Delete"/>
                          <w:listItem w:displayText="Don't Add" w:value="Don't Add"/>
                          <w:listItem w:displayText="Modify" w:value="Modify"/>
                          <w:listItem w:displayText="Other" w:value="Other"/>
                        </w:dropDownList>
                      </w:sdtPr>
                      <w:sdtContent>
                        <w:r w:rsidR="003A0D47" w:rsidRPr="007653C8">
                          <w:rPr>
                            <w:color w:val="C00000"/>
                          </w:rPr>
                          <w:t>Add</w:t>
                        </w:r>
                      </w:sdtContent>
                    </w:sdt>
                  </w:p>
                  <w:p w14:paraId="08373608" w14:textId="052BB296" w:rsidR="003A0D47" w:rsidRPr="00B35ACF" w:rsidRDefault="003A0D47" w:rsidP="007A2952">
                    <w:pPr>
                      <w:pStyle w:val="BodyText"/>
                      <w:rPr>
                        <w:rFonts w:eastAsia="Calibri"/>
                      </w:rPr>
                    </w:pPr>
                  </w:p>
                </w:tc>
              </w:tr>
            </w:sdtContent>
          </w:sdt>
        </w:sdtContent>
      </w:sdt>
    </w:tbl>
    <w:p w14:paraId="61FD81F1" w14:textId="1C3A9235" w:rsidR="00834F03" w:rsidRPr="00B0659C" w:rsidRDefault="00834F03" w:rsidP="00053787">
      <w:pPr>
        <w:pStyle w:val="Heading1"/>
      </w:pPr>
      <w:bookmarkStart w:id="687" w:name="_Ref205533877"/>
      <w:bookmarkStart w:id="688" w:name="_Ref205533922"/>
      <w:bookmarkStart w:id="689" w:name="_Ref205533939"/>
      <w:bookmarkStart w:id="690" w:name="_Toc213164131"/>
      <w:r w:rsidRPr="00B0659C">
        <w:t>References</w:t>
      </w:r>
      <w:bookmarkEnd w:id="686"/>
      <w:bookmarkEnd w:id="685"/>
      <w:bookmarkEnd w:id="684"/>
      <w:bookmarkEnd w:id="683"/>
      <w:bookmarkEnd w:id="682"/>
      <w:bookmarkEnd w:id="681"/>
      <w:bookmarkEnd w:id="680"/>
      <w:bookmarkEnd w:id="679"/>
      <w:bookmarkEnd w:id="678"/>
      <w:bookmarkEnd w:id="677"/>
      <w:bookmarkEnd w:id="676"/>
      <w:bookmarkEnd w:id="675"/>
      <w:bookmarkEnd w:id="674"/>
      <w:bookmarkEnd w:id="673"/>
      <w:bookmarkEnd w:id="672"/>
      <w:bookmarkEnd w:id="671"/>
      <w:bookmarkEnd w:id="670"/>
      <w:bookmarkEnd w:id="669"/>
      <w:bookmarkEnd w:id="668"/>
      <w:bookmarkEnd w:id="687"/>
      <w:bookmarkEnd w:id="688"/>
      <w:bookmarkEnd w:id="689"/>
      <w:bookmarkEnd w:id="690"/>
    </w:p>
    <w:p w14:paraId="3BF45DA8" w14:textId="58F89B9B" w:rsidR="00590E58" w:rsidRPr="006E569F" w:rsidRDefault="00590E58" w:rsidP="00590E58">
      <w:pPr>
        <w:pStyle w:val="BodyText"/>
      </w:pPr>
      <w:r w:rsidRPr="002671C2">
        <w:rPr>
          <w:b/>
          <w:bCs/>
          <w:color w:val="C00000"/>
        </w:rPr>
        <w:t>NOTE to document editor:</w:t>
      </w:r>
      <w:r w:rsidRPr="00103142">
        <w:rPr>
          <w:color w:val="C00000"/>
        </w:rPr>
        <w:t xml:space="preserve"> Remove reference</w:t>
      </w:r>
      <w:r w:rsidR="005E10CC">
        <w:rPr>
          <w:color w:val="0000FF"/>
        </w:rPr>
        <w:t xml:space="preserve"> </w:t>
      </w:r>
      <w:r w:rsidR="005E10CC">
        <w:rPr>
          <w:color w:val="0000FF"/>
        </w:rPr>
        <w:fldChar w:fldCharType="begin"/>
      </w:r>
      <w:r w:rsidR="005E10CC">
        <w:rPr>
          <w:color w:val="0000FF"/>
        </w:rPr>
        <w:instrText xml:space="preserve"> REF _Ref209768609 \r \h </w:instrText>
      </w:r>
      <w:r w:rsidR="005E10CC">
        <w:rPr>
          <w:color w:val="0000FF"/>
        </w:rPr>
      </w:r>
      <w:r w:rsidR="005E10CC">
        <w:rPr>
          <w:color w:val="0000FF"/>
        </w:rPr>
        <w:fldChar w:fldCharType="separate"/>
      </w:r>
      <w:r w:rsidR="00AF00B4">
        <w:rPr>
          <w:color w:val="0000FF"/>
        </w:rPr>
        <w:t>[4]</w:t>
      </w:r>
      <w:r w:rsidR="005E10CC">
        <w:rPr>
          <w:color w:val="0000FF"/>
        </w:rPr>
        <w:fldChar w:fldCharType="end"/>
      </w:r>
      <w:r w:rsidR="00941012" w:rsidRPr="00941012">
        <w:rPr>
          <w:color w:val="C00000"/>
        </w:rPr>
        <w:t>,</w:t>
      </w:r>
      <w:r w:rsidRPr="00103142">
        <w:rPr>
          <w:color w:val="C00000"/>
        </w:rPr>
        <w:t xml:space="preserve"> </w:t>
      </w:r>
      <w:r w:rsidR="0019609A" w:rsidRPr="0019609A">
        <w:rPr>
          <w:rStyle w:val="StyleBlue"/>
        </w:rPr>
        <w:fldChar w:fldCharType="begin"/>
      </w:r>
      <w:r w:rsidR="0019609A" w:rsidRPr="0019609A">
        <w:rPr>
          <w:rStyle w:val="StyleBlue"/>
        </w:rPr>
        <w:instrText xml:space="preserve"> REF _Ref210388857 \r \h </w:instrText>
      </w:r>
      <w:r w:rsidR="0019609A">
        <w:rPr>
          <w:rStyle w:val="StyleBlue"/>
        </w:rPr>
        <w:instrText xml:space="preserve"> \* MERGEFORMAT </w:instrText>
      </w:r>
      <w:r w:rsidR="0019609A" w:rsidRPr="0019609A">
        <w:rPr>
          <w:rStyle w:val="StyleBlue"/>
        </w:rPr>
      </w:r>
      <w:r w:rsidR="0019609A" w:rsidRPr="0019609A">
        <w:rPr>
          <w:rStyle w:val="StyleBlue"/>
        </w:rPr>
        <w:fldChar w:fldCharType="separate"/>
      </w:r>
      <w:r w:rsidR="00AF00B4">
        <w:rPr>
          <w:rStyle w:val="StyleBlue"/>
        </w:rPr>
        <w:t>[5]</w:t>
      </w:r>
      <w:r w:rsidR="0019609A" w:rsidRPr="0019609A">
        <w:rPr>
          <w:rStyle w:val="StyleBlue"/>
        </w:rPr>
        <w:fldChar w:fldCharType="end"/>
      </w:r>
      <w:r w:rsidR="00941012" w:rsidRPr="00941012">
        <w:rPr>
          <w:color w:val="C00000"/>
        </w:rPr>
        <w:t>, and</w:t>
      </w:r>
      <w:r w:rsidR="00941012">
        <w:rPr>
          <w:color w:val="0000FF"/>
        </w:rPr>
        <w:t xml:space="preserve"> </w:t>
      </w:r>
      <w:r w:rsidR="0019609A">
        <w:rPr>
          <w:color w:val="0000FF"/>
        </w:rPr>
        <w:fldChar w:fldCharType="begin"/>
      </w:r>
      <w:r w:rsidR="0019609A">
        <w:rPr>
          <w:color w:val="0000FF"/>
        </w:rPr>
        <w:instrText xml:space="preserve"> REF _Ref209767154 \r \h </w:instrText>
      </w:r>
      <w:r w:rsidR="0019609A">
        <w:rPr>
          <w:color w:val="0000FF"/>
        </w:rPr>
      </w:r>
      <w:r w:rsidR="0019609A">
        <w:rPr>
          <w:color w:val="0000FF"/>
        </w:rPr>
        <w:fldChar w:fldCharType="separate"/>
      </w:r>
      <w:r w:rsidR="00AF00B4">
        <w:rPr>
          <w:color w:val="0000FF"/>
        </w:rPr>
        <w:t>[6]</w:t>
      </w:r>
      <w:r w:rsidR="0019609A">
        <w:rPr>
          <w:color w:val="0000FF"/>
        </w:rPr>
        <w:fldChar w:fldCharType="end"/>
      </w:r>
      <w:r w:rsidR="00941012">
        <w:rPr>
          <w:color w:val="C00000"/>
        </w:rPr>
        <w:t xml:space="preserve"> </w:t>
      </w:r>
      <w:r w:rsidRPr="00103142">
        <w:rPr>
          <w:color w:val="C00000"/>
        </w:rPr>
        <w:t xml:space="preserve">if the </w:t>
      </w:r>
      <w:hyperlink w:anchor="DescribingArtifacts" w:history="1">
        <w:r w:rsidRPr="0019609A">
          <w:rPr>
            <w:rStyle w:val="Hyperlink"/>
          </w:rPr>
          <w:t xml:space="preserve">Describing </w:t>
        </w:r>
        <w:r w:rsidR="00941012" w:rsidRPr="0019609A">
          <w:rPr>
            <w:rStyle w:val="Hyperlink"/>
          </w:rPr>
          <w:t>Artifacts</w:t>
        </w:r>
      </w:hyperlink>
      <w:r w:rsidRPr="00103142">
        <w:rPr>
          <w:color w:val="C00000"/>
        </w:rPr>
        <w:t xml:space="preserve"> section was removed from the beginning of the document and it is not referenced elsewhere in the document. </w:t>
      </w:r>
    </w:p>
    <w:p w14:paraId="11A065F5" w14:textId="5E7738B0" w:rsidR="0051099F" w:rsidRPr="00106DA2" w:rsidRDefault="0051099F" w:rsidP="00C17553">
      <w:pPr>
        <w:pStyle w:val="ListParagraph"/>
        <w:numPr>
          <w:ilvl w:val="0"/>
          <w:numId w:val="6"/>
        </w:numPr>
        <w:ind w:left="720" w:hanging="720"/>
      </w:pPr>
      <w:bookmarkStart w:id="691" w:name="_Ref112851572"/>
      <w:bookmarkStart w:id="692" w:name="_Ref96694402"/>
      <w:bookmarkStart w:id="693" w:name="_Ref96694719"/>
      <w:bookmarkStart w:id="694" w:name="_Ref83594567"/>
      <w:bookmarkStart w:id="695" w:name="_Ref494206809"/>
      <w:r w:rsidRPr="00B0659C">
        <w:t xml:space="preserve">National </w:t>
      </w:r>
      <w:r w:rsidRPr="00106DA2">
        <w:t>Emergency Number Association. “NENA Knowledge Base Glossary.”</w:t>
      </w:r>
      <w:r w:rsidR="00A00A0F" w:rsidRPr="00106DA2">
        <w:t xml:space="preserve"> Updated</w:t>
      </w:r>
      <w:r w:rsidR="004969FA" w:rsidRPr="00106DA2">
        <w:t xml:space="preserve"> [insert </w:t>
      </w:r>
      <w:r w:rsidR="00D73F84">
        <w:t xml:space="preserve">the </w:t>
      </w:r>
      <w:r w:rsidR="00EC6284" w:rsidRPr="00106DA2">
        <w:t>date</w:t>
      </w:r>
      <w:r w:rsidR="00AB3244">
        <w:t xml:space="preserve"> </w:t>
      </w:r>
      <w:r w:rsidR="00E35DFF">
        <w:t>indicated at “A</w:t>
      </w:r>
      <w:r w:rsidR="00D73F84">
        <w:t xml:space="preserve">pproved updates to NENA Knowledge Base Glossary </w:t>
      </w:r>
      <w:r w:rsidR="00E35DFF">
        <w:t xml:space="preserve">last </w:t>
      </w:r>
      <w:r w:rsidR="00D73F84">
        <w:t>made</w:t>
      </w:r>
      <w:r w:rsidR="00E35DFF">
        <w:t>”</w:t>
      </w:r>
      <w:r w:rsidR="00D73F84">
        <w:t xml:space="preserve"> as found at the cited link</w:t>
      </w:r>
      <w:r w:rsidR="00EC6284" w:rsidRPr="00106DA2">
        <w:t xml:space="preserve"> </w:t>
      </w:r>
      <w:r w:rsidR="004969FA" w:rsidRPr="00106DA2">
        <w:t>in the format Month DD, YYYY].</w:t>
      </w:r>
      <w:r w:rsidR="00A00A0F" w:rsidRPr="00106DA2">
        <w:t xml:space="preserve"> </w:t>
      </w:r>
      <w:hyperlink r:id="rId36" w:history="1">
        <w:r w:rsidR="003D2794" w:rsidRPr="00106DA2">
          <w:rPr>
            <w:rStyle w:val="Hyperlink"/>
          </w:rPr>
          <w:t>https://kb.nena.org/wiki/Category:Glossary</w:t>
        </w:r>
      </w:hyperlink>
      <w:r w:rsidRPr="00106DA2">
        <w:t>.</w:t>
      </w:r>
      <w:bookmarkEnd w:id="691"/>
    </w:p>
    <w:p w14:paraId="26015F87" w14:textId="77777777" w:rsidR="00083AA2" w:rsidRDefault="00083AA2" w:rsidP="00C17553">
      <w:pPr>
        <w:pStyle w:val="ListParagraph"/>
        <w:numPr>
          <w:ilvl w:val="0"/>
          <w:numId w:val="6"/>
        </w:numPr>
        <w:ind w:left="720" w:hanging="720"/>
      </w:pPr>
      <w:bookmarkStart w:id="696" w:name="_Ref142990105"/>
      <w:r w:rsidRPr="00106DA2">
        <w:t xml:space="preserve">Internet Engineering Task Force. </w:t>
      </w:r>
      <w:r w:rsidRPr="00106DA2">
        <w:rPr>
          <w:i/>
          <w:iCs/>
        </w:rPr>
        <w:t>Key words for use in RFCs to Indicate Requirement Levels</w:t>
      </w:r>
      <w:r w:rsidRPr="00106DA2">
        <w:t xml:space="preserve">. S. Bradner. </w:t>
      </w:r>
      <w:hyperlink r:id="rId37" w:history="1">
        <w:r w:rsidRPr="00106DA2">
          <w:rPr>
            <w:rStyle w:val="Hyperlink"/>
          </w:rPr>
          <w:t>RFC 2119</w:t>
        </w:r>
      </w:hyperlink>
      <w:r w:rsidRPr="00106DA2">
        <w:t>, March 1997.</w:t>
      </w:r>
      <w:bookmarkEnd w:id="692"/>
      <w:bookmarkEnd w:id="696"/>
    </w:p>
    <w:p w14:paraId="185B007E" w14:textId="2C6551FF" w:rsidR="00A75F12" w:rsidRPr="00A75F12" w:rsidRDefault="00A75F12" w:rsidP="00C17553">
      <w:pPr>
        <w:pStyle w:val="ListParagraph"/>
        <w:numPr>
          <w:ilvl w:val="0"/>
          <w:numId w:val="6"/>
        </w:numPr>
        <w:ind w:left="720" w:hanging="720"/>
      </w:pPr>
      <w:bookmarkStart w:id="697" w:name="_Ref196479458"/>
      <w:r w:rsidRPr="00B73B3F">
        <w:t xml:space="preserve">Internet Engineering Task Force. </w:t>
      </w:r>
      <w:r w:rsidRPr="00A75F12">
        <w:rPr>
          <w:i/>
          <w:iCs/>
        </w:rPr>
        <w:t>Ambiguity of Uppercase vs Lowercase in RFC 2119 Key Words</w:t>
      </w:r>
      <w:r w:rsidRPr="00B73B3F">
        <w:t xml:space="preserve">. </w:t>
      </w:r>
      <w:r>
        <w:t>B</w:t>
      </w:r>
      <w:r w:rsidRPr="00B73B3F">
        <w:t xml:space="preserve">. </w:t>
      </w:r>
      <w:r>
        <w:t>Leiba</w:t>
      </w:r>
      <w:r w:rsidRPr="00B73B3F">
        <w:t xml:space="preserve">. </w:t>
      </w:r>
      <w:hyperlink r:id="rId38" w:history="1">
        <w:r w:rsidRPr="00B73B3F">
          <w:rPr>
            <w:rStyle w:val="Hyperlink"/>
            <w:rFonts w:cs="Tahoma"/>
          </w:rPr>
          <w:t xml:space="preserve">RFC </w:t>
        </w:r>
        <w:r>
          <w:rPr>
            <w:rStyle w:val="Hyperlink"/>
            <w:rFonts w:cs="Tahoma"/>
          </w:rPr>
          <w:t>8174</w:t>
        </w:r>
      </w:hyperlink>
      <w:r w:rsidRPr="00B73B3F">
        <w:t xml:space="preserve">, </w:t>
      </w:r>
      <w:r w:rsidR="008504A6">
        <w:t>May 2017</w:t>
      </w:r>
      <w:r w:rsidRPr="00B73B3F">
        <w:t>.</w:t>
      </w:r>
      <w:bookmarkEnd w:id="697"/>
    </w:p>
    <w:p w14:paraId="394C03DF" w14:textId="77777777" w:rsidR="003D58B8" w:rsidRDefault="003D58B8" w:rsidP="003D58B8">
      <w:pPr>
        <w:pStyle w:val="ListParagraph"/>
        <w:numPr>
          <w:ilvl w:val="0"/>
          <w:numId w:val="6"/>
        </w:numPr>
        <w:ind w:left="720" w:hanging="720"/>
      </w:pPr>
      <w:bookmarkStart w:id="698" w:name="_Ref209768609"/>
      <w:r w:rsidRPr="00106DA2">
        <w:t xml:space="preserve">National Emergency Number Association. </w:t>
      </w:r>
      <w:r w:rsidRPr="00F51C56">
        <w:rPr>
          <w:i/>
          <w:iCs/>
        </w:rPr>
        <w:t>NENA Rules for Use of Version Control Repositories</w:t>
      </w:r>
      <w:r>
        <w:t xml:space="preserve">. </w:t>
      </w:r>
      <w:hyperlink r:id="rId39" w:history="1">
        <w:r w:rsidRPr="00F51C56">
          <w:rPr>
            <w:rStyle w:val="Hyperlink"/>
            <w:rFonts w:cs="Tahoma"/>
          </w:rPr>
          <w:t>NENA-ADM-012.1-2022</w:t>
        </w:r>
      </w:hyperlink>
      <w:r>
        <w:t xml:space="preserve">. </w:t>
      </w:r>
      <w:r w:rsidRPr="00F51C56">
        <w:t>A</w:t>
      </w:r>
      <w:r>
        <w:t>lexandria</w:t>
      </w:r>
      <w:r w:rsidRPr="00F51C56">
        <w:t xml:space="preserve">, VA: NENA, approved </w:t>
      </w:r>
      <w:r>
        <w:t>November 8</w:t>
      </w:r>
      <w:r w:rsidRPr="00F51C56">
        <w:t>, 202</w:t>
      </w:r>
      <w:r>
        <w:t>2</w:t>
      </w:r>
      <w:r w:rsidRPr="00F51C56">
        <w:t>.</w:t>
      </w:r>
      <w:bookmarkEnd w:id="698"/>
    </w:p>
    <w:p w14:paraId="343D606C" w14:textId="77777777" w:rsidR="003D58B8" w:rsidRDefault="003D58B8" w:rsidP="003D58B8">
      <w:pPr>
        <w:pStyle w:val="ListParagraph"/>
        <w:numPr>
          <w:ilvl w:val="0"/>
          <w:numId w:val="6"/>
        </w:numPr>
        <w:ind w:left="720" w:hanging="720"/>
        <w:rPr>
          <w:rFonts w:cs="Tahoma"/>
        </w:rPr>
      </w:pPr>
      <w:bookmarkStart w:id="699" w:name="_Ref210388857"/>
      <w:r w:rsidRPr="00106DA2">
        <w:rPr>
          <w:rFonts w:cs="Tahoma"/>
        </w:rPr>
        <w:lastRenderedPageBreak/>
        <w:t xml:space="preserve">OpenAPI Initiative. </w:t>
      </w:r>
      <w:r w:rsidRPr="00106DA2">
        <w:rPr>
          <w:rFonts w:cs="Tahoma"/>
          <w:i/>
          <w:iCs/>
        </w:rPr>
        <w:t>OpenAPI Specification 3.1.0 Released</w:t>
      </w:r>
      <w:r w:rsidRPr="00106DA2">
        <w:rPr>
          <w:rFonts w:cs="Tahoma"/>
        </w:rPr>
        <w:t xml:space="preserve">. </w:t>
      </w:r>
      <w:hyperlink r:id="rId40" w:history="1">
        <w:r w:rsidRPr="00106DA2">
          <w:rPr>
            <w:rStyle w:val="Hyperlink"/>
          </w:rPr>
          <w:t>https://www.openapis.org/blog/2021/02/18/openapi</w:t>
        </w:r>
        <w:r w:rsidRPr="00106DA2">
          <w:rPr>
            <w:rStyle w:val="Hyperlink"/>
          </w:rPr>
          <w:noBreakHyphen/>
          <w:t>specification</w:t>
        </w:r>
        <w:r w:rsidRPr="00106DA2">
          <w:rPr>
            <w:rStyle w:val="Hyperlink"/>
          </w:rPr>
          <w:noBreakHyphen/>
          <w:t>3</w:t>
        </w:r>
        <w:r w:rsidRPr="00106DA2">
          <w:rPr>
            <w:rStyle w:val="Hyperlink"/>
          </w:rPr>
          <w:noBreakHyphen/>
          <w:t>1</w:t>
        </w:r>
        <w:r w:rsidRPr="00106DA2">
          <w:rPr>
            <w:rStyle w:val="Hyperlink"/>
          </w:rPr>
          <w:noBreakHyphen/>
          <w:t>released</w:t>
        </w:r>
      </w:hyperlink>
      <w:r w:rsidRPr="00106DA2">
        <w:rPr>
          <w:rFonts w:cs="Tahoma"/>
        </w:rPr>
        <w:t>, February 18, 2021.</w:t>
      </w:r>
      <w:bookmarkEnd w:id="699"/>
    </w:p>
    <w:p w14:paraId="31A8E3FB" w14:textId="77777777" w:rsidR="003D58B8" w:rsidRPr="009B7450" w:rsidRDefault="003D58B8" w:rsidP="003D58B8">
      <w:pPr>
        <w:pStyle w:val="ListParagraph"/>
        <w:numPr>
          <w:ilvl w:val="0"/>
          <w:numId w:val="6"/>
        </w:numPr>
        <w:ind w:left="720" w:hanging="720"/>
        <w:rPr>
          <w:rFonts w:cs="Tahoma"/>
        </w:rPr>
      </w:pPr>
      <w:bookmarkStart w:id="700" w:name="_Ref209767154"/>
      <w:r w:rsidRPr="00106DA2">
        <w:t xml:space="preserve">World Wide Web Consortium (W3C). </w:t>
      </w:r>
      <w:r w:rsidRPr="00106DA2">
        <w:rPr>
          <w:i/>
          <w:iCs/>
        </w:rPr>
        <w:t>W3C XML Schema Definition Language (XSD) 1.1 Part 1: Structures</w:t>
      </w:r>
      <w:r w:rsidRPr="00106DA2">
        <w:t>. S. Gao, C. M. Sperberg</w:t>
      </w:r>
      <w:r w:rsidRPr="00106DA2">
        <w:noBreakHyphen/>
        <w:t xml:space="preserve">McQueen, and H. Thompson. </w:t>
      </w:r>
      <w:hyperlink r:id="rId41" w:history="1">
        <w:r w:rsidRPr="00106DA2">
          <w:rPr>
            <w:rStyle w:val="Hyperlink"/>
          </w:rPr>
          <w:t>https://www.w3.org/TR/xmlschema11</w:t>
        </w:r>
        <w:r w:rsidRPr="00106DA2">
          <w:rPr>
            <w:rStyle w:val="Hyperlink"/>
          </w:rPr>
          <w:noBreakHyphen/>
          <w:t>1/</w:t>
        </w:r>
      </w:hyperlink>
      <w:r w:rsidRPr="00106DA2">
        <w:t>, April 5, 2012.</w:t>
      </w:r>
      <w:bookmarkEnd w:id="700"/>
    </w:p>
    <w:bookmarkEnd w:id="693"/>
    <w:bookmarkEnd w:id="694"/>
    <w:p w14:paraId="601CB35D" w14:textId="65385DE6" w:rsidR="00E75CDB" w:rsidRPr="00B35ACF" w:rsidRDefault="00D9104D" w:rsidP="00EB73DF">
      <w:pPr>
        <w:pStyle w:val="BodyText"/>
      </w:pPr>
      <w:r w:rsidRPr="00EB73DF">
        <w:rPr>
          <w:b/>
          <w:bCs/>
          <w:color w:val="C00000"/>
        </w:rPr>
        <w:t xml:space="preserve">NOTE to document editor: </w:t>
      </w:r>
      <w:r w:rsidR="0061198C" w:rsidRPr="00EB73DF">
        <w:rPr>
          <w:color w:val="C00000"/>
        </w:rPr>
        <w:t xml:space="preserve">All sources used in the development of the document must be cited within the </w:t>
      </w:r>
      <w:r w:rsidR="00556968" w:rsidRPr="00EB73DF">
        <w:rPr>
          <w:color w:val="C00000"/>
        </w:rPr>
        <w:t xml:space="preserve">body </w:t>
      </w:r>
      <w:r w:rsidR="0061198C" w:rsidRPr="00EB73DF">
        <w:rPr>
          <w:color w:val="C00000"/>
        </w:rPr>
        <w:t xml:space="preserve">text of the document. The reference citation is constructed in accordance with the Chicago Manual of Style </w:t>
      </w:r>
      <w:r w:rsidR="003B27E5">
        <w:rPr>
          <w:color w:val="C00000"/>
        </w:rPr>
        <w:t xml:space="preserve">(CMOS) </w:t>
      </w:r>
      <w:r w:rsidR="0061198C" w:rsidRPr="00EB73DF">
        <w:rPr>
          <w:color w:val="C00000"/>
        </w:rPr>
        <w:t xml:space="preserve">(examples are provided </w:t>
      </w:r>
      <w:r w:rsidR="00E33670" w:rsidRPr="00EB73DF">
        <w:rPr>
          <w:color w:val="C00000"/>
        </w:rPr>
        <w:t>below</w:t>
      </w:r>
      <w:r w:rsidR="0061198C" w:rsidRPr="00EB73DF">
        <w:rPr>
          <w:color w:val="C00000"/>
        </w:rPr>
        <w:t>).</w:t>
      </w:r>
    </w:p>
    <w:p w14:paraId="44257585" w14:textId="0FCC93C9" w:rsidR="00A77C90" w:rsidRPr="00B35ACF" w:rsidRDefault="002846AD" w:rsidP="00E33670">
      <w:pPr>
        <w:pStyle w:val="BodyText"/>
        <w:rPr>
          <w:rFonts w:cs="Tahoma"/>
          <w:bCs/>
        </w:rPr>
      </w:pPr>
      <w:r>
        <w:rPr>
          <w:color w:val="C00000"/>
        </w:rPr>
        <w:t xml:space="preserve">When citing a NENA document, </w:t>
      </w:r>
      <w:r w:rsidR="00E33670">
        <w:rPr>
          <w:color w:val="C00000"/>
        </w:rPr>
        <w:t>do not include an errata version letter in the document number</w:t>
      </w:r>
      <w:r w:rsidR="00E10C42">
        <w:rPr>
          <w:color w:val="C00000"/>
        </w:rPr>
        <w:t xml:space="preserve"> and use the NENA Standards page URL </w:t>
      </w:r>
      <w:r w:rsidR="00F8178E" w:rsidRPr="003906E3">
        <w:rPr>
          <w:color w:val="C00000"/>
        </w:rPr>
        <w:t>(</w:t>
      </w:r>
      <w:hyperlink r:id="rId42" w:history="1">
        <w:r w:rsidR="00F8178E" w:rsidRPr="00FB29DC">
          <w:rPr>
            <w:rStyle w:val="Hyperlink"/>
          </w:rPr>
          <w:t>https://www.nena.org/page/standards</w:t>
        </w:r>
      </w:hyperlink>
      <w:r w:rsidR="00F8178E" w:rsidRPr="003906E3">
        <w:rPr>
          <w:color w:val="C00000"/>
        </w:rPr>
        <w:t>)</w:t>
      </w:r>
      <w:r w:rsidR="00E10C42" w:rsidRPr="00E10C42">
        <w:rPr>
          <w:color w:val="C00000"/>
        </w:rPr>
        <w:t xml:space="preserve"> as the</w:t>
      </w:r>
      <w:r w:rsidRPr="00E10C42">
        <w:rPr>
          <w:color w:val="C00000"/>
        </w:rPr>
        <w:t xml:space="preserve"> link to the document. </w:t>
      </w:r>
      <w:r w:rsidR="004400A5" w:rsidRPr="004400A5">
        <w:rPr>
          <w:rFonts w:cs="Tahoma"/>
          <w:bCs/>
          <w:color w:val="C00000"/>
        </w:rPr>
        <w:t>Links to material outside of this document should be limited to the web page where the referenced document may be downloaded, as opposed to a link directly to the specific document.</w:t>
      </w:r>
      <w:r w:rsidR="00A72E58">
        <w:rPr>
          <w:rFonts w:cs="Tahoma"/>
          <w:bCs/>
          <w:color w:val="C00000"/>
        </w:rPr>
        <w:t xml:space="preserve"> Questions regarding formatting references should be directed to the </w:t>
      </w:r>
      <w:r w:rsidR="00AB2973" w:rsidRPr="00AB2973">
        <w:rPr>
          <w:rFonts w:cs="Tahoma"/>
          <w:bCs/>
          <w:color w:val="C00000"/>
        </w:rPr>
        <w:t xml:space="preserve">Committee Resource </w:t>
      </w:r>
      <w:r w:rsidR="00CE08C1">
        <w:rPr>
          <w:rFonts w:cs="Tahoma"/>
          <w:bCs/>
          <w:color w:val="C00000"/>
        </w:rPr>
        <w:t>Management team</w:t>
      </w:r>
      <w:r w:rsidR="00AB2973" w:rsidRPr="00AB2973">
        <w:rPr>
          <w:rFonts w:cs="Tahoma"/>
          <w:bCs/>
          <w:color w:val="C00000"/>
        </w:rPr>
        <w:t xml:space="preserve"> at </w:t>
      </w:r>
      <w:hyperlink r:id="rId43" w:history="1">
        <w:r w:rsidR="00AB2973" w:rsidRPr="00317EAB">
          <w:rPr>
            <w:rStyle w:val="Hyperlink"/>
          </w:rPr>
          <w:t>crm@nena.org</w:t>
        </w:r>
      </w:hyperlink>
      <w:r w:rsidR="00AB2973">
        <w:rPr>
          <w:rFonts w:cs="Tahoma"/>
          <w:bCs/>
          <w:color w:val="C00000"/>
        </w:rPr>
        <w:t>.</w:t>
      </w:r>
    </w:p>
    <w:p w14:paraId="73E51F44" w14:textId="5EE7C754" w:rsidR="0035100E" w:rsidRPr="00D85418" w:rsidRDefault="00F769CF" w:rsidP="00C17553">
      <w:pPr>
        <w:pStyle w:val="ListParagraph"/>
        <w:numPr>
          <w:ilvl w:val="0"/>
          <w:numId w:val="6"/>
        </w:numPr>
        <w:ind w:left="720" w:hanging="720"/>
        <w:rPr>
          <w:rFonts w:cs="Tahoma"/>
        </w:rPr>
      </w:pPr>
      <w:r w:rsidRPr="00D85418">
        <w:rPr>
          <w:rFonts w:cs="Tahoma"/>
        </w:rPr>
        <w:t>[</w:t>
      </w:r>
      <w:bookmarkStart w:id="701" w:name="_Ref129852940"/>
      <w:r w:rsidRPr="00D85418">
        <w:t xml:space="preserve">National Emergency Number Association. </w:t>
      </w:r>
      <w:r w:rsidRPr="00D85418">
        <w:rPr>
          <w:i/>
          <w:iCs/>
        </w:rPr>
        <w:t>NENA i3 Standard for Next Generation 9</w:t>
      </w:r>
      <w:r w:rsidRPr="00D85418">
        <w:rPr>
          <w:i/>
          <w:iCs/>
        </w:rPr>
        <w:noBreakHyphen/>
        <w:t>1</w:t>
      </w:r>
      <w:r w:rsidRPr="00D85418">
        <w:rPr>
          <w:i/>
          <w:iCs/>
        </w:rPr>
        <w:noBreakHyphen/>
        <w:t>1</w:t>
      </w:r>
      <w:r w:rsidRPr="00D85418">
        <w:t xml:space="preserve">. </w:t>
      </w:r>
      <w:hyperlink r:id="rId44" w:anchor="NENA-STA-010" w:history="1">
        <w:r w:rsidRPr="00D85418">
          <w:rPr>
            <w:rStyle w:val="Hyperlink"/>
            <w:rFonts w:cs="Tahoma"/>
          </w:rPr>
          <w:t>NENA</w:t>
        </w:r>
        <w:r w:rsidRPr="00D85418">
          <w:rPr>
            <w:rStyle w:val="Hyperlink"/>
            <w:rFonts w:cs="Tahoma"/>
          </w:rPr>
          <w:noBreakHyphen/>
          <w:t>STA</w:t>
        </w:r>
        <w:r w:rsidRPr="00D85418">
          <w:rPr>
            <w:rStyle w:val="Hyperlink"/>
            <w:rFonts w:cs="Tahoma"/>
          </w:rPr>
          <w:noBreakHyphen/>
          <w:t>010.3</w:t>
        </w:r>
        <w:r w:rsidRPr="00D85418">
          <w:rPr>
            <w:rStyle w:val="Hyperlink"/>
            <w:rFonts w:cs="Tahoma"/>
          </w:rPr>
          <w:noBreakHyphen/>
          <w:t>2021</w:t>
        </w:r>
      </w:hyperlink>
      <w:r w:rsidRPr="00D85418">
        <w:t>. A</w:t>
      </w:r>
      <w:r w:rsidR="00647CC8">
        <w:t>lexandria</w:t>
      </w:r>
      <w:r w:rsidRPr="00D85418">
        <w:t>, VA: NENA, approved July 12, 2021.</w:t>
      </w:r>
      <w:bookmarkEnd w:id="701"/>
      <w:r w:rsidR="00A77C90" w:rsidRPr="00D85418">
        <w:t>]</w:t>
      </w:r>
    </w:p>
    <w:p w14:paraId="4E7FD7F2" w14:textId="37A62F03" w:rsidR="00D219FA" w:rsidRPr="00D85418" w:rsidRDefault="00D219FA" w:rsidP="00C17553">
      <w:pPr>
        <w:pStyle w:val="ListParagraph"/>
        <w:numPr>
          <w:ilvl w:val="0"/>
          <w:numId w:val="6"/>
        </w:numPr>
        <w:ind w:left="720" w:hanging="720"/>
      </w:pPr>
      <w:r w:rsidRPr="00D85418">
        <w:t xml:space="preserve">[National Emergency Number Association. </w:t>
      </w:r>
      <w:r w:rsidRPr="00D85418">
        <w:rPr>
          <w:i/>
          <w:iCs/>
        </w:rPr>
        <w:t>Emergency Incident Data Object (EIDO)</w:t>
      </w:r>
      <w:r w:rsidRPr="00D85418">
        <w:t xml:space="preserve">. </w:t>
      </w:r>
      <w:hyperlink r:id="rId45" w:history="1">
        <w:r w:rsidR="006E7794">
          <w:rPr>
            <w:rStyle w:val="Hyperlink"/>
            <w:rFonts w:cs="Tahoma"/>
          </w:rPr>
          <w:t>NENA-STA-021.1</w:t>
        </w:r>
        <w:r w:rsidR="00071700">
          <w:rPr>
            <w:rStyle w:val="Hyperlink"/>
            <w:rFonts w:cs="Tahoma"/>
          </w:rPr>
          <w:t>.1</w:t>
        </w:r>
        <w:r w:rsidR="006E7794">
          <w:rPr>
            <w:rStyle w:val="Hyperlink"/>
            <w:rFonts w:cs="Tahoma"/>
          </w:rPr>
          <w:t>-20</w:t>
        </w:r>
        <w:r w:rsidR="00071700">
          <w:rPr>
            <w:rStyle w:val="Hyperlink"/>
            <w:rFonts w:cs="Tahoma"/>
          </w:rPr>
          <w:t>2</w:t>
        </w:r>
        <w:r w:rsidR="006E7794">
          <w:rPr>
            <w:rStyle w:val="Hyperlink"/>
            <w:rFonts w:cs="Tahoma"/>
          </w:rPr>
          <w:t>Y</w:t>
        </w:r>
      </w:hyperlink>
      <w:r w:rsidRPr="00D85418">
        <w:t>. A</w:t>
      </w:r>
      <w:r w:rsidR="00647CC8">
        <w:t>lexandria</w:t>
      </w:r>
      <w:r w:rsidRPr="00D85418">
        <w:t>, VA: NENA (forthcoming).</w:t>
      </w:r>
      <w:r w:rsidR="00D9104D" w:rsidRPr="00D85418">
        <w:t>]</w:t>
      </w:r>
    </w:p>
    <w:p w14:paraId="0E3E5A45" w14:textId="4194C18D" w:rsidR="00B73B3F" w:rsidRDefault="008A3E04" w:rsidP="00C17553">
      <w:pPr>
        <w:pStyle w:val="ListParagraph"/>
        <w:numPr>
          <w:ilvl w:val="0"/>
          <w:numId w:val="6"/>
        </w:numPr>
        <w:ind w:left="720" w:hanging="720"/>
      </w:pPr>
      <w:r w:rsidRPr="00B73B3F">
        <w:t>[</w:t>
      </w:r>
      <w:bookmarkStart w:id="702" w:name="_Ref142204709"/>
      <w:bookmarkStart w:id="703" w:name="_Ref71179301"/>
      <w:r w:rsidRPr="00B73B3F">
        <w:t xml:space="preserve">Internet Engineering Task Force. </w:t>
      </w:r>
      <w:r w:rsidRPr="00B73B3F">
        <w:rPr>
          <w:i/>
          <w:iCs/>
        </w:rPr>
        <w:t xml:space="preserve">Session Initiation </w:t>
      </w:r>
      <w:bookmarkStart w:id="704" w:name="_Hlk210377139"/>
      <w:r w:rsidR="00B509A5" w:rsidRPr="00B73B3F">
        <w:rPr>
          <w:i/>
          <w:iCs/>
        </w:rPr>
        <w:t>Protocol</w:t>
      </w:r>
      <w:bookmarkStart w:id="705" w:name="_Hlk210376209"/>
      <w:r w:rsidR="00B509A5" w:rsidRPr="00B73B3F">
        <w:t xml:space="preserve">. </w:t>
      </w:r>
      <w:bookmarkEnd w:id="705"/>
      <w:r w:rsidR="00B509A5" w:rsidRPr="009A7D20">
        <w:t>J. Rosenberg</w:t>
      </w:r>
      <w:r w:rsidR="00B509A5">
        <w:t xml:space="preserve">, </w:t>
      </w:r>
      <w:r w:rsidR="00B509A5" w:rsidRPr="00B73B3F">
        <w:t xml:space="preserve">H. Schulzrinne, G. Camarillo, A. Johnston, J. Peterson, R. Sparks, M. Handley, </w:t>
      </w:r>
      <w:r w:rsidR="00B509A5">
        <w:t xml:space="preserve">and </w:t>
      </w:r>
      <w:r w:rsidR="00B509A5" w:rsidRPr="00B73B3F">
        <w:t>E. Schooler</w:t>
      </w:r>
      <w:bookmarkEnd w:id="704"/>
      <w:r w:rsidRPr="00B73B3F">
        <w:t xml:space="preserve">. </w:t>
      </w:r>
      <w:hyperlink r:id="rId46" w:history="1">
        <w:r w:rsidRPr="00B73B3F">
          <w:rPr>
            <w:rStyle w:val="Hyperlink"/>
            <w:rFonts w:cs="Tahoma"/>
          </w:rPr>
          <w:t>RFC 3261</w:t>
        </w:r>
        <w:bookmarkEnd w:id="702"/>
      </w:hyperlink>
      <w:r w:rsidRPr="00B73B3F">
        <w:t>, June 2002.</w:t>
      </w:r>
      <w:bookmarkEnd w:id="703"/>
      <w:r w:rsidR="00B3570A" w:rsidRPr="00B73B3F">
        <w:t>]</w:t>
      </w:r>
      <w:bookmarkStart w:id="706" w:name="_Ref174485649"/>
    </w:p>
    <w:p w14:paraId="67AE80CE" w14:textId="08DE31F0" w:rsidR="0061198C" w:rsidRPr="00B73B3F" w:rsidRDefault="0061198C" w:rsidP="00C17553">
      <w:pPr>
        <w:pStyle w:val="ListParagraph"/>
        <w:numPr>
          <w:ilvl w:val="0"/>
          <w:numId w:val="6"/>
        </w:numPr>
        <w:ind w:left="720" w:hanging="720"/>
      </w:pPr>
      <w:r w:rsidRPr="00B73B3F">
        <w:t xml:space="preserve">[Association of Public-Safety Communications </w:t>
      </w:r>
      <w:bookmarkStart w:id="707" w:name="_Hlk210377176"/>
      <w:r w:rsidR="00B509A5" w:rsidRPr="00B73B3F">
        <w:t>Officials</w:t>
      </w:r>
      <w:r w:rsidR="00B509A5">
        <w:t xml:space="preserve"> International</w:t>
      </w:r>
      <w:r w:rsidR="00B509A5" w:rsidRPr="00B73B3F">
        <w:t xml:space="preserve">. </w:t>
      </w:r>
      <w:r w:rsidR="00B509A5" w:rsidRPr="005E10CC">
        <w:rPr>
          <w:i/>
          <w:iCs/>
        </w:rPr>
        <w:t>APCO International Core Competencies and Minimum Training Standards for Public Safety Communications Quality Assurance Evaluators (QAE)</w:t>
      </w:r>
      <w:r w:rsidR="00B509A5" w:rsidRPr="00B73B3F">
        <w:t xml:space="preserve">. </w:t>
      </w:r>
      <w:bookmarkEnd w:id="707"/>
      <w:r>
        <w:fldChar w:fldCharType="begin"/>
      </w:r>
      <w:r>
        <w:instrText>HYPERLINK "https://www.apcointl.org/~documents/standard/31062-2017-qae"</w:instrText>
      </w:r>
      <w:r>
        <w:fldChar w:fldCharType="separate"/>
      </w:r>
      <w:r w:rsidRPr="00B73B3F">
        <w:rPr>
          <w:rStyle w:val="Hyperlink"/>
          <w:rFonts w:cs="Tahoma"/>
        </w:rPr>
        <w:t>APCO ANS 3.106.2-2017</w:t>
      </w:r>
      <w:r>
        <w:fldChar w:fldCharType="end"/>
      </w:r>
      <w:r w:rsidRPr="00B73B3F">
        <w:t>. Daytona Beach, FL: APCO, approved September 12, 2017.</w:t>
      </w:r>
      <w:bookmarkEnd w:id="706"/>
      <w:r w:rsidRPr="00B73B3F">
        <w:t>]</w:t>
      </w:r>
    </w:p>
    <w:p w14:paraId="69E11C76" w14:textId="5B83D0E7" w:rsidR="00F769CF" w:rsidRPr="00D85418" w:rsidRDefault="008A3E04" w:rsidP="00C17553">
      <w:pPr>
        <w:pStyle w:val="ListParagraph"/>
        <w:numPr>
          <w:ilvl w:val="0"/>
          <w:numId w:val="6"/>
        </w:numPr>
        <w:ind w:left="720" w:hanging="720"/>
      </w:pPr>
      <w:r w:rsidRPr="00D85418">
        <w:t>[</w:t>
      </w:r>
      <w:bookmarkStart w:id="708" w:name="_Ref245888544"/>
      <w:r w:rsidRPr="00D85418">
        <w:t xml:space="preserve">International Telecommunications Union. </w:t>
      </w:r>
      <w:r w:rsidRPr="00D85418">
        <w:rPr>
          <w:i/>
          <w:iCs/>
        </w:rPr>
        <w:t>The international public telecommunication numbering plan</w:t>
      </w:r>
      <w:r w:rsidRPr="00D85418">
        <w:t xml:space="preserve">. </w:t>
      </w:r>
      <w:hyperlink r:id="rId47" w:history="1">
        <w:r w:rsidRPr="006E7794">
          <w:rPr>
            <w:rStyle w:val="Hyperlink"/>
            <w:rFonts w:cs="Tahoma"/>
          </w:rPr>
          <w:t>Recommendation E.164 (11/10)</w:t>
        </w:r>
        <w:bookmarkEnd w:id="708"/>
      </w:hyperlink>
      <w:r w:rsidRPr="00D85418">
        <w:t>, November 18, 2010.</w:t>
      </w:r>
      <w:bookmarkStart w:id="709" w:name="_Ref129908817"/>
      <w:r w:rsidR="00B3570A" w:rsidRPr="00D85418">
        <w:t>]</w:t>
      </w:r>
    </w:p>
    <w:p w14:paraId="1511309E" w14:textId="6AF20608" w:rsidR="006E7794" w:rsidRDefault="00F769CF" w:rsidP="00C17553">
      <w:pPr>
        <w:pStyle w:val="ListParagraph"/>
        <w:numPr>
          <w:ilvl w:val="0"/>
          <w:numId w:val="6"/>
        </w:numPr>
        <w:ind w:left="720" w:hanging="720"/>
        <w:rPr>
          <w:rFonts w:cs="Tahoma"/>
        </w:rPr>
      </w:pPr>
      <w:r w:rsidRPr="00D85418">
        <w:rPr>
          <w:rFonts w:cs="Tahoma"/>
        </w:rPr>
        <w:t>[</w:t>
      </w:r>
      <w:r w:rsidRPr="00D85418">
        <w:t xml:space="preserve">National Institute of Standards and Technology. “Cybersecurity Framework.” Accessed </w:t>
      </w:r>
      <w:r w:rsidR="00B73B3F" w:rsidRPr="00B73B3F">
        <w:t>December 6, 2024</w:t>
      </w:r>
      <w:r w:rsidRPr="00D85418">
        <w:t xml:space="preserve">. </w:t>
      </w:r>
      <w:hyperlink r:id="rId48" w:history="1">
        <w:r w:rsidRPr="006E7794">
          <w:rPr>
            <w:rStyle w:val="Hyperlink"/>
            <w:rFonts w:cs="Tahoma"/>
          </w:rPr>
          <w:t>https://www.nist.gov/cyberframework</w:t>
        </w:r>
      </w:hyperlink>
      <w:r w:rsidRPr="00D85418">
        <w:t>.</w:t>
      </w:r>
      <w:bookmarkEnd w:id="709"/>
      <w:r w:rsidR="00B3570A" w:rsidRPr="00D85418">
        <w:rPr>
          <w:rFonts w:cs="Tahoma"/>
        </w:rPr>
        <w:t>]</w:t>
      </w:r>
    </w:p>
    <w:p w14:paraId="007EF526" w14:textId="45CA5063" w:rsidR="006E7794" w:rsidRDefault="006E7794" w:rsidP="00C17553">
      <w:pPr>
        <w:pStyle w:val="ListParagraph"/>
        <w:numPr>
          <w:ilvl w:val="0"/>
          <w:numId w:val="6"/>
        </w:numPr>
        <w:ind w:left="720" w:hanging="720"/>
      </w:pPr>
      <w:r>
        <w:t>[</w:t>
      </w:r>
      <w:r w:rsidRPr="003E59E7">
        <w:t>Trafficking</w:t>
      </w:r>
      <w:r>
        <w:t xml:space="preserve"> </w:t>
      </w:r>
      <w:r w:rsidRPr="003E59E7">
        <w:t>Victims Protection Act of 2017, 34 U.S.C. § 10101 (2018),</w:t>
      </w:r>
      <w:r w:rsidR="00B73B3F">
        <w:t xml:space="preserve"> </w:t>
      </w:r>
      <w:hyperlink r:id="rId49" w:history="1">
        <w:r w:rsidRPr="00F816B9">
          <w:rPr>
            <w:rStyle w:val="Hyperlink"/>
            <w:rFonts w:cs="Tahoma"/>
          </w:rPr>
          <w:t>https://www.congress.gov/115/plaws/publ393/PLAW-115publ393.pdf</w:t>
        </w:r>
      </w:hyperlink>
      <w:r w:rsidRPr="003E59E7">
        <w:t>.</w:t>
      </w:r>
      <w:r>
        <w:t>]</w:t>
      </w:r>
    </w:p>
    <w:p w14:paraId="2B89B12C" w14:textId="6A6ECBE4" w:rsidR="006E7794" w:rsidRDefault="006E7794" w:rsidP="00C17553">
      <w:pPr>
        <w:pStyle w:val="ListParagraph"/>
        <w:numPr>
          <w:ilvl w:val="0"/>
          <w:numId w:val="6"/>
        </w:numPr>
        <w:ind w:left="720" w:hanging="720"/>
      </w:pPr>
      <w:r>
        <w:t>[</w:t>
      </w:r>
      <w:r w:rsidR="0061198C" w:rsidRPr="0061198C">
        <w:t xml:space="preserve">U.S. Department of Justice, </w:t>
      </w:r>
      <w:r w:rsidR="005D2BE1" w:rsidRPr="0061198C">
        <w:t xml:space="preserve">Federal Bureau of Investigation. </w:t>
      </w:r>
      <w:r w:rsidR="005D2BE1" w:rsidRPr="005E10CC">
        <w:rPr>
          <w:i/>
          <w:iCs/>
        </w:rPr>
        <w:t xml:space="preserve">Criminal Justice </w:t>
      </w:r>
      <w:r w:rsidR="00B509A5" w:rsidRPr="005E10CC">
        <w:rPr>
          <w:i/>
          <w:iCs/>
        </w:rPr>
        <w:t>Information Services (CJIS) Security Policy</w:t>
      </w:r>
      <w:r w:rsidR="0061198C" w:rsidRPr="0061198C">
        <w:t xml:space="preserve">. </w:t>
      </w:r>
      <w:hyperlink r:id="rId50" w:history="1">
        <w:r w:rsidR="0061198C" w:rsidRPr="0061198C">
          <w:rPr>
            <w:rStyle w:val="Hyperlink"/>
            <w:rFonts w:cs="Tahoma"/>
          </w:rPr>
          <w:t>CJISD-ITS-DOC-08140-5.8</w:t>
        </w:r>
      </w:hyperlink>
      <w:r w:rsidR="0061198C" w:rsidRPr="0061198C">
        <w:t>. Washington, DC: USDOJ, June 1, 2019.</w:t>
      </w:r>
      <w:r w:rsidR="0061198C">
        <w:t>]</w:t>
      </w:r>
    </w:p>
    <w:p w14:paraId="3AD6ECFC" w14:textId="77777777" w:rsidR="008538B5" w:rsidRPr="00106DA2" w:rsidRDefault="008538B5" w:rsidP="008538B5">
      <w:pPr>
        <w:pStyle w:val="ListParagraph"/>
        <w:numPr>
          <w:ilvl w:val="0"/>
          <w:numId w:val="6"/>
        </w:numPr>
        <w:ind w:left="720" w:hanging="720"/>
      </w:pPr>
      <w:bookmarkStart w:id="710" w:name="_Ref97111394"/>
      <w:r w:rsidRPr="00106DA2">
        <w:t xml:space="preserve">World Wide Web Consortium (W3C). </w:t>
      </w:r>
      <w:r w:rsidRPr="00106DA2">
        <w:rPr>
          <w:i/>
          <w:iCs/>
        </w:rPr>
        <w:t>W3C XML Schema Definition Language (XSD) 1.1 Part 1: Structures</w:t>
      </w:r>
      <w:r w:rsidRPr="00106DA2">
        <w:t>. S. Gao, C. M. Sperberg</w:t>
      </w:r>
      <w:r w:rsidRPr="00106DA2">
        <w:noBreakHyphen/>
        <w:t xml:space="preserve">McQueen, and H. Thompson. </w:t>
      </w:r>
      <w:hyperlink r:id="rId51" w:history="1">
        <w:r w:rsidRPr="00106DA2">
          <w:rPr>
            <w:rStyle w:val="Hyperlink"/>
          </w:rPr>
          <w:t>https://www.w3.org/TR/xmlschema11</w:t>
        </w:r>
        <w:r w:rsidRPr="00106DA2">
          <w:rPr>
            <w:rStyle w:val="Hyperlink"/>
          </w:rPr>
          <w:noBreakHyphen/>
          <w:t>1/</w:t>
        </w:r>
      </w:hyperlink>
      <w:r w:rsidRPr="00106DA2">
        <w:t>, April 5, 2012.</w:t>
      </w:r>
      <w:bookmarkEnd w:id="710"/>
    </w:p>
    <w:p w14:paraId="647305BB" w14:textId="77777777" w:rsidR="008538B5" w:rsidRPr="006E7794" w:rsidRDefault="008538B5" w:rsidP="005E10CC">
      <w:pPr>
        <w:pStyle w:val="ListParagraph"/>
        <w:numPr>
          <w:ilvl w:val="0"/>
          <w:numId w:val="0"/>
        </w:numPr>
        <w:ind w:left="720"/>
      </w:pPr>
    </w:p>
    <w:bookmarkEnd w:id="695"/>
    <w:p w14:paraId="08BCD63A" w14:textId="0DFD4D22" w:rsidR="00B247F3" w:rsidRPr="00F75318" w:rsidRDefault="00834F03" w:rsidP="00B247F3">
      <w:pPr>
        <w:pStyle w:val="BodyText"/>
      </w:pPr>
      <w:r w:rsidRPr="0071755D">
        <w:rPr>
          <w:b/>
          <w:bCs/>
          <w:color w:val="C00000"/>
        </w:rPr>
        <w:t>NOTE to document editor:</w:t>
      </w:r>
      <w:r w:rsidRPr="0071755D">
        <w:rPr>
          <w:color w:val="C00000"/>
        </w:rPr>
        <w:t xml:space="preserve"> </w:t>
      </w:r>
      <w:bookmarkStart w:id="711" w:name="_Hlk132185702"/>
      <w:r w:rsidR="00F41E34" w:rsidRPr="0071755D">
        <w:rPr>
          <w:color w:val="C00000"/>
        </w:rPr>
        <w:t xml:space="preserve">Within the </w:t>
      </w:r>
      <w:r w:rsidR="00A72E58">
        <w:rPr>
          <w:color w:val="C00000"/>
        </w:rPr>
        <w:t xml:space="preserve">body </w:t>
      </w:r>
      <w:r w:rsidR="00F41E34" w:rsidRPr="0071755D">
        <w:rPr>
          <w:color w:val="C00000"/>
        </w:rPr>
        <w:t>text of the document, a</w:t>
      </w:r>
      <w:r w:rsidR="00B247F3" w:rsidRPr="0071755D">
        <w:rPr>
          <w:color w:val="C00000"/>
        </w:rPr>
        <w:t xml:space="preserve"> numerical reference to the citation is provided at the end of the applicable text using the Word cross-reference function.</w:t>
      </w:r>
      <w:r w:rsidR="0071755D" w:rsidRPr="0071755D">
        <w:rPr>
          <w:color w:val="C00000"/>
        </w:rPr>
        <w:t xml:space="preserve"> The first occurrence of a cited work shall list the italicized name, followed by its document number</w:t>
      </w:r>
      <w:r w:rsidR="0071755D">
        <w:rPr>
          <w:color w:val="C00000"/>
        </w:rPr>
        <w:t xml:space="preserve"> (</w:t>
      </w:r>
      <w:r w:rsidR="0071755D" w:rsidRPr="0071755D">
        <w:rPr>
          <w:color w:val="C00000"/>
        </w:rPr>
        <w:t>if provided</w:t>
      </w:r>
      <w:r w:rsidR="0071755D">
        <w:rPr>
          <w:color w:val="C00000"/>
        </w:rPr>
        <w:t>) without a version number or errata letter</w:t>
      </w:r>
      <w:r w:rsidR="0071755D" w:rsidRPr="0071755D">
        <w:rPr>
          <w:color w:val="C00000"/>
        </w:rPr>
        <w:t xml:space="preserve">. For example: </w:t>
      </w:r>
      <w:r w:rsidR="0071755D" w:rsidRPr="0071755D">
        <w:rPr>
          <w:i/>
          <w:iCs/>
          <w:color w:val="C00000"/>
        </w:rPr>
        <w:t>NENA i3 Standard for Next Generation 9-1-1</w:t>
      </w:r>
      <w:r w:rsidR="0071755D" w:rsidRPr="0071755D">
        <w:rPr>
          <w:color w:val="C00000"/>
        </w:rPr>
        <w:t>, NENA-STA-010 [5]. Subsequent citations of th</w:t>
      </w:r>
      <w:r w:rsidR="00DA52E9">
        <w:rPr>
          <w:color w:val="C00000"/>
        </w:rPr>
        <w:t>is</w:t>
      </w:r>
      <w:r w:rsidR="0071755D" w:rsidRPr="0071755D">
        <w:rPr>
          <w:color w:val="C00000"/>
        </w:rPr>
        <w:t xml:space="preserve"> document would be </w:t>
      </w:r>
      <w:r w:rsidR="004400A5">
        <w:rPr>
          <w:color w:val="C00000"/>
        </w:rPr>
        <w:t xml:space="preserve">formatted </w:t>
      </w:r>
      <w:r w:rsidR="00DA52E9">
        <w:rPr>
          <w:color w:val="C00000"/>
        </w:rPr>
        <w:t xml:space="preserve">using </w:t>
      </w:r>
      <w:r w:rsidR="0071755D" w:rsidRPr="0071755D">
        <w:rPr>
          <w:color w:val="C00000"/>
        </w:rPr>
        <w:t>one of the following options:</w:t>
      </w:r>
    </w:p>
    <w:p w14:paraId="46564CC2" w14:textId="77777777" w:rsidR="0071755D" w:rsidRPr="00F75318" w:rsidRDefault="0071755D" w:rsidP="00C17553">
      <w:pPr>
        <w:pStyle w:val="ListParagraph"/>
        <w:numPr>
          <w:ilvl w:val="0"/>
          <w:numId w:val="14"/>
        </w:numPr>
      </w:pPr>
      <w:r w:rsidRPr="006A5B96">
        <w:rPr>
          <w:i/>
          <w:iCs/>
          <w:color w:val="C0504D" w:themeColor="accent2"/>
        </w:rPr>
        <w:t>NENA i3 Standard for Next Generation 9-1-1</w:t>
      </w:r>
      <w:r w:rsidRPr="00C17553">
        <w:rPr>
          <w:color w:val="C0504D" w:themeColor="accent2"/>
        </w:rPr>
        <w:t xml:space="preserve"> [5]</w:t>
      </w:r>
    </w:p>
    <w:p w14:paraId="77CB7C40" w14:textId="77777777" w:rsidR="0071755D" w:rsidRPr="00F75318" w:rsidRDefault="0071755D" w:rsidP="00C17553">
      <w:pPr>
        <w:pStyle w:val="ListParagraph"/>
        <w:numPr>
          <w:ilvl w:val="0"/>
          <w:numId w:val="14"/>
        </w:numPr>
      </w:pPr>
      <w:r w:rsidRPr="00C17553">
        <w:rPr>
          <w:color w:val="C0504D" w:themeColor="accent2"/>
        </w:rPr>
        <w:t>NENA-STA-010 [5]</w:t>
      </w:r>
    </w:p>
    <w:bookmarkEnd w:id="711"/>
    <w:p w14:paraId="627E4B56" w14:textId="060D9C65" w:rsidR="00834F03" w:rsidRPr="006E569F" w:rsidRDefault="00834F03" w:rsidP="00834F03">
      <w:pPr>
        <w:pStyle w:val="BodyText"/>
        <w:rPr>
          <w:rFonts w:cs="Tahoma"/>
        </w:rPr>
      </w:pPr>
      <w:r w:rsidRPr="00103142">
        <w:rPr>
          <w:rFonts w:cs="Tahoma"/>
          <w:color w:val="C00000"/>
        </w:rPr>
        <w:lastRenderedPageBreak/>
        <w:t>For References</w:t>
      </w:r>
      <w:r w:rsidR="00E75CDB">
        <w:rPr>
          <w:rFonts w:cs="Tahoma"/>
          <w:color w:val="C00000"/>
        </w:rPr>
        <w:t xml:space="preserve"> cited within the </w:t>
      </w:r>
      <w:r w:rsidR="009B3D24">
        <w:rPr>
          <w:rFonts w:cs="Tahoma"/>
          <w:color w:val="C00000"/>
        </w:rPr>
        <w:t xml:space="preserve">body </w:t>
      </w:r>
      <w:r w:rsidR="00E75CDB">
        <w:rPr>
          <w:rFonts w:cs="Tahoma"/>
          <w:color w:val="C00000"/>
        </w:rPr>
        <w:t>text of the document and</w:t>
      </w:r>
      <w:r w:rsidRPr="00103142">
        <w:rPr>
          <w:rFonts w:cs="Tahoma"/>
          <w:color w:val="C00000"/>
        </w:rPr>
        <w:t xml:space="preserve"> where it is important that the reader only go to the </w:t>
      </w:r>
      <w:r w:rsidR="00470BE6">
        <w:rPr>
          <w:rFonts w:cs="Tahoma"/>
          <w:color w:val="C00000"/>
        </w:rPr>
        <w:t>“</w:t>
      </w:r>
      <w:r w:rsidRPr="00103142">
        <w:rPr>
          <w:rFonts w:cs="Tahoma"/>
          <w:color w:val="C00000"/>
        </w:rPr>
        <w:t>specific version</w:t>
      </w:r>
      <w:r w:rsidR="00470BE6">
        <w:rPr>
          <w:rFonts w:cs="Tahoma"/>
          <w:color w:val="C00000"/>
        </w:rPr>
        <w:t>”</w:t>
      </w:r>
      <w:r w:rsidRPr="00103142">
        <w:rPr>
          <w:rFonts w:cs="Tahoma"/>
          <w:color w:val="C00000"/>
        </w:rPr>
        <w:t xml:space="preserve"> of the targeted document, the Reference should include the targeted document’s version number.</w:t>
      </w:r>
    </w:p>
    <w:p w14:paraId="3F3E94EA" w14:textId="6D4005D3" w:rsidR="00BF38D2" w:rsidRPr="00BF38D2" w:rsidRDefault="00834F03" w:rsidP="00834F03">
      <w:pPr>
        <w:pStyle w:val="BodyText"/>
        <w:rPr>
          <w:rFonts w:cs="Tahoma"/>
        </w:rPr>
      </w:pPr>
      <w:r w:rsidRPr="00103142">
        <w:rPr>
          <w:rFonts w:cs="Tahoma"/>
          <w:color w:val="C00000"/>
        </w:rPr>
        <w:t xml:space="preserve">It is not advisable to include specific locations </w:t>
      </w:r>
      <w:r w:rsidR="00470BE6">
        <w:rPr>
          <w:rFonts w:cs="Tahoma"/>
          <w:color w:val="C00000"/>
        </w:rPr>
        <w:t>“</w:t>
      </w:r>
      <w:r w:rsidRPr="00103142">
        <w:rPr>
          <w:rFonts w:cs="Tahoma"/>
          <w:color w:val="C00000"/>
        </w:rPr>
        <w:t>within</w:t>
      </w:r>
      <w:r w:rsidR="00470BE6">
        <w:rPr>
          <w:rFonts w:cs="Tahoma"/>
          <w:color w:val="C00000"/>
        </w:rPr>
        <w:t>”</w:t>
      </w:r>
      <w:r w:rsidRPr="00103142">
        <w:rPr>
          <w:rFonts w:cs="Tahoma"/>
          <w:color w:val="C00000"/>
        </w:rPr>
        <w:t xml:space="preserve"> a targeted document, such as </w:t>
      </w:r>
      <w:r w:rsidR="006B6212">
        <w:rPr>
          <w:rFonts w:cs="Tahoma"/>
          <w:color w:val="C00000"/>
        </w:rPr>
        <w:t xml:space="preserve">a </w:t>
      </w:r>
      <w:r w:rsidRPr="00103142">
        <w:rPr>
          <w:rFonts w:cs="Tahoma"/>
          <w:color w:val="C00000"/>
        </w:rPr>
        <w:t>section number, paragraph number,</w:t>
      </w:r>
      <w:r w:rsidR="006B6212">
        <w:rPr>
          <w:rFonts w:cs="Tahoma"/>
          <w:color w:val="C00000"/>
        </w:rPr>
        <w:t xml:space="preserve"> or</w:t>
      </w:r>
      <w:r w:rsidRPr="00103142">
        <w:rPr>
          <w:rFonts w:cs="Tahoma"/>
          <w:color w:val="C00000"/>
        </w:rPr>
        <w:t xml:space="preserve"> line number. Those</w:t>
      </w:r>
      <w:r w:rsidR="009B3D24">
        <w:rPr>
          <w:rFonts w:cs="Tahoma"/>
          <w:color w:val="C00000"/>
        </w:rPr>
        <w:t xml:space="preserve"> specific locations</w:t>
      </w:r>
      <w:r w:rsidRPr="00103142">
        <w:rPr>
          <w:rFonts w:cs="Tahoma"/>
          <w:color w:val="C00000"/>
        </w:rPr>
        <w:t xml:space="preserve"> are more likely to change when the targeted document is updated, even if the text </w:t>
      </w:r>
      <w:r w:rsidR="00246F90">
        <w:rPr>
          <w:rFonts w:cs="Tahoma"/>
          <w:color w:val="C00000"/>
        </w:rPr>
        <w:t>referred</w:t>
      </w:r>
      <w:r w:rsidRPr="00103142">
        <w:rPr>
          <w:rFonts w:cs="Tahoma"/>
          <w:color w:val="C00000"/>
        </w:rPr>
        <w:t xml:space="preserve"> to did</w:t>
      </w:r>
      <w:r w:rsidR="009B3D24">
        <w:rPr>
          <w:rFonts w:cs="Tahoma"/>
          <w:color w:val="C00000"/>
        </w:rPr>
        <w:t xml:space="preserve"> not</w:t>
      </w:r>
      <w:r w:rsidRPr="00103142">
        <w:rPr>
          <w:rFonts w:cs="Tahoma"/>
          <w:color w:val="C00000"/>
        </w:rPr>
        <w:t xml:space="preserve"> change.</w:t>
      </w:r>
    </w:p>
    <w:p w14:paraId="5B2E2AB6" w14:textId="05E849D7" w:rsidR="00BF38D2" w:rsidRPr="00BF38D2" w:rsidRDefault="00BF38D2">
      <w:pPr>
        <w:rPr>
          <w:rFonts w:cs="Tahoma"/>
        </w:rPr>
      </w:pPr>
      <w:r>
        <w:rPr>
          <w:rFonts w:cs="Tahoma"/>
          <w:color w:val="C00000"/>
        </w:rPr>
        <w:br w:type="page"/>
      </w:r>
    </w:p>
    <w:p w14:paraId="396CFE68" w14:textId="4CA0AE6E" w:rsidR="00DB374B" w:rsidRDefault="00DB374B" w:rsidP="00053787">
      <w:pPr>
        <w:pStyle w:val="Heading1"/>
      </w:pPr>
      <w:bookmarkStart w:id="712" w:name="_Toc213164132"/>
      <w:r>
        <w:lastRenderedPageBreak/>
        <w:t>Appendices</w:t>
      </w:r>
      <w:bookmarkEnd w:id="712"/>
    </w:p>
    <w:p w14:paraId="7E9256CB" w14:textId="5253508E" w:rsidR="009C3919" w:rsidRPr="00B0659C" w:rsidRDefault="009C3919" w:rsidP="009C3919">
      <w:pPr>
        <w:pStyle w:val="Heading2"/>
      </w:pPr>
      <w:bookmarkStart w:id="713" w:name="_Toc210388625"/>
      <w:bookmarkStart w:id="714" w:name="_Toc213164133"/>
      <w:r w:rsidRPr="00B0659C">
        <w:t>Appendix X</w:t>
      </w:r>
      <w:r>
        <w:t>—[Appendix Title]</w:t>
      </w:r>
      <w:bookmarkEnd w:id="713"/>
      <w:bookmarkEnd w:id="714"/>
    </w:p>
    <w:p w14:paraId="1BDC4175" w14:textId="4B508AFA" w:rsidR="00834F03" w:rsidRPr="006E569F" w:rsidRDefault="00834F03" w:rsidP="00834F03">
      <w:pPr>
        <w:pStyle w:val="BodyText"/>
        <w:rPr>
          <w:rFonts w:cs="Tahoma"/>
        </w:rPr>
      </w:pPr>
      <w:r w:rsidRPr="002671C2">
        <w:rPr>
          <w:rFonts w:cs="Tahoma"/>
          <w:b/>
          <w:color w:val="C00000"/>
        </w:rPr>
        <w:t>NOTE to document editor:</w:t>
      </w:r>
      <w:r w:rsidRPr="00103142">
        <w:rPr>
          <w:rFonts w:cs="Tahoma"/>
          <w:color w:val="C00000"/>
        </w:rPr>
        <w:t xml:space="preserve"> The </w:t>
      </w:r>
      <w:r w:rsidR="000C5AD2" w:rsidRPr="00103142">
        <w:rPr>
          <w:rFonts w:cs="Tahoma"/>
          <w:color w:val="C00000"/>
        </w:rPr>
        <w:t>Appendi</w:t>
      </w:r>
      <w:r w:rsidR="000C5AD2">
        <w:rPr>
          <w:rFonts w:cs="Tahoma"/>
          <w:color w:val="C00000"/>
        </w:rPr>
        <w:t>ces</w:t>
      </w:r>
      <w:r w:rsidRPr="00103142">
        <w:rPr>
          <w:rFonts w:cs="Tahoma"/>
          <w:color w:val="C00000"/>
        </w:rPr>
        <w:t xml:space="preserve"> section is an optional section intended to include additional information referenced in your document. If </w:t>
      </w:r>
      <w:r w:rsidR="0065232E" w:rsidRPr="00103142">
        <w:rPr>
          <w:rFonts w:cs="Tahoma"/>
          <w:color w:val="C00000"/>
        </w:rPr>
        <w:t xml:space="preserve">this section </w:t>
      </w:r>
      <w:r w:rsidRPr="00103142">
        <w:rPr>
          <w:rFonts w:cs="Tahoma"/>
          <w:color w:val="C00000"/>
        </w:rPr>
        <w:t xml:space="preserve">is not needed, </w:t>
      </w:r>
      <w:r w:rsidR="0065232E" w:rsidRPr="00103142">
        <w:rPr>
          <w:rFonts w:cs="Tahoma"/>
          <w:color w:val="C00000"/>
        </w:rPr>
        <w:t>delete the section title and the text.</w:t>
      </w:r>
    </w:p>
    <w:p w14:paraId="77BD2033" w14:textId="2C18834C" w:rsidR="00BF38D2" w:rsidRPr="00BF38D2" w:rsidRDefault="00A962D7" w:rsidP="00A47CD2">
      <w:pPr>
        <w:pStyle w:val="BodyText"/>
        <w:rPr>
          <w:rFonts w:cs="Tahoma"/>
        </w:rPr>
      </w:pPr>
      <w:r>
        <w:rPr>
          <w:rFonts w:cs="Tahoma"/>
          <w:color w:val="C00000"/>
        </w:rPr>
        <w:t xml:space="preserve">Each Appendix should begin on a new page. </w:t>
      </w:r>
      <w:r w:rsidR="00834F03" w:rsidRPr="00103142">
        <w:rPr>
          <w:rFonts w:cs="Tahoma"/>
          <w:color w:val="C00000"/>
        </w:rPr>
        <w:t xml:space="preserve">Name each Appendix </w:t>
      </w:r>
      <w:r w:rsidR="00C12CB8">
        <w:rPr>
          <w:rFonts w:cs="Tahoma"/>
          <w:color w:val="C00000"/>
        </w:rPr>
        <w:t>as Appendix A, Appendix B, etc.</w:t>
      </w:r>
    </w:p>
    <w:p w14:paraId="0B2BD700" w14:textId="77777777" w:rsidR="00BF38D2" w:rsidRPr="00BF38D2" w:rsidRDefault="00BF38D2">
      <w:pPr>
        <w:rPr>
          <w:rFonts w:cs="Tahoma"/>
        </w:rPr>
      </w:pPr>
      <w:r w:rsidRPr="00BF38D2">
        <w:rPr>
          <w:rFonts w:cs="Tahoma"/>
        </w:rPr>
        <w:br w:type="page"/>
      </w:r>
    </w:p>
    <w:p w14:paraId="5793F262" w14:textId="54926ABE" w:rsidR="00834F03" w:rsidRPr="00B0659C" w:rsidRDefault="00834F03" w:rsidP="00892BD1">
      <w:pPr>
        <w:pStyle w:val="Header"/>
      </w:pPr>
      <w:bookmarkStart w:id="715" w:name="_Ref494106712"/>
      <w:bookmarkStart w:id="716" w:name="_Toc213164134"/>
      <w:r w:rsidRPr="00B0659C">
        <w:lastRenderedPageBreak/>
        <w:t>ACKNOWLEDGMENTS</w:t>
      </w:r>
      <w:bookmarkStart w:id="717" w:name="_Hlk7636825"/>
      <w:bookmarkEnd w:id="715"/>
      <w:bookmarkEnd w:id="716"/>
    </w:p>
    <w:p w14:paraId="61C67A42" w14:textId="2CD34296" w:rsidR="00834F03" w:rsidRPr="00106DA2" w:rsidRDefault="00834F03" w:rsidP="00163E5B">
      <w:pPr>
        <w:pStyle w:val="BodyText"/>
      </w:pPr>
      <w:bookmarkStart w:id="718" w:name="_Toc257210327"/>
      <w:bookmarkEnd w:id="717"/>
      <w:r w:rsidRPr="00106DA2">
        <w:t>The National Emergency Number Association (NENA) [</w:t>
      </w:r>
      <w:bookmarkStart w:id="719" w:name="_Hlk132209349"/>
      <w:r w:rsidR="00BB3169" w:rsidRPr="00842711">
        <w:rPr>
          <w:color w:val="0000FF"/>
        </w:rPr>
        <w:t xml:space="preserve">insert the applicable </w:t>
      </w:r>
      <w:r w:rsidRPr="00842711">
        <w:rPr>
          <w:color w:val="0000FF"/>
        </w:rPr>
        <w:t>Committee, Subcommittee</w:t>
      </w:r>
      <w:r w:rsidR="00BB3169" w:rsidRPr="00842711">
        <w:rPr>
          <w:color w:val="0000FF"/>
        </w:rPr>
        <w:t>,</w:t>
      </w:r>
      <w:r w:rsidRPr="00842711">
        <w:rPr>
          <w:color w:val="0000FF"/>
        </w:rPr>
        <w:t xml:space="preserve"> and/or WG names</w:t>
      </w:r>
      <w:r w:rsidRPr="00106DA2">
        <w:t xml:space="preserve">] </w:t>
      </w:r>
      <w:r w:rsidR="00A208E6">
        <w:t>[</w:t>
      </w:r>
      <w:r w:rsidR="00A208E6" w:rsidRPr="008A60EC">
        <w:rPr>
          <w:color w:val="0000FF"/>
        </w:rPr>
        <w:t>d</w:t>
      </w:r>
      <w:r w:rsidRPr="008A60EC">
        <w:rPr>
          <w:color w:val="0000FF"/>
        </w:rPr>
        <w:t>eveloped</w:t>
      </w:r>
      <w:r w:rsidR="00A208E6" w:rsidRPr="008A60EC">
        <w:rPr>
          <w:color w:val="0000FF"/>
        </w:rPr>
        <w:t>, revised, reaffirmed</w:t>
      </w:r>
      <w:r w:rsidR="00A208E6">
        <w:t>]</w:t>
      </w:r>
      <w:r w:rsidRPr="00106DA2">
        <w:t xml:space="preserve"> this document.</w:t>
      </w:r>
      <w:bookmarkEnd w:id="719"/>
    </w:p>
    <w:p w14:paraId="273641A6" w14:textId="21860674" w:rsidR="00834F03" w:rsidRPr="00B0659C" w:rsidRDefault="00834F03" w:rsidP="000C7280">
      <w:pPr>
        <w:pStyle w:val="BodyText"/>
      </w:pPr>
      <w:r w:rsidRPr="00B0659C">
        <w:t xml:space="preserve">NENA recognizes the following industry experts and their </w:t>
      </w:r>
      <w:r w:rsidR="005754A6">
        <w:t xml:space="preserve">affiliated organization </w:t>
      </w:r>
      <w:r w:rsidRPr="00B0659C">
        <w:t xml:space="preserve">for their contributions to the </w:t>
      </w:r>
      <w:r w:rsidR="00A208E6">
        <w:t>[</w:t>
      </w:r>
      <w:r w:rsidRPr="008A60EC">
        <w:rPr>
          <w:color w:val="0000FF"/>
        </w:rPr>
        <w:t>development</w:t>
      </w:r>
      <w:r w:rsidR="00A208E6" w:rsidRPr="008A60EC">
        <w:rPr>
          <w:color w:val="0000FF"/>
        </w:rPr>
        <w:t>, revision, reaffirmation</w:t>
      </w:r>
      <w:r w:rsidR="00A208E6">
        <w:t>]</w:t>
      </w:r>
      <w:r w:rsidRPr="00B0659C">
        <w:t xml:space="preserve"> of this document.</w:t>
      </w:r>
    </w:p>
    <w:p w14:paraId="67814742" w14:textId="5065336F" w:rsidR="00834F03" w:rsidRPr="00B0659C" w:rsidRDefault="00106DA2" w:rsidP="000C7280">
      <w:pPr>
        <w:pStyle w:val="BodyText"/>
      </w:pPr>
      <w:r w:rsidRPr="002671C2">
        <w:rPr>
          <w:rFonts w:cs="Tahoma"/>
          <w:b/>
          <w:color w:val="C00000"/>
        </w:rPr>
        <w:t>NOTE to document editor:</w:t>
      </w:r>
      <w:r w:rsidRPr="00103142">
        <w:rPr>
          <w:rFonts w:cs="Tahoma"/>
          <w:color w:val="C00000"/>
        </w:rPr>
        <w:t xml:space="preserve"> </w:t>
      </w:r>
      <w:r w:rsidR="00834F03" w:rsidRPr="00103142">
        <w:rPr>
          <w:color w:val="C00000"/>
        </w:rPr>
        <w:t xml:space="preserve">The table below shall contain the names of </w:t>
      </w:r>
      <w:r w:rsidR="00180C0D">
        <w:rPr>
          <w:color w:val="C00000"/>
        </w:rPr>
        <w:t xml:space="preserve">the </w:t>
      </w:r>
      <w:r w:rsidR="00834F03" w:rsidRPr="00103142">
        <w:rPr>
          <w:color w:val="C00000"/>
        </w:rPr>
        <w:t xml:space="preserve">persons who have </w:t>
      </w:r>
      <w:r w:rsidR="00834F03" w:rsidRPr="002671C2">
        <w:rPr>
          <w:b/>
          <w:bCs/>
          <w:color w:val="C00000"/>
        </w:rPr>
        <w:t>actively contributed (verbally or in writing)</w:t>
      </w:r>
      <w:r w:rsidR="00834F03" w:rsidRPr="00103142">
        <w:rPr>
          <w:color w:val="C00000"/>
        </w:rPr>
        <w:t xml:space="preserve"> to the development of the document</w:t>
      </w:r>
      <w:r w:rsidR="00B80EB7">
        <w:rPr>
          <w:color w:val="C00000"/>
        </w:rPr>
        <w:t xml:space="preserve"> as determined by the Working Group Co-Chairs</w:t>
      </w:r>
      <w:r w:rsidR="00834F03" w:rsidRPr="00103142">
        <w:rPr>
          <w:color w:val="C00000"/>
        </w:rPr>
        <w:t xml:space="preserve">. The employer </w:t>
      </w:r>
      <w:r w:rsidR="005754A6">
        <w:rPr>
          <w:color w:val="C00000"/>
        </w:rPr>
        <w:t>organization</w:t>
      </w:r>
      <w:r w:rsidR="005754A6" w:rsidRPr="00103142">
        <w:rPr>
          <w:color w:val="C00000"/>
        </w:rPr>
        <w:t xml:space="preserve"> </w:t>
      </w:r>
      <w:r w:rsidR="00834F03" w:rsidRPr="00103142">
        <w:rPr>
          <w:color w:val="C00000"/>
        </w:rPr>
        <w:t xml:space="preserve">shall be the name of the person’s </w:t>
      </w:r>
      <w:r w:rsidR="005754A6">
        <w:rPr>
          <w:color w:val="C00000"/>
        </w:rPr>
        <w:t>affiliated organization, or “Individual” if not affiliated with an organization,</w:t>
      </w:r>
      <w:r w:rsidR="005754A6" w:rsidRPr="00103142">
        <w:rPr>
          <w:color w:val="C00000"/>
        </w:rPr>
        <w:t xml:space="preserve"> </w:t>
      </w:r>
      <w:r w:rsidR="00834F03" w:rsidRPr="00103142">
        <w:rPr>
          <w:color w:val="C00000"/>
        </w:rPr>
        <w:t>at the time the document is approved by the NENA Board of Directors. Where appropriate</w:t>
      </w:r>
      <w:r w:rsidR="004E5C9A" w:rsidRPr="00103142">
        <w:rPr>
          <w:color w:val="C00000"/>
        </w:rPr>
        <w:t>,</w:t>
      </w:r>
      <w:r w:rsidR="00834F03" w:rsidRPr="00103142">
        <w:rPr>
          <w:color w:val="C00000"/>
        </w:rPr>
        <w:t xml:space="preserve"> include a member’s ENP</w:t>
      </w:r>
      <w:r w:rsidR="005754A6">
        <w:rPr>
          <w:color w:val="C00000"/>
        </w:rPr>
        <w:t xml:space="preserve"> or GISP</w:t>
      </w:r>
      <w:r w:rsidR="00834F03" w:rsidRPr="00103142">
        <w:rPr>
          <w:color w:val="C00000"/>
        </w:rPr>
        <w:t xml:space="preserve"> status.</w:t>
      </w:r>
      <w:r w:rsidR="005754A6">
        <w:rPr>
          <w:color w:val="C00000"/>
        </w:rPr>
        <w:t xml:space="preserve"> Members should review their entry in this table before publication.</w:t>
      </w:r>
    </w:p>
    <w:tbl>
      <w:tblPr>
        <w:tblStyle w:val="TableGrid"/>
        <w:tblpPr w:leftFromText="187" w:rightFromText="187" w:bottomFromText="288" w:vertAnchor="text" w:tblpXSpec="center" w:tblpY="1"/>
        <w:tblOverlap w:val="never"/>
        <w:tblW w:w="972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020" w:firstRow="1" w:lastRow="0" w:firstColumn="0" w:lastColumn="0" w:noHBand="0" w:noVBand="0"/>
      </w:tblPr>
      <w:tblGrid>
        <w:gridCol w:w="4580"/>
        <w:gridCol w:w="5140"/>
      </w:tblGrid>
      <w:tr w:rsidR="00834F03" w:rsidRPr="00B0659C" w14:paraId="3C156C56" w14:textId="77777777" w:rsidTr="00103C25">
        <w:trPr>
          <w:tblHeader/>
          <w:jc w:val="center"/>
        </w:trPr>
        <w:tc>
          <w:tcPr>
            <w:tcW w:w="4484" w:type="dxa"/>
            <w:shd w:val="clear" w:color="auto" w:fill="D9D9D9" w:themeFill="background1" w:themeFillShade="D9"/>
          </w:tcPr>
          <w:p w14:paraId="65979387" w14:textId="77777777" w:rsidR="00834F03" w:rsidRPr="00B0659C" w:rsidRDefault="00834F03" w:rsidP="007A2952">
            <w:pPr>
              <w:keepNext/>
              <w:jc w:val="center"/>
              <w:rPr>
                <w:rFonts w:cs="Tahoma"/>
                <w:b/>
                <w:bCs/>
              </w:rPr>
            </w:pPr>
            <w:r w:rsidRPr="00B0659C">
              <w:rPr>
                <w:rFonts w:cs="Tahoma"/>
                <w:b/>
                <w:bCs/>
              </w:rPr>
              <w:t>Members</w:t>
            </w:r>
          </w:p>
        </w:tc>
        <w:tc>
          <w:tcPr>
            <w:tcW w:w="5032" w:type="dxa"/>
            <w:shd w:val="clear" w:color="auto" w:fill="D9D9D9" w:themeFill="background1" w:themeFillShade="D9"/>
          </w:tcPr>
          <w:p w14:paraId="0303991C" w14:textId="10C7F1EA" w:rsidR="00834F03" w:rsidRPr="00B0659C" w:rsidRDefault="005754A6" w:rsidP="007A2952">
            <w:pPr>
              <w:keepNext/>
              <w:jc w:val="center"/>
              <w:rPr>
                <w:rFonts w:cs="Tahoma"/>
                <w:b/>
                <w:bCs/>
              </w:rPr>
            </w:pPr>
            <w:r>
              <w:rPr>
                <w:rFonts w:cs="Tahoma"/>
                <w:b/>
                <w:bCs/>
              </w:rPr>
              <w:t>Organization</w:t>
            </w:r>
          </w:p>
        </w:tc>
      </w:tr>
      <w:tr w:rsidR="00834F03" w:rsidRPr="00B0659C" w14:paraId="36BEF269" w14:textId="77777777" w:rsidTr="00103C25">
        <w:trPr>
          <w:jc w:val="center"/>
        </w:trPr>
        <w:tc>
          <w:tcPr>
            <w:tcW w:w="4484" w:type="dxa"/>
          </w:tcPr>
          <w:p w14:paraId="1CE9FCAF" w14:textId="5EE4816A" w:rsidR="00834F03" w:rsidRPr="00B0659C" w:rsidRDefault="00834F03" w:rsidP="007A2952">
            <w:r w:rsidRPr="002671C2">
              <w:rPr>
                <w:color w:val="C00000"/>
              </w:rPr>
              <w:t>Committee Co</w:t>
            </w:r>
            <w:r w:rsidR="00961259" w:rsidRPr="002671C2">
              <w:rPr>
                <w:color w:val="C00000"/>
              </w:rPr>
              <w:noBreakHyphen/>
            </w:r>
            <w:r w:rsidRPr="002671C2">
              <w:rPr>
                <w:color w:val="C00000"/>
              </w:rPr>
              <w:t>Chair Name</w:t>
            </w:r>
            <w:r w:rsidRPr="00B0659C">
              <w:t xml:space="preserve">, </w:t>
            </w:r>
            <w:r w:rsidRPr="002671C2">
              <w:rPr>
                <w:color w:val="C00000"/>
              </w:rPr>
              <w:t>XXX</w:t>
            </w:r>
            <w:r w:rsidRPr="00B0659C">
              <w:t xml:space="preserve"> Committee Co</w:t>
            </w:r>
            <w:r w:rsidR="00961259">
              <w:noBreakHyphen/>
            </w:r>
            <w:r w:rsidRPr="00B0659C">
              <w:t>Chair</w:t>
            </w:r>
          </w:p>
        </w:tc>
        <w:tc>
          <w:tcPr>
            <w:tcW w:w="5032" w:type="dxa"/>
          </w:tcPr>
          <w:p w14:paraId="578F7D18" w14:textId="29DA0679" w:rsidR="00834F03" w:rsidRPr="00B0659C" w:rsidRDefault="00834F03" w:rsidP="007A2952"/>
        </w:tc>
      </w:tr>
      <w:tr w:rsidR="00C40889" w:rsidRPr="00B0659C" w14:paraId="1C37CB3D" w14:textId="77777777" w:rsidTr="00103C25">
        <w:trPr>
          <w:jc w:val="center"/>
        </w:trPr>
        <w:tc>
          <w:tcPr>
            <w:tcW w:w="4484" w:type="dxa"/>
          </w:tcPr>
          <w:p w14:paraId="5666872D" w14:textId="494A62BE" w:rsidR="00C40889" w:rsidRPr="00B0659C" w:rsidRDefault="00C40889" w:rsidP="007A2952">
            <w:r w:rsidRPr="002671C2">
              <w:rPr>
                <w:color w:val="C00000"/>
              </w:rPr>
              <w:t>Committee Co</w:t>
            </w:r>
            <w:r w:rsidR="00961259" w:rsidRPr="002671C2">
              <w:rPr>
                <w:color w:val="C00000"/>
              </w:rPr>
              <w:noBreakHyphen/>
            </w:r>
            <w:r w:rsidRPr="002671C2">
              <w:rPr>
                <w:color w:val="C00000"/>
              </w:rPr>
              <w:t>Chair Name</w:t>
            </w:r>
            <w:r w:rsidRPr="00B0659C">
              <w:t xml:space="preserve">, </w:t>
            </w:r>
            <w:r w:rsidRPr="002671C2">
              <w:rPr>
                <w:color w:val="C00000"/>
              </w:rPr>
              <w:t>XXX</w:t>
            </w:r>
            <w:r w:rsidRPr="00B0659C">
              <w:t xml:space="preserve"> Committee Co</w:t>
            </w:r>
            <w:r w:rsidR="00961259">
              <w:noBreakHyphen/>
            </w:r>
            <w:r w:rsidRPr="00B0659C">
              <w:t>Chair</w:t>
            </w:r>
          </w:p>
        </w:tc>
        <w:tc>
          <w:tcPr>
            <w:tcW w:w="5032" w:type="dxa"/>
          </w:tcPr>
          <w:p w14:paraId="365CABCE" w14:textId="2C371917" w:rsidR="00C40889" w:rsidRPr="00B0659C" w:rsidRDefault="00C40889" w:rsidP="007A2952"/>
        </w:tc>
      </w:tr>
      <w:tr w:rsidR="00C40889" w:rsidRPr="00B0659C" w14:paraId="3FDE9852" w14:textId="77777777" w:rsidTr="00103C25">
        <w:trPr>
          <w:jc w:val="center"/>
        </w:trPr>
        <w:tc>
          <w:tcPr>
            <w:tcW w:w="4484" w:type="dxa"/>
          </w:tcPr>
          <w:p w14:paraId="237CAEFD" w14:textId="31B2CE37" w:rsidR="00C40889" w:rsidRPr="00B0659C" w:rsidRDefault="00C40889" w:rsidP="007A2952">
            <w:r w:rsidRPr="002671C2">
              <w:rPr>
                <w:color w:val="C00000"/>
              </w:rPr>
              <w:t>WG Leader Name</w:t>
            </w:r>
            <w:r w:rsidRPr="00B0659C">
              <w:t>, Working Group Co</w:t>
            </w:r>
            <w:r w:rsidR="00961259">
              <w:noBreakHyphen/>
            </w:r>
            <w:r w:rsidRPr="00B0659C">
              <w:t>Chair</w:t>
            </w:r>
          </w:p>
        </w:tc>
        <w:tc>
          <w:tcPr>
            <w:tcW w:w="5032" w:type="dxa"/>
          </w:tcPr>
          <w:p w14:paraId="0151F2DC" w14:textId="58CA459F" w:rsidR="00C40889" w:rsidRPr="00B0659C" w:rsidRDefault="00C40889" w:rsidP="007A2952"/>
        </w:tc>
      </w:tr>
      <w:tr w:rsidR="00C40889" w:rsidRPr="00B0659C" w14:paraId="67A7DAB6" w14:textId="77777777" w:rsidTr="00103C25">
        <w:trPr>
          <w:jc w:val="center"/>
        </w:trPr>
        <w:tc>
          <w:tcPr>
            <w:tcW w:w="4484" w:type="dxa"/>
          </w:tcPr>
          <w:p w14:paraId="598656AF" w14:textId="79DE18FD" w:rsidR="00C40889" w:rsidRPr="00B0659C" w:rsidRDefault="00C40889" w:rsidP="007A2952">
            <w:r w:rsidRPr="002671C2">
              <w:rPr>
                <w:color w:val="C00000"/>
              </w:rPr>
              <w:t>WG Leader Name</w:t>
            </w:r>
            <w:r w:rsidRPr="00B0659C">
              <w:t>, Working Group Co</w:t>
            </w:r>
            <w:r w:rsidR="00961259">
              <w:noBreakHyphen/>
            </w:r>
            <w:r w:rsidRPr="00B0659C">
              <w:t>Chair</w:t>
            </w:r>
          </w:p>
        </w:tc>
        <w:tc>
          <w:tcPr>
            <w:tcW w:w="5032" w:type="dxa"/>
          </w:tcPr>
          <w:p w14:paraId="11B8552A" w14:textId="62DDBC6D" w:rsidR="00C40889" w:rsidRPr="00B0659C" w:rsidRDefault="00C40889" w:rsidP="007A2952"/>
        </w:tc>
      </w:tr>
      <w:tr w:rsidR="00C40889" w:rsidRPr="00B0659C" w14:paraId="5E3A7CAF" w14:textId="77777777" w:rsidTr="00103C25">
        <w:trPr>
          <w:jc w:val="center"/>
        </w:trPr>
        <w:tc>
          <w:tcPr>
            <w:tcW w:w="4484" w:type="dxa"/>
          </w:tcPr>
          <w:p w14:paraId="2D7E69A3" w14:textId="77777777" w:rsidR="00C40889" w:rsidRPr="00B0659C" w:rsidRDefault="00C40889" w:rsidP="007A2952">
            <w:pPr>
              <w:rPr>
                <w:color w:val="000000"/>
              </w:rPr>
            </w:pPr>
            <w:r w:rsidRPr="002671C2">
              <w:rPr>
                <w:color w:val="C00000"/>
              </w:rPr>
              <w:t>WG Member Name</w:t>
            </w:r>
            <w:r w:rsidRPr="00B0659C">
              <w:t xml:space="preserve">, Technical Editor </w:t>
            </w:r>
            <w:r w:rsidRPr="002671C2">
              <w:rPr>
                <w:color w:val="C00000"/>
              </w:rPr>
              <w:t>[if different than WG Leader]</w:t>
            </w:r>
          </w:p>
        </w:tc>
        <w:tc>
          <w:tcPr>
            <w:tcW w:w="5032" w:type="dxa"/>
          </w:tcPr>
          <w:p w14:paraId="65A74CCF" w14:textId="6F928F5D" w:rsidR="00C40889" w:rsidRPr="00B0659C" w:rsidRDefault="00C40889" w:rsidP="007A2952"/>
        </w:tc>
      </w:tr>
      <w:tr w:rsidR="00C40889" w:rsidRPr="00B0659C" w14:paraId="073E5743" w14:textId="77777777" w:rsidTr="00103C25">
        <w:trPr>
          <w:jc w:val="center"/>
        </w:trPr>
        <w:tc>
          <w:tcPr>
            <w:tcW w:w="4484" w:type="dxa"/>
          </w:tcPr>
          <w:p w14:paraId="04CE3D77" w14:textId="6492E6F5" w:rsidR="00C40889" w:rsidRPr="00B0659C" w:rsidRDefault="0095224B" w:rsidP="007A2952">
            <w:r w:rsidRPr="002671C2">
              <w:rPr>
                <w:color w:val="C00000"/>
              </w:rPr>
              <w:t>WG Member Name</w:t>
            </w:r>
            <w:r w:rsidRPr="00B0659C">
              <w:t xml:space="preserve">, </w:t>
            </w:r>
            <w:r>
              <w:t>Note Taker</w:t>
            </w:r>
            <w:r w:rsidRPr="00B0659C">
              <w:t xml:space="preserve"> </w:t>
            </w:r>
            <w:r w:rsidRPr="002671C2">
              <w:rPr>
                <w:color w:val="C00000"/>
              </w:rPr>
              <w:t>[if different than WG Leader]</w:t>
            </w:r>
          </w:p>
        </w:tc>
        <w:tc>
          <w:tcPr>
            <w:tcW w:w="5032" w:type="dxa"/>
          </w:tcPr>
          <w:p w14:paraId="7718A351" w14:textId="72B32EBA" w:rsidR="00C40889" w:rsidRPr="00B0659C" w:rsidDel="00CA141E" w:rsidRDefault="00C40889" w:rsidP="007A2952"/>
        </w:tc>
      </w:tr>
      <w:tr w:rsidR="00C40889" w:rsidRPr="00B0659C" w14:paraId="3808838D" w14:textId="77777777" w:rsidTr="00103C25">
        <w:trPr>
          <w:jc w:val="center"/>
        </w:trPr>
        <w:tc>
          <w:tcPr>
            <w:tcW w:w="4484" w:type="dxa"/>
          </w:tcPr>
          <w:p w14:paraId="7DA64A20" w14:textId="551A5DFE" w:rsidR="00C40889" w:rsidRPr="00B0659C" w:rsidRDefault="00C40889" w:rsidP="007A2952">
            <w:r w:rsidRPr="002671C2">
              <w:rPr>
                <w:color w:val="C00000"/>
              </w:rPr>
              <w:t>WG Member Name</w:t>
            </w:r>
          </w:p>
        </w:tc>
        <w:tc>
          <w:tcPr>
            <w:tcW w:w="5032" w:type="dxa"/>
          </w:tcPr>
          <w:p w14:paraId="6F76B4F1" w14:textId="5F147AB9" w:rsidR="00C40889" w:rsidRPr="00B0659C" w:rsidRDefault="00C40889" w:rsidP="007A2952"/>
        </w:tc>
      </w:tr>
      <w:tr w:rsidR="00C40889" w:rsidRPr="00B0659C" w14:paraId="4F377B20" w14:textId="77777777" w:rsidTr="00103C25">
        <w:trPr>
          <w:jc w:val="center"/>
        </w:trPr>
        <w:tc>
          <w:tcPr>
            <w:tcW w:w="4484" w:type="dxa"/>
          </w:tcPr>
          <w:p w14:paraId="39AB97C2" w14:textId="35749F0C" w:rsidR="00C40889" w:rsidRPr="00B0659C" w:rsidRDefault="00C40889" w:rsidP="007A2952">
            <w:r w:rsidRPr="002671C2">
              <w:rPr>
                <w:color w:val="C00000"/>
              </w:rPr>
              <w:t>WG Member Name</w:t>
            </w:r>
          </w:p>
        </w:tc>
        <w:tc>
          <w:tcPr>
            <w:tcW w:w="5032" w:type="dxa"/>
          </w:tcPr>
          <w:p w14:paraId="06E9B7A9" w14:textId="2FB4ED70" w:rsidR="00C40889" w:rsidRPr="00B0659C" w:rsidDel="00CA141E" w:rsidRDefault="00C40889" w:rsidP="007A2952"/>
        </w:tc>
      </w:tr>
      <w:tr w:rsidR="00C40889" w:rsidRPr="00B0659C" w14:paraId="15B1CAB6" w14:textId="77777777" w:rsidTr="00103C25">
        <w:trPr>
          <w:jc w:val="center"/>
        </w:trPr>
        <w:tc>
          <w:tcPr>
            <w:tcW w:w="4484" w:type="dxa"/>
          </w:tcPr>
          <w:p w14:paraId="1E7B6553" w14:textId="4C07BD57" w:rsidR="00C40889" w:rsidRPr="00B0659C" w:rsidRDefault="00C40889" w:rsidP="007A2952">
            <w:r w:rsidRPr="002671C2">
              <w:rPr>
                <w:color w:val="C00000"/>
              </w:rPr>
              <w:t>WG Member Name</w:t>
            </w:r>
          </w:p>
        </w:tc>
        <w:tc>
          <w:tcPr>
            <w:tcW w:w="5032" w:type="dxa"/>
          </w:tcPr>
          <w:p w14:paraId="7EEAEDCD" w14:textId="4B05C08C" w:rsidR="00C40889" w:rsidRPr="00B0659C" w:rsidRDefault="00C40889" w:rsidP="007A2952"/>
        </w:tc>
      </w:tr>
      <w:tr w:rsidR="00C40889" w:rsidRPr="00B0659C" w14:paraId="45E02CE7" w14:textId="77777777" w:rsidTr="00103C25">
        <w:trPr>
          <w:jc w:val="center"/>
        </w:trPr>
        <w:tc>
          <w:tcPr>
            <w:tcW w:w="4484" w:type="dxa"/>
          </w:tcPr>
          <w:p w14:paraId="60BA57B2" w14:textId="38D36C11" w:rsidR="00C40889" w:rsidRPr="00B0659C" w:rsidRDefault="00C40889" w:rsidP="007A2952">
            <w:r w:rsidRPr="002671C2">
              <w:rPr>
                <w:color w:val="C00000"/>
              </w:rPr>
              <w:t>WG Member Name</w:t>
            </w:r>
          </w:p>
        </w:tc>
        <w:tc>
          <w:tcPr>
            <w:tcW w:w="5032" w:type="dxa"/>
          </w:tcPr>
          <w:p w14:paraId="67C32E9D" w14:textId="36B8930D" w:rsidR="00C40889" w:rsidRPr="00B0659C" w:rsidRDefault="00C40889" w:rsidP="007A2952"/>
        </w:tc>
      </w:tr>
      <w:tr w:rsidR="00C40889" w:rsidRPr="00B0659C" w14:paraId="69B0C996" w14:textId="77777777" w:rsidTr="00103C25">
        <w:trPr>
          <w:jc w:val="center"/>
        </w:trPr>
        <w:tc>
          <w:tcPr>
            <w:tcW w:w="4484" w:type="dxa"/>
          </w:tcPr>
          <w:p w14:paraId="44277B06" w14:textId="00C1CDEC" w:rsidR="00C40889" w:rsidRPr="00B0659C" w:rsidRDefault="00C40889" w:rsidP="007A2952">
            <w:r w:rsidRPr="002671C2">
              <w:rPr>
                <w:color w:val="C00000"/>
              </w:rPr>
              <w:t>WG Member Name</w:t>
            </w:r>
          </w:p>
        </w:tc>
        <w:tc>
          <w:tcPr>
            <w:tcW w:w="5032" w:type="dxa"/>
          </w:tcPr>
          <w:p w14:paraId="39A77E9B" w14:textId="61EE2B8B" w:rsidR="00C40889" w:rsidRPr="00B0659C" w:rsidRDefault="00C40889" w:rsidP="007A2952"/>
        </w:tc>
      </w:tr>
    </w:tbl>
    <w:p w14:paraId="304E78E0" w14:textId="46EE16A3" w:rsidR="00834F03" w:rsidRPr="00B0659C" w:rsidRDefault="00834F03" w:rsidP="00892BD1">
      <w:pPr>
        <w:pStyle w:val="Header"/>
      </w:pPr>
      <w:bookmarkStart w:id="720" w:name="_Toc213164135"/>
      <w:r w:rsidRPr="00B0659C">
        <w:t>Special Acknowledgments</w:t>
      </w:r>
      <w:bookmarkEnd w:id="720"/>
    </w:p>
    <w:p w14:paraId="715065A8" w14:textId="47AE24B6" w:rsidR="00842711" w:rsidRPr="00F75318" w:rsidRDefault="00E56316" w:rsidP="00834F03">
      <w:pPr>
        <w:pStyle w:val="BodyText"/>
        <w:rPr>
          <w:rFonts w:cs="Tahoma"/>
        </w:rPr>
      </w:pPr>
      <w:r w:rsidRPr="002671C2">
        <w:rPr>
          <w:rFonts w:cs="Tahoma"/>
          <w:b/>
          <w:color w:val="C00000"/>
        </w:rPr>
        <w:t>NOTE to document editor:</w:t>
      </w:r>
      <w:r w:rsidRPr="00103142">
        <w:rPr>
          <w:rFonts w:cs="Tahoma"/>
          <w:color w:val="C00000"/>
        </w:rPr>
        <w:t xml:space="preserve"> </w:t>
      </w:r>
      <w:r w:rsidRPr="00E56316">
        <w:rPr>
          <w:rFonts w:cs="Tahoma"/>
          <w:color w:val="C00000"/>
        </w:rPr>
        <w:t>If a staff member is assigned to a specific working group</w:t>
      </w:r>
      <w:r>
        <w:rPr>
          <w:rFonts w:cs="Tahoma"/>
          <w:color w:val="C00000"/>
        </w:rPr>
        <w:t xml:space="preserve"> for administrative support</w:t>
      </w:r>
      <w:r w:rsidRPr="00E56316">
        <w:rPr>
          <w:rFonts w:cs="Tahoma"/>
          <w:color w:val="C00000"/>
        </w:rPr>
        <w:t xml:space="preserve">, </w:t>
      </w:r>
      <w:r>
        <w:rPr>
          <w:rFonts w:cs="Tahoma"/>
          <w:color w:val="C00000"/>
        </w:rPr>
        <w:t xml:space="preserve">the </w:t>
      </w:r>
      <w:r w:rsidR="00842711">
        <w:rPr>
          <w:rFonts w:cs="Tahoma"/>
          <w:color w:val="C00000"/>
        </w:rPr>
        <w:t xml:space="preserve">CRM team will adjust the text as needed. </w:t>
      </w:r>
      <w:r w:rsidR="00787148">
        <w:rPr>
          <w:rFonts w:cs="Tahoma"/>
          <w:color w:val="C00000"/>
        </w:rPr>
        <w:t xml:space="preserve">If there are questions about use of the </w:t>
      </w:r>
      <w:r w:rsidR="00787148" w:rsidRPr="00235BEF">
        <w:rPr>
          <w:rFonts w:cs="Tahoma"/>
          <w:i/>
          <w:iCs/>
          <w:color w:val="C00000"/>
        </w:rPr>
        <w:t>Additional names and description of reasons for acknowledgement</w:t>
      </w:r>
      <w:r w:rsidR="00787148">
        <w:rPr>
          <w:rFonts w:cs="Tahoma"/>
          <w:color w:val="C00000"/>
        </w:rPr>
        <w:t xml:space="preserve"> line, please contact the CRM team.</w:t>
      </w:r>
    </w:p>
    <w:p w14:paraId="4D7FF188" w14:textId="20797D84" w:rsidR="00834F03" w:rsidRPr="00106DA2" w:rsidRDefault="00E56316" w:rsidP="00834F03">
      <w:pPr>
        <w:pStyle w:val="BodyText"/>
        <w:rPr>
          <w:rFonts w:cs="Tahoma"/>
        </w:rPr>
      </w:pPr>
      <w:r>
        <w:rPr>
          <w:rFonts w:cs="Tahoma"/>
        </w:rPr>
        <w:t xml:space="preserve">NENA’s </w:t>
      </w:r>
      <w:r w:rsidR="00834F03" w:rsidRPr="00106DA2">
        <w:rPr>
          <w:rFonts w:cs="Tahoma"/>
        </w:rPr>
        <w:t>Committee Resource Manage</w:t>
      </w:r>
      <w:r w:rsidR="0095224B">
        <w:rPr>
          <w:rFonts w:cs="Tahoma"/>
        </w:rPr>
        <w:t>ment</w:t>
      </w:r>
      <w:r>
        <w:rPr>
          <w:rFonts w:cs="Tahoma"/>
        </w:rPr>
        <w:t xml:space="preserve"> Team </w:t>
      </w:r>
      <w:r w:rsidR="00834F03" w:rsidRPr="00106DA2">
        <w:rPr>
          <w:rFonts w:cs="Tahoma"/>
        </w:rPr>
        <w:t>has facilitated the production of this document through the prescribed approval process.</w:t>
      </w:r>
    </w:p>
    <w:p w14:paraId="4061C52C" w14:textId="0B237C62" w:rsidR="00834F03" w:rsidRPr="00106DA2" w:rsidRDefault="00834F03" w:rsidP="00834F03">
      <w:pPr>
        <w:pStyle w:val="BodyText"/>
        <w:rPr>
          <w:rFonts w:cs="Tahoma"/>
        </w:rPr>
      </w:pPr>
      <w:r w:rsidRPr="00106DA2">
        <w:rPr>
          <w:rFonts w:cs="Tahoma"/>
        </w:rPr>
        <w:t xml:space="preserve">[Additional names and description of </w:t>
      </w:r>
      <w:r w:rsidR="00E1719E">
        <w:rPr>
          <w:rFonts w:cs="Tahoma"/>
        </w:rPr>
        <w:t xml:space="preserve">the </w:t>
      </w:r>
      <w:r w:rsidRPr="00106DA2">
        <w:rPr>
          <w:rFonts w:cs="Tahoma"/>
        </w:rPr>
        <w:t>reasons for acknowledgment]</w:t>
      </w:r>
    </w:p>
    <w:p w14:paraId="01D60FDD" w14:textId="77777777" w:rsidR="00834F03" w:rsidRPr="00106DA2" w:rsidRDefault="00834F03" w:rsidP="005B0E1A">
      <w:pPr>
        <w:pStyle w:val="BodyText"/>
        <w:rPr>
          <w:rFonts w:cs="Tahoma"/>
        </w:rPr>
      </w:pPr>
      <w:r w:rsidRPr="00106DA2">
        <w:rPr>
          <w:rFonts w:cs="Tahoma"/>
        </w:rPr>
        <w:t>The [</w:t>
      </w:r>
      <w:r w:rsidRPr="00842711">
        <w:rPr>
          <w:rFonts w:cs="Tahoma"/>
          <w:color w:val="0000FF"/>
        </w:rPr>
        <w:t>Working Group Name</w:t>
      </w:r>
      <w:r w:rsidRPr="00106DA2">
        <w:rPr>
          <w:rFonts w:cs="Tahoma"/>
        </w:rPr>
        <w:t>] Working Group is part of the NENA Development Group that is led by:</w:t>
      </w:r>
    </w:p>
    <w:p w14:paraId="0C2B53D3" w14:textId="645C8B1E" w:rsidR="00834F03" w:rsidRPr="00106DA2" w:rsidRDefault="009E1BEE" w:rsidP="00C17553">
      <w:pPr>
        <w:pStyle w:val="ListParagraph"/>
      </w:pPr>
      <w:r w:rsidRPr="00106DA2">
        <w:t>Wendi Rooney,</w:t>
      </w:r>
      <w:r w:rsidR="00834F03" w:rsidRPr="00106DA2">
        <w:t xml:space="preserve"> ENP, and </w:t>
      </w:r>
      <w:r w:rsidR="00F27F85" w:rsidRPr="00106DA2">
        <w:t>Lisa Dodson</w:t>
      </w:r>
      <w:r w:rsidR="00834F03" w:rsidRPr="00106DA2">
        <w:t>, ENP, Development Steering Council Co</w:t>
      </w:r>
      <w:r w:rsidR="00961259" w:rsidRPr="00106DA2">
        <w:noBreakHyphen/>
      </w:r>
      <w:r w:rsidR="00834F03" w:rsidRPr="00106DA2">
        <w:t>Chairs</w:t>
      </w:r>
    </w:p>
    <w:p w14:paraId="753B8484" w14:textId="4D51ED3E" w:rsidR="00834F03" w:rsidRPr="00106DA2" w:rsidRDefault="009E1BEE" w:rsidP="00C17553">
      <w:pPr>
        <w:pStyle w:val="ListParagraph"/>
      </w:pPr>
      <w:r w:rsidRPr="00106DA2">
        <w:lastRenderedPageBreak/>
        <w:t>Brandon Abley,</w:t>
      </w:r>
      <w:r w:rsidR="00834F03" w:rsidRPr="00106DA2">
        <w:t xml:space="preserve"> ENP, </w:t>
      </w:r>
      <w:r w:rsidR="00F27F85" w:rsidRPr="00106DA2">
        <w:t>Chief Technology Officer</w:t>
      </w:r>
    </w:p>
    <w:p w14:paraId="7E608C7F" w14:textId="28A7047D" w:rsidR="00F01075" w:rsidRDefault="009E1BEE" w:rsidP="00C17553">
      <w:pPr>
        <w:pStyle w:val="ListParagraph"/>
      </w:pPr>
      <w:r w:rsidRPr="00106DA2">
        <w:t>April Heinze,</w:t>
      </w:r>
      <w:r w:rsidR="00834F03" w:rsidRPr="00106DA2">
        <w:t xml:space="preserve"> ENP, </w:t>
      </w:r>
      <w:r w:rsidR="00F27F85" w:rsidRPr="00106DA2">
        <w:t xml:space="preserve">VP, Chief of </w:t>
      </w:r>
      <w:r w:rsidR="004B42F3" w:rsidRPr="00106DA2">
        <w:t>9</w:t>
      </w:r>
      <w:r w:rsidR="00961259" w:rsidRPr="00106DA2">
        <w:noBreakHyphen/>
      </w:r>
      <w:r w:rsidR="004B42F3" w:rsidRPr="00106DA2">
        <w:t>1</w:t>
      </w:r>
      <w:r w:rsidR="00961259" w:rsidRPr="00106DA2">
        <w:noBreakHyphen/>
      </w:r>
      <w:r w:rsidR="004B42F3" w:rsidRPr="00106DA2">
        <w:t xml:space="preserve">1 </w:t>
      </w:r>
      <w:r w:rsidR="00834F03" w:rsidRPr="00106DA2">
        <w:t>Operations</w:t>
      </w:r>
      <w:bookmarkEnd w:id="718"/>
    </w:p>
    <w:p w14:paraId="0DE936A5" w14:textId="67822134" w:rsidR="001F5474" w:rsidRDefault="001F5474">
      <w:r>
        <w:br w:type="page"/>
      </w:r>
    </w:p>
    <w:p w14:paraId="0E6DAEB0" w14:textId="08686146" w:rsidR="001F5474" w:rsidRPr="005F1567" w:rsidRDefault="002C1D76" w:rsidP="00892BD1">
      <w:pPr>
        <w:pStyle w:val="Header"/>
      </w:pPr>
      <w:bookmarkStart w:id="721" w:name="GeneralDocumentEditingHelp"/>
      <w:bookmarkStart w:id="722" w:name="_Toc213164136"/>
      <w:bookmarkEnd w:id="721"/>
      <w:r>
        <w:lastRenderedPageBreak/>
        <w:t>GENERAL DOCUMENT EDITING HELP</w:t>
      </w:r>
      <w:bookmarkEnd w:id="722"/>
    </w:p>
    <w:p w14:paraId="223CE1EA" w14:textId="741952BE" w:rsidR="00DA0F2A" w:rsidRPr="00F75318" w:rsidRDefault="00665B59" w:rsidP="0011344E">
      <w:pPr>
        <w:pStyle w:val="BodyText"/>
      </w:pPr>
      <w:r w:rsidRPr="002671C2">
        <w:rPr>
          <w:rFonts w:cs="Tahoma"/>
          <w:b/>
          <w:color w:val="C00000"/>
        </w:rPr>
        <w:t>NOTE to document editor:</w:t>
      </w:r>
      <w:r w:rsidRPr="00103142">
        <w:rPr>
          <w:rFonts w:cs="Tahoma"/>
          <w:color w:val="C00000"/>
        </w:rPr>
        <w:t xml:space="preserve"> </w:t>
      </w:r>
      <w:r w:rsidR="00DA0F2A" w:rsidRPr="00665B59">
        <w:rPr>
          <w:color w:val="C00000"/>
        </w:rPr>
        <w:t xml:space="preserve">NENA </w:t>
      </w:r>
      <w:r w:rsidR="002806CE" w:rsidRPr="00665B59">
        <w:rPr>
          <w:color w:val="C00000"/>
        </w:rPr>
        <w:t xml:space="preserve">documents follow the </w:t>
      </w:r>
      <w:r w:rsidR="00DA0F2A" w:rsidRPr="00665B59">
        <w:rPr>
          <w:color w:val="C00000"/>
        </w:rPr>
        <w:t xml:space="preserve">Chicago Manual of Style (CMOS). </w:t>
      </w:r>
      <w:r w:rsidR="002806CE" w:rsidRPr="00665B59">
        <w:rPr>
          <w:color w:val="C00000"/>
        </w:rPr>
        <w:t>Document editors are to use t</w:t>
      </w:r>
      <w:r w:rsidR="00DA0F2A" w:rsidRPr="00665B59">
        <w:rPr>
          <w:color w:val="C00000"/>
        </w:rPr>
        <w:t xml:space="preserve">he following guidelines </w:t>
      </w:r>
      <w:r w:rsidR="002806CE" w:rsidRPr="00665B59">
        <w:rPr>
          <w:color w:val="C00000"/>
        </w:rPr>
        <w:t>when editing NENA documents. If there are any questions regarding this section, contact the CRM team.</w:t>
      </w:r>
    </w:p>
    <w:p w14:paraId="0DFD40C5" w14:textId="3E3C45A5" w:rsidR="00CC77C0" w:rsidRPr="00DA0F2A" w:rsidRDefault="00CC77C0" w:rsidP="0011344E">
      <w:pPr>
        <w:pStyle w:val="BodyText"/>
      </w:pPr>
      <w:r>
        <w:rPr>
          <w:color w:val="C00000"/>
        </w:rPr>
        <w:t>D</w:t>
      </w:r>
      <w:r w:rsidRPr="00CC77C0">
        <w:rPr>
          <w:color w:val="C00000"/>
        </w:rPr>
        <w:t>elete th</w:t>
      </w:r>
      <w:r>
        <w:rPr>
          <w:color w:val="C00000"/>
        </w:rPr>
        <w:t>is entire</w:t>
      </w:r>
      <w:r w:rsidRPr="00CC77C0">
        <w:rPr>
          <w:color w:val="C00000"/>
        </w:rPr>
        <w:t xml:space="preserve"> section</w:t>
      </w:r>
      <w:r>
        <w:rPr>
          <w:color w:val="C00000"/>
        </w:rPr>
        <w:t xml:space="preserve"> from the document before </w:t>
      </w:r>
      <w:r w:rsidR="00BC36F3">
        <w:rPr>
          <w:color w:val="C00000"/>
        </w:rPr>
        <w:t>submitting the document</w:t>
      </w:r>
      <w:r>
        <w:rPr>
          <w:color w:val="C00000"/>
        </w:rPr>
        <w:t xml:space="preserve"> for external review.</w:t>
      </w:r>
    </w:p>
    <w:p w14:paraId="776B6C24" w14:textId="77777777" w:rsidR="00C542C7" w:rsidRPr="00F75318" w:rsidRDefault="00C542C7" w:rsidP="00C542C7">
      <w:pPr>
        <w:pStyle w:val="BodyText"/>
        <w:keepNext/>
        <w:rPr>
          <w:b/>
          <w:bCs/>
        </w:rPr>
      </w:pPr>
      <w:r>
        <w:rPr>
          <w:b/>
          <w:bCs/>
        </w:rPr>
        <w:t>Navigating the Styles Gallery and Styles Pane</w:t>
      </w:r>
    </w:p>
    <w:p w14:paraId="17617BE2" w14:textId="01332146" w:rsidR="00C542C7" w:rsidRDefault="00903C15" w:rsidP="00C542C7">
      <w:pPr>
        <w:pStyle w:val="BodyText"/>
      </w:pPr>
      <w:r w:rsidRPr="00F83182">
        <w:rPr>
          <w:b/>
          <w:bCs/>
        </w:rPr>
        <w:t xml:space="preserve">NOTE: </w:t>
      </w:r>
      <w:r>
        <w:t xml:space="preserve">Document editors </w:t>
      </w:r>
      <w:r w:rsidR="000F15C8">
        <w:t xml:space="preserve">MUST use the </w:t>
      </w:r>
      <w:r>
        <w:t xml:space="preserve">styles listed in the </w:t>
      </w:r>
      <w:r w:rsidRPr="00F83182">
        <w:rPr>
          <w:b/>
          <w:bCs/>
        </w:rPr>
        <w:t>Styles</w:t>
      </w:r>
      <w:r w:rsidRPr="00F31D7A">
        <w:rPr>
          <w:b/>
          <w:bCs/>
        </w:rPr>
        <w:t xml:space="preserve"> </w:t>
      </w:r>
      <w:r w:rsidR="00F31D7A" w:rsidRPr="00F31D7A">
        <w:rPr>
          <w:b/>
          <w:bCs/>
        </w:rPr>
        <w:t>Gallery</w:t>
      </w:r>
      <w:r w:rsidR="00F31D7A">
        <w:t xml:space="preserve"> </w:t>
      </w:r>
      <w:r>
        <w:t xml:space="preserve">in this template. These </w:t>
      </w:r>
      <w:r w:rsidR="00F31D7A">
        <w:t xml:space="preserve">predefined </w:t>
      </w:r>
      <w:r>
        <w:t xml:space="preserve">Word styles </w:t>
      </w:r>
      <w:r w:rsidR="003C192F">
        <w:t>are</w:t>
      </w:r>
      <w:r>
        <w:t xml:space="preserve"> set to follow NENA’s required font and formatting options.</w:t>
      </w:r>
    </w:p>
    <w:p w14:paraId="3608A2C4" w14:textId="29AA53C9" w:rsidR="00F31D7A" w:rsidRDefault="00F31D7A" w:rsidP="00F31D7A">
      <w:pPr>
        <w:pStyle w:val="ListParagraph"/>
      </w:pPr>
      <w:r>
        <w:t xml:space="preserve">The most frequently used styles are shown in the </w:t>
      </w:r>
      <w:r w:rsidRPr="00227753">
        <w:rPr>
          <w:b/>
          <w:bCs/>
        </w:rPr>
        <w:t>Styles Gallery</w:t>
      </w:r>
      <w:r>
        <w:t xml:space="preserve"> on the </w:t>
      </w:r>
      <w:r w:rsidRPr="00227753">
        <w:rPr>
          <w:b/>
          <w:bCs/>
        </w:rPr>
        <w:t>Home</w:t>
      </w:r>
      <w:r>
        <w:t xml:space="preserve"> tab.</w:t>
      </w:r>
    </w:p>
    <w:p w14:paraId="09571680" w14:textId="659E0855" w:rsidR="00F31D7A" w:rsidRDefault="00F31D7A" w:rsidP="00F31D7A">
      <w:pPr>
        <w:pStyle w:val="ListParagraph"/>
      </w:pPr>
      <w:r>
        <w:t xml:space="preserve">Open the </w:t>
      </w:r>
      <w:r w:rsidRPr="00227753">
        <w:rPr>
          <w:b/>
          <w:bCs/>
        </w:rPr>
        <w:t>Styles Panel</w:t>
      </w:r>
      <w:r>
        <w:t xml:space="preserve"> to see additional styles available in the document</w:t>
      </w:r>
      <w:r w:rsidR="00227753">
        <w:t xml:space="preserve"> by clicking</w:t>
      </w:r>
      <w:r>
        <w:t xml:space="preserve"> on the small arrow in the bottom</w:t>
      </w:r>
      <w:r w:rsidR="00227753">
        <w:t xml:space="preserve"> right corner of the </w:t>
      </w:r>
      <w:r w:rsidR="00227753" w:rsidRPr="00227753">
        <w:rPr>
          <w:b/>
          <w:bCs/>
        </w:rPr>
        <w:t>Styles Gallery</w:t>
      </w:r>
      <w:r w:rsidR="00227753">
        <w:t>.</w:t>
      </w:r>
    </w:p>
    <w:p w14:paraId="09917306" w14:textId="28CF4E7F" w:rsidR="00E02145" w:rsidRPr="00E02145" w:rsidRDefault="00F31D7A" w:rsidP="00F31D7A">
      <w:pPr>
        <w:pStyle w:val="ListParagraph"/>
      </w:pPr>
      <w:r>
        <w:t xml:space="preserve">To apply a style, select the text to be formatted, and then click on the desired style in the </w:t>
      </w:r>
      <w:r w:rsidRPr="00227753">
        <w:rPr>
          <w:b/>
          <w:bCs/>
        </w:rPr>
        <w:t>Style Gallery</w:t>
      </w:r>
      <w:r w:rsidR="00227753" w:rsidRPr="00227753">
        <w:t xml:space="preserve"> or </w:t>
      </w:r>
      <w:r w:rsidR="00227753">
        <w:rPr>
          <w:b/>
          <w:bCs/>
        </w:rPr>
        <w:t>Styles Panel</w:t>
      </w:r>
      <w:r w:rsidR="003B27E5">
        <w:rPr>
          <w:b/>
          <w:bCs/>
        </w:rPr>
        <w:t>.</w:t>
      </w:r>
    </w:p>
    <w:p w14:paraId="7E2395E5" w14:textId="105C7738" w:rsidR="00F31D7A" w:rsidRPr="00C542C7" w:rsidRDefault="00E02145" w:rsidP="00F31D7A">
      <w:pPr>
        <w:pStyle w:val="ListParagraph"/>
      </w:pPr>
      <w:r>
        <w:t xml:space="preserve">Use the </w:t>
      </w:r>
      <w:r w:rsidRPr="00E02145">
        <w:rPr>
          <w:b/>
          <w:bCs/>
        </w:rPr>
        <w:t>Font</w:t>
      </w:r>
      <w:r>
        <w:t xml:space="preserve"> options on the </w:t>
      </w:r>
      <w:r w:rsidRPr="00E02145">
        <w:rPr>
          <w:b/>
          <w:bCs/>
        </w:rPr>
        <w:t>Home</w:t>
      </w:r>
      <w:r>
        <w:t xml:space="preserve"> tab to apply formatting (e.g., bold, italics)</w:t>
      </w:r>
      <w:r w:rsidR="00227753" w:rsidRPr="00E02145">
        <w:t>.</w:t>
      </w:r>
    </w:p>
    <w:p w14:paraId="2F67FED9" w14:textId="142C5FDF" w:rsidR="00E04C78" w:rsidRDefault="00E04C78" w:rsidP="00E04C78">
      <w:pPr>
        <w:pStyle w:val="BodyText"/>
        <w:keepNext/>
        <w:rPr>
          <w:b/>
          <w:bCs/>
        </w:rPr>
      </w:pPr>
      <w:r>
        <w:rPr>
          <w:b/>
          <w:bCs/>
        </w:rPr>
        <w:t>Watermark</w:t>
      </w:r>
    </w:p>
    <w:p w14:paraId="027780B6" w14:textId="13FBEC86" w:rsidR="00E04C78" w:rsidRPr="00E04C78" w:rsidRDefault="00E04C78" w:rsidP="00C17553">
      <w:pPr>
        <w:pStyle w:val="ListParagraph"/>
      </w:pPr>
      <w:r w:rsidRPr="00E04C78">
        <w:t xml:space="preserve">All pages </w:t>
      </w:r>
      <w:r>
        <w:t xml:space="preserve">must include a </w:t>
      </w:r>
      <w:r w:rsidRPr="00E04C78">
        <w:rPr>
          <w:b/>
          <w:bCs/>
        </w:rPr>
        <w:t>DRAFT</w:t>
      </w:r>
      <w:r>
        <w:t xml:space="preserve"> watermark.</w:t>
      </w:r>
    </w:p>
    <w:p w14:paraId="19CD6E1E" w14:textId="315CC08D" w:rsidR="00646B13" w:rsidRDefault="0011344E" w:rsidP="009C78D8">
      <w:pPr>
        <w:pStyle w:val="BodyText"/>
        <w:keepNext/>
        <w:rPr>
          <w:b/>
          <w:bCs/>
        </w:rPr>
      </w:pPr>
      <w:r w:rsidRPr="007D34AD">
        <w:rPr>
          <w:b/>
          <w:bCs/>
        </w:rPr>
        <w:t>Font</w:t>
      </w:r>
    </w:p>
    <w:p w14:paraId="352E1508" w14:textId="4DAEA22C" w:rsidR="002B3780" w:rsidRPr="006A5B96" w:rsidRDefault="002B3780" w:rsidP="00C17553">
      <w:pPr>
        <w:pStyle w:val="ListParagraph"/>
        <w:rPr>
          <w:b/>
          <w:bCs/>
        </w:rPr>
      </w:pPr>
      <w:r w:rsidRPr="006A5B96">
        <w:rPr>
          <w:b/>
          <w:bCs/>
        </w:rPr>
        <w:t>Ver</w:t>
      </w:r>
      <w:r w:rsidR="00D763AC" w:rsidRPr="006A5B96">
        <w:rPr>
          <w:b/>
          <w:bCs/>
        </w:rPr>
        <w:t>d</w:t>
      </w:r>
      <w:r w:rsidRPr="006A5B96">
        <w:rPr>
          <w:b/>
          <w:bCs/>
        </w:rPr>
        <w:t>ana 10 pt</w:t>
      </w:r>
    </w:p>
    <w:p w14:paraId="420DD4E1" w14:textId="21902EBB" w:rsidR="0011344E" w:rsidRDefault="0011344E" w:rsidP="00C17553">
      <w:pPr>
        <w:pStyle w:val="ListParagraph"/>
      </w:pPr>
      <w:r w:rsidRPr="00CD38C9">
        <w:t>When copying in text</w:t>
      </w:r>
      <w:r w:rsidR="00646B13">
        <w:t xml:space="preserve"> from a document, email, chat box, or other source</w:t>
      </w:r>
      <w:r w:rsidRPr="00CD38C9">
        <w:t xml:space="preserve">, use the </w:t>
      </w:r>
      <w:r w:rsidRPr="00646B13">
        <w:rPr>
          <w:b/>
          <w:bCs/>
        </w:rPr>
        <w:t>Keep Text Only</w:t>
      </w:r>
      <w:r w:rsidRPr="00CD38C9">
        <w:t xml:space="preserve"> paste option so text is added </w:t>
      </w:r>
      <w:r w:rsidR="0075526C">
        <w:t>with</w:t>
      </w:r>
      <w:r w:rsidRPr="00CD38C9">
        <w:t xml:space="preserve"> the correct font and formatting.</w:t>
      </w:r>
    </w:p>
    <w:p w14:paraId="6309C0BD" w14:textId="77777777" w:rsidR="00815EBD" w:rsidRPr="00C80DA3" w:rsidRDefault="00815EBD" w:rsidP="009C78D8">
      <w:pPr>
        <w:pStyle w:val="BodyText"/>
        <w:keepNext/>
        <w:rPr>
          <w:b/>
          <w:bCs/>
        </w:rPr>
      </w:pPr>
      <w:r w:rsidRPr="00C80DA3">
        <w:rPr>
          <w:b/>
          <w:bCs/>
        </w:rPr>
        <w:t>Paragraph Formatting</w:t>
      </w:r>
    </w:p>
    <w:p w14:paraId="08340F1F" w14:textId="36B170E4" w:rsidR="00815EBD" w:rsidRDefault="00815EBD" w:rsidP="00C17553">
      <w:pPr>
        <w:pStyle w:val="ListParagraph"/>
      </w:pPr>
      <w:r>
        <w:t xml:space="preserve">Use the Word Style </w:t>
      </w:r>
      <w:r w:rsidRPr="00F83182">
        <w:rPr>
          <w:b/>
          <w:bCs/>
        </w:rPr>
        <w:t>Body Text</w:t>
      </w:r>
      <w:r>
        <w:t xml:space="preserve"> for text in the </w:t>
      </w:r>
      <w:r w:rsidR="007E41A5">
        <w:t xml:space="preserve">document’s </w:t>
      </w:r>
      <w:r>
        <w:t>main body. This adds visual space between paragraphs, eliminating the need for a blank line.</w:t>
      </w:r>
    </w:p>
    <w:p w14:paraId="77153520" w14:textId="77777777" w:rsidR="002D2C55" w:rsidRDefault="002D2C55" w:rsidP="002D2C55">
      <w:pPr>
        <w:pStyle w:val="BodyText"/>
        <w:keepNext/>
        <w:rPr>
          <w:b/>
          <w:bCs/>
        </w:rPr>
      </w:pPr>
      <w:r>
        <w:rPr>
          <w:b/>
          <w:bCs/>
        </w:rPr>
        <w:t>Messages/Code in Text</w:t>
      </w:r>
    </w:p>
    <w:p w14:paraId="03A3F54E" w14:textId="3B0DAF48" w:rsidR="002D2C55" w:rsidRDefault="002D2C55" w:rsidP="00C17553">
      <w:pPr>
        <w:pStyle w:val="ListParagraph"/>
      </w:pPr>
      <w:r w:rsidRPr="004245B3">
        <w:rPr>
          <w:b/>
          <w:bCs/>
        </w:rPr>
        <w:t>Font:</w:t>
      </w:r>
      <w:r>
        <w:t xml:space="preserve"> </w:t>
      </w:r>
      <w:r w:rsidR="00133853" w:rsidRPr="00133853">
        <w:t>Lucida Console 10pt</w:t>
      </w:r>
    </w:p>
    <w:p w14:paraId="44065B5F" w14:textId="77777777" w:rsidR="002D2C55" w:rsidRDefault="002D2C55" w:rsidP="00C17553">
      <w:pPr>
        <w:pStyle w:val="ListParagraph"/>
      </w:pPr>
      <w:r w:rsidRPr="006A5B96">
        <w:rPr>
          <w:b/>
          <w:bCs/>
        </w:rPr>
        <w:t>Left indent:</w:t>
      </w:r>
      <w:r w:rsidRPr="004245B3">
        <w:t xml:space="preserve"> .5</w:t>
      </w:r>
    </w:p>
    <w:p w14:paraId="42EC2188" w14:textId="77777777" w:rsidR="002D2C55" w:rsidRDefault="002D2C55" w:rsidP="00C17553">
      <w:pPr>
        <w:pStyle w:val="ListParagraph"/>
      </w:pPr>
      <w:r w:rsidRPr="004245B3">
        <w:rPr>
          <w:b/>
          <w:bCs/>
        </w:rPr>
        <w:t>XML elements:</w:t>
      </w:r>
      <w:r>
        <w:t xml:space="preserve"> </w:t>
      </w:r>
      <w:r w:rsidRPr="004245B3">
        <w:t>shown in brackets (&lt;...&gt;)</w:t>
      </w:r>
    </w:p>
    <w:p w14:paraId="77CF25F6" w14:textId="77777777" w:rsidR="002D2C55" w:rsidRDefault="002D2C55" w:rsidP="00C17553">
      <w:pPr>
        <w:pStyle w:val="ListParagraph"/>
      </w:pPr>
      <w:r w:rsidRPr="004245B3">
        <w:rPr>
          <w:b/>
          <w:bCs/>
        </w:rPr>
        <w:t>JSON objects:</w:t>
      </w:r>
      <w:r>
        <w:t xml:space="preserve"> </w:t>
      </w:r>
      <w:r w:rsidRPr="004245B3">
        <w:t xml:space="preserve">shown in double quotes </w:t>
      </w:r>
      <w:r>
        <w:t xml:space="preserve">with brackets </w:t>
      </w:r>
      <w:r w:rsidRPr="004245B3">
        <w:t>(</w:t>
      </w:r>
      <w:r>
        <w:t>{</w:t>
      </w:r>
      <w:r w:rsidRPr="004245B3">
        <w:t>"..."</w:t>
      </w:r>
      <w:r>
        <w:t>}</w:t>
      </w:r>
      <w:r w:rsidRPr="004245B3">
        <w:t>)</w:t>
      </w:r>
    </w:p>
    <w:p w14:paraId="60F03A1D" w14:textId="545A8239" w:rsidR="002D2C55" w:rsidRDefault="002D2C55" w:rsidP="00C17553">
      <w:pPr>
        <w:pStyle w:val="ListParagraph"/>
      </w:pPr>
      <w:r w:rsidRPr="004245B3">
        <w:rPr>
          <w:b/>
          <w:bCs/>
        </w:rPr>
        <w:t>Values:</w:t>
      </w:r>
      <w:r>
        <w:t xml:space="preserve"> </w:t>
      </w:r>
      <w:r w:rsidRPr="004245B3">
        <w:t xml:space="preserve">shown in </w:t>
      </w:r>
      <w:r>
        <w:t>double</w:t>
      </w:r>
      <w:r w:rsidRPr="004245B3">
        <w:t xml:space="preserve"> quotes (</w:t>
      </w:r>
      <w:r w:rsidR="00201005" w:rsidRPr="004245B3">
        <w:t>"..."</w:t>
      </w:r>
      <w:r w:rsidRPr="004245B3">
        <w:t>)</w:t>
      </w:r>
    </w:p>
    <w:p w14:paraId="7AF24C2A" w14:textId="77777777" w:rsidR="002D2C55" w:rsidRDefault="002D2C55" w:rsidP="00C17553">
      <w:pPr>
        <w:pStyle w:val="ListParagraph"/>
        <w:rPr>
          <w:b/>
          <w:bCs/>
        </w:rPr>
      </w:pPr>
      <w:r w:rsidRPr="006A5B96">
        <w:rPr>
          <w:b/>
          <w:bCs/>
        </w:rPr>
        <w:t>Examples:</w:t>
      </w:r>
    </w:p>
    <w:p w14:paraId="3C60DB19" w14:textId="77777777" w:rsidR="002D2C55" w:rsidRPr="00A81229" w:rsidRDefault="002D2C55" w:rsidP="002D2C55">
      <w:pPr>
        <w:ind w:left="720"/>
        <w:rPr>
          <w:rFonts w:ascii="Lucida Console" w:hAnsi="Lucida Console" w:cs="Courier New"/>
        </w:rPr>
      </w:pPr>
      <w:r w:rsidRPr="00A81229">
        <w:rPr>
          <w:rFonts w:ascii="Lucida Console" w:hAnsi="Lucida Console" w:cs="Courier New"/>
        </w:rPr>
        <w:t>&lt;note&gt;</w:t>
      </w:r>
    </w:p>
    <w:p w14:paraId="6AC22106" w14:textId="77777777" w:rsidR="002D2C55" w:rsidRPr="00A81229" w:rsidRDefault="002D2C55" w:rsidP="002D2C55">
      <w:pPr>
        <w:ind w:left="1440"/>
        <w:rPr>
          <w:rFonts w:ascii="Lucida Console" w:hAnsi="Lucida Console" w:cs="Courier New"/>
        </w:rPr>
      </w:pPr>
      <w:r w:rsidRPr="00A81229">
        <w:rPr>
          <w:rFonts w:ascii="Lucida Console" w:hAnsi="Lucida Console" w:cs="Courier New"/>
        </w:rPr>
        <w:t>&lt;to&gt;Dern Handy&lt;/to&gt;</w:t>
      </w:r>
    </w:p>
    <w:p w14:paraId="3479E64E" w14:textId="77777777" w:rsidR="002D2C55" w:rsidRPr="00A81229" w:rsidRDefault="002D2C55" w:rsidP="002D2C55">
      <w:pPr>
        <w:ind w:left="1440"/>
        <w:rPr>
          <w:rFonts w:ascii="Lucida Console" w:hAnsi="Lucida Console" w:cs="Courier New"/>
        </w:rPr>
      </w:pPr>
      <w:r w:rsidRPr="00A81229">
        <w:rPr>
          <w:rFonts w:ascii="Lucida Console" w:hAnsi="Lucida Console" w:cs="Courier New"/>
        </w:rPr>
        <w:t>&lt;from&gt;Brandon&lt;/from&gt;</w:t>
      </w:r>
    </w:p>
    <w:p w14:paraId="4385133B" w14:textId="77777777" w:rsidR="002D2C55" w:rsidRPr="00A81229" w:rsidRDefault="002D2C55" w:rsidP="002D2C55">
      <w:pPr>
        <w:ind w:left="1440"/>
        <w:rPr>
          <w:rFonts w:ascii="Lucida Console" w:hAnsi="Lucida Console" w:cs="Courier New"/>
        </w:rPr>
      </w:pPr>
      <w:r w:rsidRPr="00A81229">
        <w:rPr>
          <w:rFonts w:ascii="Lucida Console" w:hAnsi="Lucida Console" w:cs="Courier New"/>
        </w:rPr>
        <w:t>&lt;heading&gt;Reminder&lt;/heading&gt;</w:t>
      </w:r>
    </w:p>
    <w:p w14:paraId="633F908E" w14:textId="77777777" w:rsidR="002D2C55" w:rsidRPr="00A81229" w:rsidRDefault="002D2C55" w:rsidP="002D2C55">
      <w:pPr>
        <w:ind w:left="1440"/>
        <w:rPr>
          <w:rFonts w:ascii="Lucida Console" w:hAnsi="Lucida Console" w:cs="Courier New"/>
        </w:rPr>
      </w:pPr>
      <w:r w:rsidRPr="00A81229">
        <w:rPr>
          <w:rFonts w:ascii="Lucida Console" w:hAnsi="Lucida Console" w:cs="Courier New"/>
        </w:rPr>
        <w:t>&lt;body&gt;Don't forget to book!&lt;/body&gt;</w:t>
      </w:r>
    </w:p>
    <w:p w14:paraId="1899746D" w14:textId="77777777" w:rsidR="002D2C55" w:rsidRPr="00A81229" w:rsidRDefault="002D2C55" w:rsidP="002D2C55">
      <w:pPr>
        <w:ind w:left="720"/>
        <w:rPr>
          <w:rFonts w:ascii="Lucida Console" w:hAnsi="Lucida Console" w:cs="Courier New"/>
        </w:rPr>
      </w:pPr>
      <w:r w:rsidRPr="00A81229">
        <w:rPr>
          <w:rFonts w:ascii="Lucida Console" w:hAnsi="Lucida Console" w:cs="Courier New"/>
        </w:rPr>
        <w:t>&lt;/note&gt;</w:t>
      </w:r>
    </w:p>
    <w:p w14:paraId="52142F18" w14:textId="77777777" w:rsidR="002D2C55" w:rsidRPr="00A81229" w:rsidRDefault="002D2C55" w:rsidP="002D2C55">
      <w:pPr>
        <w:ind w:left="720"/>
        <w:rPr>
          <w:rFonts w:ascii="Lucida Console" w:hAnsi="Lucida Console" w:cs="Courier New"/>
        </w:rPr>
      </w:pPr>
    </w:p>
    <w:p w14:paraId="6B5FA014" w14:textId="77777777" w:rsidR="002D2C55" w:rsidRPr="00A81229" w:rsidRDefault="002D2C55" w:rsidP="002D2C55">
      <w:pPr>
        <w:ind w:left="720"/>
        <w:rPr>
          <w:rFonts w:ascii="Lucida Console" w:hAnsi="Lucida Console" w:cs="Courier New"/>
        </w:rPr>
      </w:pPr>
      <w:r w:rsidRPr="00A81229">
        <w:rPr>
          <w:rFonts w:ascii="Lucida Console" w:hAnsi="Lucida Console" w:cs="Courier New"/>
        </w:rPr>
        <w:t>{</w:t>
      </w:r>
    </w:p>
    <w:p w14:paraId="4E8D22D7" w14:textId="77777777" w:rsidR="002D2C55" w:rsidRPr="00A81229" w:rsidRDefault="002D2C55" w:rsidP="002D2C55">
      <w:pPr>
        <w:ind w:left="720"/>
        <w:rPr>
          <w:rFonts w:ascii="Lucida Console" w:hAnsi="Lucida Console" w:cs="Courier New"/>
        </w:rPr>
      </w:pPr>
      <w:r w:rsidRPr="00A81229">
        <w:rPr>
          <w:rFonts w:ascii="Lucida Console" w:hAnsi="Lucida Console" w:cs="Courier New"/>
        </w:rPr>
        <w:t xml:space="preserve">    "iFoo":12,</w:t>
      </w:r>
    </w:p>
    <w:p w14:paraId="177E6A73" w14:textId="77777777" w:rsidR="002D2C55" w:rsidRPr="00A81229" w:rsidRDefault="002D2C55" w:rsidP="002D2C55">
      <w:pPr>
        <w:ind w:left="720"/>
        <w:rPr>
          <w:rFonts w:ascii="Lucida Console" w:hAnsi="Lucida Console" w:cs="Courier New"/>
        </w:rPr>
      </w:pPr>
      <w:r w:rsidRPr="00A81229">
        <w:rPr>
          <w:rFonts w:ascii="Lucida Console" w:hAnsi="Lucida Console" w:cs="Courier New"/>
        </w:rPr>
        <w:t xml:space="preserve">    "sBar":"blurdybloop"</w:t>
      </w:r>
    </w:p>
    <w:p w14:paraId="67C6772C" w14:textId="77777777" w:rsidR="002D2C55" w:rsidRPr="00A81229" w:rsidRDefault="002D2C55" w:rsidP="002D2C55">
      <w:pPr>
        <w:ind w:left="720"/>
        <w:rPr>
          <w:rFonts w:ascii="Lucida Console" w:hAnsi="Lucida Console" w:cs="Courier New"/>
        </w:rPr>
      </w:pPr>
      <w:r w:rsidRPr="00A81229">
        <w:rPr>
          <w:rFonts w:ascii="Lucida Console" w:hAnsi="Lucida Console" w:cs="Courier New"/>
        </w:rPr>
        <w:t>}</w:t>
      </w:r>
    </w:p>
    <w:p w14:paraId="43D6B212" w14:textId="77777777" w:rsidR="002D2C55" w:rsidRPr="00A81229" w:rsidRDefault="002D2C55" w:rsidP="002D2C55">
      <w:pPr>
        <w:ind w:left="720"/>
        <w:rPr>
          <w:rFonts w:ascii="Lucida Console" w:hAnsi="Lucida Console" w:cs="Courier New"/>
        </w:rPr>
      </w:pPr>
    </w:p>
    <w:p w14:paraId="1E7A2346" w14:textId="77777777" w:rsidR="002D2C55" w:rsidRPr="00A81229" w:rsidRDefault="002D2C55" w:rsidP="002D2C55">
      <w:pPr>
        <w:ind w:left="720"/>
        <w:rPr>
          <w:rFonts w:ascii="Lucida Console" w:hAnsi="Lucida Console" w:cs="Courier New"/>
        </w:rPr>
      </w:pPr>
      <w:r w:rsidRPr="00A81229">
        <w:rPr>
          <w:rFonts w:ascii="Lucida Console" w:hAnsi="Lucida Console" w:cs="Courier New"/>
        </w:rPr>
        <w:t>“urn:service:sos”</w:t>
      </w:r>
    </w:p>
    <w:p w14:paraId="4EA7F9E3" w14:textId="77777777" w:rsidR="002D2C55" w:rsidRDefault="002D2C55" w:rsidP="002D2C55">
      <w:pPr>
        <w:pStyle w:val="BodyText"/>
        <w:keepNext/>
        <w:rPr>
          <w:b/>
          <w:bCs/>
        </w:rPr>
      </w:pPr>
      <w:r>
        <w:rPr>
          <w:b/>
          <w:bCs/>
        </w:rPr>
        <w:lastRenderedPageBreak/>
        <w:t>Footnotes</w:t>
      </w:r>
    </w:p>
    <w:p w14:paraId="45CC69F3" w14:textId="7FE95889" w:rsidR="002B3780" w:rsidRPr="00D763AC" w:rsidRDefault="002B3780" w:rsidP="00C17553">
      <w:pPr>
        <w:pStyle w:val="ListParagraph"/>
      </w:pPr>
      <w:r w:rsidRPr="00D763AC">
        <w:t>Cited documents</w:t>
      </w:r>
      <w:r w:rsidR="00AB6F74">
        <w:rPr>
          <w:rStyle w:val="FootnoteReference"/>
        </w:rPr>
        <w:footnoteReference w:id="2"/>
      </w:r>
      <w:r w:rsidRPr="00D763AC">
        <w:t>, websites, and other references</w:t>
      </w:r>
      <w:r w:rsidRPr="00AB6F74">
        <w:rPr>
          <w:rStyle w:val="FootnoteReference"/>
        </w:rPr>
        <w:t xml:space="preserve"> </w:t>
      </w:r>
      <w:r w:rsidRPr="00D763AC">
        <w:t>MUST be cited in the References section, not in footnotes.</w:t>
      </w:r>
      <w:r w:rsidR="00274C1F">
        <w:t xml:space="preserve"> If something is important enough to include as a footnote, it is strongly recommended</w:t>
      </w:r>
      <w:r w:rsidR="00C22D21">
        <w:t xml:space="preserve"> that</w:t>
      </w:r>
      <w:r w:rsidR="00274C1F">
        <w:t xml:space="preserve"> the information be included in the document text.</w:t>
      </w:r>
    </w:p>
    <w:p w14:paraId="4E095D0D" w14:textId="75C91E70" w:rsidR="002B3780" w:rsidRDefault="002B3780" w:rsidP="00C17553">
      <w:pPr>
        <w:pStyle w:val="ListParagraph"/>
      </w:pPr>
      <w:r w:rsidRPr="00C0032E">
        <w:rPr>
          <w:b/>
          <w:bCs/>
        </w:rPr>
        <w:t>Numbers:</w:t>
      </w:r>
      <w:r>
        <w:t xml:space="preserve"> Superscript Ver</w:t>
      </w:r>
      <w:r w:rsidR="00D763AC">
        <w:t>d</w:t>
      </w:r>
      <w:r>
        <w:t xml:space="preserve">ana </w:t>
      </w:r>
      <w:r w:rsidR="005738CD">
        <w:t>7</w:t>
      </w:r>
      <w:r>
        <w:t>pt</w:t>
      </w:r>
    </w:p>
    <w:p w14:paraId="5843AA64" w14:textId="4CBE6E6F" w:rsidR="002B3780" w:rsidRPr="00C0032E" w:rsidRDefault="002B3780" w:rsidP="00C17553">
      <w:pPr>
        <w:pStyle w:val="ListParagraph"/>
      </w:pPr>
      <w:r w:rsidRPr="00C0032E">
        <w:rPr>
          <w:b/>
          <w:bCs/>
        </w:rPr>
        <w:t>Text:</w:t>
      </w:r>
      <w:r>
        <w:t xml:space="preserve"> Ver</w:t>
      </w:r>
      <w:r w:rsidR="00D763AC">
        <w:t>d</w:t>
      </w:r>
      <w:r>
        <w:t>ana 8pt</w:t>
      </w:r>
    </w:p>
    <w:p w14:paraId="72A37B98" w14:textId="06AEA3BA" w:rsidR="00E21256" w:rsidRDefault="00E21256" w:rsidP="009C78D8">
      <w:pPr>
        <w:pStyle w:val="BodyText"/>
        <w:keepNext/>
        <w:rPr>
          <w:b/>
          <w:bCs/>
        </w:rPr>
      </w:pPr>
      <w:r>
        <w:rPr>
          <w:b/>
          <w:bCs/>
        </w:rPr>
        <w:t>Punctuation</w:t>
      </w:r>
    </w:p>
    <w:p w14:paraId="0F9130F9" w14:textId="1348764A" w:rsidR="00C0032E" w:rsidRPr="00E37376" w:rsidRDefault="00C0032E" w:rsidP="00C17553">
      <w:pPr>
        <w:pStyle w:val="ListParagraph"/>
      </w:pPr>
      <w:r>
        <w:t xml:space="preserve">A comma is placed </w:t>
      </w:r>
      <w:r w:rsidRPr="00E37376">
        <w:t xml:space="preserve">before </w:t>
      </w:r>
      <w:r>
        <w:t>a conjunction (e.g., and, or)</w:t>
      </w:r>
      <w:r w:rsidRPr="00E37376">
        <w:t xml:space="preserve"> in a series of three or more</w:t>
      </w:r>
      <w:r>
        <w:t>.</w:t>
      </w:r>
    </w:p>
    <w:p w14:paraId="356D8605" w14:textId="79544FE9" w:rsidR="00E21256" w:rsidRDefault="009A3689" w:rsidP="00C17553">
      <w:pPr>
        <w:pStyle w:val="ListParagraph"/>
      </w:pPr>
      <w:r>
        <w:t xml:space="preserve">Periods are followed by a </w:t>
      </w:r>
      <w:r w:rsidRPr="009B5453">
        <w:rPr>
          <w:b/>
          <w:bCs/>
        </w:rPr>
        <w:t>single</w:t>
      </w:r>
      <w:r>
        <w:t xml:space="preserve"> space.</w:t>
      </w:r>
    </w:p>
    <w:p w14:paraId="6AD92A09" w14:textId="2962EEE4" w:rsidR="00FB776C" w:rsidRDefault="009A3689" w:rsidP="00C17553">
      <w:pPr>
        <w:pStyle w:val="ListParagraph"/>
      </w:pPr>
      <w:r>
        <w:t>P</w:t>
      </w:r>
      <w:r w:rsidRPr="009A3689">
        <w:t xml:space="preserve">eriods and commas are </w:t>
      </w:r>
      <w:r w:rsidR="007E41A5">
        <w:t xml:space="preserve">placed </w:t>
      </w:r>
      <w:r w:rsidRPr="00B16066">
        <w:rPr>
          <w:b/>
          <w:bCs/>
        </w:rPr>
        <w:t>within</w:t>
      </w:r>
      <w:r w:rsidRPr="009A3689">
        <w:t xml:space="preserve"> closing quotation marks</w:t>
      </w:r>
      <w:r>
        <w:t>.</w:t>
      </w:r>
    </w:p>
    <w:p w14:paraId="4F206214" w14:textId="00BA7FAA" w:rsidR="009A3689" w:rsidRDefault="009A3689" w:rsidP="00C17553">
      <w:pPr>
        <w:pStyle w:val="ListParagraph"/>
        <w:numPr>
          <w:ilvl w:val="1"/>
          <w:numId w:val="17"/>
        </w:numPr>
      </w:pPr>
      <w:r w:rsidRPr="009B5453">
        <w:rPr>
          <w:b/>
          <w:bCs/>
        </w:rPr>
        <w:t>Exception:</w:t>
      </w:r>
      <w:r>
        <w:t xml:space="preserve"> </w:t>
      </w:r>
      <w:r w:rsidR="009B5453">
        <w:t>If f</w:t>
      </w:r>
      <w:r w:rsidRPr="009A3689">
        <w:t>ile names</w:t>
      </w:r>
      <w:r>
        <w:t>,</w:t>
      </w:r>
      <w:r w:rsidRPr="009A3689">
        <w:t xml:space="preserve"> words</w:t>
      </w:r>
      <w:r>
        <w:t>,</w:t>
      </w:r>
      <w:r w:rsidRPr="009A3689">
        <w:t xml:space="preserve"> or other strings to be typed</w:t>
      </w:r>
      <w:r>
        <w:t xml:space="preserve"> are within quotation marks</w:t>
      </w:r>
      <w:r w:rsidR="009B5453">
        <w:t>,</w:t>
      </w:r>
      <w:r>
        <w:t xml:space="preserve"> </w:t>
      </w:r>
      <w:r w:rsidRPr="009A3689">
        <w:t>any punctuation that belongs to the surrounding sentence should appear outside the quotation marks</w:t>
      </w:r>
      <w:r>
        <w:t>.</w:t>
      </w:r>
    </w:p>
    <w:p w14:paraId="4EA3C3C2" w14:textId="52415CE5" w:rsidR="009A3689" w:rsidRDefault="009A3689" w:rsidP="00C17553">
      <w:pPr>
        <w:pStyle w:val="ListParagraph"/>
      </w:pPr>
      <w:r>
        <w:t>C</w:t>
      </w:r>
      <w:r w:rsidRPr="009A3689">
        <w:t xml:space="preserve">olons, semicolons, question marks, and exclamation points </w:t>
      </w:r>
      <w:r w:rsidR="007E41A5">
        <w:t xml:space="preserve">are placed </w:t>
      </w:r>
      <w:r w:rsidR="007E41A5" w:rsidRPr="00B16066">
        <w:rPr>
          <w:b/>
          <w:bCs/>
        </w:rPr>
        <w:t>outside</w:t>
      </w:r>
      <w:r w:rsidRPr="009A3689">
        <w:t xml:space="preserve"> closing quotation marks (unless they belong within the quoted matter).</w:t>
      </w:r>
      <w:r w:rsidR="00177DA4">
        <w:t xml:space="preserve"> </w:t>
      </w:r>
    </w:p>
    <w:p w14:paraId="37D0320A" w14:textId="57C23263" w:rsidR="00110BA5" w:rsidRDefault="00110BA5" w:rsidP="00C17553">
      <w:pPr>
        <w:pStyle w:val="ListParagraph"/>
      </w:pPr>
      <w:r>
        <w:t xml:space="preserve">CMOS prefers </w:t>
      </w:r>
      <w:r w:rsidRPr="00110BA5">
        <w:t xml:space="preserve">square brackets </w:t>
      </w:r>
      <w:r w:rsidR="00056BA7">
        <w:t xml:space="preserve">[ ] </w:t>
      </w:r>
      <w:r w:rsidRPr="00110BA5">
        <w:t>within parentheses</w:t>
      </w:r>
      <w:r>
        <w:t xml:space="preserve"> instead of </w:t>
      </w:r>
      <w:r w:rsidR="00056BA7">
        <w:t>parentheses</w:t>
      </w:r>
      <w:r>
        <w:t xml:space="preserve"> within parentheses.</w:t>
      </w:r>
    </w:p>
    <w:p w14:paraId="39C3C5F0" w14:textId="622B0A0C" w:rsidR="00C0032E" w:rsidRDefault="00B16066" w:rsidP="00C17553">
      <w:pPr>
        <w:pStyle w:val="ListParagraph"/>
      </w:pPr>
      <w:r>
        <w:t>T</w:t>
      </w:r>
      <w:r w:rsidRPr="00B16066">
        <w:t xml:space="preserve">he abbreviations </w:t>
      </w:r>
      <w:r w:rsidRPr="00B16066">
        <w:rPr>
          <w:b/>
          <w:bCs/>
        </w:rPr>
        <w:t>i.e.</w:t>
      </w:r>
      <w:r w:rsidRPr="00B16066">
        <w:t xml:space="preserve"> (“that is”) and </w:t>
      </w:r>
      <w:r w:rsidRPr="00B16066">
        <w:rPr>
          <w:b/>
          <w:bCs/>
        </w:rPr>
        <w:t>e.g.</w:t>
      </w:r>
      <w:r w:rsidRPr="00B16066">
        <w:t xml:space="preserve"> (“for example”) </w:t>
      </w:r>
      <w:r>
        <w:t xml:space="preserve">are placed within </w:t>
      </w:r>
      <w:r w:rsidRPr="00B16066">
        <w:t>parentheses, where they are followed by a comma</w:t>
      </w:r>
      <w:r>
        <w:t>.</w:t>
      </w:r>
    </w:p>
    <w:p w14:paraId="01732D91" w14:textId="1E18A903" w:rsidR="00B16066" w:rsidRDefault="00D9168E" w:rsidP="00C17553">
      <w:pPr>
        <w:pStyle w:val="ListParagraph"/>
      </w:pPr>
      <w:r>
        <w:t xml:space="preserve">CMOS prefers to limit the abbreviation </w:t>
      </w:r>
      <w:r w:rsidR="00273521" w:rsidRPr="00D9168E">
        <w:rPr>
          <w:b/>
          <w:bCs/>
        </w:rPr>
        <w:t>etc.</w:t>
      </w:r>
      <w:r>
        <w:t xml:space="preserve"> </w:t>
      </w:r>
      <w:r w:rsidRPr="00273521">
        <w:t>(“and other things”)</w:t>
      </w:r>
      <w:r>
        <w:t xml:space="preserve"> </w:t>
      </w:r>
      <w:r w:rsidRPr="00D9168E">
        <w:t>to parentheses</w:t>
      </w:r>
      <w:r>
        <w:t xml:space="preserve">. If used in a sentence, </w:t>
      </w:r>
      <w:r w:rsidRPr="00273521">
        <w:rPr>
          <w:b/>
          <w:bCs/>
        </w:rPr>
        <w:t>etc.</w:t>
      </w:r>
      <w:r>
        <w:t xml:space="preserve"> is preceded by a comma</w:t>
      </w:r>
      <w:r w:rsidRPr="00273521">
        <w:t xml:space="preserve">. </w:t>
      </w:r>
      <w:r>
        <w:t xml:space="preserve">Do NOT use </w:t>
      </w:r>
      <w:r w:rsidRPr="00110BA5">
        <w:rPr>
          <w:b/>
          <w:bCs/>
        </w:rPr>
        <w:t>etc.</w:t>
      </w:r>
      <w:r w:rsidR="00273521" w:rsidRPr="00273521">
        <w:t xml:space="preserve"> at the end of a list that begins with </w:t>
      </w:r>
      <w:r w:rsidR="00273521" w:rsidRPr="00D9168E">
        <w:rPr>
          <w:i/>
          <w:iCs/>
        </w:rPr>
        <w:t>for example</w:t>
      </w:r>
      <w:r w:rsidR="00273521" w:rsidRPr="00273521">
        <w:t xml:space="preserve">, </w:t>
      </w:r>
      <w:r w:rsidR="00273521" w:rsidRPr="00D9168E">
        <w:rPr>
          <w:i/>
          <w:iCs/>
        </w:rPr>
        <w:t>such as</w:t>
      </w:r>
      <w:r w:rsidR="00273521" w:rsidRPr="00273521">
        <w:t xml:space="preserve">, </w:t>
      </w:r>
      <w:r w:rsidR="00273521" w:rsidRPr="00D9168E">
        <w:rPr>
          <w:i/>
          <w:iCs/>
        </w:rPr>
        <w:t>e.g.</w:t>
      </w:r>
      <w:r w:rsidR="00273521" w:rsidRPr="00273521">
        <w:t>, and the like.</w:t>
      </w:r>
    </w:p>
    <w:p w14:paraId="5034C06C" w14:textId="22608872" w:rsidR="00815EBD" w:rsidRPr="007D34AD" w:rsidRDefault="00815EBD" w:rsidP="009C78D8">
      <w:pPr>
        <w:pStyle w:val="BodyText"/>
        <w:keepNext/>
        <w:rPr>
          <w:b/>
          <w:bCs/>
        </w:rPr>
      </w:pPr>
      <w:r>
        <w:rPr>
          <w:b/>
          <w:bCs/>
        </w:rPr>
        <w:t xml:space="preserve">Non-breaking </w:t>
      </w:r>
      <w:r w:rsidRPr="007D34AD">
        <w:rPr>
          <w:b/>
          <w:bCs/>
        </w:rPr>
        <w:t>Hyphens</w:t>
      </w:r>
    </w:p>
    <w:p w14:paraId="49E1A7B9" w14:textId="72F1A158" w:rsidR="00646B13" w:rsidRDefault="00870924" w:rsidP="00C17553">
      <w:pPr>
        <w:pStyle w:val="ListParagraph"/>
      </w:pPr>
      <w:r>
        <w:t xml:space="preserve">The CRM Team will insert </w:t>
      </w:r>
      <w:r w:rsidR="00646B13" w:rsidRPr="00870924">
        <w:t>non-breaking hyphens</w:t>
      </w:r>
      <w:r w:rsidR="00646B13">
        <w:t xml:space="preserve"> for 9-1-1 and all hyphenated words</w:t>
      </w:r>
      <w:r>
        <w:t xml:space="preserve"> at time of publication. Editors should use regular hyphens during document development</w:t>
      </w:r>
      <w:r w:rsidR="00CF309E">
        <w:t xml:space="preserve"> to avoid copy/paste of non-breaking hyphens being changed to spaces (no hyphen)</w:t>
      </w:r>
      <w:r w:rsidR="00646B13">
        <w:t>.</w:t>
      </w:r>
    </w:p>
    <w:p w14:paraId="66BD3D58" w14:textId="10C30B4D" w:rsidR="00C0032E" w:rsidRPr="00C0032E" w:rsidRDefault="00646B13" w:rsidP="00C17553">
      <w:pPr>
        <w:pStyle w:val="ListParagraph"/>
      </w:pPr>
      <w:r w:rsidRPr="00646B13">
        <w:rPr>
          <w:b/>
          <w:bCs/>
        </w:rPr>
        <w:t>alt+shift+hyphen</w:t>
      </w:r>
      <w:r w:rsidRPr="00646B13">
        <w:t xml:space="preserve"> </w:t>
      </w:r>
      <w:r w:rsidR="00815EBD">
        <w:t>inserts</w:t>
      </w:r>
      <w:r w:rsidR="00815EBD" w:rsidRPr="00CD38C9">
        <w:t xml:space="preserve"> a </w:t>
      </w:r>
      <w:r w:rsidR="007E41A5">
        <w:t>non-breaking</w:t>
      </w:r>
      <w:r w:rsidR="00815EBD" w:rsidRPr="00CD38C9">
        <w:t xml:space="preserve"> hyphen </w:t>
      </w:r>
      <w:r w:rsidR="007E41A5">
        <w:t>which</w:t>
      </w:r>
      <w:r w:rsidR="00815EBD">
        <w:t xml:space="preserve"> is</w:t>
      </w:r>
      <w:r w:rsidR="00815EBD" w:rsidRPr="00CD38C9">
        <w:t xml:space="preserve"> treated as a letter</w:t>
      </w:r>
      <w:r w:rsidR="00815EBD">
        <w:t>,</w:t>
      </w:r>
      <w:r w:rsidR="00177DA4">
        <w:t xml:space="preserve"> </w:t>
      </w:r>
      <w:r w:rsidR="00815EBD">
        <w:t>keeping the word on a single line</w:t>
      </w:r>
      <w:r w:rsidR="00815EBD" w:rsidRPr="00CD38C9">
        <w:t>.</w:t>
      </w:r>
    </w:p>
    <w:p w14:paraId="715820A8" w14:textId="62B6C8F7" w:rsidR="004A4590" w:rsidRDefault="009C3919" w:rsidP="009C78D8">
      <w:pPr>
        <w:pStyle w:val="BodyText"/>
        <w:keepNext/>
        <w:rPr>
          <w:b/>
          <w:bCs/>
        </w:rPr>
      </w:pPr>
      <w:r>
        <w:rPr>
          <w:b/>
          <w:bCs/>
        </w:rPr>
        <w:t xml:space="preserve">Vertical Lists—bulleted vs. </w:t>
      </w:r>
      <w:r w:rsidR="00BF3001">
        <w:rPr>
          <w:b/>
          <w:bCs/>
        </w:rPr>
        <w:t>numbered</w:t>
      </w:r>
    </w:p>
    <w:p w14:paraId="1DE771E2" w14:textId="24E53ED2" w:rsidR="00373FB5" w:rsidRPr="00870D8B" w:rsidRDefault="00373FB5" w:rsidP="00C17553">
      <w:pPr>
        <w:pStyle w:val="ListParagraph"/>
        <w:numPr>
          <w:ilvl w:val="0"/>
          <w:numId w:val="25"/>
        </w:numPr>
      </w:pPr>
      <w:r w:rsidRPr="00870D8B">
        <w:t xml:space="preserve">Numbered lists </w:t>
      </w:r>
      <w:r w:rsidR="007D1017">
        <w:t xml:space="preserve">are </w:t>
      </w:r>
      <w:r w:rsidRPr="00870D8B">
        <w:t>use</w:t>
      </w:r>
      <w:r w:rsidR="007D1017">
        <w:t>d</w:t>
      </w:r>
      <w:r w:rsidRPr="00870D8B">
        <w:t xml:space="preserve"> to indicate the order in which tasks should be done, to suggest chronology or relative importance among the items, or to facilitate text references.</w:t>
      </w:r>
    </w:p>
    <w:p w14:paraId="5308BF8B" w14:textId="77777777" w:rsidR="00373FB5" w:rsidRPr="00870D8B" w:rsidRDefault="00373FB5" w:rsidP="00C17553">
      <w:pPr>
        <w:pStyle w:val="ListParagraph"/>
        <w:numPr>
          <w:ilvl w:val="0"/>
          <w:numId w:val="25"/>
        </w:numPr>
      </w:pPr>
      <w:r w:rsidRPr="00870D8B">
        <w:t>A vertical list is best introduced by a grammatically complete sentence, followed by a colon.</w:t>
      </w:r>
    </w:p>
    <w:p w14:paraId="11A92C8A" w14:textId="77777777" w:rsidR="00373FB5" w:rsidRPr="00870D8B" w:rsidRDefault="00373FB5" w:rsidP="00C17553">
      <w:pPr>
        <w:pStyle w:val="ListParagraph"/>
        <w:numPr>
          <w:ilvl w:val="0"/>
          <w:numId w:val="25"/>
        </w:numPr>
      </w:pPr>
      <w:r w:rsidRPr="00870D8B">
        <w:t>All items should be styled with the same syntax, either sentences or sentence fragments.</w:t>
      </w:r>
    </w:p>
    <w:p w14:paraId="221E52F9" w14:textId="77777777" w:rsidR="00373FB5" w:rsidRPr="00870D8B" w:rsidRDefault="00373FB5" w:rsidP="00C17553">
      <w:pPr>
        <w:pStyle w:val="ListParagraph"/>
        <w:numPr>
          <w:ilvl w:val="0"/>
          <w:numId w:val="25"/>
        </w:numPr>
      </w:pPr>
      <w:r w:rsidRPr="00870D8B">
        <w:t>All items should use the same verb tense.</w:t>
      </w:r>
    </w:p>
    <w:p w14:paraId="31F90746" w14:textId="313D3072" w:rsidR="00603434" w:rsidRDefault="00BF3001" w:rsidP="00C17553">
      <w:pPr>
        <w:pStyle w:val="ListParagraph"/>
        <w:numPr>
          <w:ilvl w:val="0"/>
          <w:numId w:val="25"/>
        </w:numPr>
      </w:pPr>
      <w:r w:rsidRPr="00603434">
        <w:t>For bulleted lists</w:t>
      </w:r>
      <w:r>
        <w:t>, u</w:t>
      </w:r>
      <w:r w:rsidR="00603434" w:rsidRPr="00603434">
        <w:t xml:space="preserve">nless the items themselves form complete sentences, </w:t>
      </w:r>
      <w:bookmarkStart w:id="723" w:name="_Hlk212795186"/>
      <w:r w:rsidR="001B31EB">
        <w:t xml:space="preserve">use </w:t>
      </w:r>
      <w:r w:rsidR="00603434" w:rsidRPr="00603434">
        <w:t xml:space="preserve">lowercase </w:t>
      </w:r>
      <w:r w:rsidR="001B31EB">
        <w:t xml:space="preserve">for </w:t>
      </w:r>
      <w:r w:rsidR="00603434" w:rsidRPr="00603434">
        <w:t xml:space="preserve">the </w:t>
      </w:r>
      <w:bookmarkEnd w:id="723"/>
      <w:r w:rsidR="00603434" w:rsidRPr="00603434">
        <w:t xml:space="preserve">first letter of each item </w:t>
      </w:r>
      <w:r w:rsidR="00603434">
        <w:t xml:space="preserve">(unless </w:t>
      </w:r>
      <w:r w:rsidR="00F162D7">
        <w:t xml:space="preserve">it is </w:t>
      </w:r>
      <w:r w:rsidR="00603434">
        <w:t xml:space="preserve">a proper noun) </w:t>
      </w:r>
      <w:r w:rsidR="00603434" w:rsidRPr="00603434">
        <w:t>and omit periods</w:t>
      </w:r>
      <w:r w:rsidR="00603434">
        <w:t>.</w:t>
      </w:r>
    </w:p>
    <w:p w14:paraId="0424F11C" w14:textId="39F89E8E" w:rsidR="00603434" w:rsidRDefault="004C7069" w:rsidP="00C17553">
      <w:pPr>
        <w:pStyle w:val="ListParagraph"/>
        <w:numPr>
          <w:ilvl w:val="0"/>
          <w:numId w:val="25"/>
        </w:numPr>
      </w:pPr>
      <w:r w:rsidRPr="00603434">
        <w:t>For bulleted lists</w:t>
      </w:r>
      <w:r>
        <w:t xml:space="preserve"> </w:t>
      </w:r>
      <w:r w:rsidR="00603434" w:rsidRPr="00603434">
        <w:t xml:space="preserve">whose items require more prominence, capitalization may </w:t>
      </w:r>
      <w:r>
        <w:t>be preferred</w:t>
      </w:r>
      <w:r w:rsidR="00603434" w:rsidRPr="00603434">
        <w:t>; choose one approach and follow it consistently</w:t>
      </w:r>
      <w:r w:rsidR="00603434">
        <w:t>.</w:t>
      </w:r>
    </w:p>
    <w:p w14:paraId="27C7E083" w14:textId="4E455C5D" w:rsidR="006E7413" w:rsidRDefault="00603434" w:rsidP="00C17553">
      <w:pPr>
        <w:pStyle w:val="ListParagraph"/>
        <w:numPr>
          <w:ilvl w:val="0"/>
          <w:numId w:val="25"/>
        </w:numPr>
      </w:pPr>
      <w:r>
        <w:t>C</w:t>
      </w:r>
      <w:r w:rsidRPr="00603434">
        <w:t>apitalize items in a numbered list even if the items do not consist of complete sentences</w:t>
      </w:r>
      <w:r w:rsidR="008333E3">
        <w:t xml:space="preserve">. </w:t>
      </w:r>
      <w:r w:rsidR="008333E3" w:rsidRPr="008333E3">
        <w:t>Closing punctuation is used only if items consist of complete sentences</w:t>
      </w:r>
      <w:r w:rsidR="008333E3">
        <w:t>.</w:t>
      </w:r>
    </w:p>
    <w:p w14:paraId="2B1EDE0C" w14:textId="13784EC6" w:rsidR="004C7069" w:rsidRDefault="004C7069" w:rsidP="00C17553">
      <w:pPr>
        <w:pStyle w:val="ListParagraph"/>
        <w:numPr>
          <w:ilvl w:val="0"/>
          <w:numId w:val="25"/>
        </w:numPr>
      </w:pPr>
      <w:r w:rsidRPr="004C7069">
        <w:t xml:space="preserve">If the items in a vertical list complete a sentence </w:t>
      </w:r>
      <w:bookmarkStart w:id="724" w:name="_Hlk212795210"/>
      <w:r w:rsidR="001B31EB">
        <w:t xml:space="preserve">that began </w:t>
      </w:r>
      <w:bookmarkEnd w:id="724"/>
      <w:r w:rsidRPr="004C7069">
        <w:t xml:space="preserve">in the introductory text, </w:t>
      </w:r>
      <w:r w:rsidRPr="00AC1808">
        <w:t xml:space="preserve">commas </w:t>
      </w:r>
      <w:r w:rsidR="00FB776C" w:rsidRPr="00AC1808">
        <w:t xml:space="preserve">or semicolons </w:t>
      </w:r>
      <w:r w:rsidRPr="00AC1808">
        <w:t>may be used between the items</w:t>
      </w:r>
      <w:r w:rsidR="009661B1" w:rsidRPr="00AC1808">
        <w:t xml:space="preserve"> (use semicolons if the items include internal punctuation)</w:t>
      </w:r>
      <w:r w:rsidRPr="00AC1808">
        <w:t>, a period should follow the final item</w:t>
      </w:r>
      <w:r w:rsidR="00FB776C" w:rsidRPr="00AC1808">
        <w:t>, and no colon is used in the introductory sentence.</w:t>
      </w:r>
      <w:r w:rsidR="009661B1" w:rsidRPr="00AC1808">
        <w:t xml:space="preserve"> A conjunction (</w:t>
      </w:r>
      <w:r w:rsidR="00FB776C" w:rsidRPr="00AC1808">
        <w:t xml:space="preserve">e.g., </w:t>
      </w:r>
      <w:r w:rsidR="009661B1" w:rsidRPr="00AC1808">
        <w:t>and</w:t>
      </w:r>
      <w:r w:rsidR="007E41A5">
        <w:t>,</w:t>
      </w:r>
      <w:r w:rsidR="009661B1" w:rsidRPr="00AC1808">
        <w:t xml:space="preserve"> or) before the final item is optional.</w:t>
      </w:r>
    </w:p>
    <w:p w14:paraId="31E98EF2" w14:textId="374B4934" w:rsidR="000E7FD5" w:rsidRDefault="000E7FD5" w:rsidP="00C17553">
      <w:pPr>
        <w:pStyle w:val="ListParagraph"/>
        <w:numPr>
          <w:ilvl w:val="0"/>
          <w:numId w:val="25"/>
        </w:numPr>
      </w:pPr>
      <w:r>
        <w:lastRenderedPageBreak/>
        <w:t>Items in a vertical list should be s</w:t>
      </w:r>
      <w:r w:rsidR="00195DDA">
        <w:t>h</w:t>
      </w:r>
      <w:r>
        <w:t>ort and to the point.</w:t>
      </w:r>
    </w:p>
    <w:p w14:paraId="4983F63A" w14:textId="1FB0D597" w:rsidR="006E7413" w:rsidRDefault="006E7413" w:rsidP="009C78D8">
      <w:pPr>
        <w:pStyle w:val="BodyText"/>
        <w:keepNext/>
        <w:rPr>
          <w:b/>
          <w:bCs/>
        </w:rPr>
      </w:pPr>
      <w:r>
        <w:rPr>
          <w:b/>
          <w:bCs/>
        </w:rPr>
        <w:t>Vertical List Symbology and Indentation</w:t>
      </w:r>
    </w:p>
    <w:p w14:paraId="13D2A9C6" w14:textId="32B9D6A0" w:rsidR="006E7413" w:rsidRDefault="006E7413" w:rsidP="00C17553">
      <w:pPr>
        <w:pStyle w:val="ListParagraph"/>
        <w:numPr>
          <w:ilvl w:val="0"/>
          <w:numId w:val="25"/>
        </w:numPr>
      </w:pPr>
      <w:r w:rsidRPr="006A5B96">
        <w:rPr>
          <w:b/>
          <w:bCs/>
        </w:rPr>
        <w:t>Hanging Indents:</w:t>
      </w:r>
      <w:r>
        <w:t xml:space="preserve"> All use</w:t>
      </w:r>
      <w:r w:rsidRPr="006E7413">
        <w:t xml:space="preserve"> .25</w:t>
      </w:r>
      <w:r>
        <w:t>”</w:t>
      </w:r>
    </w:p>
    <w:p w14:paraId="12522BF9" w14:textId="77777777" w:rsidR="007E2077" w:rsidRPr="006A5B96" w:rsidRDefault="006E7413" w:rsidP="00C17553">
      <w:pPr>
        <w:pStyle w:val="ListParagraph"/>
        <w:numPr>
          <w:ilvl w:val="0"/>
          <w:numId w:val="25"/>
        </w:numPr>
        <w:rPr>
          <w:b/>
          <w:bCs/>
        </w:rPr>
      </w:pPr>
      <w:r w:rsidRPr="006A5B96">
        <w:rPr>
          <w:b/>
          <w:bCs/>
        </w:rPr>
        <w:t xml:space="preserve">Paragraph </w:t>
      </w:r>
      <w:r w:rsidR="00383E64" w:rsidRPr="006A5B96">
        <w:rPr>
          <w:b/>
          <w:bCs/>
        </w:rPr>
        <w:t xml:space="preserve">Indents and </w:t>
      </w:r>
      <w:r w:rsidRPr="006A5B96">
        <w:rPr>
          <w:b/>
          <w:bCs/>
        </w:rPr>
        <w:t xml:space="preserve">Spacing: </w:t>
      </w:r>
    </w:p>
    <w:p w14:paraId="449FCD9B" w14:textId="5C2BAB29" w:rsidR="006E7413" w:rsidRDefault="00725DB3" w:rsidP="00C17553">
      <w:pPr>
        <w:pStyle w:val="ListParagraph"/>
        <w:numPr>
          <w:ilvl w:val="1"/>
          <w:numId w:val="25"/>
        </w:numPr>
      </w:pPr>
      <w:r w:rsidRPr="00725DB3">
        <w:t xml:space="preserve">Don’t add space between paragraphs of the same style </w:t>
      </w:r>
      <w:r>
        <w:t>(check box)</w:t>
      </w:r>
    </w:p>
    <w:p w14:paraId="1EE7C8F4" w14:textId="77777777" w:rsidR="00AE6621" w:rsidRPr="006A5B96" w:rsidRDefault="00725DB3" w:rsidP="00C17553">
      <w:pPr>
        <w:pStyle w:val="ListParagraph"/>
        <w:numPr>
          <w:ilvl w:val="0"/>
          <w:numId w:val="25"/>
        </w:numPr>
        <w:rPr>
          <w:b/>
          <w:bCs/>
        </w:rPr>
      </w:pPr>
      <w:r w:rsidRPr="006A5B96">
        <w:rPr>
          <w:b/>
          <w:bCs/>
        </w:rPr>
        <w:t xml:space="preserve">Paragraph </w:t>
      </w:r>
      <w:r w:rsidR="00383E64" w:rsidRPr="006A5B96">
        <w:rPr>
          <w:b/>
          <w:bCs/>
        </w:rPr>
        <w:t>Line and Page Breaks</w:t>
      </w:r>
      <w:r w:rsidRPr="006A5B96">
        <w:rPr>
          <w:b/>
          <w:bCs/>
        </w:rPr>
        <w:t>:</w:t>
      </w:r>
    </w:p>
    <w:p w14:paraId="3FA05831" w14:textId="42463252" w:rsidR="006E7413" w:rsidRDefault="00AE6621" w:rsidP="00C17553">
      <w:pPr>
        <w:pStyle w:val="ListParagraph"/>
        <w:numPr>
          <w:ilvl w:val="1"/>
          <w:numId w:val="25"/>
        </w:numPr>
      </w:pPr>
      <w:r>
        <w:t>Widow/Orphan Control (keep box checked)</w:t>
      </w:r>
      <w:r w:rsidR="007E2077">
        <w:t xml:space="preserve"> *Note: This only affects a </w:t>
      </w:r>
      <w:bookmarkStart w:id="725" w:name="_Hlk212795244"/>
      <w:r w:rsidR="007E2077">
        <w:t>bullet</w:t>
      </w:r>
      <w:r w:rsidR="001B31EB">
        <w:t>ed</w:t>
      </w:r>
      <w:r w:rsidR="007E2077">
        <w:t xml:space="preserve"> </w:t>
      </w:r>
      <w:bookmarkEnd w:id="725"/>
      <w:r w:rsidR="007E2077">
        <w:t xml:space="preserve">paragraph </w:t>
      </w:r>
      <w:r w:rsidR="007E2077" w:rsidRPr="007E2077">
        <w:t xml:space="preserve">consisting of </w:t>
      </w:r>
      <w:r w:rsidR="007E2077">
        <w:t>2-3</w:t>
      </w:r>
      <w:r w:rsidR="007E2077" w:rsidRPr="007E2077">
        <w:t xml:space="preserve"> lines</w:t>
      </w:r>
      <w:r w:rsidR="007E2077">
        <w:t>. Bullets with a single line are not affected.</w:t>
      </w:r>
    </w:p>
    <w:p w14:paraId="4AEC3772" w14:textId="42912584" w:rsidR="00AE6621" w:rsidRDefault="00AE6621" w:rsidP="00C17553">
      <w:pPr>
        <w:pStyle w:val="ListParagraph"/>
        <w:numPr>
          <w:ilvl w:val="1"/>
          <w:numId w:val="25"/>
        </w:numPr>
      </w:pPr>
      <w:r>
        <w:t>K</w:t>
      </w:r>
      <w:r w:rsidRPr="00725DB3">
        <w:t>eep with next</w:t>
      </w:r>
      <w:r>
        <w:t xml:space="preserve"> (uncheck box)</w:t>
      </w:r>
    </w:p>
    <w:p w14:paraId="6E717EF4" w14:textId="77777777" w:rsidR="00F96FA0" w:rsidRDefault="00F96FA0" w:rsidP="00F96FA0">
      <w:pPr>
        <w:pStyle w:val="BodyText"/>
      </w:pPr>
      <w:r>
        <w:t xml:space="preserve">Bulleted and numbered lists can be formatted by using the </w:t>
      </w:r>
      <w:r w:rsidRPr="0068371F">
        <w:rPr>
          <w:b/>
          <w:bCs/>
        </w:rPr>
        <w:t>Format Painter</w:t>
      </w:r>
      <w:r>
        <w:t xml:space="preserve"> tool to apply the formatting below to the text in the core document. They can also be created by using the styles listed in the </w:t>
      </w:r>
      <w:r w:rsidRPr="00F83182">
        <w:rPr>
          <w:b/>
          <w:bCs/>
        </w:rPr>
        <w:t>Styles</w:t>
      </w:r>
      <w:r w:rsidRPr="00F83182">
        <w:t xml:space="preserve"> gallery on the </w:t>
      </w:r>
      <w:r w:rsidRPr="00F83182">
        <w:rPr>
          <w:b/>
          <w:bCs/>
        </w:rPr>
        <w:t>Home</w:t>
      </w:r>
      <w:r w:rsidRPr="00F83182">
        <w:t xml:space="preserve"> tab</w:t>
      </w:r>
      <w:r>
        <w:t xml:space="preserve"> or by using the </w:t>
      </w:r>
      <w:r w:rsidRPr="00E04C78">
        <w:rPr>
          <w:b/>
          <w:bCs/>
        </w:rPr>
        <w:t>Bullets</w:t>
      </w:r>
      <w:r>
        <w:t xml:space="preserve"> and </w:t>
      </w:r>
      <w:r w:rsidRPr="00E04C78">
        <w:rPr>
          <w:b/>
          <w:bCs/>
        </w:rPr>
        <w:t>Numbering</w:t>
      </w:r>
      <w:r w:rsidRPr="00E04C78">
        <w:t xml:space="preserve"> formatting options within the </w:t>
      </w:r>
      <w:r w:rsidRPr="00E04C78">
        <w:rPr>
          <w:b/>
          <w:bCs/>
        </w:rPr>
        <w:t>Paragraph</w:t>
      </w:r>
      <w:r w:rsidRPr="00E04C78">
        <w:t xml:space="preserve"> group on the </w:t>
      </w:r>
      <w:r w:rsidRPr="00E04C78">
        <w:rPr>
          <w:b/>
          <w:bCs/>
        </w:rPr>
        <w:t>Home</w:t>
      </w:r>
      <w:r w:rsidRPr="00E04C78">
        <w:t xml:space="preserve"> tab</w:t>
      </w:r>
      <w:r>
        <w:t>.</w:t>
      </w:r>
    </w:p>
    <w:p w14:paraId="6641C576" w14:textId="60D1184F" w:rsidR="00AC1808" w:rsidRPr="00C8723E" w:rsidRDefault="0011344E" w:rsidP="00AE6621">
      <w:pPr>
        <w:pStyle w:val="BodyText"/>
        <w:keepNext/>
        <w:rPr>
          <w:u w:val="single"/>
        </w:rPr>
      </w:pPr>
      <w:r w:rsidRPr="00C8723E">
        <w:rPr>
          <w:u w:val="single"/>
        </w:rPr>
        <w:t>Bulleted List</w:t>
      </w:r>
      <w:r w:rsidR="00AC1808" w:rsidRPr="00C8723E">
        <w:rPr>
          <w:u w:val="single"/>
        </w:rPr>
        <w:t xml:space="preserve"> </w:t>
      </w:r>
    </w:p>
    <w:p w14:paraId="700C168C" w14:textId="4E4848CB" w:rsidR="00116355" w:rsidRDefault="00116355" w:rsidP="00C17553">
      <w:pPr>
        <w:pStyle w:val="ListParagraph"/>
        <w:numPr>
          <w:ilvl w:val="0"/>
          <w:numId w:val="22"/>
        </w:numPr>
      </w:pPr>
      <w:r w:rsidRPr="00AC1808">
        <w:t>Left Indent .25</w:t>
      </w:r>
    </w:p>
    <w:p w14:paraId="5DE880EB" w14:textId="5A4AF5D0" w:rsidR="00185B12" w:rsidRPr="00185B12" w:rsidRDefault="00185B12" w:rsidP="00C17553">
      <w:pPr>
        <w:pStyle w:val="ListParagraph"/>
        <w:numPr>
          <w:ilvl w:val="0"/>
          <w:numId w:val="22"/>
        </w:numPr>
      </w:pPr>
      <w:r w:rsidRPr="00AC1808">
        <w:t>Left Indent .25</w:t>
      </w:r>
    </w:p>
    <w:p w14:paraId="4AEF47D1" w14:textId="77777777" w:rsidR="00185B12" w:rsidRPr="00AC1808" w:rsidRDefault="00185B12" w:rsidP="00C17553">
      <w:pPr>
        <w:pStyle w:val="ListParagraph"/>
        <w:numPr>
          <w:ilvl w:val="1"/>
          <w:numId w:val="22"/>
        </w:numPr>
      </w:pPr>
      <w:r w:rsidRPr="00AC1808">
        <w:t>Left Indent .75</w:t>
      </w:r>
    </w:p>
    <w:p w14:paraId="1AC9EFA0" w14:textId="4881F168" w:rsidR="00116355" w:rsidRPr="00AC1808" w:rsidRDefault="00116355" w:rsidP="00C17553">
      <w:pPr>
        <w:pStyle w:val="ListParagraph"/>
        <w:numPr>
          <w:ilvl w:val="1"/>
          <w:numId w:val="22"/>
        </w:numPr>
      </w:pPr>
      <w:r w:rsidRPr="00AC1808">
        <w:t>Left Indent .75</w:t>
      </w:r>
    </w:p>
    <w:p w14:paraId="20685B9D" w14:textId="77777777" w:rsidR="00185B12" w:rsidRPr="00AC1808" w:rsidRDefault="00185B12" w:rsidP="00C17553">
      <w:pPr>
        <w:pStyle w:val="ListParagraph"/>
        <w:numPr>
          <w:ilvl w:val="2"/>
          <w:numId w:val="22"/>
        </w:numPr>
      </w:pPr>
      <w:r w:rsidRPr="00AC1808">
        <w:t>Left Indent 1.25</w:t>
      </w:r>
    </w:p>
    <w:p w14:paraId="1FC513EE" w14:textId="77777777" w:rsidR="00116355" w:rsidRPr="00AC1808" w:rsidRDefault="00116355" w:rsidP="00C17553">
      <w:pPr>
        <w:pStyle w:val="ListParagraph"/>
        <w:numPr>
          <w:ilvl w:val="2"/>
          <w:numId w:val="22"/>
        </w:numPr>
      </w:pPr>
      <w:r w:rsidRPr="00AC1808">
        <w:t>Left Indent 1.25</w:t>
      </w:r>
    </w:p>
    <w:p w14:paraId="65EC04F2" w14:textId="77777777" w:rsidR="00185B12" w:rsidRPr="00AC1808" w:rsidRDefault="00185B12" w:rsidP="00C17553">
      <w:pPr>
        <w:pStyle w:val="ListParagraph"/>
        <w:numPr>
          <w:ilvl w:val="3"/>
          <w:numId w:val="22"/>
        </w:numPr>
      </w:pPr>
      <w:r w:rsidRPr="00AC1808">
        <w:t>Left Indent 1.75</w:t>
      </w:r>
    </w:p>
    <w:p w14:paraId="5E8892D3" w14:textId="322064BA" w:rsidR="0011344E" w:rsidRPr="00AC1808" w:rsidRDefault="00116355" w:rsidP="00C17553">
      <w:pPr>
        <w:pStyle w:val="ListParagraph"/>
        <w:numPr>
          <w:ilvl w:val="3"/>
          <w:numId w:val="22"/>
        </w:numPr>
      </w:pPr>
      <w:r w:rsidRPr="00AC1808">
        <w:t>Left Indent 1.75</w:t>
      </w:r>
    </w:p>
    <w:p w14:paraId="38759F1D" w14:textId="14DFE76F" w:rsidR="0011344E" w:rsidRPr="00C8723E" w:rsidRDefault="0011344E" w:rsidP="00AE6621">
      <w:pPr>
        <w:pStyle w:val="BodyText"/>
        <w:keepNext/>
        <w:rPr>
          <w:u w:val="single"/>
        </w:rPr>
      </w:pPr>
      <w:r w:rsidRPr="00C8723E">
        <w:rPr>
          <w:u w:val="single"/>
        </w:rPr>
        <w:t xml:space="preserve">Numbered </w:t>
      </w:r>
      <w:r w:rsidR="00116355" w:rsidRPr="00C8723E">
        <w:rPr>
          <w:u w:val="single"/>
        </w:rPr>
        <w:t>List</w:t>
      </w:r>
      <w:r w:rsidR="00AC1808" w:rsidRPr="00C8723E">
        <w:rPr>
          <w:u w:val="single"/>
        </w:rPr>
        <w:t xml:space="preserve"> </w:t>
      </w:r>
    </w:p>
    <w:p w14:paraId="06311985" w14:textId="77777777" w:rsidR="00185B12" w:rsidRPr="00AC1808" w:rsidRDefault="00185B12" w:rsidP="00C17553">
      <w:pPr>
        <w:pStyle w:val="ListParagraph"/>
        <w:numPr>
          <w:ilvl w:val="0"/>
          <w:numId w:val="24"/>
        </w:numPr>
      </w:pPr>
      <w:r w:rsidRPr="00AC1808">
        <w:t>Left Indent .25</w:t>
      </w:r>
    </w:p>
    <w:p w14:paraId="0401201A" w14:textId="77777777" w:rsidR="002806CE" w:rsidRPr="00AC1808" w:rsidRDefault="00AE0FA7" w:rsidP="00C17553">
      <w:pPr>
        <w:pStyle w:val="ListParagraph"/>
        <w:numPr>
          <w:ilvl w:val="0"/>
          <w:numId w:val="24"/>
        </w:numPr>
      </w:pPr>
      <w:r w:rsidRPr="00AC1808">
        <w:t>Left Indent .25</w:t>
      </w:r>
    </w:p>
    <w:p w14:paraId="31C77C29" w14:textId="77777777" w:rsidR="00185B12" w:rsidRPr="00AC1808" w:rsidRDefault="00185B12" w:rsidP="00C17553">
      <w:pPr>
        <w:pStyle w:val="ListParagraph"/>
        <w:numPr>
          <w:ilvl w:val="1"/>
          <w:numId w:val="24"/>
        </w:numPr>
      </w:pPr>
      <w:r w:rsidRPr="00AC1808">
        <w:t>Left Indent .75</w:t>
      </w:r>
    </w:p>
    <w:p w14:paraId="5772AC00" w14:textId="77777777" w:rsidR="002806CE" w:rsidRPr="00AC1808" w:rsidRDefault="00AE0FA7" w:rsidP="00C17553">
      <w:pPr>
        <w:pStyle w:val="ListParagraph"/>
        <w:numPr>
          <w:ilvl w:val="1"/>
          <w:numId w:val="24"/>
        </w:numPr>
      </w:pPr>
      <w:r w:rsidRPr="00AC1808">
        <w:t>Left Indent .75</w:t>
      </w:r>
    </w:p>
    <w:p w14:paraId="34098F78" w14:textId="77777777" w:rsidR="00185B12" w:rsidRPr="00AC1808" w:rsidRDefault="00185B12" w:rsidP="00C17553">
      <w:pPr>
        <w:pStyle w:val="ListParagraph"/>
        <w:numPr>
          <w:ilvl w:val="2"/>
          <w:numId w:val="24"/>
        </w:numPr>
      </w:pPr>
      <w:r w:rsidRPr="00AC1808">
        <w:t>Left Indent 1.25</w:t>
      </w:r>
    </w:p>
    <w:p w14:paraId="17515397" w14:textId="77777777" w:rsidR="002806CE" w:rsidRPr="00AC1808" w:rsidRDefault="00AE0FA7" w:rsidP="00C17553">
      <w:pPr>
        <w:pStyle w:val="ListParagraph"/>
        <w:numPr>
          <w:ilvl w:val="2"/>
          <w:numId w:val="24"/>
        </w:numPr>
      </w:pPr>
      <w:r w:rsidRPr="00AC1808">
        <w:t>Left Indent 1.25</w:t>
      </w:r>
    </w:p>
    <w:p w14:paraId="57FBE3B4" w14:textId="77777777" w:rsidR="00185B12" w:rsidRPr="00AC1808" w:rsidRDefault="00185B12" w:rsidP="00C17553">
      <w:pPr>
        <w:pStyle w:val="ListParagraph"/>
        <w:numPr>
          <w:ilvl w:val="3"/>
          <w:numId w:val="24"/>
        </w:numPr>
      </w:pPr>
      <w:r w:rsidRPr="00AC1808">
        <w:t>Left Indent 1.75</w:t>
      </w:r>
    </w:p>
    <w:p w14:paraId="7A151E0A" w14:textId="67829314" w:rsidR="00AE0FA7" w:rsidRPr="00AC1808" w:rsidRDefault="00AE0FA7" w:rsidP="00C17553">
      <w:pPr>
        <w:pStyle w:val="ListParagraph"/>
        <w:numPr>
          <w:ilvl w:val="3"/>
          <w:numId w:val="24"/>
        </w:numPr>
      </w:pPr>
      <w:r w:rsidRPr="00AC1808">
        <w:t>Left Indent 1.75</w:t>
      </w:r>
    </w:p>
    <w:p w14:paraId="3B0B68E1" w14:textId="0A0DCD57" w:rsidR="00AE6767" w:rsidRPr="00AE6767" w:rsidRDefault="00AE6767" w:rsidP="00AE6621">
      <w:pPr>
        <w:pStyle w:val="BodyText"/>
        <w:keepNext/>
        <w:rPr>
          <w:u w:val="single"/>
        </w:rPr>
      </w:pPr>
      <w:r w:rsidRPr="00AE6767">
        <w:rPr>
          <w:u w:val="single"/>
        </w:rPr>
        <w:t>Alp</w:t>
      </w:r>
      <w:r>
        <w:rPr>
          <w:u w:val="single"/>
        </w:rPr>
        <w:t>h</w:t>
      </w:r>
      <w:r w:rsidRPr="00AE6767">
        <w:rPr>
          <w:u w:val="single"/>
        </w:rPr>
        <w:t>a List</w:t>
      </w:r>
    </w:p>
    <w:p w14:paraId="2721CCF8" w14:textId="77777777" w:rsidR="00AE6767" w:rsidRPr="00AC1808" w:rsidRDefault="00AE6767" w:rsidP="00C17553">
      <w:pPr>
        <w:pStyle w:val="ListParagraph"/>
        <w:numPr>
          <w:ilvl w:val="0"/>
          <w:numId w:val="29"/>
        </w:numPr>
      </w:pPr>
      <w:r w:rsidRPr="00AC1808">
        <w:t>Left Indent .25</w:t>
      </w:r>
    </w:p>
    <w:p w14:paraId="56C1015C" w14:textId="0C371987" w:rsidR="00AE6767" w:rsidRPr="00AC1808" w:rsidRDefault="00AE6767" w:rsidP="00C17553">
      <w:pPr>
        <w:pStyle w:val="ListParagraph"/>
        <w:numPr>
          <w:ilvl w:val="0"/>
          <w:numId w:val="29"/>
        </w:numPr>
      </w:pPr>
      <w:r w:rsidRPr="00AC1808">
        <w:t>Left Indent .25</w:t>
      </w:r>
      <w:r>
        <w:t xml:space="preserve"> (</w:t>
      </w:r>
      <w:r w:rsidRPr="00E57D90">
        <w:t>AA-ZZ:</w:t>
      </w:r>
      <w:r>
        <w:t xml:space="preserve"> </w:t>
      </w:r>
      <w:r w:rsidRPr="00AE6767">
        <w:t>Hanging indent .38</w:t>
      </w:r>
      <w:r>
        <w:t>”)</w:t>
      </w:r>
    </w:p>
    <w:p w14:paraId="455E1A43" w14:textId="77777777" w:rsidR="00AE6767" w:rsidRPr="00AC1808" w:rsidRDefault="00AE6767" w:rsidP="00C17553">
      <w:pPr>
        <w:pStyle w:val="ListParagraph"/>
        <w:numPr>
          <w:ilvl w:val="1"/>
          <w:numId w:val="29"/>
        </w:numPr>
      </w:pPr>
      <w:r w:rsidRPr="00AC1808">
        <w:t>Left Indent .75</w:t>
      </w:r>
    </w:p>
    <w:p w14:paraId="46224F23" w14:textId="77777777" w:rsidR="00AE6767" w:rsidRPr="00AC1808" w:rsidRDefault="00AE6767" w:rsidP="00C17553">
      <w:pPr>
        <w:pStyle w:val="ListParagraph"/>
        <w:numPr>
          <w:ilvl w:val="1"/>
          <w:numId w:val="29"/>
        </w:numPr>
      </w:pPr>
      <w:r w:rsidRPr="00AC1808">
        <w:t>Left Indent .75</w:t>
      </w:r>
    </w:p>
    <w:p w14:paraId="2D42C08A" w14:textId="77777777" w:rsidR="00AE6767" w:rsidRPr="00AC1808" w:rsidRDefault="00AE6767" w:rsidP="00C17553">
      <w:pPr>
        <w:pStyle w:val="ListParagraph"/>
        <w:numPr>
          <w:ilvl w:val="2"/>
          <w:numId w:val="29"/>
        </w:numPr>
      </w:pPr>
      <w:r w:rsidRPr="00AC1808">
        <w:t>Left Indent 1.25</w:t>
      </w:r>
    </w:p>
    <w:p w14:paraId="74E14B44" w14:textId="77777777" w:rsidR="00AE6767" w:rsidRPr="00AC1808" w:rsidRDefault="00AE6767" w:rsidP="00C17553">
      <w:pPr>
        <w:pStyle w:val="ListParagraph"/>
        <w:numPr>
          <w:ilvl w:val="2"/>
          <w:numId w:val="29"/>
        </w:numPr>
      </w:pPr>
      <w:r w:rsidRPr="00AC1808">
        <w:t>Left Indent 1.25</w:t>
      </w:r>
    </w:p>
    <w:p w14:paraId="02116771" w14:textId="77777777" w:rsidR="00AE6767" w:rsidRPr="00AC1808" w:rsidRDefault="00AE6767" w:rsidP="00C17553">
      <w:pPr>
        <w:pStyle w:val="ListParagraph"/>
        <w:numPr>
          <w:ilvl w:val="3"/>
          <w:numId w:val="29"/>
        </w:numPr>
      </w:pPr>
      <w:r w:rsidRPr="00AC1808">
        <w:t>Left Indent 1.75</w:t>
      </w:r>
    </w:p>
    <w:p w14:paraId="70BA17B7" w14:textId="77777777" w:rsidR="00AE6767" w:rsidRPr="00AC1808" w:rsidRDefault="00AE6767" w:rsidP="00C17553">
      <w:pPr>
        <w:pStyle w:val="ListParagraph"/>
        <w:numPr>
          <w:ilvl w:val="3"/>
          <w:numId w:val="29"/>
        </w:numPr>
      </w:pPr>
      <w:r w:rsidRPr="00AC1808">
        <w:t>Left Indent 1.75</w:t>
      </w:r>
    </w:p>
    <w:p w14:paraId="64D6EA5F" w14:textId="47799696" w:rsidR="003014D6" w:rsidRPr="00AC1808" w:rsidRDefault="00F96FA0" w:rsidP="009C78D8">
      <w:pPr>
        <w:pStyle w:val="BodyText"/>
        <w:keepNext/>
        <w:rPr>
          <w:b/>
          <w:bCs/>
        </w:rPr>
      </w:pPr>
      <w:r w:rsidRPr="00AC1808">
        <w:rPr>
          <w:b/>
          <w:bCs/>
        </w:rPr>
        <w:t>Tables</w:t>
      </w:r>
    </w:p>
    <w:p w14:paraId="23EA22FE" w14:textId="51EC60CB" w:rsidR="003014D6" w:rsidRPr="003E7F61" w:rsidRDefault="003014D6" w:rsidP="003014D6">
      <w:pPr>
        <w:pStyle w:val="BodyText"/>
      </w:pPr>
      <w:r>
        <w:t xml:space="preserve">The example tables below </w:t>
      </w:r>
      <w:r w:rsidR="00FA6837">
        <w:t xml:space="preserve">MUST </w:t>
      </w:r>
      <w:r>
        <w:t>be copied and pasted into the document and adjusted as needed.</w:t>
      </w:r>
    </w:p>
    <w:p w14:paraId="684D3400" w14:textId="77777777" w:rsidR="003014D6" w:rsidRPr="00EE4F5B" w:rsidRDefault="003014D6" w:rsidP="00C17553">
      <w:pPr>
        <w:pStyle w:val="ListParagraph"/>
      </w:pPr>
      <w:r>
        <w:rPr>
          <w:b/>
          <w:bCs/>
        </w:rPr>
        <w:t>Table Alignment:</w:t>
      </w:r>
      <w:r w:rsidRPr="00EE4F5B">
        <w:t xml:space="preserve"> Centered on page</w:t>
      </w:r>
    </w:p>
    <w:p w14:paraId="74D0DA02" w14:textId="77777777" w:rsidR="003014D6" w:rsidRDefault="003014D6" w:rsidP="00C17553">
      <w:pPr>
        <w:pStyle w:val="ListParagraph"/>
      </w:pPr>
      <w:r>
        <w:rPr>
          <w:b/>
          <w:bCs/>
        </w:rPr>
        <w:t>Table Width:</w:t>
      </w:r>
      <w:r w:rsidRPr="00EE4F5B">
        <w:t xml:space="preserve"> 6.75” (maximum)</w:t>
      </w:r>
    </w:p>
    <w:p w14:paraId="0B488228" w14:textId="7A0E2115" w:rsidR="003014D6" w:rsidRDefault="003014D6" w:rsidP="00C17553">
      <w:pPr>
        <w:pStyle w:val="ListParagraph"/>
      </w:pPr>
      <w:r w:rsidRPr="003E7F61">
        <w:rPr>
          <w:b/>
          <w:bCs/>
        </w:rPr>
        <w:t>Table Caption:</w:t>
      </w:r>
      <w:r>
        <w:t xml:space="preserve"> Centered above table, </w:t>
      </w:r>
      <w:r w:rsidR="00F96FA0">
        <w:t>Ver</w:t>
      </w:r>
      <w:r w:rsidR="001A124A">
        <w:t>da</w:t>
      </w:r>
      <w:r w:rsidR="00F96FA0">
        <w:t xml:space="preserve">na 10pt </w:t>
      </w:r>
      <w:r>
        <w:t xml:space="preserve">Bold, Keep with Next pagination </w:t>
      </w:r>
    </w:p>
    <w:p w14:paraId="77B5DCB8" w14:textId="77777777" w:rsidR="003014D6" w:rsidRDefault="003014D6" w:rsidP="00C17553">
      <w:pPr>
        <w:pStyle w:val="ListParagraph"/>
      </w:pPr>
      <w:r>
        <w:rPr>
          <w:b/>
          <w:bCs/>
        </w:rPr>
        <w:lastRenderedPageBreak/>
        <w:t>Cell Margins:</w:t>
      </w:r>
      <w:r w:rsidRPr="00490121">
        <w:t xml:space="preserve"> R/L: 0.08”; Top: 0”; Bottom: 0.04”</w:t>
      </w:r>
    </w:p>
    <w:p w14:paraId="16E174C9" w14:textId="77777777" w:rsidR="003014D6" w:rsidRDefault="003014D6" w:rsidP="00C17553">
      <w:pPr>
        <w:pStyle w:val="ListParagraph"/>
      </w:pPr>
      <w:r w:rsidRPr="00415C19">
        <w:rPr>
          <w:b/>
          <w:bCs/>
        </w:rPr>
        <w:t>Table Tex</w:t>
      </w:r>
      <w:r>
        <w:rPr>
          <w:b/>
          <w:bCs/>
        </w:rPr>
        <w:t>t</w:t>
      </w:r>
      <w:r w:rsidRPr="00415C19">
        <w:rPr>
          <w:b/>
          <w:bCs/>
        </w:rPr>
        <w:t xml:space="preserve"> Wrapping:</w:t>
      </w:r>
      <w:r>
        <w:t xml:space="preserve"> Around</w:t>
      </w:r>
      <w:r>
        <w:sym w:font="Wingdings" w:char="F0E0"/>
      </w:r>
      <w:r>
        <w:t>Positioning</w:t>
      </w:r>
      <w:r>
        <w:sym w:font="Wingdings" w:char="F0E0"/>
      </w:r>
      <w:r>
        <w:t xml:space="preserve"> Bottom 0.2”</w:t>
      </w:r>
    </w:p>
    <w:p w14:paraId="6271753B" w14:textId="77777777" w:rsidR="00F96FA0" w:rsidRDefault="00F96FA0" w:rsidP="00C17553">
      <w:pPr>
        <w:pStyle w:val="ListParagraph"/>
      </w:pPr>
      <w:r w:rsidRPr="003E7F61">
        <w:rPr>
          <w:b/>
          <w:bCs/>
        </w:rPr>
        <w:t>Header Row:</w:t>
      </w:r>
      <w:r>
        <w:t xml:space="preserve"> Bold, repeats every page</w:t>
      </w:r>
    </w:p>
    <w:p w14:paraId="492AFB2D" w14:textId="68A53B03" w:rsidR="000359EA" w:rsidRDefault="000359EA" w:rsidP="00A73384">
      <w:pPr>
        <w:pStyle w:val="BodyText"/>
      </w:pPr>
      <w:r>
        <w:t xml:space="preserve">To update the Table Number to reflect the correct section it was copied into, highlight the table number, right-click on the number, and select </w:t>
      </w:r>
      <w:r w:rsidRPr="00A73384">
        <w:rPr>
          <w:b/>
          <w:bCs/>
        </w:rPr>
        <w:t>Update Field</w:t>
      </w:r>
      <w:r>
        <w:t>.</w:t>
      </w:r>
    </w:p>
    <w:p w14:paraId="35AB3918" w14:textId="3D2F07A9" w:rsidR="00F96FA0" w:rsidRPr="0084206B" w:rsidRDefault="00F96FA0" w:rsidP="00F96FA0">
      <w:pPr>
        <w:pStyle w:val="Caption"/>
        <w:keepNext/>
      </w:pPr>
      <w:bookmarkStart w:id="726" w:name="_Toc197543020"/>
      <w:bookmarkStart w:id="727" w:name="_Toc212793406"/>
      <w:r w:rsidRPr="0084206B">
        <w:t xml:space="preserve">Table </w:t>
      </w:r>
      <w:r w:rsidR="00F54A5B">
        <w:rPr>
          <w:noProof/>
        </w:rPr>
        <w:fldChar w:fldCharType="begin"/>
      </w:r>
      <w:r w:rsidR="00F54A5B">
        <w:rPr>
          <w:noProof/>
        </w:rPr>
        <w:instrText xml:space="preserve"> STYLEREF 1 \s </w:instrText>
      </w:r>
      <w:r w:rsidR="00F54A5B">
        <w:rPr>
          <w:noProof/>
        </w:rPr>
        <w:fldChar w:fldCharType="separate"/>
      </w:r>
      <w:r w:rsidR="00AF00B4">
        <w:rPr>
          <w:noProof/>
        </w:rPr>
        <w:t>7</w:t>
      </w:r>
      <w:r w:rsidR="00F54A5B">
        <w:rPr>
          <w:noProof/>
        </w:rPr>
        <w:fldChar w:fldCharType="end"/>
      </w:r>
      <w:r w:rsidRPr="0084206B">
        <w:noBreakHyphen/>
      </w:r>
      <w:r w:rsidR="00F54A5B">
        <w:rPr>
          <w:noProof/>
        </w:rPr>
        <w:fldChar w:fldCharType="begin"/>
      </w:r>
      <w:r w:rsidR="00F54A5B">
        <w:rPr>
          <w:noProof/>
        </w:rPr>
        <w:instrText xml:space="preserve"> SEQ Table \* ARABIC \s 1 </w:instrText>
      </w:r>
      <w:r w:rsidR="00F54A5B">
        <w:rPr>
          <w:noProof/>
        </w:rPr>
        <w:fldChar w:fldCharType="separate"/>
      </w:r>
      <w:r w:rsidR="00AF00B4">
        <w:rPr>
          <w:noProof/>
        </w:rPr>
        <w:t>1</w:t>
      </w:r>
      <w:r w:rsidR="00F54A5B">
        <w:rPr>
          <w:noProof/>
        </w:rPr>
        <w:fldChar w:fldCharType="end"/>
      </w:r>
      <w:r w:rsidRPr="0084206B">
        <w:t xml:space="preserve"> Example Table </w:t>
      </w:r>
      <w:r w:rsidR="0008691F">
        <w:t xml:space="preserve">with 3 </w:t>
      </w:r>
      <w:r w:rsidRPr="0084206B">
        <w:t>Heading</w:t>
      </w:r>
      <w:bookmarkEnd w:id="726"/>
      <w:r w:rsidR="0008691F">
        <w:t>s</w:t>
      </w:r>
      <w:r w:rsidR="0009512B">
        <w:t xml:space="preserve"> (3 columns)</w:t>
      </w:r>
      <w:bookmarkEnd w:id="727"/>
    </w:p>
    <w:tbl>
      <w:tblPr>
        <w:tblStyle w:val="TableGrid"/>
        <w:tblpPr w:leftFromText="187" w:rightFromText="187" w:bottomFromText="288" w:vertAnchor="text" w:tblpXSpec="center" w:tblpY="1"/>
        <w:tblOverlap w:val="never"/>
        <w:tblW w:w="5000"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3238"/>
        <w:gridCol w:w="3237"/>
        <w:gridCol w:w="3235"/>
      </w:tblGrid>
      <w:tr w:rsidR="00F96FA0" w14:paraId="293F1280" w14:textId="77777777" w:rsidTr="00103C25">
        <w:trPr>
          <w:tblHeader/>
          <w:jc w:val="center"/>
        </w:trPr>
        <w:tc>
          <w:tcPr>
            <w:tcW w:w="1667" w:type="pct"/>
            <w:shd w:val="clear" w:color="auto" w:fill="D9D9D9" w:themeFill="background1" w:themeFillShade="D9"/>
          </w:tcPr>
          <w:p w14:paraId="04BA0D56" w14:textId="77777777" w:rsidR="00F96FA0" w:rsidRPr="00F67305" w:rsidRDefault="00F96FA0" w:rsidP="007A2952">
            <w:pPr>
              <w:rPr>
                <w:b/>
                <w:bCs/>
              </w:rPr>
            </w:pPr>
          </w:p>
        </w:tc>
        <w:tc>
          <w:tcPr>
            <w:tcW w:w="1667" w:type="pct"/>
            <w:shd w:val="clear" w:color="auto" w:fill="D9D9D9" w:themeFill="background1" w:themeFillShade="D9"/>
          </w:tcPr>
          <w:p w14:paraId="709E57E2" w14:textId="77777777" w:rsidR="00F96FA0" w:rsidRPr="00F67305" w:rsidRDefault="00F96FA0" w:rsidP="007A2952">
            <w:pPr>
              <w:rPr>
                <w:b/>
                <w:bCs/>
              </w:rPr>
            </w:pPr>
          </w:p>
        </w:tc>
        <w:tc>
          <w:tcPr>
            <w:tcW w:w="1666" w:type="pct"/>
            <w:shd w:val="clear" w:color="auto" w:fill="D9D9D9" w:themeFill="background1" w:themeFillShade="D9"/>
          </w:tcPr>
          <w:p w14:paraId="059E696C" w14:textId="77777777" w:rsidR="00F96FA0" w:rsidRPr="00F67305" w:rsidRDefault="00F96FA0" w:rsidP="007A2952">
            <w:pPr>
              <w:rPr>
                <w:b/>
                <w:bCs/>
              </w:rPr>
            </w:pPr>
          </w:p>
        </w:tc>
      </w:tr>
      <w:tr w:rsidR="00F96FA0" w14:paraId="451FD94A" w14:textId="77777777" w:rsidTr="00103C25">
        <w:trPr>
          <w:jc w:val="center"/>
        </w:trPr>
        <w:tc>
          <w:tcPr>
            <w:tcW w:w="1667" w:type="pct"/>
          </w:tcPr>
          <w:p w14:paraId="73B5902A" w14:textId="77777777" w:rsidR="00F96FA0" w:rsidRDefault="00F96FA0" w:rsidP="007A2952"/>
        </w:tc>
        <w:tc>
          <w:tcPr>
            <w:tcW w:w="1667" w:type="pct"/>
          </w:tcPr>
          <w:p w14:paraId="17688908" w14:textId="77777777" w:rsidR="00F96FA0" w:rsidRDefault="00F96FA0" w:rsidP="007A2952"/>
        </w:tc>
        <w:tc>
          <w:tcPr>
            <w:tcW w:w="1666" w:type="pct"/>
          </w:tcPr>
          <w:p w14:paraId="205DAF6E" w14:textId="77777777" w:rsidR="00F96FA0" w:rsidRDefault="00F96FA0" w:rsidP="007A2952"/>
        </w:tc>
      </w:tr>
      <w:tr w:rsidR="00F96FA0" w14:paraId="4223736C" w14:textId="77777777" w:rsidTr="00103C25">
        <w:trPr>
          <w:jc w:val="center"/>
        </w:trPr>
        <w:tc>
          <w:tcPr>
            <w:tcW w:w="1667" w:type="pct"/>
          </w:tcPr>
          <w:p w14:paraId="71DFCCEA" w14:textId="77777777" w:rsidR="00F96FA0" w:rsidRDefault="00F96FA0" w:rsidP="007A2952"/>
        </w:tc>
        <w:tc>
          <w:tcPr>
            <w:tcW w:w="1667" w:type="pct"/>
          </w:tcPr>
          <w:p w14:paraId="31C50F77" w14:textId="77777777" w:rsidR="00F96FA0" w:rsidRDefault="00F96FA0" w:rsidP="007A2952"/>
        </w:tc>
        <w:tc>
          <w:tcPr>
            <w:tcW w:w="1666" w:type="pct"/>
          </w:tcPr>
          <w:p w14:paraId="6FEF15C7" w14:textId="77777777" w:rsidR="00F96FA0" w:rsidRDefault="00F96FA0" w:rsidP="007A2952"/>
        </w:tc>
      </w:tr>
    </w:tbl>
    <w:p w14:paraId="650FC116" w14:textId="0B39225E" w:rsidR="00F96FA0" w:rsidRPr="0084206B" w:rsidRDefault="00F96FA0" w:rsidP="00F96FA0">
      <w:pPr>
        <w:pStyle w:val="Caption"/>
        <w:keepNext/>
      </w:pPr>
      <w:bookmarkStart w:id="728" w:name="_Toc197543021"/>
      <w:bookmarkStart w:id="729" w:name="_Toc212793407"/>
      <w:r w:rsidRPr="0084206B">
        <w:t xml:space="preserve">Table </w:t>
      </w:r>
      <w:r w:rsidR="00F54A5B">
        <w:rPr>
          <w:noProof/>
        </w:rPr>
        <w:fldChar w:fldCharType="begin"/>
      </w:r>
      <w:r w:rsidR="00F54A5B">
        <w:rPr>
          <w:noProof/>
        </w:rPr>
        <w:instrText xml:space="preserve"> STYLEREF 1 \s </w:instrText>
      </w:r>
      <w:r w:rsidR="00F54A5B">
        <w:rPr>
          <w:noProof/>
        </w:rPr>
        <w:fldChar w:fldCharType="separate"/>
      </w:r>
      <w:r w:rsidR="00AF00B4">
        <w:rPr>
          <w:noProof/>
        </w:rPr>
        <w:t>7</w:t>
      </w:r>
      <w:r w:rsidR="00F54A5B">
        <w:rPr>
          <w:noProof/>
        </w:rPr>
        <w:fldChar w:fldCharType="end"/>
      </w:r>
      <w:r w:rsidRPr="0084206B">
        <w:noBreakHyphen/>
      </w:r>
      <w:r w:rsidR="00F54A5B">
        <w:rPr>
          <w:noProof/>
        </w:rPr>
        <w:fldChar w:fldCharType="begin"/>
      </w:r>
      <w:r w:rsidR="00F54A5B">
        <w:rPr>
          <w:noProof/>
        </w:rPr>
        <w:instrText xml:space="preserve"> SEQ Table \* ARABIC \s 1 </w:instrText>
      </w:r>
      <w:r w:rsidR="00F54A5B">
        <w:rPr>
          <w:noProof/>
        </w:rPr>
        <w:fldChar w:fldCharType="separate"/>
      </w:r>
      <w:r w:rsidR="00AF00B4">
        <w:rPr>
          <w:noProof/>
        </w:rPr>
        <w:t>2</w:t>
      </w:r>
      <w:r w:rsidR="00F54A5B">
        <w:rPr>
          <w:noProof/>
        </w:rPr>
        <w:fldChar w:fldCharType="end"/>
      </w:r>
      <w:r w:rsidRPr="0084206B">
        <w:t xml:space="preserve"> Example Table </w:t>
      </w:r>
      <w:r w:rsidR="0008691F">
        <w:t xml:space="preserve">with 4 </w:t>
      </w:r>
      <w:r w:rsidRPr="0084206B">
        <w:t>Heading</w:t>
      </w:r>
      <w:bookmarkEnd w:id="728"/>
      <w:r w:rsidR="0008691F">
        <w:t>s</w:t>
      </w:r>
      <w:r w:rsidR="0009512B">
        <w:t xml:space="preserve"> (</w:t>
      </w:r>
      <w:r w:rsidR="0050682C">
        <w:t>4</w:t>
      </w:r>
      <w:r w:rsidR="0009512B">
        <w:t xml:space="preserve"> columns)</w:t>
      </w:r>
      <w:bookmarkEnd w:id="729"/>
    </w:p>
    <w:tbl>
      <w:tblPr>
        <w:tblStyle w:val="TableGrid"/>
        <w:tblpPr w:leftFromText="187" w:rightFromText="187" w:bottomFromText="288" w:vertAnchor="text" w:tblpXSpec="center" w:tblpY="1"/>
        <w:tblOverlap w:val="never"/>
        <w:tblW w:w="5000"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bottom w:w="58" w:type="dxa"/>
        </w:tblCellMar>
        <w:tblLook w:val="04A0" w:firstRow="1" w:lastRow="0" w:firstColumn="1" w:lastColumn="0" w:noHBand="0" w:noVBand="1"/>
      </w:tblPr>
      <w:tblGrid>
        <w:gridCol w:w="2427"/>
        <w:gridCol w:w="2427"/>
        <w:gridCol w:w="2428"/>
        <w:gridCol w:w="2428"/>
      </w:tblGrid>
      <w:tr w:rsidR="00F96FA0" w14:paraId="39D34562" w14:textId="77777777" w:rsidTr="00103C25">
        <w:trPr>
          <w:trHeight w:val="290"/>
          <w:tblHeader/>
          <w:jc w:val="center"/>
        </w:trPr>
        <w:tc>
          <w:tcPr>
            <w:tcW w:w="1250" w:type="pct"/>
            <w:shd w:val="clear" w:color="auto" w:fill="D9D9D9" w:themeFill="background1" w:themeFillShade="D9"/>
          </w:tcPr>
          <w:p w14:paraId="286F5471" w14:textId="77777777" w:rsidR="00F96FA0" w:rsidRPr="00F67305" w:rsidRDefault="00F96FA0" w:rsidP="007A2952">
            <w:pPr>
              <w:rPr>
                <w:b/>
                <w:bCs/>
              </w:rPr>
            </w:pPr>
          </w:p>
        </w:tc>
        <w:tc>
          <w:tcPr>
            <w:tcW w:w="1250" w:type="pct"/>
            <w:shd w:val="clear" w:color="auto" w:fill="D9D9D9" w:themeFill="background1" w:themeFillShade="D9"/>
          </w:tcPr>
          <w:p w14:paraId="520738A9" w14:textId="77777777" w:rsidR="00F96FA0" w:rsidRPr="00F67305" w:rsidRDefault="00F96FA0" w:rsidP="007A2952">
            <w:pPr>
              <w:rPr>
                <w:b/>
                <w:bCs/>
              </w:rPr>
            </w:pPr>
          </w:p>
        </w:tc>
        <w:tc>
          <w:tcPr>
            <w:tcW w:w="1250" w:type="pct"/>
            <w:shd w:val="clear" w:color="auto" w:fill="D9D9D9" w:themeFill="background1" w:themeFillShade="D9"/>
          </w:tcPr>
          <w:p w14:paraId="7A157B6A" w14:textId="77777777" w:rsidR="00F96FA0" w:rsidRPr="00F67305" w:rsidRDefault="00F96FA0" w:rsidP="007A2952">
            <w:pPr>
              <w:rPr>
                <w:b/>
                <w:bCs/>
              </w:rPr>
            </w:pPr>
          </w:p>
        </w:tc>
        <w:tc>
          <w:tcPr>
            <w:tcW w:w="1250" w:type="pct"/>
            <w:shd w:val="clear" w:color="auto" w:fill="D9D9D9" w:themeFill="background1" w:themeFillShade="D9"/>
          </w:tcPr>
          <w:p w14:paraId="252C916A" w14:textId="77777777" w:rsidR="00F96FA0" w:rsidRPr="00F67305" w:rsidRDefault="00F96FA0" w:rsidP="007A2952">
            <w:pPr>
              <w:rPr>
                <w:b/>
                <w:bCs/>
              </w:rPr>
            </w:pPr>
          </w:p>
        </w:tc>
      </w:tr>
      <w:tr w:rsidR="00F96FA0" w14:paraId="0978CF34" w14:textId="77777777" w:rsidTr="00103C25">
        <w:trPr>
          <w:trHeight w:val="290"/>
          <w:jc w:val="center"/>
        </w:trPr>
        <w:tc>
          <w:tcPr>
            <w:tcW w:w="1250" w:type="pct"/>
          </w:tcPr>
          <w:p w14:paraId="79198B14" w14:textId="77777777" w:rsidR="00F96FA0" w:rsidRDefault="00F96FA0" w:rsidP="007A2952"/>
        </w:tc>
        <w:tc>
          <w:tcPr>
            <w:tcW w:w="1250" w:type="pct"/>
          </w:tcPr>
          <w:p w14:paraId="63F96D3C" w14:textId="77777777" w:rsidR="00F96FA0" w:rsidRDefault="00F96FA0" w:rsidP="007A2952"/>
        </w:tc>
        <w:tc>
          <w:tcPr>
            <w:tcW w:w="1250" w:type="pct"/>
          </w:tcPr>
          <w:p w14:paraId="72E07115" w14:textId="77777777" w:rsidR="00F96FA0" w:rsidRDefault="00F96FA0" w:rsidP="007A2952"/>
        </w:tc>
        <w:tc>
          <w:tcPr>
            <w:tcW w:w="1250" w:type="pct"/>
          </w:tcPr>
          <w:p w14:paraId="275F2E1D" w14:textId="77777777" w:rsidR="00F96FA0" w:rsidRDefault="00F96FA0" w:rsidP="007A2952"/>
        </w:tc>
      </w:tr>
      <w:tr w:rsidR="00F96FA0" w14:paraId="26402F35" w14:textId="77777777" w:rsidTr="00103C25">
        <w:trPr>
          <w:trHeight w:val="290"/>
          <w:jc w:val="center"/>
        </w:trPr>
        <w:tc>
          <w:tcPr>
            <w:tcW w:w="1250" w:type="pct"/>
          </w:tcPr>
          <w:p w14:paraId="7AB1A7FF" w14:textId="77777777" w:rsidR="00F96FA0" w:rsidRDefault="00F96FA0" w:rsidP="007A2952"/>
        </w:tc>
        <w:tc>
          <w:tcPr>
            <w:tcW w:w="1250" w:type="pct"/>
          </w:tcPr>
          <w:p w14:paraId="0C86E4FD" w14:textId="77777777" w:rsidR="00F96FA0" w:rsidRDefault="00F96FA0" w:rsidP="007A2952"/>
        </w:tc>
        <w:tc>
          <w:tcPr>
            <w:tcW w:w="1250" w:type="pct"/>
          </w:tcPr>
          <w:p w14:paraId="2E0B816C" w14:textId="77777777" w:rsidR="00F96FA0" w:rsidRDefault="00F96FA0" w:rsidP="007A2952"/>
        </w:tc>
        <w:tc>
          <w:tcPr>
            <w:tcW w:w="1250" w:type="pct"/>
          </w:tcPr>
          <w:p w14:paraId="0A70D8F7" w14:textId="77777777" w:rsidR="00F96FA0" w:rsidRDefault="00F96FA0" w:rsidP="007A2952"/>
        </w:tc>
      </w:tr>
    </w:tbl>
    <w:p w14:paraId="6EC52AAF" w14:textId="77777777" w:rsidR="003014D6" w:rsidRDefault="003014D6" w:rsidP="009C78D8">
      <w:pPr>
        <w:pStyle w:val="BodyText"/>
        <w:keepNext/>
        <w:rPr>
          <w:b/>
          <w:bCs/>
        </w:rPr>
      </w:pPr>
      <w:r w:rsidRPr="007D34AD">
        <w:rPr>
          <w:b/>
          <w:bCs/>
        </w:rPr>
        <w:t>Figures</w:t>
      </w:r>
    </w:p>
    <w:p w14:paraId="3A409634" w14:textId="77777777" w:rsidR="009A42A3" w:rsidRDefault="009A42A3" w:rsidP="009A42A3">
      <w:pPr>
        <w:pStyle w:val="BodyText"/>
      </w:pPr>
      <w:r w:rsidRPr="009A42A3">
        <w:t xml:space="preserve">Figures are typically inserted between paragraphs or are placed at the end of a numbered section. Figure numbers should update automatically as they are inserted into the document, but if needed, they can be manually updated. To do so, highlight the figure number, right-click on the number, and select </w:t>
      </w:r>
      <w:r w:rsidRPr="009A42A3">
        <w:rPr>
          <w:b/>
          <w:bCs/>
        </w:rPr>
        <w:t>Update Field</w:t>
      </w:r>
      <w:r w:rsidRPr="009A42A3">
        <w:t xml:space="preserve">. </w:t>
      </w:r>
    </w:p>
    <w:p w14:paraId="5ACF189D" w14:textId="798F1F8F" w:rsidR="009A42A3" w:rsidRPr="009A42A3" w:rsidRDefault="009A42A3" w:rsidP="009A42A3">
      <w:pPr>
        <w:pStyle w:val="BodyText"/>
      </w:pPr>
      <w:r w:rsidRPr="009A42A3">
        <w:t xml:space="preserve">Insert figures on their own line using the following </w:t>
      </w:r>
      <w:r w:rsidRPr="009A42A3">
        <w:rPr>
          <w:b/>
          <w:bCs/>
        </w:rPr>
        <w:t>Layout</w:t>
      </w:r>
      <w:r w:rsidRPr="009A42A3">
        <w:t xml:space="preserve"> settings</w:t>
      </w:r>
      <w:r>
        <w:t>:</w:t>
      </w:r>
    </w:p>
    <w:p w14:paraId="6A58D0E7" w14:textId="77777777" w:rsidR="009A42A3" w:rsidRPr="00E66136" w:rsidRDefault="009A42A3" w:rsidP="00C17553">
      <w:pPr>
        <w:pStyle w:val="ListParagraph"/>
      </w:pPr>
      <w:r w:rsidRPr="00EF5204">
        <w:rPr>
          <w:b/>
          <w:bCs/>
        </w:rPr>
        <w:t>Text Wrapping:</w:t>
      </w:r>
      <w:r>
        <w:t xml:space="preserve"> Top and bottom</w:t>
      </w:r>
    </w:p>
    <w:p w14:paraId="69488C21" w14:textId="77777777" w:rsidR="009A42A3" w:rsidRDefault="009A42A3" w:rsidP="00C17553">
      <w:pPr>
        <w:pStyle w:val="ListParagraph"/>
      </w:pPr>
      <w:r>
        <w:rPr>
          <w:b/>
          <w:bCs/>
        </w:rPr>
        <w:t>Size:</w:t>
      </w:r>
      <w:r w:rsidRPr="00EE4F5B">
        <w:t xml:space="preserve"> </w:t>
      </w:r>
      <w:r>
        <w:t xml:space="preserve">Use </w:t>
      </w:r>
      <w:r w:rsidRPr="00EF5204">
        <w:rPr>
          <w:b/>
          <w:bCs/>
        </w:rPr>
        <w:t>Absolute</w:t>
      </w:r>
      <w:r>
        <w:t xml:space="preserve"> settings with </w:t>
      </w:r>
      <w:r w:rsidRPr="00EE4F5B">
        <w:t>6.75” maximum</w:t>
      </w:r>
      <w:r>
        <w:t xml:space="preserve"> width</w:t>
      </w:r>
    </w:p>
    <w:p w14:paraId="640E137C" w14:textId="77777777" w:rsidR="00F434CF" w:rsidRPr="002540D6" w:rsidRDefault="00F434CF" w:rsidP="00C17553">
      <w:pPr>
        <w:pStyle w:val="ListParagraph"/>
        <w:rPr>
          <w:b/>
          <w:bCs/>
        </w:rPr>
      </w:pPr>
      <w:r w:rsidRPr="002540D6">
        <w:rPr>
          <w:b/>
          <w:bCs/>
        </w:rPr>
        <w:t>Position</w:t>
      </w:r>
    </w:p>
    <w:p w14:paraId="0B0E554A" w14:textId="77777777" w:rsidR="00F434CF" w:rsidRDefault="00F434CF" w:rsidP="00C17553">
      <w:pPr>
        <w:pStyle w:val="ListParagraph"/>
        <w:numPr>
          <w:ilvl w:val="1"/>
          <w:numId w:val="17"/>
        </w:numPr>
      </w:pPr>
      <w:r>
        <w:rPr>
          <w:b/>
          <w:bCs/>
        </w:rPr>
        <w:t>Horizontal</w:t>
      </w:r>
      <w:r w:rsidRPr="009B5453">
        <w:rPr>
          <w:b/>
          <w:bCs/>
        </w:rPr>
        <w:t>:</w:t>
      </w:r>
      <w:r>
        <w:t xml:space="preserve"> Alignment Centered relative to column</w:t>
      </w:r>
    </w:p>
    <w:p w14:paraId="3FEAB82C" w14:textId="77777777" w:rsidR="00F434CF" w:rsidRDefault="00F434CF" w:rsidP="00C17553">
      <w:pPr>
        <w:pStyle w:val="ListParagraph"/>
        <w:numPr>
          <w:ilvl w:val="1"/>
          <w:numId w:val="17"/>
        </w:numPr>
      </w:pPr>
      <w:r>
        <w:rPr>
          <w:b/>
          <w:bCs/>
        </w:rPr>
        <w:t>Vertical:</w:t>
      </w:r>
      <w:r>
        <w:t xml:space="preserve"> Absolute position 0” below Line</w:t>
      </w:r>
    </w:p>
    <w:p w14:paraId="2AA843FB" w14:textId="77777777" w:rsidR="00F434CF" w:rsidRDefault="00F434CF" w:rsidP="00C17553">
      <w:pPr>
        <w:pStyle w:val="ListParagraph"/>
        <w:numPr>
          <w:ilvl w:val="1"/>
          <w:numId w:val="17"/>
        </w:numPr>
      </w:pPr>
      <w:r w:rsidRPr="002540D6">
        <w:rPr>
          <w:b/>
          <w:bCs/>
        </w:rPr>
        <w:t>Options:</w:t>
      </w:r>
      <w:r>
        <w:t xml:space="preserve"> Check </w:t>
      </w:r>
      <w:r w:rsidRPr="006A5B96">
        <w:rPr>
          <w:b/>
          <w:bCs/>
        </w:rPr>
        <w:t>Move object with text</w:t>
      </w:r>
      <w:r>
        <w:t xml:space="preserve"> and </w:t>
      </w:r>
      <w:r w:rsidRPr="006A5B96">
        <w:rPr>
          <w:b/>
          <w:bCs/>
        </w:rPr>
        <w:t>Lock anchor</w:t>
      </w:r>
    </w:p>
    <w:p w14:paraId="60CC14E7" w14:textId="18B4D027" w:rsidR="00F434CF" w:rsidRPr="00EE4F5B" w:rsidRDefault="00F434CF" w:rsidP="00F434CF">
      <w:pPr>
        <w:pStyle w:val="BodyText"/>
      </w:pPr>
      <w:r>
        <w:t xml:space="preserve">Add captions once the figures are properly placed and sized. If figure size or position is </w:t>
      </w:r>
      <w:r w:rsidR="004D10D9">
        <w:t xml:space="preserve">adjusted </w:t>
      </w:r>
      <w:r>
        <w:t xml:space="preserve">later, captions may need to be redone for proper spacing between the caption and figure. Use the following </w:t>
      </w:r>
      <w:r w:rsidRPr="00F434CF">
        <w:rPr>
          <w:b/>
          <w:bCs/>
        </w:rPr>
        <w:t>Caption</w:t>
      </w:r>
      <w:r>
        <w:t xml:space="preserve"> settings</w:t>
      </w:r>
      <w:r w:rsidR="009A42A3">
        <w:t>:</w:t>
      </w:r>
    </w:p>
    <w:p w14:paraId="37B8035F" w14:textId="77777777" w:rsidR="00AE23FD" w:rsidRDefault="00AE23FD" w:rsidP="00C17553">
      <w:pPr>
        <w:pStyle w:val="ListParagraph"/>
      </w:pPr>
      <w:r>
        <w:rPr>
          <w:b/>
          <w:bCs/>
        </w:rPr>
        <w:t>Label</w:t>
      </w:r>
      <w:r w:rsidRPr="006A2DD3">
        <w:rPr>
          <w:b/>
          <w:bCs/>
        </w:rPr>
        <w:t>:</w:t>
      </w:r>
      <w:r>
        <w:t xml:space="preserve"> Figure</w:t>
      </w:r>
    </w:p>
    <w:p w14:paraId="296634B2" w14:textId="77777777" w:rsidR="00AE23FD" w:rsidRDefault="00AE23FD" w:rsidP="00C17553">
      <w:pPr>
        <w:pStyle w:val="ListParagraph"/>
      </w:pPr>
      <w:r>
        <w:rPr>
          <w:b/>
          <w:bCs/>
        </w:rPr>
        <w:t>Position:</w:t>
      </w:r>
      <w:r>
        <w:t xml:space="preserve"> Below selected item</w:t>
      </w:r>
    </w:p>
    <w:p w14:paraId="52553A7B" w14:textId="77777777" w:rsidR="000C6E14" w:rsidRDefault="000C6E14" w:rsidP="00C17553">
      <w:pPr>
        <w:pStyle w:val="ListParagraph"/>
      </w:pPr>
      <w:r w:rsidRPr="00AE23FD">
        <w:rPr>
          <w:b/>
          <w:bCs/>
        </w:rPr>
        <w:t>Style:</w:t>
      </w:r>
      <w:r>
        <w:t xml:space="preserve"> Caption (Verdana 10pt, bold)</w:t>
      </w:r>
    </w:p>
    <w:p w14:paraId="2ACC4513" w14:textId="32410E37" w:rsidR="00587365" w:rsidRDefault="00587365" w:rsidP="00722DE5">
      <w:pPr>
        <w:pStyle w:val="BodyText"/>
      </w:pPr>
      <w:r w:rsidRPr="006A2DD3">
        <w:rPr>
          <w:b/>
          <w:bCs/>
        </w:rPr>
        <w:t>Alt Text:</w:t>
      </w:r>
      <w:r>
        <w:t xml:space="preserve"> Add a brief sentence to describe the diagram for someone who is blind or low vision.</w:t>
      </w:r>
      <w:r w:rsidR="003B064F">
        <w:t xml:space="preserve"> </w:t>
      </w:r>
      <w:r w:rsidR="007F4FBA">
        <w:t>Example Alt text has been added to the figures below.</w:t>
      </w:r>
    </w:p>
    <w:p w14:paraId="7982A697" w14:textId="77777777" w:rsidR="00587365" w:rsidRDefault="00587365" w:rsidP="00722DE5">
      <w:pPr>
        <w:pStyle w:val="BodyText"/>
      </w:pPr>
      <w:r w:rsidRPr="009C5020">
        <w:rPr>
          <w:b/>
          <w:bCs/>
        </w:rPr>
        <w:t>Copyrighted figure from an external source:</w:t>
      </w:r>
      <w:r>
        <w:t xml:space="preserve"> Permission must be granted by the o</w:t>
      </w:r>
      <w:r w:rsidRPr="009C5020">
        <w:t>wner</w:t>
      </w:r>
      <w:r>
        <w:t xml:space="preserve"> and may require a “used with permission” statement.</w:t>
      </w:r>
    </w:p>
    <w:p w14:paraId="0B27932C" w14:textId="7CF24FBE" w:rsidR="00F434CF" w:rsidRDefault="00587365" w:rsidP="00722DE5">
      <w:pPr>
        <w:pStyle w:val="BodyText"/>
      </w:pPr>
      <w:r w:rsidRPr="00587365">
        <w:rPr>
          <w:b/>
          <w:bCs/>
        </w:rPr>
        <w:t>Store source files on NENA Workspace:</w:t>
      </w:r>
      <w:r>
        <w:t xml:space="preserve"> Upload source files </w:t>
      </w:r>
      <w:r w:rsidRPr="009C5020">
        <w:t>for all diagrams, images, and illustrations (e.g., Visio, Illustrator, PowerPoint) into NENA Workspace for future editing.</w:t>
      </w:r>
    </w:p>
    <w:p w14:paraId="5796BE1B" w14:textId="0A78657F" w:rsidR="00C86C06" w:rsidRDefault="009A42A3" w:rsidP="00225E79">
      <w:pPr>
        <w:pStyle w:val="BodyText"/>
      </w:pPr>
      <w:r>
        <w:rPr>
          <w:noProof/>
        </w:rPr>
        <w:lastRenderedPageBreak/>
        <mc:AlternateContent>
          <mc:Choice Requires="wps">
            <w:drawing>
              <wp:anchor distT="0" distB="0" distL="114300" distR="114300" simplePos="0" relativeHeight="251677696" behindDoc="0" locked="0" layoutInCell="1" allowOverlap="1" wp14:anchorId="47DA754E" wp14:editId="465BBCAD">
                <wp:simplePos x="0" y="0"/>
                <wp:positionH relativeFrom="column">
                  <wp:posOffset>342900</wp:posOffset>
                </wp:positionH>
                <wp:positionV relativeFrom="paragraph">
                  <wp:posOffset>3110865</wp:posOffset>
                </wp:positionV>
                <wp:extent cx="5486400" cy="635"/>
                <wp:effectExtent l="0" t="0" r="0" b="0"/>
                <wp:wrapTopAndBottom/>
                <wp:docPr id="1399046617" name="Text Box 1"/>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1091CAD9" w14:textId="77FAD700" w:rsidR="00794B9E" w:rsidRPr="0012775D" w:rsidRDefault="00794B9E" w:rsidP="009A42A3">
                            <w:pPr>
                              <w:pStyle w:val="Caption"/>
                              <w:rPr>
                                <w:rFonts w:cs="Times New Roman"/>
                                <w:noProof/>
                              </w:rPr>
                            </w:pPr>
                            <w:bookmarkStart w:id="730" w:name="_Toc199894831"/>
                            <w:r>
                              <w:t xml:space="preserve">Figure </w:t>
                            </w:r>
                            <w:r>
                              <w:rPr>
                                <w:noProof/>
                              </w:rPr>
                              <w:fldChar w:fldCharType="begin"/>
                            </w:r>
                            <w:r>
                              <w:rPr>
                                <w:noProof/>
                              </w:rPr>
                              <w:instrText xml:space="preserve"> STYLEREF 1 \s </w:instrText>
                            </w:r>
                            <w:r>
                              <w:rPr>
                                <w:noProof/>
                              </w:rPr>
                              <w:fldChar w:fldCharType="separate"/>
                            </w:r>
                            <w:r>
                              <w:rPr>
                                <w:noProof/>
                              </w:rPr>
                              <w:t>7</w:t>
                            </w:r>
                            <w:r>
                              <w:rPr>
                                <w:noProof/>
                              </w:rPr>
                              <w:fldChar w:fldCharType="end"/>
                            </w:r>
                            <w:r>
                              <w:noBreakHyphen/>
                            </w:r>
                            <w:r>
                              <w:rPr>
                                <w:noProof/>
                              </w:rPr>
                              <w:fldChar w:fldCharType="begin"/>
                            </w:r>
                            <w:r>
                              <w:rPr>
                                <w:noProof/>
                              </w:rPr>
                              <w:instrText xml:space="preserve"> SEQ Figure \* ARABIC \s 1 </w:instrText>
                            </w:r>
                            <w:r>
                              <w:rPr>
                                <w:noProof/>
                              </w:rPr>
                              <w:fldChar w:fldCharType="separate"/>
                            </w:r>
                            <w:r>
                              <w:rPr>
                                <w:noProof/>
                              </w:rPr>
                              <w:t>1</w:t>
                            </w:r>
                            <w:r>
                              <w:rPr>
                                <w:noProof/>
                              </w:rPr>
                              <w:fldChar w:fldCharType="end"/>
                            </w:r>
                            <w:r w:rsidRPr="00910BD8">
                              <w:t xml:space="preserve"> Effect of Geocoding Addresses against Actual Address Ranges</w:t>
                            </w:r>
                            <w:bookmarkEnd w:id="7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DA754E" id="_x0000_s1028" type="#_x0000_t202" style="position:absolute;margin-left:27pt;margin-top:244.95pt;width:6in;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XIwGgIAAD8EAAAOAAAAZHJzL2Uyb0RvYy54bWysU8Fu2zAMvQ/YPwi6L06yN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" stroked="f">
                <v:textbox style="mso-fit-shape-to-text:t" inset="0,0,0,0">
                  <w:txbxContent>
                    <w:p w14:paraId="1091CAD9" w14:textId="77FAD700" w:rsidR="00794B9E" w:rsidRPr="0012775D" w:rsidRDefault="00794B9E" w:rsidP="009A42A3">
                      <w:pPr>
                        <w:pStyle w:val="Caption"/>
                        <w:rPr>
                          <w:rFonts w:cs="Times New Roman"/>
                          <w:noProof/>
                        </w:rPr>
                      </w:pPr>
                      <w:bookmarkStart w:id="725" w:name="_Toc199894831"/>
                      <w:r>
                        <w:t xml:space="preserve">Figure </w:t>
                      </w:r>
                      <w:r>
                        <w:rPr>
                          <w:noProof/>
                        </w:rPr>
                        <w:fldChar w:fldCharType="begin"/>
                      </w:r>
                      <w:r>
                        <w:rPr>
                          <w:noProof/>
                        </w:rPr>
                        <w:instrText xml:space="preserve"> STYLEREF 1 \s </w:instrText>
                      </w:r>
                      <w:r>
                        <w:rPr>
                          <w:noProof/>
                        </w:rPr>
                        <w:fldChar w:fldCharType="separate"/>
                      </w:r>
                      <w:r>
                        <w:rPr>
                          <w:noProof/>
                        </w:rPr>
                        <w:t>7</w:t>
                      </w:r>
                      <w:r>
                        <w:rPr>
                          <w:noProof/>
                        </w:rPr>
                        <w:fldChar w:fldCharType="end"/>
                      </w:r>
                      <w:r>
                        <w:noBreakHyphen/>
                      </w:r>
                      <w:r>
                        <w:rPr>
                          <w:noProof/>
                        </w:rPr>
                        <w:fldChar w:fldCharType="begin"/>
                      </w:r>
                      <w:r>
                        <w:rPr>
                          <w:noProof/>
                        </w:rPr>
                        <w:instrText xml:space="preserve"> SEQ Figure \* ARABIC \s 1 </w:instrText>
                      </w:r>
                      <w:r>
                        <w:rPr>
                          <w:noProof/>
                        </w:rPr>
                        <w:fldChar w:fldCharType="separate"/>
                      </w:r>
                      <w:r>
                        <w:rPr>
                          <w:noProof/>
                        </w:rPr>
                        <w:t>1</w:t>
                      </w:r>
                      <w:r>
                        <w:rPr>
                          <w:noProof/>
                        </w:rPr>
                        <w:fldChar w:fldCharType="end"/>
                      </w:r>
                      <w:r w:rsidRPr="00910BD8">
                        <w:t xml:space="preserve"> Effect of Geocoding Addresses against Actual Address Ranges</w:t>
                      </w:r>
                      <w:bookmarkEnd w:id="725"/>
                    </w:p>
                  </w:txbxContent>
                </v:textbox>
                <w10:wrap type="topAndBottom"/>
              </v:shape>
            </w:pict>
          </mc:Fallback>
        </mc:AlternateContent>
      </w:r>
      <w:r w:rsidR="00C86C06">
        <w:rPr>
          <w:noProof/>
        </w:rPr>
        <w:drawing>
          <wp:anchor distT="0" distB="0" distL="114300" distR="114300" simplePos="0" relativeHeight="251675648" behindDoc="0" locked="1" layoutInCell="1" allowOverlap="0" wp14:anchorId="740963D0" wp14:editId="74CAC10E">
            <wp:simplePos x="914400" y="931653"/>
            <wp:positionH relativeFrom="column">
              <wp:align>center</wp:align>
            </wp:positionH>
            <wp:positionV relativeFrom="line">
              <wp:posOffset>0</wp:posOffset>
            </wp:positionV>
            <wp:extent cx="5486400" cy="3054096"/>
            <wp:effectExtent l="0" t="0" r="0" b="0"/>
            <wp:wrapTopAndBottom/>
            <wp:docPr id="1403882335" name="Picture 8" descr="An example diagram showing address point placement geocoding results for roads with actual address r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82335" name="Picture 8" descr="An example diagram showing address point placement geocoding results for roads with actual address ranges."/>
                    <pic:cNvPicPr/>
                  </pic:nvPicPr>
                  <pic:blipFill>
                    <a:blip r:embed="rId52">
                      <a:extLst>
                        <a:ext uri="{28A0092B-C50C-407E-A947-70E740481C1C}">
                          <a14:useLocalDpi xmlns:a14="http://schemas.microsoft.com/office/drawing/2010/main" val="0"/>
                        </a:ext>
                      </a:extLst>
                    </a:blip>
                    <a:stretch>
                      <a:fillRect/>
                    </a:stretch>
                  </pic:blipFill>
                  <pic:spPr>
                    <a:xfrm>
                      <a:off x="0" y="0"/>
                      <a:ext cx="5486400" cy="3054096"/>
                    </a:xfrm>
                    <a:prstGeom prst="rect">
                      <a:avLst/>
                    </a:prstGeom>
                  </pic:spPr>
                </pic:pic>
              </a:graphicData>
            </a:graphic>
            <wp14:sizeRelH relativeFrom="margin">
              <wp14:pctWidth>0</wp14:pctWidth>
            </wp14:sizeRelH>
            <wp14:sizeRelV relativeFrom="margin">
              <wp14:pctHeight>0</wp14:pctHeight>
            </wp14:sizeRelV>
          </wp:anchor>
        </w:drawing>
      </w:r>
    </w:p>
    <w:p w14:paraId="624AF5BF" w14:textId="58693803" w:rsidR="00F160E0" w:rsidRPr="00F160E0" w:rsidRDefault="00225E79" w:rsidP="00225E79">
      <w:pPr>
        <w:pStyle w:val="BodyText"/>
      </w:pPr>
      <w:r>
        <w:rPr>
          <w:noProof/>
        </w:rPr>
        <mc:AlternateContent>
          <mc:Choice Requires="wps">
            <w:drawing>
              <wp:anchor distT="0" distB="0" distL="114300" distR="114300" simplePos="0" relativeHeight="251672576" behindDoc="0" locked="0" layoutInCell="1" allowOverlap="1" wp14:anchorId="484A2A2B" wp14:editId="28875D15">
                <wp:simplePos x="0" y="0"/>
                <wp:positionH relativeFrom="column">
                  <wp:posOffset>0</wp:posOffset>
                </wp:positionH>
                <wp:positionV relativeFrom="paragraph">
                  <wp:posOffset>2196465</wp:posOffset>
                </wp:positionV>
                <wp:extent cx="6172200" cy="635"/>
                <wp:effectExtent l="0" t="0" r="0" b="0"/>
                <wp:wrapTopAndBottom/>
                <wp:docPr id="409432291" name="Text Box 1"/>
                <wp:cNvGraphicFramePr/>
                <a:graphic xmlns:a="http://schemas.openxmlformats.org/drawingml/2006/main">
                  <a:graphicData uri="http://schemas.microsoft.com/office/word/2010/wordprocessingShape">
                    <wps:wsp>
                      <wps:cNvSpPr txBox="1"/>
                      <wps:spPr>
                        <a:xfrm>
                          <a:off x="0" y="0"/>
                          <a:ext cx="6172200" cy="635"/>
                        </a:xfrm>
                        <a:prstGeom prst="rect">
                          <a:avLst/>
                        </a:prstGeom>
                        <a:solidFill>
                          <a:prstClr val="white"/>
                        </a:solidFill>
                        <a:ln>
                          <a:noFill/>
                        </a:ln>
                      </wps:spPr>
                      <wps:txbx>
                        <w:txbxContent>
                          <w:p w14:paraId="35FD29E2" w14:textId="3D8D424A" w:rsidR="00794B9E" w:rsidRPr="00423544" w:rsidRDefault="00794B9E" w:rsidP="00225E79">
                            <w:pPr>
                              <w:pStyle w:val="Caption"/>
                              <w:rPr>
                                <w:rFonts w:cs="Times New Roman"/>
                                <w:noProof/>
                              </w:rPr>
                            </w:pPr>
                            <w:bookmarkStart w:id="731" w:name="_Toc199894832"/>
                            <w:r>
                              <w:t xml:space="preserve">Figure </w:t>
                            </w:r>
                            <w:r>
                              <w:rPr>
                                <w:noProof/>
                              </w:rPr>
                              <w:fldChar w:fldCharType="begin"/>
                            </w:r>
                            <w:r>
                              <w:rPr>
                                <w:noProof/>
                              </w:rPr>
                              <w:instrText xml:space="preserve"> STYLEREF 1 \s </w:instrText>
                            </w:r>
                            <w:r>
                              <w:rPr>
                                <w:noProof/>
                              </w:rPr>
                              <w:fldChar w:fldCharType="separate"/>
                            </w:r>
                            <w:r>
                              <w:rPr>
                                <w:noProof/>
                              </w:rPr>
                              <w:t>7</w:t>
                            </w:r>
                            <w:r>
                              <w:rPr>
                                <w:noProof/>
                              </w:rPr>
                              <w:fldChar w:fldCharType="end"/>
                            </w:r>
                            <w:r>
                              <w:noBreakHyphen/>
                            </w:r>
                            <w:r>
                              <w:rPr>
                                <w:noProof/>
                              </w:rPr>
                              <w:fldChar w:fldCharType="begin"/>
                            </w:r>
                            <w:r>
                              <w:rPr>
                                <w:noProof/>
                              </w:rPr>
                              <w:instrText xml:space="preserve"> SEQ Figure \* ARABIC \s 1 </w:instrText>
                            </w:r>
                            <w:r>
                              <w:rPr>
                                <w:noProof/>
                              </w:rPr>
                              <w:fldChar w:fldCharType="separate"/>
                            </w:r>
                            <w:r>
                              <w:rPr>
                                <w:noProof/>
                              </w:rPr>
                              <w:t>2</w:t>
                            </w:r>
                            <w:r>
                              <w:rPr>
                                <w:noProof/>
                              </w:rPr>
                              <w:fldChar w:fldCharType="end"/>
                            </w:r>
                            <w:r w:rsidRPr="004B7974">
                              <w:t xml:space="preserve"> NENA i3 NG9-1-1 Reference Architecture</w:t>
                            </w:r>
                            <w:bookmarkEnd w:id="7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4A2A2B" id="_x0000_s1029" type="#_x0000_t202" style="position:absolute;margin-left:0;margin-top:172.95pt;width:486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" stroked="f">
                <v:textbox style="mso-fit-shape-to-text:t" inset="0,0,0,0">
                  <w:txbxContent>
                    <w:p w14:paraId="35FD29E2" w14:textId="3D8D424A" w:rsidR="00794B9E" w:rsidRPr="00423544" w:rsidRDefault="00794B9E" w:rsidP="00225E79">
                      <w:pPr>
                        <w:pStyle w:val="Caption"/>
                        <w:rPr>
                          <w:rFonts w:cs="Times New Roman"/>
                          <w:noProof/>
                        </w:rPr>
                      </w:pPr>
                      <w:bookmarkStart w:id="727" w:name="_Toc199894832"/>
                      <w:r>
                        <w:t xml:space="preserve">Figure </w:t>
                      </w:r>
                      <w:r>
                        <w:rPr>
                          <w:noProof/>
                        </w:rPr>
                        <w:fldChar w:fldCharType="begin"/>
                      </w:r>
                      <w:r>
                        <w:rPr>
                          <w:noProof/>
                        </w:rPr>
                        <w:instrText xml:space="preserve"> STYLEREF 1 \s </w:instrText>
                      </w:r>
                      <w:r>
                        <w:rPr>
                          <w:noProof/>
                        </w:rPr>
                        <w:fldChar w:fldCharType="separate"/>
                      </w:r>
                      <w:r>
                        <w:rPr>
                          <w:noProof/>
                        </w:rPr>
                        <w:t>7</w:t>
                      </w:r>
                      <w:r>
                        <w:rPr>
                          <w:noProof/>
                        </w:rPr>
                        <w:fldChar w:fldCharType="end"/>
                      </w:r>
                      <w:r>
                        <w:noBreakHyphen/>
                      </w:r>
                      <w:r>
                        <w:rPr>
                          <w:noProof/>
                        </w:rPr>
                        <w:fldChar w:fldCharType="begin"/>
                      </w:r>
                      <w:r>
                        <w:rPr>
                          <w:noProof/>
                        </w:rPr>
                        <w:instrText xml:space="preserve"> SEQ Figure \* ARABIC \s 1 </w:instrText>
                      </w:r>
                      <w:r>
                        <w:rPr>
                          <w:noProof/>
                        </w:rPr>
                        <w:fldChar w:fldCharType="separate"/>
                      </w:r>
                      <w:r>
                        <w:rPr>
                          <w:noProof/>
                        </w:rPr>
                        <w:t>2</w:t>
                      </w:r>
                      <w:r>
                        <w:rPr>
                          <w:noProof/>
                        </w:rPr>
                        <w:fldChar w:fldCharType="end"/>
                      </w:r>
                      <w:r w:rsidRPr="004B7974">
                        <w:t xml:space="preserve"> NENA i3 NG9-1-1 Reference Architecture</w:t>
                      </w:r>
                      <w:bookmarkEnd w:id="727"/>
                    </w:p>
                  </w:txbxContent>
                </v:textbox>
                <w10:wrap type="topAndBottom"/>
              </v:shape>
            </w:pict>
          </mc:Fallback>
        </mc:AlternateContent>
      </w:r>
      <w:r w:rsidR="0075505F">
        <w:rPr>
          <w:noProof/>
        </w:rPr>
        <w:drawing>
          <wp:anchor distT="0" distB="0" distL="114300" distR="114300" simplePos="0" relativeHeight="251665408" behindDoc="0" locked="1" layoutInCell="1" allowOverlap="0" wp14:anchorId="28EF5AC9" wp14:editId="188E061B">
            <wp:simplePos x="0" y="0"/>
            <wp:positionH relativeFrom="column">
              <wp:align>center</wp:align>
            </wp:positionH>
            <wp:positionV relativeFrom="line">
              <wp:posOffset>0</wp:posOffset>
            </wp:positionV>
            <wp:extent cx="6172200" cy="2139696"/>
            <wp:effectExtent l="0" t="0" r="0" b="0"/>
            <wp:wrapTopAndBottom/>
            <wp:docPr id="366323058" name="Picture 5" descr="An example diagram showing a cloud compu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23058" name="Picture 5" descr="An example diagram showing a cloud computing system"/>
                    <pic:cNvPicPr/>
                  </pic:nvPicPr>
                  <pic:blipFill>
                    <a:blip r:embed="rId53">
                      <a:extLst>
                        <a:ext uri="{28A0092B-C50C-407E-A947-70E740481C1C}">
                          <a14:useLocalDpi xmlns:a14="http://schemas.microsoft.com/office/drawing/2010/main" val="0"/>
                        </a:ext>
                      </a:extLst>
                    </a:blip>
                    <a:stretch>
                      <a:fillRect/>
                    </a:stretch>
                  </pic:blipFill>
                  <pic:spPr>
                    <a:xfrm>
                      <a:off x="0" y="0"/>
                      <a:ext cx="6172200" cy="2139696"/>
                    </a:xfrm>
                    <a:prstGeom prst="rect">
                      <a:avLst/>
                    </a:prstGeom>
                  </pic:spPr>
                </pic:pic>
              </a:graphicData>
            </a:graphic>
            <wp14:sizeRelH relativeFrom="margin">
              <wp14:pctWidth>0</wp14:pctWidth>
            </wp14:sizeRelH>
            <wp14:sizeRelV relativeFrom="margin">
              <wp14:pctHeight>0</wp14:pctHeight>
            </wp14:sizeRelV>
          </wp:anchor>
        </w:drawing>
      </w:r>
    </w:p>
    <w:p w14:paraId="399C6A6A" w14:textId="556DC576" w:rsidR="00B06D05" w:rsidRPr="00632390" w:rsidRDefault="009C3919" w:rsidP="00CC4F89">
      <w:pPr>
        <w:pStyle w:val="BodyText"/>
        <w:keepNext/>
        <w:widowControl w:val="0"/>
        <w:rPr>
          <w:b/>
          <w:bCs/>
        </w:rPr>
      </w:pPr>
      <w:r w:rsidRPr="00632390">
        <w:rPr>
          <w:b/>
          <w:bCs/>
        </w:rPr>
        <w:t>Cross-References</w:t>
      </w:r>
      <w:r>
        <w:rPr>
          <w:b/>
          <w:bCs/>
        </w:rPr>
        <w:t>—</w:t>
      </w:r>
      <w:r w:rsidRPr="00632390">
        <w:rPr>
          <w:b/>
          <w:bCs/>
        </w:rPr>
        <w:t xml:space="preserve">How to Jump Between </w:t>
      </w:r>
      <w:r w:rsidR="000639A3" w:rsidRPr="00632390">
        <w:rPr>
          <w:b/>
          <w:bCs/>
        </w:rPr>
        <w:t>the Citations</w:t>
      </w:r>
    </w:p>
    <w:p w14:paraId="4718D21E" w14:textId="26D97D1B" w:rsidR="006D4C59" w:rsidRDefault="006D4C59" w:rsidP="00C17553">
      <w:pPr>
        <w:pStyle w:val="ListParagraph"/>
      </w:pPr>
      <w:r>
        <w:t>U</w:t>
      </w:r>
      <w:r w:rsidR="000639A3" w:rsidRPr="000639A3">
        <w:t xml:space="preserve">se </w:t>
      </w:r>
      <w:r w:rsidR="003F07A5">
        <w:t>&lt;</w:t>
      </w:r>
      <w:r>
        <w:t>C</w:t>
      </w:r>
      <w:r w:rsidR="000639A3" w:rsidRPr="000639A3">
        <w:t>trl+click</w:t>
      </w:r>
      <w:r w:rsidR="003F07A5">
        <w:t>&gt;</w:t>
      </w:r>
      <w:r w:rsidR="000639A3" w:rsidRPr="000639A3">
        <w:t xml:space="preserve"> on a cross-reference to jump to </w:t>
      </w:r>
      <w:r>
        <w:t>the cited reference in the References section or to the</w:t>
      </w:r>
      <w:r w:rsidR="000639A3" w:rsidRPr="000639A3">
        <w:t xml:space="preserve"> target</w:t>
      </w:r>
      <w:r>
        <w:t>ed</w:t>
      </w:r>
      <w:r w:rsidR="000639A3" w:rsidRPr="000639A3">
        <w:t xml:space="preserve"> </w:t>
      </w:r>
      <w:r>
        <w:t>section, table, or figure</w:t>
      </w:r>
      <w:r w:rsidR="000639A3" w:rsidRPr="000639A3">
        <w:t xml:space="preserve"> </w:t>
      </w:r>
      <w:r w:rsidR="009C3919" w:rsidRPr="00632390">
        <w:rPr>
          <w:b/>
          <w:bCs/>
        </w:rPr>
        <w:t xml:space="preserve">Cross-References – How to Jump Between </w:t>
      </w:r>
      <w:r w:rsidR="000639A3" w:rsidRPr="000639A3">
        <w:t>in the document</w:t>
      </w:r>
      <w:r>
        <w:t>.</w:t>
      </w:r>
    </w:p>
    <w:p w14:paraId="3FF0E53C" w14:textId="461D6209" w:rsidR="00B06D05" w:rsidRPr="000639A3" w:rsidRDefault="006D4C59" w:rsidP="00C17553">
      <w:pPr>
        <w:pStyle w:val="ListParagraph"/>
      </w:pPr>
      <w:r>
        <w:t xml:space="preserve">To return to the clicked cross-reference, use </w:t>
      </w:r>
      <w:r w:rsidR="003F07A5">
        <w:t>&lt;</w:t>
      </w:r>
      <w:r>
        <w:t>A</w:t>
      </w:r>
      <w:r w:rsidR="000639A3" w:rsidRPr="000639A3">
        <w:t>lt+</w:t>
      </w:r>
      <w:r>
        <w:t>L</w:t>
      </w:r>
      <w:r w:rsidR="000639A3" w:rsidRPr="000639A3">
        <w:t xml:space="preserve">eft </w:t>
      </w:r>
      <w:r>
        <w:t>A</w:t>
      </w:r>
      <w:r w:rsidR="000639A3" w:rsidRPr="000639A3">
        <w:t>rrow key</w:t>
      </w:r>
      <w:r w:rsidR="003F07A5">
        <w:t>&gt;</w:t>
      </w:r>
      <w:r w:rsidR="000639A3" w:rsidRPr="000639A3">
        <w:t>.</w:t>
      </w:r>
    </w:p>
    <w:p w14:paraId="7EF7E021" w14:textId="6F3D285A" w:rsidR="009C78D8" w:rsidRDefault="00D6724B" w:rsidP="00632390">
      <w:pPr>
        <w:pStyle w:val="BodyText"/>
        <w:keepNext/>
        <w:rPr>
          <w:b/>
          <w:bCs/>
        </w:rPr>
      </w:pPr>
      <w:r>
        <w:rPr>
          <w:b/>
          <w:bCs/>
        </w:rPr>
        <w:t>Cross-References—How to Add</w:t>
      </w:r>
    </w:p>
    <w:p w14:paraId="509BB279" w14:textId="60EE4596" w:rsidR="00E3107F" w:rsidRDefault="00E3107F" w:rsidP="00B06D05">
      <w:pPr>
        <w:pStyle w:val="BodyText"/>
      </w:pPr>
      <w:r>
        <w:t xml:space="preserve">To add a Cross-reference </w:t>
      </w:r>
      <w:r w:rsidRPr="00BC6777">
        <w:rPr>
          <w:b/>
          <w:bCs/>
        </w:rPr>
        <w:t xml:space="preserve">to a cited document, web page, or other cited item </w:t>
      </w:r>
      <w:r w:rsidR="00A824DA">
        <w:rPr>
          <w:b/>
          <w:bCs/>
        </w:rPr>
        <w:t xml:space="preserve">listed </w:t>
      </w:r>
      <w:r w:rsidRPr="00BC6777">
        <w:rPr>
          <w:b/>
          <w:bCs/>
        </w:rPr>
        <w:t>in the References section</w:t>
      </w:r>
      <w:r w:rsidR="004B162C">
        <w:t>, use these steps to insert the Reference number:</w:t>
      </w:r>
    </w:p>
    <w:p w14:paraId="2AF3B27D" w14:textId="560CD944" w:rsidR="009C78D8" w:rsidRDefault="00E3107F" w:rsidP="00C17553">
      <w:pPr>
        <w:pStyle w:val="ListParagraph"/>
      </w:pPr>
      <w:r w:rsidRPr="00E3107F">
        <w:lastRenderedPageBreak/>
        <w:t xml:space="preserve">Insert the curser after the cited reference </w:t>
      </w:r>
      <w:r w:rsidR="00D47C58">
        <w:t xml:space="preserve">in the text </w:t>
      </w:r>
      <w:r w:rsidRPr="00E3107F">
        <w:t xml:space="preserve">and on the </w:t>
      </w:r>
      <w:r w:rsidRPr="00E3107F">
        <w:rPr>
          <w:b/>
          <w:bCs/>
        </w:rPr>
        <w:t>References</w:t>
      </w:r>
      <w:r w:rsidRPr="00E3107F">
        <w:t xml:space="preserve"> tab, select </w:t>
      </w:r>
      <w:r w:rsidRPr="00E3107F">
        <w:rPr>
          <w:b/>
          <w:bCs/>
        </w:rPr>
        <w:t>Cross-reference</w:t>
      </w:r>
      <w:r w:rsidRPr="00E3107F">
        <w:t>.</w:t>
      </w:r>
    </w:p>
    <w:p w14:paraId="2E8E033D" w14:textId="1953E26C" w:rsidR="00E3107F" w:rsidRDefault="00E3107F" w:rsidP="00C17553">
      <w:pPr>
        <w:pStyle w:val="ListParagraph"/>
      </w:pPr>
      <w:r>
        <w:t xml:space="preserve">To add the cited reference number, in the </w:t>
      </w:r>
      <w:r w:rsidRPr="006A5B96">
        <w:rPr>
          <w:b/>
          <w:bCs/>
        </w:rPr>
        <w:t>Cross-reference</w:t>
      </w:r>
      <w:r>
        <w:t xml:space="preserve"> pop-up box, set </w:t>
      </w:r>
      <w:r w:rsidRPr="006A5B96">
        <w:rPr>
          <w:b/>
          <w:bCs/>
        </w:rPr>
        <w:t>Reference</w:t>
      </w:r>
      <w:r w:rsidRPr="00E3107F">
        <w:t xml:space="preserve"> </w:t>
      </w:r>
      <w:r w:rsidRPr="006A5B96">
        <w:rPr>
          <w:b/>
          <w:bCs/>
        </w:rPr>
        <w:t>type</w:t>
      </w:r>
      <w:r w:rsidR="00A824DA" w:rsidRPr="006A5B96">
        <w:rPr>
          <w:b/>
          <w:bCs/>
        </w:rPr>
        <w:t>:</w:t>
      </w:r>
      <w:r>
        <w:t xml:space="preserve"> to </w:t>
      </w:r>
      <w:r w:rsidRPr="006A5B96">
        <w:rPr>
          <w:b/>
          <w:bCs/>
        </w:rPr>
        <w:t>Numbered item</w:t>
      </w:r>
      <w:r>
        <w:t xml:space="preserve">, and set </w:t>
      </w:r>
      <w:r w:rsidRPr="006A5B96">
        <w:rPr>
          <w:b/>
          <w:bCs/>
        </w:rPr>
        <w:t>Insert reference</w:t>
      </w:r>
      <w:r w:rsidR="00A824DA" w:rsidRPr="006A5B96">
        <w:rPr>
          <w:b/>
          <w:bCs/>
        </w:rPr>
        <w:t xml:space="preserve"> to:</w:t>
      </w:r>
      <w:r>
        <w:t xml:space="preserve"> to </w:t>
      </w:r>
      <w:r w:rsidR="00A824DA" w:rsidRPr="006A5B96">
        <w:rPr>
          <w:b/>
          <w:bCs/>
        </w:rPr>
        <w:t xml:space="preserve">Paragraph </w:t>
      </w:r>
      <w:r w:rsidR="00250C52" w:rsidRPr="006A5B96">
        <w:rPr>
          <w:b/>
          <w:bCs/>
        </w:rPr>
        <w:t>n</w:t>
      </w:r>
      <w:r w:rsidR="00E92EF9" w:rsidRPr="006A5B96">
        <w:rPr>
          <w:b/>
          <w:bCs/>
        </w:rPr>
        <w:t>umber</w:t>
      </w:r>
      <w:r>
        <w:t>.</w:t>
      </w:r>
    </w:p>
    <w:p w14:paraId="7A4A848D" w14:textId="385276D6" w:rsidR="00E92EF9" w:rsidRDefault="00E92EF9" w:rsidP="00C17553">
      <w:pPr>
        <w:pStyle w:val="ListParagraph"/>
      </w:pPr>
      <w:r>
        <w:t xml:space="preserve">Scroll through the </w:t>
      </w:r>
      <w:r w:rsidRPr="00E92EF9">
        <w:rPr>
          <w:b/>
          <w:bCs/>
        </w:rPr>
        <w:t xml:space="preserve">For which </w:t>
      </w:r>
      <w:r w:rsidR="00A824DA">
        <w:rPr>
          <w:b/>
          <w:bCs/>
        </w:rPr>
        <w:t>numbered item</w:t>
      </w:r>
      <w:r w:rsidR="00250C52">
        <w:rPr>
          <w:b/>
          <w:bCs/>
        </w:rPr>
        <w:t>:</w:t>
      </w:r>
      <w:r>
        <w:t xml:space="preserve"> </w:t>
      </w:r>
      <w:r w:rsidR="00812688">
        <w:t>list and</w:t>
      </w:r>
      <w:r>
        <w:t xml:space="preserve"> select the appropriate </w:t>
      </w:r>
      <w:r w:rsidR="00A824DA">
        <w:t xml:space="preserve">Reference </w:t>
      </w:r>
      <w:r>
        <w:t>that is being cited.</w:t>
      </w:r>
    </w:p>
    <w:p w14:paraId="1A49D2E0" w14:textId="5F59EF0E" w:rsidR="00E3107F" w:rsidRDefault="00E3107F" w:rsidP="00C17553">
      <w:pPr>
        <w:pStyle w:val="ListParagraph"/>
      </w:pPr>
      <w:r w:rsidRPr="00E92EF9">
        <w:t xml:space="preserve">Select the </w:t>
      </w:r>
      <w:r w:rsidRPr="00E92EF9">
        <w:rPr>
          <w:b/>
          <w:bCs/>
        </w:rPr>
        <w:t>Insert</w:t>
      </w:r>
      <w:r w:rsidRPr="00E92EF9">
        <w:t xml:space="preserve"> button.</w:t>
      </w:r>
    </w:p>
    <w:p w14:paraId="33828859" w14:textId="62D6D5E5" w:rsidR="00AF26DC" w:rsidRDefault="00AF26DC" w:rsidP="00C17553">
      <w:pPr>
        <w:pStyle w:val="ListParagraph"/>
      </w:pPr>
      <w:r>
        <w:t xml:space="preserve">Change the font color of the inserted reference, including the brackets, to </w:t>
      </w:r>
      <w:r w:rsidRPr="009E033F">
        <w:rPr>
          <w:rStyle w:val="BodyTextChar"/>
          <w:color w:val="0000FF"/>
          <w:kern w:val="0"/>
        </w:rPr>
        <w:t>Blue</w:t>
      </w:r>
      <w:r>
        <w:t>.</w:t>
      </w:r>
    </w:p>
    <w:p w14:paraId="2FCC64B1" w14:textId="3DB33B65" w:rsidR="00E92EF9" w:rsidRDefault="00E92EF9" w:rsidP="00B06D05">
      <w:pPr>
        <w:pStyle w:val="BodyText"/>
      </w:pPr>
      <w:r>
        <w:t xml:space="preserve">To add a Cross-reference </w:t>
      </w:r>
      <w:r w:rsidRPr="00166C86">
        <w:rPr>
          <w:b/>
          <w:bCs/>
        </w:rPr>
        <w:t xml:space="preserve">to a cited </w:t>
      </w:r>
      <w:r w:rsidR="00D47C58" w:rsidRPr="00166C86">
        <w:rPr>
          <w:b/>
          <w:bCs/>
        </w:rPr>
        <w:t xml:space="preserve">section </w:t>
      </w:r>
      <w:r w:rsidRPr="00184F30">
        <w:t xml:space="preserve">in the </w:t>
      </w:r>
      <w:r w:rsidR="00D47C58" w:rsidRPr="00184F30">
        <w:t>document</w:t>
      </w:r>
      <w:r w:rsidR="004B162C">
        <w:t>, use these steps to insert the number and title of the section</w:t>
      </w:r>
      <w:r>
        <w:t>:</w:t>
      </w:r>
    </w:p>
    <w:p w14:paraId="763D8DF1" w14:textId="5FDFB10E" w:rsidR="00D47C58" w:rsidRDefault="00D47C58" w:rsidP="00C17553">
      <w:pPr>
        <w:pStyle w:val="ListParagraph"/>
      </w:pPr>
      <w:r w:rsidRPr="00E3107F">
        <w:t xml:space="preserve">Insert the curser </w:t>
      </w:r>
      <w:r w:rsidR="00250C52">
        <w:t xml:space="preserve">where you want to cite the section in the text, </w:t>
      </w:r>
      <w:r w:rsidRPr="00E3107F">
        <w:t xml:space="preserve">and on the </w:t>
      </w:r>
      <w:r w:rsidRPr="00E3107F">
        <w:rPr>
          <w:b/>
          <w:bCs/>
        </w:rPr>
        <w:t>References</w:t>
      </w:r>
      <w:r w:rsidRPr="00E3107F">
        <w:t xml:space="preserve"> tab, select </w:t>
      </w:r>
      <w:r w:rsidRPr="00E3107F">
        <w:rPr>
          <w:b/>
          <w:bCs/>
        </w:rPr>
        <w:t>Cross-reference</w:t>
      </w:r>
      <w:r w:rsidRPr="00E3107F">
        <w:t>.</w:t>
      </w:r>
    </w:p>
    <w:p w14:paraId="327B4F7C" w14:textId="31C00E33" w:rsidR="00D47C58" w:rsidRDefault="002E0672" w:rsidP="00C17553">
      <w:pPr>
        <w:pStyle w:val="ListParagraph"/>
      </w:pPr>
      <w:r>
        <w:t>I</w:t>
      </w:r>
      <w:r w:rsidR="00D47C58">
        <w:t xml:space="preserve">n the </w:t>
      </w:r>
      <w:r w:rsidR="00D47C58" w:rsidRPr="006A5B96">
        <w:rPr>
          <w:b/>
          <w:bCs/>
        </w:rPr>
        <w:t>Cross-reference</w:t>
      </w:r>
      <w:r w:rsidR="00D47C58">
        <w:t xml:space="preserve"> pop-up box, set </w:t>
      </w:r>
      <w:r w:rsidR="00D47C58" w:rsidRPr="006A5B96">
        <w:rPr>
          <w:b/>
          <w:bCs/>
        </w:rPr>
        <w:t>Reference type</w:t>
      </w:r>
      <w:r w:rsidR="00640A5B" w:rsidRPr="006A5B96">
        <w:rPr>
          <w:b/>
          <w:bCs/>
        </w:rPr>
        <w:t>:</w:t>
      </w:r>
      <w:r w:rsidR="00D47C58">
        <w:t xml:space="preserve"> to </w:t>
      </w:r>
      <w:r w:rsidR="00796F6D" w:rsidRPr="006A5B96">
        <w:rPr>
          <w:b/>
          <w:bCs/>
        </w:rPr>
        <w:t>Heading</w:t>
      </w:r>
      <w:r w:rsidR="00D47C58">
        <w:t xml:space="preserve">, and set </w:t>
      </w:r>
      <w:r w:rsidR="00D47C58" w:rsidRPr="006A5B96">
        <w:rPr>
          <w:b/>
          <w:bCs/>
        </w:rPr>
        <w:t>Insert</w:t>
      </w:r>
      <w:r w:rsidR="00D47C58" w:rsidRPr="00E3107F">
        <w:t xml:space="preserve"> </w:t>
      </w:r>
      <w:r w:rsidR="00D47C58" w:rsidRPr="006A5B96">
        <w:rPr>
          <w:b/>
          <w:bCs/>
        </w:rPr>
        <w:t>reference</w:t>
      </w:r>
      <w:r w:rsidR="00640A5B" w:rsidRPr="006A5B96">
        <w:rPr>
          <w:b/>
          <w:bCs/>
        </w:rPr>
        <w:t xml:space="preserve"> to:</w:t>
      </w:r>
      <w:r w:rsidR="00D47C58">
        <w:t xml:space="preserve"> to </w:t>
      </w:r>
      <w:r w:rsidR="00640A5B" w:rsidRPr="006A5B96">
        <w:rPr>
          <w:b/>
          <w:bCs/>
        </w:rPr>
        <w:t xml:space="preserve">Heading </w:t>
      </w:r>
      <w:r w:rsidR="00BA7998" w:rsidRPr="006A5B96">
        <w:rPr>
          <w:b/>
          <w:bCs/>
        </w:rPr>
        <w:t>Number</w:t>
      </w:r>
      <w:r w:rsidR="00D47C58">
        <w:t>.</w:t>
      </w:r>
    </w:p>
    <w:p w14:paraId="3FA5287B" w14:textId="6CA9391F" w:rsidR="00D47C58" w:rsidRDefault="00D47C58" w:rsidP="00C17553">
      <w:pPr>
        <w:pStyle w:val="ListParagraph"/>
      </w:pPr>
      <w:r>
        <w:t xml:space="preserve">Scroll through the </w:t>
      </w:r>
      <w:r w:rsidRPr="00E92EF9">
        <w:rPr>
          <w:b/>
          <w:bCs/>
        </w:rPr>
        <w:t xml:space="preserve">For which </w:t>
      </w:r>
      <w:r w:rsidR="00ED2FB1">
        <w:rPr>
          <w:b/>
          <w:bCs/>
        </w:rPr>
        <w:t>heading</w:t>
      </w:r>
      <w:r w:rsidR="00250C52">
        <w:rPr>
          <w:b/>
          <w:bCs/>
        </w:rPr>
        <w:t>:</w:t>
      </w:r>
      <w:r w:rsidRPr="00E92EF9">
        <w:rPr>
          <w:b/>
          <w:bCs/>
        </w:rPr>
        <w:t xml:space="preserve"> </w:t>
      </w:r>
      <w:r w:rsidR="00812688" w:rsidRPr="00250C52">
        <w:t>list</w:t>
      </w:r>
      <w:r w:rsidR="00812688">
        <w:t xml:space="preserve"> and</w:t>
      </w:r>
      <w:r>
        <w:t xml:space="preserve"> select the appropriate </w:t>
      </w:r>
      <w:r w:rsidR="00250C52">
        <w:t xml:space="preserve">section heading </w:t>
      </w:r>
      <w:r>
        <w:t>that is being cited.</w:t>
      </w:r>
    </w:p>
    <w:p w14:paraId="3E0EC7C2" w14:textId="77777777" w:rsidR="00D47C58" w:rsidRDefault="00D47C58" w:rsidP="00C17553">
      <w:pPr>
        <w:pStyle w:val="ListParagraph"/>
      </w:pPr>
      <w:r w:rsidRPr="00E92EF9">
        <w:t xml:space="preserve">Select the </w:t>
      </w:r>
      <w:r w:rsidRPr="00E92EF9">
        <w:rPr>
          <w:b/>
          <w:bCs/>
        </w:rPr>
        <w:t>Insert</w:t>
      </w:r>
      <w:r w:rsidRPr="00E92EF9">
        <w:t xml:space="preserve"> button.</w:t>
      </w:r>
    </w:p>
    <w:p w14:paraId="0DCFD2AD" w14:textId="5253905A" w:rsidR="00250C52" w:rsidRDefault="00250C52" w:rsidP="00C17553">
      <w:pPr>
        <w:pStyle w:val="ListParagraph"/>
      </w:pPr>
      <w:r>
        <w:t>Add a space to separate the section heading number from the section heading title.</w:t>
      </w:r>
    </w:p>
    <w:p w14:paraId="2A5E9A96" w14:textId="4457B145" w:rsidR="00250C52" w:rsidRDefault="00250C52" w:rsidP="00C17553">
      <w:pPr>
        <w:pStyle w:val="ListParagraph"/>
      </w:pPr>
      <w:r>
        <w:t xml:space="preserve">In the </w:t>
      </w:r>
      <w:r w:rsidRPr="006A5B96">
        <w:rPr>
          <w:b/>
          <w:bCs/>
        </w:rPr>
        <w:t>Cross-reference</w:t>
      </w:r>
      <w:r>
        <w:t xml:space="preserve"> pop-up box, set </w:t>
      </w:r>
      <w:r w:rsidRPr="006A5B96">
        <w:rPr>
          <w:b/>
          <w:bCs/>
        </w:rPr>
        <w:t>Insert</w:t>
      </w:r>
      <w:r w:rsidRPr="00E3107F">
        <w:t xml:space="preserve"> </w:t>
      </w:r>
      <w:r w:rsidRPr="006A5B96">
        <w:rPr>
          <w:b/>
          <w:bCs/>
        </w:rPr>
        <w:t>reference</w:t>
      </w:r>
      <w:r w:rsidR="00BA7998" w:rsidRPr="006A5B96">
        <w:rPr>
          <w:b/>
          <w:bCs/>
        </w:rPr>
        <w:t xml:space="preserve"> to:</w:t>
      </w:r>
      <w:r>
        <w:t xml:space="preserve"> to </w:t>
      </w:r>
      <w:r w:rsidR="000D3D39" w:rsidRPr="006A5B96">
        <w:rPr>
          <w:b/>
          <w:bCs/>
        </w:rPr>
        <w:t>Heading text</w:t>
      </w:r>
      <w:r>
        <w:t>.</w:t>
      </w:r>
    </w:p>
    <w:p w14:paraId="0A5D23B8" w14:textId="055BB9DB" w:rsidR="00250C52" w:rsidRDefault="00BA7998" w:rsidP="00C17553">
      <w:pPr>
        <w:pStyle w:val="ListParagraph"/>
      </w:pPr>
      <w:r>
        <w:t xml:space="preserve">In </w:t>
      </w:r>
      <w:r w:rsidR="00250C52">
        <w:t xml:space="preserve">the </w:t>
      </w:r>
      <w:r w:rsidR="00250C52" w:rsidRPr="00E92EF9">
        <w:rPr>
          <w:b/>
          <w:bCs/>
        </w:rPr>
        <w:t xml:space="preserve">For which </w:t>
      </w:r>
      <w:r w:rsidR="00ED2FB1">
        <w:rPr>
          <w:b/>
          <w:bCs/>
        </w:rPr>
        <w:t>heading</w:t>
      </w:r>
      <w:r w:rsidR="00250C52">
        <w:rPr>
          <w:b/>
          <w:bCs/>
        </w:rPr>
        <w:t>:</w:t>
      </w:r>
      <w:r w:rsidR="00250C52" w:rsidRPr="00E92EF9">
        <w:rPr>
          <w:b/>
          <w:bCs/>
        </w:rPr>
        <w:t xml:space="preserve"> </w:t>
      </w:r>
      <w:r w:rsidR="00250C52" w:rsidRPr="00250C52">
        <w:t>list</w:t>
      </w:r>
      <w:r w:rsidR="00250C52">
        <w:t xml:space="preserve">, </w:t>
      </w:r>
      <w:r>
        <w:t>select</w:t>
      </w:r>
      <w:r w:rsidR="00250C52">
        <w:t xml:space="preserve"> the appropriate section heading that is being cited.</w:t>
      </w:r>
    </w:p>
    <w:p w14:paraId="0DA4A093" w14:textId="77494CB8" w:rsidR="00250C52" w:rsidRDefault="00250C52" w:rsidP="00C17553">
      <w:pPr>
        <w:pStyle w:val="ListParagraph"/>
      </w:pPr>
      <w:r w:rsidRPr="00E92EF9">
        <w:t xml:space="preserve">Select the </w:t>
      </w:r>
      <w:r w:rsidRPr="00E92EF9">
        <w:rPr>
          <w:b/>
          <w:bCs/>
        </w:rPr>
        <w:t>Insert</w:t>
      </w:r>
      <w:r w:rsidRPr="00E92EF9">
        <w:t xml:space="preserve"> button.</w:t>
      </w:r>
    </w:p>
    <w:p w14:paraId="579357EF" w14:textId="592CB9EF" w:rsidR="00AF26DC" w:rsidRPr="00E92EF9" w:rsidRDefault="00AF26DC" w:rsidP="00C17553">
      <w:pPr>
        <w:pStyle w:val="ListParagraph"/>
      </w:pPr>
      <w:r>
        <w:t xml:space="preserve">Change the font color of the inserted </w:t>
      </w:r>
      <w:r w:rsidRPr="00AF26DC">
        <w:t>number and title of the section</w:t>
      </w:r>
      <w:r>
        <w:t xml:space="preserve"> to </w:t>
      </w:r>
      <w:r w:rsidRPr="005A02BD">
        <w:rPr>
          <w:rStyle w:val="BodyTextChar"/>
          <w:color w:val="0000FF"/>
          <w:kern w:val="0"/>
        </w:rPr>
        <w:t>Blue</w:t>
      </w:r>
      <w:r>
        <w:t>.</w:t>
      </w:r>
    </w:p>
    <w:p w14:paraId="31A9AE88" w14:textId="77EA1642" w:rsidR="002E0672" w:rsidRDefault="002E0672" w:rsidP="00B06D05">
      <w:pPr>
        <w:pStyle w:val="BodyText"/>
      </w:pPr>
      <w:r>
        <w:t xml:space="preserve">To add a Cross-reference </w:t>
      </w:r>
      <w:r w:rsidRPr="00166C86">
        <w:rPr>
          <w:b/>
          <w:bCs/>
        </w:rPr>
        <w:t xml:space="preserve">to a cited table </w:t>
      </w:r>
      <w:r w:rsidRPr="00184F30">
        <w:t>in the document</w:t>
      </w:r>
      <w:r>
        <w:t>, use these steps to insert the number and title of the table:</w:t>
      </w:r>
    </w:p>
    <w:p w14:paraId="55996BC6" w14:textId="541A2384" w:rsidR="002E0672" w:rsidRDefault="002E0672" w:rsidP="00C17553">
      <w:pPr>
        <w:pStyle w:val="ListParagraph"/>
      </w:pPr>
      <w:r w:rsidRPr="00E3107F">
        <w:t xml:space="preserve">Insert the </w:t>
      </w:r>
      <w:r w:rsidR="00250C52" w:rsidRPr="00E3107F">
        <w:t xml:space="preserve">curser </w:t>
      </w:r>
      <w:r w:rsidR="00250C52">
        <w:t xml:space="preserve">where you want to cite the table in the text, </w:t>
      </w:r>
      <w:r w:rsidRPr="00E3107F">
        <w:t xml:space="preserve">and on the </w:t>
      </w:r>
      <w:r w:rsidRPr="00E3107F">
        <w:rPr>
          <w:b/>
          <w:bCs/>
        </w:rPr>
        <w:t>References</w:t>
      </w:r>
      <w:r w:rsidRPr="00E3107F">
        <w:t xml:space="preserve"> tab, select </w:t>
      </w:r>
      <w:r w:rsidRPr="00E3107F">
        <w:rPr>
          <w:b/>
          <w:bCs/>
        </w:rPr>
        <w:t>Cross-reference</w:t>
      </w:r>
      <w:r w:rsidRPr="00E3107F">
        <w:t>.</w:t>
      </w:r>
    </w:p>
    <w:p w14:paraId="79C878FF" w14:textId="22E45E52" w:rsidR="002E0672" w:rsidRDefault="002E0672" w:rsidP="00C17553">
      <w:pPr>
        <w:pStyle w:val="ListParagraph"/>
      </w:pPr>
      <w:r>
        <w:t xml:space="preserve">In the </w:t>
      </w:r>
      <w:r w:rsidRPr="006A5B96">
        <w:rPr>
          <w:b/>
          <w:bCs/>
        </w:rPr>
        <w:t>Cross-reference</w:t>
      </w:r>
      <w:r>
        <w:t xml:space="preserve"> pop-up box, set </w:t>
      </w:r>
      <w:r w:rsidRPr="006A5B96">
        <w:rPr>
          <w:b/>
          <w:bCs/>
        </w:rPr>
        <w:t>Reference type</w:t>
      </w:r>
      <w:r w:rsidR="00BA7998" w:rsidRPr="006A5B96">
        <w:rPr>
          <w:b/>
          <w:bCs/>
        </w:rPr>
        <w:t>:</w:t>
      </w:r>
      <w:r>
        <w:t xml:space="preserve"> to </w:t>
      </w:r>
      <w:r w:rsidR="00250C52" w:rsidRPr="006A5B96">
        <w:rPr>
          <w:b/>
          <w:bCs/>
        </w:rPr>
        <w:t>Table</w:t>
      </w:r>
      <w:r>
        <w:t xml:space="preserve">, and set </w:t>
      </w:r>
      <w:r w:rsidRPr="006A5B96">
        <w:rPr>
          <w:b/>
          <w:bCs/>
        </w:rPr>
        <w:t>Insert reference</w:t>
      </w:r>
      <w:r w:rsidR="00250C52" w:rsidRPr="006A5B96">
        <w:rPr>
          <w:b/>
          <w:bCs/>
        </w:rPr>
        <w:t xml:space="preserve"> to:</w:t>
      </w:r>
      <w:r w:rsidRPr="006A5B96">
        <w:rPr>
          <w:b/>
          <w:bCs/>
        </w:rPr>
        <w:t xml:space="preserve"> </w:t>
      </w:r>
      <w:r>
        <w:t xml:space="preserve">to </w:t>
      </w:r>
      <w:r w:rsidRPr="006A5B96">
        <w:rPr>
          <w:b/>
          <w:bCs/>
        </w:rPr>
        <w:t>Entire caption</w:t>
      </w:r>
      <w:r>
        <w:t>.</w:t>
      </w:r>
    </w:p>
    <w:p w14:paraId="1AD6C853" w14:textId="54322D69" w:rsidR="002E0672" w:rsidRDefault="002E0672" w:rsidP="00C17553">
      <w:pPr>
        <w:pStyle w:val="ListParagraph"/>
      </w:pPr>
      <w:r>
        <w:t xml:space="preserve">Scroll through the </w:t>
      </w:r>
      <w:r w:rsidRPr="00E92EF9">
        <w:rPr>
          <w:b/>
          <w:bCs/>
        </w:rPr>
        <w:t xml:space="preserve">For which </w:t>
      </w:r>
      <w:r w:rsidR="00250C52">
        <w:rPr>
          <w:b/>
          <w:bCs/>
        </w:rPr>
        <w:t>caption:</w:t>
      </w:r>
      <w:r w:rsidR="00250C52">
        <w:t xml:space="preserve"> </w:t>
      </w:r>
      <w:r w:rsidR="00812688">
        <w:t>list and</w:t>
      </w:r>
      <w:r>
        <w:t xml:space="preserve"> select the appropriate </w:t>
      </w:r>
      <w:r w:rsidR="00250C52">
        <w:t>table</w:t>
      </w:r>
      <w:r>
        <w:t xml:space="preserve"> that is being cited.</w:t>
      </w:r>
    </w:p>
    <w:p w14:paraId="3CCFCB07" w14:textId="77777777" w:rsidR="002E0672" w:rsidRDefault="002E0672" w:rsidP="00C17553">
      <w:pPr>
        <w:pStyle w:val="ListParagraph"/>
      </w:pPr>
      <w:r w:rsidRPr="00E92EF9">
        <w:t xml:space="preserve">Select the </w:t>
      </w:r>
      <w:r w:rsidRPr="00E92EF9">
        <w:rPr>
          <w:b/>
          <w:bCs/>
        </w:rPr>
        <w:t>Insert</w:t>
      </w:r>
      <w:r w:rsidRPr="00E92EF9">
        <w:t xml:space="preserve"> button.</w:t>
      </w:r>
    </w:p>
    <w:p w14:paraId="51C4031D" w14:textId="757898E8" w:rsidR="00AF26DC" w:rsidRPr="00E92EF9" w:rsidRDefault="00AF26DC" w:rsidP="00C17553">
      <w:pPr>
        <w:pStyle w:val="ListParagraph"/>
      </w:pPr>
      <w:r>
        <w:t xml:space="preserve">Change the font color of the inserted </w:t>
      </w:r>
      <w:r w:rsidR="00875107">
        <w:t xml:space="preserve">table caption </w:t>
      </w:r>
      <w:r>
        <w:t xml:space="preserve">to </w:t>
      </w:r>
      <w:r w:rsidRPr="005A02BD">
        <w:rPr>
          <w:rStyle w:val="BodyTextChar"/>
          <w:color w:val="0000FF"/>
          <w:kern w:val="0"/>
        </w:rPr>
        <w:t>Blue</w:t>
      </w:r>
      <w:r>
        <w:t>.</w:t>
      </w:r>
    </w:p>
    <w:p w14:paraId="6AD24F53" w14:textId="7FF4238C" w:rsidR="00250C52" w:rsidRDefault="00250C52" w:rsidP="00B06D05">
      <w:pPr>
        <w:pStyle w:val="BodyText"/>
      </w:pPr>
      <w:r>
        <w:t xml:space="preserve">To add a Cross-reference </w:t>
      </w:r>
      <w:r w:rsidRPr="00166C86">
        <w:rPr>
          <w:b/>
          <w:bCs/>
        </w:rPr>
        <w:t xml:space="preserve">to a cited figure </w:t>
      </w:r>
      <w:r w:rsidRPr="00184F30">
        <w:t>in the document</w:t>
      </w:r>
      <w:r>
        <w:t>, use these steps to insert the number and title of the figure:</w:t>
      </w:r>
      <w:r w:rsidR="00BA7998">
        <w:t xml:space="preserve"> </w:t>
      </w:r>
    </w:p>
    <w:p w14:paraId="213A0B61" w14:textId="6E9431C8" w:rsidR="00250C52" w:rsidRDefault="00250C52" w:rsidP="00C17553">
      <w:pPr>
        <w:pStyle w:val="ListParagraph"/>
      </w:pPr>
      <w:r w:rsidRPr="00E3107F">
        <w:t xml:space="preserve">Insert the curser </w:t>
      </w:r>
      <w:r>
        <w:t xml:space="preserve">where you want to cite the figure in the text, </w:t>
      </w:r>
      <w:r w:rsidRPr="00E3107F">
        <w:t xml:space="preserve">and on the </w:t>
      </w:r>
      <w:r w:rsidRPr="00E3107F">
        <w:rPr>
          <w:b/>
          <w:bCs/>
        </w:rPr>
        <w:t>References</w:t>
      </w:r>
      <w:r w:rsidRPr="00E3107F">
        <w:t xml:space="preserve"> tab, select </w:t>
      </w:r>
      <w:r w:rsidRPr="00E3107F">
        <w:rPr>
          <w:b/>
          <w:bCs/>
        </w:rPr>
        <w:t>Cross-reference</w:t>
      </w:r>
      <w:r w:rsidRPr="00E3107F">
        <w:t>.</w:t>
      </w:r>
    </w:p>
    <w:p w14:paraId="4AD35530" w14:textId="3CB45BDE" w:rsidR="00250C52" w:rsidRDefault="00250C52" w:rsidP="00C17553">
      <w:pPr>
        <w:pStyle w:val="ListParagraph"/>
      </w:pPr>
      <w:r>
        <w:t xml:space="preserve">In the </w:t>
      </w:r>
      <w:r w:rsidRPr="00EB3963">
        <w:rPr>
          <w:b/>
          <w:bCs/>
        </w:rPr>
        <w:t>Cross-reference</w:t>
      </w:r>
      <w:r>
        <w:t xml:space="preserve"> pop-up box, set </w:t>
      </w:r>
      <w:r w:rsidRPr="00EB3963">
        <w:rPr>
          <w:b/>
          <w:bCs/>
        </w:rPr>
        <w:t>Reference type</w:t>
      </w:r>
      <w:r w:rsidR="00BA7998" w:rsidRPr="00EB3963">
        <w:rPr>
          <w:b/>
          <w:bCs/>
        </w:rPr>
        <w:t>:</w:t>
      </w:r>
      <w:r>
        <w:t xml:space="preserve"> to </w:t>
      </w:r>
      <w:r w:rsidRPr="00EB3963">
        <w:rPr>
          <w:b/>
          <w:bCs/>
        </w:rPr>
        <w:t>Figure</w:t>
      </w:r>
      <w:r>
        <w:t xml:space="preserve">, and set </w:t>
      </w:r>
      <w:r w:rsidRPr="00EB3963">
        <w:rPr>
          <w:b/>
          <w:bCs/>
        </w:rPr>
        <w:t>Insert reference to:</w:t>
      </w:r>
      <w:r>
        <w:t xml:space="preserve"> to </w:t>
      </w:r>
      <w:r w:rsidRPr="00EB3963">
        <w:rPr>
          <w:b/>
          <w:bCs/>
        </w:rPr>
        <w:t>Entire caption</w:t>
      </w:r>
      <w:r>
        <w:t>.</w:t>
      </w:r>
    </w:p>
    <w:p w14:paraId="2878012F" w14:textId="2404F475" w:rsidR="00250C52" w:rsidRDefault="00250C52" w:rsidP="00C17553">
      <w:pPr>
        <w:pStyle w:val="ListParagraph"/>
      </w:pPr>
      <w:r>
        <w:t xml:space="preserve">Scroll through the </w:t>
      </w:r>
      <w:r w:rsidRPr="00E92EF9">
        <w:rPr>
          <w:b/>
          <w:bCs/>
        </w:rPr>
        <w:t xml:space="preserve">For which </w:t>
      </w:r>
      <w:r>
        <w:rPr>
          <w:b/>
          <w:bCs/>
        </w:rPr>
        <w:t>caption:</w:t>
      </w:r>
      <w:r>
        <w:t xml:space="preserve"> </w:t>
      </w:r>
      <w:r w:rsidR="00812688">
        <w:t>list and</w:t>
      </w:r>
      <w:r>
        <w:t xml:space="preserve"> select the appropriate figure that is being cited.</w:t>
      </w:r>
    </w:p>
    <w:p w14:paraId="7CADD5FD" w14:textId="77777777" w:rsidR="00875107" w:rsidRDefault="00250C52" w:rsidP="00C17553">
      <w:pPr>
        <w:pStyle w:val="ListParagraph"/>
      </w:pPr>
      <w:r w:rsidRPr="00E92EF9">
        <w:t xml:space="preserve">Select the </w:t>
      </w:r>
      <w:r w:rsidRPr="00E92EF9">
        <w:rPr>
          <w:b/>
          <w:bCs/>
        </w:rPr>
        <w:t>Insert</w:t>
      </w:r>
      <w:r w:rsidRPr="00E92EF9">
        <w:t xml:space="preserve"> button.</w:t>
      </w:r>
    </w:p>
    <w:p w14:paraId="1ED22D63" w14:textId="62F52A20" w:rsidR="00250C52" w:rsidRPr="00E92EF9" w:rsidRDefault="00875107" w:rsidP="00C17553">
      <w:pPr>
        <w:pStyle w:val="ListParagraph"/>
      </w:pPr>
      <w:r>
        <w:t xml:space="preserve">Change the font color of the inserted figure caption to </w:t>
      </w:r>
      <w:r w:rsidRPr="005A02BD">
        <w:rPr>
          <w:rStyle w:val="BodyTextChar"/>
          <w:color w:val="0000FF"/>
          <w:kern w:val="0"/>
        </w:rPr>
        <w:t>Blue</w:t>
      </w:r>
      <w:r>
        <w:t>.</w:t>
      </w:r>
    </w:p>
    <w:p w14:paraId="0B0C876C" w14:textId="6D22E1C7" w:rsidR="007007F5" w:rsidRDefault="00D6724B" w:rsidP="00632390">
      <w:pPr>
        <w:pStyle w:val="BodyText"/>
        <w:keepNext/>
        <w:rPr>
          <w:b/>
          <w:bCs/>
        </w:rPr>
      </w:pPr>
      <w:r>
        <w:rPr>
          <w:b/>
          <w:bCs/>
        </w:rPr>
        <w:t>Cross-References—How to Update</w:t>
      </w:r>
    </w:p>
    <w:p w14:paraId="599AAD54" w14:textId="21D1ED2D" w:rsidR="007007F5" w:rsidRPr="007007F5" w:rsidRDefault="007007F5" w:rsidP="007007F5">
      <w:pPr>
        <w:pStyle w:val="BodyText"/>
      </w:pPr>
      <w:r>
        <w:t>When cited references are added or removed from the References section</w:t>
      </w:r>
      <w:r w:rsidR="000C447E">
        <w:t>, all cross-references in the document need to be updated. Similarly, when</w:t>
      </w:r>
      <w:r>
        <w:t xml:space="preserve"> section</w:t>
      </w:r>
      <w:r w:rsidR="000C447E">
        <w:t>s are added or removed, section numbers will change and all cross-references to sections, tables, and figures will need to be updated.</w:t>
      </w:r>
      <w:r w:rsidR="00B06D05">
        <w:t xml:space="preserve"> These can be updated individually or all at once.</w:t>
      </w:r>
    </w:p>
    <w:p w14:paraId="4BB38037" w14:textId="69B2F1FD" w:rsidR="00B06D05" w:rsidRDefault="00B06D05" w:rsidP="00C17553">
      <w:pPr>
        <w:pStyle w:val="ListParagraph"/>
      </w:pPr>
      <w:r>
        <w:lastRenderedPageBreak/>
        <w:t xml:space="preserve">To update all cross-references at once, </w:t>
      </w:r>
      <w:r w:rsidRPr="00B06D05">
        <w:t xml:space="preserve">select the entire document </w:t>
      </w:r>
      <w:r w:rsidR="003F07A5">
        <w:t>&lt;</w:t>
      </w:r>
      <w:r w:rsidRPr="00B06D05">
        <w:t>Ctrl+A</w:t>
      </w:r>
      <w:r w:rsidR="003F07A5">
        <w:t>&gt;</w:t>
      </w:r>
      <w:r w:rsidRPr="00B06D05">
        <w:t xml:space="preserve">, then press </w:t>
      </w:r>
      <w:r w:rsidRPr="00B06D05">
        <w:rPr>
          <w:b/>
          <w:bCs/>
        </w:rPr>
        <w:t>F9</w:t>
      </w:r>
      <w:r>
        <w:t xml:space="preserve">. It is important to confirm that all cross-references were updated and go to the correct cited reference, section, table, or figure by selecting each updated cross-reference </w:t>
      </w:r>
      <w:r w:rsidR="003F07A5">
        <w:t>&lt;</w:t>
      </w:r>
      <w:r>
        <w:t>Ctrl+click</w:t>
      </w:r>
      <w:r w:rsidR="003F07A5">
        <w:t>&gt;</w:t>
      </w:r>
      <w:r>
        <w:t>.</w:t>
      </w:r>
    </w:p>
    <w:p w14:paraId="335F27AE" w14:textId="448CB933" w:rsidR="00CE398D" w:rsidRDefault="00B06D05" w:rsidP="00CE398D">
      <w:pPr>
        <w:pStyle w:val="BodyText"/>
      </w:pPr>
      <w:r>
        <w:t>To update an individual cross-reference, r</w:t>
      </w:r>
      <w:r w:rsidRPr="00B06D05">
        <w:t xml:space="preserve">ight-click on </w:t>
      </w:r>
      <w:r>
        <w:t>the</w:t>
      </w:r>
      <w:r w:rsidRPr="00B06D05">
        <w:t xml:space="preserve"> specific cross-reference and select </w:t>
      </w:r>
      <w:r w:rsidRPr="00B06D05">
        <w:rPr>
          <w:b/>
          <w:bCs/>
        </w:rPr>
        <w:t>Update Field</w:t>
      </w:r>
      <w:r>
        <w:t>. Confirm the cross-reference was updated and goes to the correct cited reference, section, table, or figure by selecting</w:t>
      </w:r>
      <w:r w:rsidR="00344BD5">
        <w:t xml:space="preserve"> on</w:t>
      </w:r>
      <w:r>
        <w:t xml:space="preserve"> the updated cross-reference </w:t>
      </w:r>
      <w:r w:rsidR="003F07A5">
        <w:t>&lt;</w:t>
      </w:r>
      <w:r>
        <w:t>Ctrl+click</w:t>
      </w:r>
      <w:r w:rsidR="003F07A5">
        <w:t>&gt;</w:t>
      </w:r>
      <w:r w:rsidR="005838FB">
        <w:t>.</w:t>
      </w:r>
    </w:p>
    <w:p w14:paraId="74D0B227" w14:textId="2716DE69" w:rsidR="00CE398D" w:rsidRDefault="00CE398D" w:rsidP="00632390">
      <w:pPr>
        <w:pStyle w:val="BodyText"/>
        <w:keepNext/>
        <w:rPr>
          <w:b/>
          <w:bCs/>
        </w:rPr>
      </w:pPr>
      <w:r>
        <w:rPr>
          <w:b/>
          <w:bCs/>
        </w:rPr>
        <w:t>Navigation Shortcuts</w:t>
      </w:r>
    </w:p>
    <w:p w14:paraId="054F7B7B" w14:textId="77777777" w:rsidR="00CE398D" w:rsidRDefault="00CE398D" w:rsidP="00CE398D">
      <w:pPr>
        <w:pStyle w:val="BodyText"/>
      </w:pPr>
      <w:r>
        <w:t xml:space="preserve">Use the </w:t>
      </w:r>
      <w:r w:rsidRPr="0001151E">
        <w:rPr>
          <w:b/>
          <w:bCs/>
        </w:rPr>
        <w:t>Navigation Pane</w:t>
      </w:r>
      <w:r>
        <w:t xml:space="preserve"> to quickly jump to a section or specific text in the document rather than scrolling through the pages. </w:t>
      </w:r>
    </w:p>
    <w:p w14:paraId="5540D428" w14:textId="77777777" w:rsidR="00CE398D" w:rsidRDefault="00CE398D" w:rsidP="00CE398D">
      <w:pPr>
        <w:pStyle w:val="BodyText"/>
        <w:rPr>
          <w:b/>
          <w:bCs/>
        </w:rPr>
      </w:pPr>
      <w:r>
        <w:t xml:space="preserve">On the </w:t>
      </w:r>
      <w:r w:rsidRPr="0001151E">
        <w:rPr>
          <w:b/>
          <w:bCs/>
        </w:rPr>
        <w:t>View</w:t>
      </w:r>
      <w:r>
        <w:t xml:space="preserve"> tab, check the </w:t>
      </w:r>
      <w:r w:rsidRPr="0001151E">
        <w:rPr>
          <w:b/>
          <w:bCs/>
        </w:rPr>
        <w:t>Navigation Pane</w:t>
      </w:r>
      <w:r>
        <w:t xml:space="preserve"> box to display it.</w:t>
      </w:r>
    </w:p>
    <w:p w14:paraId="3317DE65" w14:textId="77777777" w:rsidR="00CE398D" w:rsidRPr="00EB3963" w:rsidRDefault="00CE398D" w:rsidP="00C17553">
      <w:pPr>
        <w:pStyle w:val="ListParagraph"/>
        <w:rPr>
          <w:b/>
          <w:bCs/>
        </w:rPr>
      </w:pPr>
      <w:r w:rsidRPr="00EB3963">
        <w:rPr>
          <w:b/>
          <w:bCs/>
        </w:rPr>
        <w:t xml:space="preserve">Search for a section: </w:t>
      </w:r>
    </w:p>
    <w:p w14:paraId="35BB96B1" w14:textId="77777777" w:rsidR="00CE398D" w:rsidRDefault="00CE398D" w:rsidP="00C17553">
      <w:pPr>
        <w:pStyle w:val="ListParagraph"/>
        <w:numPr>
          <w:ilvl w:val="1"/>
          <w:numId w:val="17"/>
        </w:numPr>
      </w:pPr>
      <w:r w:rsidRPr="00BA7263">
        <w:rPr>
          <w:b/>
          <w:bCs/>
        </w:rPr>
        <w:t>Headings:</w:t>
      </w:r>
      <w:r>
        <w:t xml:space="preserve"> Click on a section title to jump to that section.</w:t>
      </w:r>
    </w:p>
    <w:p w14:paraId="7890E182" w14:textId="77777777" w:rsidR="00CE398D" w:rsidRDefault="00CE398D" w:rsidP="00C17553">
      <w:pPr>
        <w:pStyle w:val="ListParagraph"/>
        <w:numPr>
          <w:ilvl w:val="1"/>
          <w:numId w:val="17"/>
        </w:numPr>
      </w:pPr>
      <w:r w:rsidRPr="00FB5F0B">
        <w:rPr>
          <w:b/>
          <w:bCs/>
        </w:rPr>
        <w:t>Pages:</w:t>
      </w:r>
      <w:r>
        <w:t xml:space="preserve"> Scroll through page thumbnail images to quickly find a table, image, or other content when a section title is unknown and a visual clue is needed. Click on the thumbnail image of interest to jump to that page.</w:t>
      </w:r>
    </w:p>
    <w:p w14:paraId="692836EE" w14:textId="77777777" w:rsidR="00CE398D" w:rsidRDefault="00CE398D" w:rsidP="00C17553">
      <w:pPr>
        <w:pStyle w:val="ListParagraph"/>
      </w:pPr>
      <w:r w:rsidRPr="00215CD1">
        <w:rPr>
          <w:b/>
          <w:bCs/>
        </w:rPr>
        <w:t>Search for a word or phrase:</w:t>
      </w:r>
      <w:r>
        <w:t xml:space="preserve"> Type the text in the </w:t>
      </w:r>
      <w:r w:rsidRPr="00423D77">
        <w:rPr>
          <w:b/>
          <w:bCs/>
        </w:rPr>
        <w:t>Search document</w:t>
      </w:r>
      <w:r>
        <w:t xml:space="preserve"> at the top of the Navigation Pane.</w:t>
      </w:r>
    </w:p>
    <w:p w14:paraId="46D0284B" w14:textId="77777777" w:rsidR="00CE398D" w:rsidRDefault="00CE398D" w:rsidP="00C17553">
      <w:pPr>
        <w:pStyle w:val="ListParagraph"/>
        <w:numPr>
          <w:ilvl w:val="1"/>
          <w:numId w:val="17"/>
        </w:numPr>
      </w:pPr>
      <w:r w:rsidRPr="00BA7263">
        <w:rPr>
          <w:b/>
          <w:bCs/>
        </w:rPr>
        <w:t>Headings:</w:t>
      </w:r>
      <w:r>
        <w:t xml:space="preserve"> Section titles containing the typed text are highlighted in yellow.</w:t>
      </w:r>
    </w:p>
    <w:p w14:paraId="3AA6AB4D" w14:textId="77777777" w:rsidR="00CE398D" w:rsidRDefault="00CE398D" w:rsidP="00C17553">
      <w:pPr>
        <w:pStyle w:val="ListParagraph"/>
        <w:numPr>
          <w:ilvl w:val="1"/>
          <w:numId w:val="17"/>
        </w:numPr>
      </w:pPr>
      <w:r w:rsidRPr="00FB5F0B">
        <w:rPr>
          <w:b/>
          <w:bCs/>
        </w:rPr>
        <w:t>Pages:</w:t>
      </w:r>
      <w:r>
        <w:t xml:space="preserve"> Thumbnail images are displayed for only those pages containing the typed text.</w:t>
      </w:r>
    </w:p>
    <w:p w14:paraId="27066B96" w14:textId="77777777" w:rsidR="00CE398D" w:rsidRDefault="00CE398D" w:rsidP="00C17553">
      <w:pPr>
        <w:pStyle w:val="ListParagraph"/>
        <w:numPr>
          <w:ilvl w:val="1"/>
          <w:numId w:val="17"/>
        </w:numPr>
      </w:pPr>
      <w:r w:rsidRPr="00FB5F0B">
        <w:rPr>
          <w:b/>
          <w:bCs/>
        </w:rPr>
        <w:t>Results:</w:t>
      </w:r>
      <w:r>
        <w:t xml:space="preserve"> Each individual </w:t>
      </w:r>
      <w:r w:rsidRPr="00903760">
        <w:t xml:space="preserve">search </w:t>
      </w:r>
      <w:r>
        <w:t>result is displayed with some of its surrounding text.</w:t>
      </w:r>
    </w:p>
    <w:p w14:paraId="3C5A1F53" w14:textId="77777777" w:rsidR="00CE398D" w:rsidRDefault="00CE398D" w:rsidP="00632390">
      <w:pPr>
        <w:pStyle w:val="BodyText"/>
        <w:keepNext/>
        <w:rPr>
          <w:b/>
          <w:bCs/>
        </w:rPr>
      </w:pPr>
      <w:r>
        <w:rPr>
          <w:b/>
          <w:bCs/>
        </w:rPr>
        <w:t xml:space="preserve">Check </w:t>
      </w:r>
      <w:r w:rsidRPr="004C672C">
        <w:rPr>
          <w:b/>
          <w:bCs/>
        </w:rPr>
        <w:t>Accessibility</w:t>
      </w:r>
    </w:p>
    <w:p w14:paraId="68709814" w14:textId="6E3C6EC0" w:rsidR="00CE398D" w:rsidRDefault="00CE398D" w:rsidP="00CE398D">
      <w:pPr>
        <w:pStyle w:val="BodyText"/>
      </w:pPr>
      <w:r>
        <w:t xml:space="preserve">Use Microsoft’s </w:t>
      </w:r>
      <w:r w:rsidRPr="00D94308">
        <w:rPr>
          <w:b/>
          <w:bCs/>
        </w:rPr>
        <w:t>Accessibility Assistant</w:t>
      </w:r>
      <w:r w:rsidRPr="00D94308">
        <w:t xml:space="preserve"> </w:t>
      </w:r>
      <w:r>
        <w:t xml:space="preserve">to identify and fix common </w:t>
      </w:r>
      <w:r w:rsidRPr="004C672C">
        <w:t xml:space="preserve">accessibility </w:t>
      </w:r>
      <w:r>
        <w:t xml:space="preserve">issues that make it difficult for blind or low vision </w:t>
      </w:r>
      <w:r w:rsidR="00812688">
        <w:t>people</w:t>
      </w:r>
      <w:r>
        <w:t xml:space="preserve">. The </w:t>
      </w:r>
      <w:r w:rsidRPr="00F130A6">
        <w:rPr>
          <w:b/>
          <w:bCs/>
        </w:rPr>
        <w:t>Status Bar</w:t>
      </w:r>
      <w:r>
        <w:t xml:space="preserve"> at the bottom of the window will display </w:t>
      </w:r>
      <w:r w:rsidRPr="00F130A6">
        <w:rPr>
          <w:b/>
          <w:bCs/>
        </w:rPr>
        <w:t>Accessibility: Investigate</w:t>
      </w:r>
      <w:r>
        <w:t xml:space="preserve"> if there is an accessibility issue. </w:t>
      </w:r>
    </w:p>
    <w:p w14:paraId="42872ACE" w14:textId="77777777" w:rsidR="00CE398D" w:rsidRDefault="00CE398D" w:rsidP="00CE398D">
      <w:pPr>
        <w:pStyle w:val="BodyText"/>
      </w:pPr>
      <w:r>
        <w:t>On</w:t>
      </w:r>
      <w:r w:rsidRPr="004C672C">
        <w:t xml:space="preserve"> </w:t>
      </w:r>
      <w:r>
        <w:t xml:space="preserve">the </w:t>
      </w:r>
      <w:r w:rsidRPr="004C672C">
        <w:rPr>
          <w:b/>
          <w:bCs/>
        </w:rPr>
        <w:t>Review</w:t>
      </w:r>
      <w:r w:rsidRPr="004C672C">
        <w:t xml:space="preserve"> </w:t>
      </w:r>
      <w:r>
        <w:t>tab, select</w:t>
      </w:r>
      <w:r w:rsidRPr="004C672C">
        <w:t xml:space="preserve"> </w:t>
      </w:r>
      <w:r w:rsidRPr="004C672C">
        <w:rPr>
          <w:b/>
          <w:bCs/>
        </w:rPr>
        <w:t>Check Accessibility</w:t>
      </w:r>
      <w:r w:rsidRPr="004C672C">
        <w:t xml:space="preserve"> to open the </w:t>
      </w:r>
      <w:r>
        <w:t>A</w:t>
      </w:r>
      <w:r w:rsidRPr="004C672C">
        <w:t>ccessibility pane</w:t>
      </w:r>
      <w:r>
        <w:t xml:space="preserve"> on the right</w:t>
      </w:r>
      <w:r w:rsidRPr="004C672C">
        <w:t>.</w:t>
      </w:r>
      <w:r>
        <w:t xml:space="preserve"> Issues and suggested resolutions are listed in the A</w:t>
      </w:r>
      <w:r w:rsidRPr="004C672C">
        <w:t xml:space="preserve">ccessibility </w:t>
      </w:r>
      <w:r>
        <w:t>pane.</w:t>
      </w:r>
    </w:p>
    <w:p w14:paraId="5681FE1F" w14:textId="1F71A57A" w:rsidR="00CE398D" w:rsidRDefault="00CE398D" w:rsidP="00C17553">
      <w:pPr>
        <w:pStyle w:val="ListParagraph"/>
      </w:pPr>
      <w:r w:rsidRPr="00D94308">
        <w:rPr>
          <w:b/>
          <w:bCs/>
        </w:rPr>
        <w:t>Hard-to-read text contrast:</w:t>
      </w:r>
      <w:r>
        <w:t xml:space="preserve"> </w:t>
      </w:r>
      <w:r w:rsidR="00340334">
        <w:t xml:space="preserve">If the </w:t>
      </w:r>
      <w:r>
        <w:t xml:space="preserve">text color is hard to see. Use the </w:t>
      </w:r>
      <w:r w:rsidRPr="00D94308">
        <w:t xml:space="preserve">styles listed in the </w:t>
      </w:r>
      <w:r w:rsidRPr="00D94308">
        <w:rPr>
          <w:b/>
          <w:bCs/>
        </w:rPr>
        <w:t>Styles</w:t>
      </w:r>
      <w:r w:rsidRPr="00D94308">
        <w:t xml:space="preserve"> gallery </w:t>
      </w:r>
      <w:r>
        <w:t>as they do not cause accessibility issues.</w:t>
      </w:r>
    </w:p>
    <w:p w14:paraId="53FECA92" w14:textId="4C1B8390" w:rsidR="00CE398D" w:rsidRDefault="00CE398D" w:rsidP="00C17553">
      <w:pPr>
        <w:pStyle w:val="ListParagraph"/>
      </w:pPr>
      <w:r w:rsidRPr="00D94308">
        <w:rPr>
          <w:b/>
          <w:bCs/>
        </w:rPr>
        <w:t>Missing Alt Text:</w:t>
      </w:r>
      <w:r>
        <w:t xml:space="preserve"> A short 1-2 sentence description is needed to describe what the image </w:t>
      </w:r>
      <w:r w:rsidR="00911A7C">
        <w:t xml:space="preserve">is </w:t>
      </w:r>
      <w:r>
        <w:t>for someone who is blind or has low vision.</w:t>
      </w:r>
    </w:p>
    <w:p w14:paraId="70AE1EAC" w14:textId="6DBE853B" w:rsidR="00CE398D" w:rsidRPr="00B6246B" w:rsidRDefault="00CE398D" w:rsidP="00C17553">
      <w:pPr>
        <w:pStyle w:val="ListParagraph"/>
      </w:pPr>
      <w:r>
        <w:rPr>
          <w:b/>
          <w:bCs/>
        </w:rPr>
        <w:t xml:space="preserve">Use of merged or split cells: </w:t>
      </w:r>
      <w:r w:rsidRPr="00B6246B">
        <w:t xml:space="preserve">Cells should not be merged or split as it makes it difficult for </w:t>
      </w:r>
      <w:r w:rsidR="00626D5A">
        <w:t xml:space="preserve">screen </w:t>
      </w:r>
      <w:r w:rsidRPr="00B6246B">
        <w:t>readers to convey the information.</w:t>
      </w:r>
    </w:p>
    <w:p w14:paraId="62DBB24E" w14:textId="77777777" w:rsidR="00CE398D" w:rsidRPr="004C672C" w:rsidRDefault="00CE398D" w:rsidP="00632390">
      <w:pPr>
        <w:pStyle w:val="BodyText"/>
        <w:keepNext/>
        <w:rPr>
          <w:b/>
          <w:bCs/>
        </w:rPr>
      </w:pPr>
      <w:r>
        <w:rPr>
          <w:b/>
          <w:bCs/>
        </w:rPr>
        <w:t>I</w:t>
      </w:r>
      <w:r w:rsidRPr="004C672C">
        <w:rPr>
          <w:b/>
          <w:bCs/>
        </w:rPr>
        <w:t xml:space="preserve">nclusive </w:t>
      </w:r>
      <w:r>
        <w:rPr>
          <w:b/>
          <w:bCs/>
        </w:rPr>
        <w:t>L</w:t>
      </w:r>
      <w:r w:rsidRPr="004C672C">
        <w:rPr>
          <w:b/>
          <w:bCs/>
        </w:rPr>
        <w:t>anguage</w:t>
      </w:r>
    </w:p>
    <w:p w14:paraId="181B64B4" w14:textId="79629E58" w:rsidR="00B06D05" w:rsidRDefault="00C41276" w:rsidP="00C17553">
      <w:pPr>
        <w:pStyle w:val="ListParagraph"/>
      </w:pPr>
      <w:r w:rsidRPr="000A41E5">
        <w:t xml:space="preserve">Review the document to confirm </w:t>
      </w:r>
      <w:r w:rsidR="00BB1C6E">
        <w:t xml:space="preserve">that </w:t>
      </w:r>
      <w:r w:rsidR="006519E6" w:rsidRPr="000A41E5">
        <w:t xml:space="preserve">terms </w:t>
      </w:r>
      <w:r w:rsidR="006519E6" w:rsidRPr="00C17553">
        <w:t>used</w:t>
      </w:r>
      <w:r w:rsidR="006519E6" w:rsidRPr="000A41E5">
        <w:t xml:space="preserve"> in the document </w:t>
      </w:r>
      <w:r w:rsidRPr="000A41E5">
        <w:t xml:space="preserve">meet NENA’s </w:t>
      </w:r>
      <w:hyperlink r:id="rId54" w:history="1">
        <w:r w:rsidR="000A41E5" w:rsidRPr="000A41E5">
          <w:rPr>
            <w:rStyle w:val="Hyperlink"/>
          </w:rPr>
          <w:t>Use of Inclusive Language Policy</w:t>
        </w:r>
      </w:hyperlink>
      <w:r w:rsidR="006519E6" w:rsidRPr="000A41E5">
        <w:t>, found</w:t>
      </w:r>
      <w:r w:rsidRPr="000A41E5">
        <w:t xml:space="preserve"> in the NENA Workspace Administrative Procedure, Templates &amp; Training Material.</w:t>
      </w:r>
    </w:p>
    <w:sectPr w:rsidR="00B06D05" w:rsidSect="00096F2F">
      <w:footerReference w:type="default" r:id="rId55"/>
      <w:pgSz w:w="12240" w:h="15840" w:code="1"/>
      <w:pgMar w:top="1584" w:right="1080" w:bottom="806" w:left="1440" w:header="576" w:footer="720" w:gutter="0"/>
      <w:lnNumType w:countBy="1" w:restart="continuous"/>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iane Harris" w:date="2026-06-15T15:23:00Z" w:initials="DH">
    <w:p w14:paraId="03FB15A5" w14:textId="77777777" w:rsidR="00D4540A" w:rsidRDefault="00D4540A" w:rsidP="00D4540A">
      <w:pPr>
        <w:pStyle w:val="CommentText"/>
      </w:pPr>
      <w:r>
        <w:rPr>
          <w:rStyle w:val="CommentReference"/>
        </w:rPr>
        <w:annotationRef/>
      </w:r>
      <w:r>
        <w:t>6/15/26 On call group agrees to the change.</w:t>
      </w:r>
    </w:p>
  </w:comment>
  <w:comment w:id="20" w:author="Diane Harris" w:date="2026-06-15T15:24:00Z" w:initials="DH">
    <w:p w14:paraId="752955CC" w14:textId="77777777" w:rsidR="00D4540A" w:rsidRDefault="00D4540A" w:rsidP="00D4540A">
      <w:pPr>
        <w:pStyle w:val="CommentText"/>
      </w:pPr>
      <w:r>
        <w:rPr>
          <w:rStyle w:val="CommentReference"/>
        </w:rPr>
        <w:annotationRef/>
      </w:r>
      <w:r>
        <w:t>6/15/26 - group agrees to change</w:t>
      </w:r>
    </w:p>
  </w:comment>
  <w:comment w:id="48" w:author="Hannah, Mark" w:date="2024-04-29T15:40:00Z" w:initials="MH">
    <w:p w14:paraId="0BC5C370" w14:textId="2866F36E" w:rsidR="00794B9E" w:rsidRDefault="00794B9E" w:rsidP="007E292A">
      <w:pPr>
        <w:pStyle w:val="CommentText"/>
      </w:pPr>
      <w:r>
        <w:rPr>
          <w:rStyle w:val="CommentReference"/>
        </w:rPr>
        <w:annotationRef/>
      </w:r>
      <w:r>
        <w:t xml:space="preserve">May need to consider introducing the concept of subscribers in the introduction. </w:t>
      </w:r>
    </w:p>
    <w:p w14:paraId="53720920" w14:textId="77777777" w:rsidR="00794B9E" w:rsidRDefault="00794B9E" w:rsidP="007E292A">
      <w:pPr>
        <w:pStyle w:val="CommentText"/>
      </w:pPr>
    </w:p>
  </w:comment>
  <w:comment w:id="49" w:author="Amy Hensley" w:date="2026-03-09T15:35:00Z" w:initials="AH">
    <w:p w14:paraId="2438D58D" w14:textId="27BAEB5A" w:rsidR="00794B9E" w:rsidRDefault="00794B9E">
      <w:pPr>
        <w:pStyle w:val="CommentText"/>
      </w:pPr>
      <w:r>
        <w:rPr>
          <w:rStyle w:val="CommentReference"/>
        </w:rPr>
        <w:annotationRef/>
      </w:r>
      <w:r>
        <w:t xml:space="preserve">The subscriber concept is discussed in the consideration section. Verify. </w:t>
      </w:r>
    </w:p>
  </w:comment>
  <w:comment w:id="52" w:author="Amy Hensley" w:date="2026-03-02T15:11:00Z" w:initials="AH">
    <w:p w14:paraId="382ECC99" w14:textId="1023E3C9" w:rsidR="00794B9E" w:rsidRDefault="00794B9E">
      <w:pPr>
        <w:pStyle w:val="CommentText"/>
      </w:pPr>
      <w:r>
        <w:rPr>
          <w:rStyle w:val="CommentReference"/>
        </w:rPr>
        <w:annotationRef/>
      </w:r>
      <w:r>
        <w:t>Has this been covered in functional elements below. Consider deleting if redundant or moving if not. Also 297 and 298</w:t>
      </w:r>
    </w:p>
  </w:comment>
  <w:comment w:id="64" w:author="Diane Harris" w:date="2024-02-12T12:24:00Z" w:initials="DH">
    <w:p w14:paraId="7F70B7F1" w14:textId="77777777" w:rsidR="00794B9E" w:rsidRDefault="00794B9E" w:rsidP="007E292A">
      <w:pPr>
        <w:pStyle w:val="CommentText"/>
      </w:pPr>
      <w:r>
        <w:rPr>
          <w:rStyle w:val="CommentReference"/>
        </w:rPr>
        <w:annotationRef/>
      </w:r>
      <w:r>
        <w:t>Include a link to the reference section to the higher level document so when the version changes the link doesn't change</w:t>
      </w:r>
    </w:p>
  </w:comment>
  <w:comment w:id="65" w:author="Hannah, Mark" w:date="2024-03-18T15:54:00Z" w:initials="MH">
    <w:p w14:paraId="224D8965" w14:textId="77777777" w:rsidR="00794B9E" w:rsidRDefault="00794B9E" w:rsidP="007E292A">
      <w:pPr>
        <w:pStyle w:val="CommentText"/>
      </w:pPr>
      <w:r>
        <w:rPr>
          <w:rStyle w:val="CommentReference"/>
        </w:rPr>
        <w:annotationRef/>
      </w:r>
      <w:r>
        <w:t>Consider referencing the normative standard NG PSAP?</w:t>
      </w:r>
    </w:p>
  </w:comment>
  <w:comment w:id="57" w:author="Hannah, Mark" w:date="2024-04-15T15:54:00Z" w:initials="MH">
    <w:p w14:paraId="139CB073" w14:textId="77777777" w:rsidR="00794B9E" w:rsidRDefault="00794B9E" w:rsidP="007E292A">
      <w:pPr>
        <w:pStyle w:val="CommentText"/>
      </w:pPr>
      <w:r>
        <w:rPr>
          <w:rStyle w:val="CommentReference"/>
        </w:rPr>
        <w:annotationRef/>
      </w:r>
      <w:r>
        <w:t>Move this link to section 2.5 on Functional elemetns</w:t>
      </w:r>
    </w:p>
  </w:comment>
  <w:comment w:id="58" w:author="Hannah, Mark" w:date="2024-11-08T15:53:00Z" w:initials="MH">
    <w:p w14:paraId="7D29ED90" w14:textId="77777777" w:rsidR="00794B9E" w:rsidRDefault="00794B9E" w:rsidP="007E292A">
      <w:pPr>
        <w:pStyle w:val="CommentText"/>
      </w:pPr>
      <w:r>
        <w:rPr>
          <w:rStyle w:val="CommentReference"/>
        </w:rPr>
        <w:annotationRef/>
      </w:r>
      <w:r>
        <w:t>Section 2.5 was deleted leave where it is.</w:t>
      </w:r>
    </w:p>
  </w:comment>
  <w:comment w:id="80" w:author="Diane Harris" w:date="2024-02-12T12:24:00Z" w:initials="DH">
    <w:p w14:paraId="1A07E58D" w14:textId="77777777" w:rsidR="00794B9E" w:rsidRDefault="00794B9E" w:rsidP="00D72771">
      <w:pPr>
        <w:pStyle w:val="CommentText"/>
      </w:pPr>
      <w:r>
        <w:rPr>
          <w:rStyle w:val="CommentReference"/>
        </w:rPr>
        <w:annotationRef/>
      </w:r>
      <w:r>
        <w:t>Include a link to the reference section to the higher level document so when the version changes the link doesn't change</w:t>
      </w:r>
    </w:p>
  </w:comment>
  <w:comment w:id="81" w:author="Diane Harris" w:date="2026-03-16T13:20:00Z" w:initials="DH">
    <w:p w14:paraId="3BFE01A7" w14:textId="77777777" w:rsidR="00794B9E" w:rsidRDefault="00794B9E" w:rsidP="00D72771">
      <w:pPr>
        <w:pStyle w:val="CommentText"/>
      </w:pPr>
      <w:r>
        <w:rPr>
          <w:rStyle w:val="CommentReference"/>
        </w:rPr>
        <w:annotationRef/>
      </w:r>
      <w:r>
        <w:t>John Milburn: Move lines 378 thru 394 to a different section and condense if needed.</w:t>
      </w:r>
    </w:p>
  </w:comment>
  <w:comment w:id="82" w:author="Diane Harris" w:date="2026-03-16T15:22:00Z" w:initials="DH">
    <w:p w14:paraId="1A923CAF" w14:textId="77777777" w:rsidR="00794B9E" w:rsidRDefault="00794B9E" w:rsidP="00D72771">
      <w:pPr>
        <w:pStyle w:val="CommentText"/>
      </w:pPr>
      <w:r>
        <w:rPr>
          <w:rStyle w:val="CommentReference"/>
        </w:rPr>
        <w:annotationRef/>
      </w:r>
      <w:r>
        <w:t>John will come back to group with suggestion on different section.</w:t>
      </w:r>
    </w:p>
  </w:comment>
  <w:comment w:id="91" w:author="Amy Hensley" w:date="2026-03-23T15:49:00Z" w:initials="AH">
    <w:p w14:paraId="09937412" w14:textId="77777777" w:rsidR="00794B9E" w:rsidRPr="009115F7" w:rsidRDefault="00794B9E" w:rsidP="006C6A43">
      <w:r>
        <w:rPr>
          <w:rStyle w:val="CommentReference"/>
        </w:rPr>
        <w:annotationRef/>
      </w:r>
      <w:r>
        <w:t xml:space="preserve">Agents within a PSAP, as well as external agencies electronically subscribe to the incident to maintain situational awareness </w:t>
      </w:r>
      <w:r w:rsidRPr="00CD7E00">
        <w:rPr>
          <w:color w:val="FF0000"/>
        </w:rPr>
        <w:t>of</w:t>
      </w:r>
      <w:r>
        <w:t xml:space="preserve"> </w:t>
      </w:r>
      <w:r w:rsidRPr="00E56F6B">
        <w:rPr>
          <w:color w:val="FF0000"/>
        </w:rPr>
        <w:t>incident status</w:t>
      </w:r>
      <w:r>
        <w:rPr>
          <w:color w:val="FF0000"/>
        </w:rPr>
        <w:t xml:space="preserve"> </w:t>
      </w:r>
      <w:r w:rsidRPr="00D16445">
        <w:rPr>
          <w:strike/>
        </w:rPr>
        <w:t xml:space="preserve">to </w:t>
      </w:r>
      <w:r w:rsidRPr="00536A00">
        <w:rPr>
          <w:strike/>
        </w:rPr>
        <w:t>the current state</w:t>
      </w:r>
      <w:r w:rsidRPr="00D16445">
        <w:t>.</w:t>
      </w:r>
      <w:r>
        <w:t xml:space="preserve">  The PSAP must create a Data Rights Management (DRM) policy that defines what information will be provided to the various entities that subscribe to the incident both internal</w:t>
      </w:r>
      <w:r w:rsidRPr="009115F7">
        <w:rPr>
          <w:color w:val="FF0000"/>
        </w:rPr>
        <w:t>ly</w:t>
      </w:r>
      <w:r>
        <w:rPr>
          <w:color w:val="FF0000"/>
        </w:rPr>
        <w:t xml:space="preserve"> </w:t>
      </w:r>
      <w:r w:rsidRPr="009115F7">
        <w:t>and</w:t>
      </w:r>
      <w:r>
        <w:rPr>
          <w:color w:val="FF0000"/>
        </w:rPr>
        <w:t xml:space="preserve"> </w:t>
      </w:r>
      <w:r w:rsidRPr="009115F7">
        <w:t>external</w:t>
      </w:r>
      <w:r>
        <w:rPr>
          <w:color w:val="FF0000"/>
        </w:rPr>
        <w:t>ly</w:t>
      </w:r>
      <w:r>
        <w:t>.’</w:t>
      </w:r>
    </w:p>
    <w:p w14:paraId="78D898EC" w14:textId="77777777" w:rsidR="00794B9E" w:rsidRDefault="00794B9E" w:rsidP="006C6A43"/>
    <w:p w14:paraId="3332F05C" w14:textId="443BD8E1" w:rsidR="00794B9E" w:rsidRDefault="00794B9E">
      <w:pPr>
        <w:pStyle w:val="CommentText"/>
      </w:pPr>
    </w:p>
  </w:comment>
  <w:comment w:id="104" w:author="Diane Harris [2]" w:date="2021-11-22T12:14:00Z" w:initials="DH">
    <w:p w14:paraId="4D88E453" w14:textId="77777777" w:rsidR="00794B9E" w:rsidRDefault="00794B9E" w:rsidP="00BB174E">
      <w:pPr>
        <w:pStyle w:val="CommentText"/>
      </w:pPr>
      <w:r>
        <w:rPr>
          <w:rStyle w:val="CommentReference"/>
        </w:rPr>
        <w:annotationRef/>
      </w:r>
      <w:r>
        <w:t>Need a better understanding from i3 group and NG PSAP on programmable policies vs agency policies (Mike V raised for discussion)</w:t>
      </w:r>
    </w:p>
  </w:comment>
  <w:comment w:id="105" w:author="Diane Harris [2]" w:date="2021-11-22T12:19:00Z" w:initials="DH">
    <w:p w14:paraId="17AC323A" w14:textId="77777777" w:rsidR="00794B9E" w:rsidRDefault="00794B9E" w:rsidP="00BB174E">
      <w:pPr>
        <w:pStyle w:val="CommentText"/>
      </w:pPr>
      <w:r>
        <w:rPr>
          <w:rStyle w:val="CommentReference"/>
        </w:rPr>
        <w:annotationRef/>
      </w:r>
    </w:p>
  </w:comment>
  <w:comment w:id="109" w:author="Diane Harris" w:date="2024-05-06T12:39:00Z" w:initials="DH">
    <w:p w14:paraId="502848B8" w14:textId="77777777" w:rsidR="00794B9E" w:rsidRDefault="00794B9E" w:rsidP="00BB174E">
      <w:pPr>
        <w:pStyle w:val="CommentText"/>
      </w:pPr>
      <w:r>
        <w:rPr>
          <w:rStyle w:val="CommentReference"/>
        </w:rPr>
        <w:annotationRef/>
      </w:r>
      <w:r>
        <w:t>Confirm with Dan Mongrain or tech folks on next call</w:t>
      </w:r>
    </w:p>
  </w:comment>
  <w:comment w:id="113" w:author="Diane Harris" w:date="2024-09-23T12:50:00Z" w:initials="DH">
    <w:p w14:paraId="36517567" w14:textId="77777777" w:rsidR="00794B9E" w:rsidRDefault="00794B9E" w:rsidP="00D72771">
      <w:pPr>
        <w:pStyle w:val="CommentText"/>
      </w:pPr>
      <w:r>
        <w:rPr>
          <w:rStyle w:val="CommentReference"/>
        </w:rPr>
        <w:annotationRef/>
      </w:r>
      <w:r>
        <w:t>09232024 - We cover basic credentialling in lines 349-356 of section 2.3.1.  Do we want to move these lines and the level of trust diagram to this section?  I’m fine either way but it’s something for the group to consider.</w:t>
      </w:r>
    </w:p>
    <w:p w14:paraId="6E11C9A8" w14:textId="77777777" w:rsidR="00794B9E" w:rsidRDefault="00794B9E" w:rsidP="00D72771">
      <w:pPr>
        <w:pStyle w:val="CommentText"/>
      </w:pPr>
      <w:r>
        <w:t>Reference section 4.6 security section</w:t>
      </w:r>
    </w:p>
  </w:comment>
  <w:comment w:id="114" w:author="Hannah, Mark" w:date="2024-11-04T15:25:00Z" w:initials="MH">
    <w:p w14:paraId="3B7218AF" w14:textId="77777777" w:rsidR="00794B9E" w:rsidRDefault="00794B9E" w:rsidP="00D72771">
      <w:pPr>
        <w:pStyle w:val="CommentText"/>
      </w:pPr>
      <w:r>
        <w:rPr>
          <w:rStyle w:val="CommentReference"/>
        </w:rPr>
        <w:annotationRef/>
      </w:r>
      <w:r>
        <w:t>11/4/24  this is ok where it is, just add reference to section 4.6 for more details</w:t>
      </w:r>
    </w:p>
  </w:comment>
  <w:comment w:id="129" w:author="Amy Hensley" w:date="2026-04-06T15:23:00Z" w:initials="AH">
    <w:p w14:paraId="1195568B" w14:textId="68C7F7A4" w:rsidR="00794B9E" w:rsidRDefault="00794B9E">
      <w:pPr>
        <w:pStyle w:val="CommentText"/>
      </w:pPr>
      <w:r>
        <w:rPr>
          <w:rStyle w:val="CommentReference"/>
        </w:rPr>
        <w:annotationRef/>
      </w:r>
      <w:r>
        <w:rPr>
          <w:noProof/>
        </w:rPr>
        <w:t>Remainder of this section will need to be reviewed, edited, and considered for relocation to Section 3 Impacts and Considerations. 4/6/26</w:t>
      </w:r>
    </w:p>
  </w:comment>
  <w:comment w:id="136" w:author="Amy Hensley" w:date="2026-04-27T13:37:00Z" w:initials="AH">
    <w:p w14:paraId="24A25F34" w14:textId="77777777" w:rsidR="009E6CC4" w:rsidRDefault="009E6CC4" w:rsidP="009E6CC4">
      <w:pPr>
        <w:pStyle w:val="CommentText"/>
      </w:pPr>
      <w:r>
        <w:rPr>
          <w:rStyle w:val="CommentReference"/>
        </w:rPr>
        <w:annotationRef/>
      </w:r>
      <w:r>
        <w:t>Inserted 4/10/26</w:t>
      </w:r>
    </w:p>
  </w:comment>
  <w:comment w:id="137" w:author="Amy Hensley" w:date="2026-04-27T15:17:00Z" w:initials="AH">
    <w:p w14:paraId="042B1F6B" w14:textId="77777777" w:rsidR="009E6CC4" w:rsidRDefault="009E6CC4" w:rsidP="009E6CC4">
      <w:pPr>
        <w:pStyle w:val="CommentText"/>
      </w:pPr>
      <w:r>
        <w:rPr>
          <w:rStyle w:val="CommentReference"/>
        </w:rPr>
        <w:annotationRef/>
      </w:r>
      <w:r>
        <w:t>ACCEPTED 4/27/26</w:t>
      </w:r>
    </w:p>
  </w:comment>
  <w:comment w:id="146" w:author="Diane Harris [3]" w:date="2022-10-31T12:28:00Z" w:initials="DH">
    <w:p w14:paraId="4BE0BC1B" w14:textId="77777777" w:rsidR="00794B9E" w:rsidRDefault="00794B9E" w:rsidP="00BB174E">
      <w:pPr>
        <w:pStyle w:val="CommentText"/>
      </w:pPr>
      <w:r>
        <w:rPr>
          <w:rStyle w:val="CommentReference"/>
        </w:rPr>
        <w:annotationRef/>
      </w:r>
      <w:r>
        <w:t>Do we start with Full Access, Limited Access, No Access?  As an Appendix, include the chart from Matthew to fully understand all the capabilities.</w:t>
      </w:r>
    </w:p>
    <w:p w14:paraId="079D2A02" w14:textId="77777777" w:rsidR="00794B9E" w:rsidRDefault="00794B9E" w:rsidP="00BB174E">
      <w:pPr>
        <w:pStyle w:val="CommentText"/>
      </w:pPr>
    </w:p>
    <w:p w14:paraId="33614C2B" w14:textId="77777777" w:rsidR="00794B9E" w:rsidRDefault="00794B9E" w:rsidP="00BB174E">
      <w:pPr>
        <w:pStyle w:val="CommentText"/>
      </w:pPr>
      <w:r>
        <w:t>Pick out what is applicable for Call Transfers.</w:t>
      </w:r>
    </w:p>
    <w:p w14:paraId="36B3E55D" w14:textId="77777777" w:rsidR="00794B9E" w:rsidRDefault="00794B9E" w:rsidP="00BB174E">
      <w:pPr>
        <w:pStyle w:val="CommentText"/>
      </w:pPr>
    </w:p>
    <w:p w14:paraId="2E72EF29" w14:textId="77777777" w:rsidR="00794B9E" w:rsidRDefault="00794B9E" w:rsidP="00BB174E">
      <w:pPr>
        <w:pStyle w:val="CommentText"/>
      </w:pPr>
      <w:r>
        <w:t>Review Dan’s presentation from ESWG – 5 steps – put it in the contribution folder.  Slide 12</w:t>
      </w:r>
    </w:p>
    <w:p w14:paraId="0A4DD196" w14:textId="77777777" w:rsidR="00794B9E" w:rsidRDefault="00794B9E" w:rsidP="00BB174E">
      <w:pPr>
        <w:pStyle w:val="CommentText"/>
      </w:pPr>
    </w:p>
    <w:p w14:paraId="666E2B3A" w14:textId="77777777" w:rsidR="00794B9E" w:rsidRDefault="00794B9E" w:rsidP="00BB174E">
      <w:pPr>
        <w:pStyle w:val="CommentText"/>
      </w:pPr>
    </w:p>
    <w:p w14:paraId="2B7D31B4" w14:textId="77777777" w:rsidR="00794B9E" w:rsidRDefault="00794B9E" w:rsidP="00BB174E">
      <w:pPr>
        <w:pStyle w:val="CommentText"/>
      </w:pPr>
      <w:r>
        <w:t>Getting initial feedback from agencies:  put something together for NENA annual.  Offer a survery before hand and review at conference.</w:t>
      </w:r>
    </w:p>
  </w:comment>
  <w:comment w:id="147" w:author="Diane Harris" w:date="2024-08-05T12:34:00Z" w:initials="DH">
    <w:p w14:paraId="7CE893DD" w14:textId="77777777" w:rsidR="00794B9E" w:rsidRDefault="00794B9E" w:rsidP="00BB174E">
      <w:pPr>
        <w:pStyle w:val="CommentText"/>
      </w:pPr>
      <w:r>
        <w:rPr>
          <w:rStyle w:val="CommentReference"/>
        </w:rPr>
        <w:annotationRef/>
      </w:r>
      <w:r>
        <w:t>For discussion on 8/12/24 - should we include this as a separate column or leave off entirely.</w:t>
      </w:r>
    </w:p>
  </w:comment>
  <w:comment w:id="148" w:author="Amy Hensley" w:date="2025-06-16T11:51:00Z" w:initials="AH">
    <w:p w14:paraId="35076B5B" w14:textId="77777777" w:rsidR="00794B9E" w:rsidRDefault="00794B9E" w:rsidP="000F708F">
      <w:pPr>
        <w:pStyle w:val="CommentText"/>
      </w:pPr>
      <w:r>
        <w:rPr>
          <w:rStyle w:val="CommentReference"/>
        </w:rPr>
        <w:annotationRef/>
      </w:r>
      <w:r>
        <w:t xml:space="preserve">Agreed we need this. Suggested 6/9/2025 to move to Roles. </w:t>
      </w:r>
    </w:p>
  </w:comment>
  <w:comment w:id="149" w:author="Amy Hensley" w:date="2025-06-16T15:18:00Z" w:initials="AH">
    <w:p w14:paraId="78AE64D0" w14:textId="77777777" w:rsidR="00794B9E" w:rsidRDefault="00794B9E" w:rsidP="000F708F">
      <w:pPr>
        <w:pStyle w:val="CommentText"/>
      </w:pPr>
      <w:r>
        <w:rPr>
          <w:rStyle w:val="CommentReference"/>
        </w:rPr>
        <w:annotationRef/>
      </w:r>
      <w:r>
        <w:t>Moved 6/16/2025</w:t>
      </w:r>
    </w:p>
    <w:p w14:paraId="555E68D6" w14:textId="77777777" w:rsidR="00794B9E" w:rsidRDefault="00794B9E" w:rsidP="000F708F">
      <w:pPr>
        <w:pStyle w:val="CommentText"/>
      </w:pPr>
      <w:r>
        <w:t>May need to wordsmith it.</w:t>
      </w:r>
    </w:p>
    <w:p w14:paraId="41A61E9B" w14:textId="0B2D4574" w:rsidR="00794B9E" w:rsidRDefault="00794B9E" w:rsidP="000F708F">
      <w:pPr>
        <w:pStyle w:val="CommentText"/>
      </w:pPr>
      <w:r>
        <w:t>Adjusted wording with the transition 2/23/26</w:t>
      </w:r>
    </w:p>
  </w:comment>
  <w:comment w:id="157" w:author="Amy Hensley" w:date="2026-04-27T12:29:00Z" w:initials="AH">
    <w:p w14:paraId="1A2944F8" w14:textId="594E73CA" w:rsidR="00794B9E" w:rsidRDefault="00794B9E">
      <w:pPr>
        <w:pStyle w:val="CommentText"/>
      </w:pPr>
      <w:r>
        <w:rPr>
          <w:rStyle w:val="CommentReference"/>
        </w:rPr>
        <w:annotationRef/>
      </w:r>
      <w:r>
        <w:t xml:space="preserve">John: move from here to above after </w:t>
      </w:r>
    </w:p>
  </w:comment>
  <w:comment w:id="158" w:author="Amy Hensley" w:date="2026-04-27T15:16:00Z" w:initials="AH">
    <w:p w14:paraId="31BFECF0" w14:textId="7798082C" w:rsidR="00794B9E" w:rsidRDefault="00794B9E">
      <w:pPr>
        <w:pStyle w:val="CommentText"/>
      </w:pPr>
      <w:r>
        <w:rPr>
          <w:rStyle w:val="CommentReference"/>
        </w:rPr>
        <w:annotationRef/>
      </w:r>
      <w:r>
        <w:t>ACCEPTED 4/27/26</w:t>
      </w:r>
    </w:p>
  </w:comment>
  <w:comment w:id="164" w:author="Diane Harris [4]" w:date="2022-02-07T12:55:00Z" w:initials="DH">
    <w:p w14:paraId="27D91E03" w14:textId="77777777" w:rsidR="00794B9E" w:rsidRDefault="00794B9E" w:rsidP="000F708F">
      <w:pPr>
        <w:pStyle w:val="CommentText"/>
      </w:pPr>
      <w:r>
        <w:rPr>
          <w:rStyle w:val="CommentReference"/>
        </w:rPr>
        <w:annotationRef/>
      </w:r>
      <w:r>
        <w:t>Start here on 2/24/22.  Continue to review yellow.</w:t>
      </w:r>
    </w:p>
  </w:comment>
  <w:comment w:id="170" w:author="Hannah, Mark" w:date="2024-09-06T14:07:00Z" w:initials="MH">
    <w:p w14:paraId="4F6131A8" w14:textId="77777777" w:rsidR="00794B9E" w:rsidRDefault="00794B9E" w:rsidP="000F708F">
      <w:pPr>
        <w:pStyle w:val="CommentText"/>
      </w:pPr>
      <w:r>
        <w:rPr>
          <w:rStyle w:val="CommentReference"/>
        </w:rPr>
        <w:annotationRef/>
      </w:r>
      <w:r>
        <w:t>This bullet is covered in in lines 619-627.  Only caveat is the last lines about Requests via Conveyance.  We may need to mention that somewhere.  We have not discussed prior to this point in the document, but have a number of instances in subsequent sections.</w:t>
      </w:r>
    </w:p>
  </w:comment>
  <w:comment w:id="171" w:author="Diane Harris" w:date="2024-09-09T12:18:00Z" w:initials="DH">
    <w:p w14:paraId="5EBAC854" w14:textId="77777777" w:rsidR="00794B9E" w:rsidRDefault="00794B9E" w:rsidP="000F708F">
      <w:pPr>
        <w:pStyle w:val="CommentText"/>
      </w:pPr>
      <w:r>
        <w:rPr>
          <w:rStyle w:val="CommentReference"/>
        </w:rPr>
        <w:annotationRef/>
      </w:r>
      <w:r>
        <w:t>Re-confirm with  Dan Mongrain about 709 - 711 is this request for awareness handled in Conveyance or is it still future work.</w:t>
      </w:r>
    </w:p>
  </w:comment>
  <w:comment w:id="196" w:author="Hannah, Mark" w:date="2025-08-04T15:46:00Z" w:initials="MH">
    <w:p w14:paraId="3CC42FDD" w14:textId="77777777" w:rsidR="00794B9E" w:rsidRDefault="00794B9E" w:rsidP="009D1B5C">
      <w:pPr>
        <w:pStyle w:val="CommentText"/>
      </w:pPr>
      <w:r>
        <w:rPr>
          <w:rStyle w:val="CommentReference"/>
        </w:rPr>
        <w:annotationRef/>
      </w:r>
      <w:r>
        <w:t>This addition needs further review and discussion  8-4-25</w:t>
      </w:r>
    </w:p>
  </w:comment>
  <w:comment w:id="197" w:author="Amy Hensley" w:date="2025-11-24T15:44:00Z" w:initials="AH">
    <w:p w14:paraId="4D6D0B20" w14:textId="77777777" w:rsidR="00794B9E" w:rsidRDefault="00794B9E" w:rsidP="009D1B5C">
      <w:pPr>
        <w:pStyle w:val="CommentText"/>
      </w:pPr>
      <w:r>
        <w:rPr>
          <w:rStyle w:val="CommentReference"/>
        </w:rPr>
        <w:annotationRef/>
      </w:r>
      <w:r>
        <w:t xml:space="preserve">Pull out from here and put into a “Best Practices” or “Special Cases” section. 11/24/25 </w:t>
      </w:r>
    </w:p>
    <w:p w14:paraId="6B509C4B" w14:textId="77777777" w:rsidR="00794B9E" w:rsidRDefault="00794B9E" w:rsidP="009D1B5C">
      <w:pPr>
        <w:pStyle w:val="CommentText"/>
      </w:pPr>
      <w:r>
        <w:t>Section 6.?</w:t>
      </w:r>
    </w:p>
  </w:comment>
  <w:comment w:id="195" w:author="Amy Hensley" w:date="2026-04-27T15:37:00Z" w:initials="AH">
    <w:p w14:paraId="6E5D47EF" w14:textId="27C68FE4" w:rsidR="00794B9E" w:rsidRDefault="00794B9E">
      <w:pPr>
        <w:pStyle w:val="CommentText"/>
      </w:pPr>
      <w:r>
        <w:rPr>
          <w:rStyle w:val="CommentReference"/>
        </w:rPr>
        <w:annotationRef/>
      </w:r>
      <w:r>
        <w:t>Delete accepted 4/27/26</w:t>
      </w:r>
    </w:p>
  </w:comment>
  <w:comment w:id="186" w:author="Amy Hensley" w:date="2025-06-09T15:29:00Z" w:initials="AH">
    <w:p w14:paraId="0E88E901" w14:textId="77777777" w:rsidR="00794B9E" w:rsidRDefault="00794B9E" w:rsidP="009D1B5C">
      <w:pPr>
        <w:pStyle w:val="CommentText"/>
      </w:pPr>
      <w:r>
        <w:rPr>
          <w:rStyle w:val="CommentReference"/>
        </w:rPr>
        <w:annotationRef/>
      </w:r>
      <w:r>
        <w:t>Does this track with the other standards, ie. JSON?</w:t>
      </w:r>
    </w:p>
    <w:p w14:paraId="355F734D" w14:textId="77777777" w:rsidR="00794B9E" w:rsidRDefault="00794B9E" w:rsidP="009D1B5C">
      <w:pPr>
        <w:pStyle w:val="CommentText"/>
      </w:pPr>
    </w:p>
  </w:comment>
  <w:comment w:id="187" w:author="Amy Hensley" w:date="2025-06-16T16:25:00Z" w:initials="AH">
    <w:p w14:paraId="29D723B2" w14:textId="77777777" w:rsidR="00794B9E" w:rsidRDefault="00794B9E" w:rsidP="009D1B5C">
      <w:pPr>
        <w:pStyle w:val="CommentText"/>
      </w:pPr>
      <w:r>
        <w:rPr>
          <w:rStyle w:val="CommentReference"/>
        </w:rPr>
        <w:annotationRef/>
      </w:r>
      <w:r>
        <w:t>John Milburn will check JSON. 6/16/2025</w:t>
      </w:r>
    </w:p>
  </w:comment>
  <w:comment w:id="188" w:author="Amy Hensley" w:date="2025-07-14T16:18:00Z" w:initials="AH">
    <w:p w14:paraId="3D812B85" w14:textId="77777777" w:rsidR="00794B9E" w:rsidRDefault="00794B9E" w:rsidP="009D1B5C">
      <w:pPr>
        <w:pStyle w:val="CommentText"/>
      </w:pPr>
      <w:r>
        <w:rPr>
          <w:rStyle w:val="CommentReference"/>
        </w:rPr>
        <w:annotationRef/>
      </w:r>
      <w:r>
        <w:t>This is the mutual aid remark that we are referring to JSON for verification. 7/14/2</w:t>
      </w:r>
    </w:p>
  </w:comment>
  <w:comment w:id="189" w:author="Hannah, Mark" w:date="2025-08-04T15:38:00Z" w:initials="MH">
    <w:p w14:paraId="1F6F6E93" w14:textId="77777777" w:rsidR="00794B9E" w:rsidRDefault="00794B9E" w:rsidP="009D1B5C">
      <w:pPr>
        <w:pStyle w:val="CommentText"/>
      </w:pPr>
      <w:r>
        <w:rPr>
          <w:rStyle w:val="CommentReference"/>
        </w:rPr>
        <w:annotationRef/>
      </w:r>
      <w:r>
        <w:t xml:space="preserve">Based Tony’s email from 7-18-25 he no issue with the additions from JSON perspective.  There is still a question in the group if this is possible and appropriate.  May need to discuss at JCM to resolve.   </w:t>
      </w:r>
    </w:p>
  </w:comment>
  <w:comment w:id="190" w:author="Hannah, Mark" w:date="2025-08-04T15:49:00Z" w:initials="MH">
    <w:p w14:paraId="10F1CE67" w14:textId="77777777" w:rsidR="00794B9E" w:rsidRDefault="00794B9E" w:rsidP="009D1B5C">
      <w:pPr>
        <w:pStyle w:val="CommentText"/>
      </w:pPr>
      <w:r>
        <w:rPr>
          <w:rStyle w:val="CommentReference"/>
        </w:rPr>
        <w:annotationRef/>
      </w:r>
      <w:r>
        <w:t>Email from Tony:</w:t>
      </w:r>
    </w:p>
    <w:p w14:paraId="27880675" w14:textId="77777777" w:rsidR="00794B9E" w:rsidRDefault="00794B9E" w:rsidP="009D1B5C">
      <w:pPr>
        <w:pStyle w:val="CommentText"/>
      </w:pPr>
      <w:r>
        <w:t xml:space="preserve">In looking at the most recent version of the document, I don't see any issue, from a Conveyance perspective, with the statement on line 667. The EIDO must contain the most up-to-date version of an incident, but we do not supersede any local security policies in place. From this perspective, you can send whatever comports with local policies. I do think that establishing a baseline for what should be sent prior to subscription makes sense. After subscription, whatever comports with internal policy is the standard. </w:t>
      </w:r>
    </w:p>
    <w:p w14:paraId="286C8375" w14:textId="77777777" w:rsidR="00794B9E" w:rsidRDefault="00794B9E" w:rsidP="009D1B5C">
      <w:pPr>
        <w:pStyle w:val="CommentText"/>
      </w:pPr>
      <w:r>
        <w:t xml:space="preserve">The latest version of our document in NENA-STA-024.1.1-2025, so as long as you're referencing that version in the document, you should be fine. We're getting some things together before we start work on version 1.2 or 2 depending on the depth of changes made, but we will be on 1.1 for a while yet. </w:t>
      </w:r>
    </w:p>
    <w:p w14:paraId="65FBE7E2" w14:textId="77777777" w:rsidR="00794B9E" w:rsidRDefault="00794B9E" w:rsidP="009D1B5C">
      <w:pPr>
        <w:pStyle w:val="CommentText"/>
      </w:pPr>
      <w:r>
        <w:t>I don't see any issues in section 4.3 of the document. We have addressed, in STA-024, the need for additional work in determining policy and addressing security concerns in the IDX, but that is a work in progress as indicated in the document.</w:t>
      </w:r>
    </w:p>
  </w:comment>
  <w:comment w:id="212" w:author="Amy Hensley" w:date="2026-04-27T15:40:00Z" w:initials="AH">
    <w:p w14:paraId="7449881F" w14:textId="22025093" w:rsidR="00794B9E" w:rsidRDefault="00794B9E">
      <w:pPr>
        <w:pStyle w:val="CommentText"/>
      </w:pPr>
      <w:r>
        <w:rPr>
          <w:rStyle w:val="CommentReference"/>
        </w:rPr>
        <w:annotationRef/>
      </w:r>
      <w:r>
        <w:t>DELETE – ACCEPTED 4/27/26</w:t>
      </w:r>
    </w:p>
  </w:comment>
  <w:comment w:id="219" w:author="Amy Hensley" w:date="2026-04-27T15:42:00Z" w:initials="AH">
    <w:p w14:paraId="12A77F3A" w14:textId="525B78CF" w:rsidR="00794B9E" w:rsidRDefault="00794B9E">
      <w:pPr>
        <w:pStyle w:val="CommentText"/>
      </w:pPr>
      <w:r>
        <w:rPr>
          <w:rStyle w:val="CommentReference"/>
        </w:rPr>
        <w:annotationRef/>
      </w:r>
      <w:r>
        <w:t>DELETED – ACCEPTED 4/27/26</w:t>
      </w:r>
    </w:p>
  </w:comment>
  <w:comment w:id="220" w:author="Amy Hensley" w:date="2026-04-27T15:43:00Z" w:initials="AH">
    <w:p w14:paraId="69EB00A7" w14:textId="334D6C32" w:rsidR="00794B9E" w:rsidRDefault="00794B9E">
      <w:pPr>
        <w:pStyle w:val="CommentText"/>
      </w:pPr>
      <w:r>
        <w:rPr>
          <w:rStyle w:val="CommentReference"/>
        </w:rPr>
        <w:annotationRef/>
      </w:r>
      <w:r>
        <w:t xml:space="preserve">Make people aware of restriction considerations. </w:t>
      </w:r>
    </w:p>
  </w:comment>
  <w:comment w:id="225" w:author="Amy Hensley" w:date="2026-04-27T15:47:00Z" w:initials="AH">
    <w:p w14:paraId="52B3BE26" w14:textId="121EA0DE" w:rsidR="00794B9E" w:rsidRDefault="00794B9E">
      <w:pPr>
        <w:pStyle w:val="CommentText"/>
      </w:pPr>
      <w:r>
        <w:rPr>
          <w:rStyle w:val="CommentReference"/>
        </w:rPr>
        <w:annotationRef/>
      </w:r>
      <w:r>
        <w:t>From 4/10/27 suggestions.</w:t>
      </w:r>
    </w:p>
    <w:p w14:paraId="2670FB53" w14:textId="24344C2E" w:rsidR="00794B9E" w:rsidRDefault="00794B9E">
      <w:pPr>
        <w:pStyle w:val="CommentText"/>
      </w:pPr>
      <w:r>
        <w:t>ACCEPTED 4/27/26</w:t>
      </w:r>
    </w:p>
  </w:comment>
  <w:comment w:id="237" w:author="Diane Harris [2]" w:date="2021-11-22T12:14:00Z" w:initials="DH">
    <w:p w14:paraId="3EE4A700" w14:textId="77777777" w:rsidR="00794B9E" w:rsidRDefault="00794B9E" w:rsidP="00BB174E">
      <w:pPr>
        <w:pStyle w:val="CommentText"/>
      </w:pPr>
      <w:r>
        <w:rPr>
          <w:rStyle w:val="CommentReference"/>
        </w:rPr>
        <w:annotationRef/>
      </w:r>
      <w:r>
        <w:t>Need a better understanding from i3 group and NG PSAP on programmable policies vs agency policies (Mike V raised for discussion)</w:t>
      </w:r>
    </w:p>
  </w:comment>
  <w:comment w:id="238" w:author="Diane Harris [2]" w:date="2021-11-22T12:19:00Z" w:initials="DH">
    <w:p w14:paraId="64E776AD" w14:textId="77777777" w:rsidR="00794B9E" w:rsidRDefault="00794B9E" w:rsidP="00BB174E">
      <w:pPr>
        <w:pStyle w:val="CommentText"/>
      </w:pPr>
      <w:r>
        <w:rPr>
          <w:rStyle w:val="CommentReference"/>
        </w:rPr>
        <w:annotationRef/>
      </w:r>
    </w:p>
  </w:comment>
  <w:comment w:id="239" w:author="Amy Hensley" w:date="2026-03-02T15:49:00Z" w:initials="AH">
    <w:p w14:paraId="268876F0" w14:textId="6F35124E" w:rsidR="00794B9E" w:rsidRDefault="00794B9E">
      <w:pPr>
        <w:pStyle w:val="CommentText"/>
      </w:pPr>
      <w:r>
        <w:rPr>
          <w:rStyle w:val="CommentReference"/>
        </w:rPr>
        <w:annotationRef/>
      </w:r>
      <w:r>
        <w:t>Potentially from here down is Impacts and Considerations.</w:t>
      </w:r>
    </w:p>
  </w:comment>
  <w:comment w:id="244" w:author="Hannah, Mark" w:date="2026-06-01T15:17:00Z" w:initials="MH">
    <w:p w14:paraId="4A12A283" w14:textId="77777777" w:rsidR="00B92EAB" w:rsidRDefault="00B92EAB" w:rsidP="00B92EAB">
      <w:pPr>
        <w:pStyle w:val="CommentText"/>
      </w:pPr>
      <w:r>
        <w:rPr>
          <w:rStyle w:val="CommentReference"/>
        </w:rPr>
        <w:annotationRef/>
      </w:r>
      <w:r>
        <w:t>Add reference to where the matrix is or make it a figure number</w:t>
      </w:r>
    </w:p>
  </w:comment>
  <w:comment w:id="278" w:author="Amy Hensley" w:date="2026-04-27T15:47:00Z" w:initials="AH">
    <w:p w14:paraId="1850AEB0" w14:textId="77777777" w:rsidR="009E6CC4" w:rsidRDefault="009E6CC4" w:rsidP="009E6CC4">
      <w:pPr>
        <w:pStyle w:val="CommentText"/>
      </w:pPr>
      <w:r>
        <w:rPr>
          <w:rStyle w:val="CommentReference"/>
        </w:rPr>
        <w:annotationRef/>
      </w:r>
      <w:r>
        <w:t>From 4/10/27 suggestions.</w:t>
      </w:r>
    </w:p>
    <w:p w14:paraId="6A4A4238" w14:textId="77777777" w:rsidR="009E6CC4" w:rsidRDefault="009E6CC4" w:rsidP="009E6CC4">
      <w:pPr>
        <w:pStyle w:val="CommentText"/>
      </w:pPr>
      <w:r>
        <w:t>ACCEPTED 4/27/26</w:t>
      </w:r>
    </w:p>
  </w:comment>
  <w:comment w:id="291" w:author="Amy Hensley" w:date="2025-06-16T15:28:00Z" w:initials="AH">
    <w:p w14:paraId="09732405" w14:textId="77777777" w:rsidR="00794B9E" w:rsidRDefault="00794B9E" w:rsidP="009D1B5C">
      <w:pPr>
        <w:pStyle w:val="CommentText"/>
      </w:pPr>
      <w:r>
        <w:rPr>
          <w:rStyle w:val="CommentReference"/>
        </w:rPr>
        <w:annotationRef/>
      </w:r>
    </w:p>
  </w:comment>
  <w:comment w:id="292" w:author="Amy Hensley" w:date="2025-06-16T15:28:00Z" w:initials="AH">
    <w:p w14:paraId="21398220" w14:textId="77777777" w:rsidR="00794B9E" w:rsidRDefault="00794B9E" w:rsidP="009D1B5C">
      <w:pPr>
        <w:pStyle w:val="CommentText"/>
      </w:pPr>
      <w:r>
        <w:rPr>
          <w:rStyle w:val="CommentReference"/>
        </w:rPr>
        <w:annotationRef/>
      </w:r>
      <w:r>
        <w:t>NENA STA-052.1-202x NENA Standard for Incident Related Imagery (IRI)  This needs updated to reflect that.</w:t>
      </w:r>
    </w:p>
  </w:comment>
  <w:comment w:id="284" w:author="Amy Hensley" w:date="2026-04-27T15:23:00Z" w:initials="AH">
    <w:p w14:paraId="4F172944" w14:textId="7919E12F" w:rsidR="00794B9E" w:rsidRDefault="00794B9E">
      <w:pPr>
        <w:pStyle w:val="CommentText"/>
      </w:pPr>
      <w:r>
        <w:rPr>
          <w:rStyle w:val="CommentReference"/>
        </w:rPr>
        <w:annotationRef/>
      </w:r>
      <w:r>
        <w:t>This will be replaced with a synopsis Call to Action to reinforce that there needs to be solidifying of policies. 4/27/26</w:t>
      </w:r>
    </w:p>
  </w:comment>
  <w:comment w:id="295" w:author="Amy Hensley" w:date="2026-04-27T15:52:00Z" w:initials="AH">
    <w:p w14:paraId="7C0A5AE1" w14:textId="3AFAF532" w:rsidR="00794B9E" w:rsidRDefault="00794B9E">
      <w:pPr>
        <w:pStyle w:val="CommentText"/>
      </w:pPr>
      <w:r>
        <w:rPr>
          <w:rStyle w:val="CommentReference"/>
        </w:rPr>
        <w:annotationRef/>
      </w:r>
      <w:r>
        <w:t>Consider deleting. From 4/1/0/27 suggestions. John Milburn. Reference may be helpful. Review statement again.</w:t>
      </w:r>
    </w:p>
  </w:comment>
  <w:comment w:id="296" w:author="Hannah, Mark" w:date="2026-06-01T16:39:00Z" w:initials="MH">
    <w:p w14:paraId="0E67CEA4" w14:textId="77777777" w:rsidR="00DB22B2" w:rsidRDefault="00DB22B2" w:rsidP="00DB22B2">
      <w:pPr>
        <w:pStyle w:val="CommentText"/>
      </w:pPr>
      <w:r>
        <w:rPr>
          <w:rStyle w:val="CommentReference"/>
        </w:rPr>
        <w:annotationRef/>
      </w:r>
      <w:r>
        <w:t>James is reviewing and will provide feedback on 6/8/26</w:t>
      </w:r>
    </w:p>
  </w:comment>
  <w:comment w:id="325" w:author="Diane Harris" w:date="2026-06-22T15:22:00Z" w:initials="DH">
    <w:p w14:paraId="23ACA8F4" w14:textId="77777777" w:rsidR="006B0AA9" w:rsidRDefault="006B0AA9" w:rsidP="006B0AA9">
      <w:pPr>
        <w:pStyle w:val="CommentText"/>
      </w:pPr>
      <w:r>
        <w:rPr>
          <w:rStyle w:val="CommentReference"/>
        </w:rPr>
        <w:annotationRef/>
      </w:r>
      <w:r>
        <w:rPr>
          <w:b/>
          <w:bCs/>
        </w:rPr>
        <w:t>XACML v2.0</w:t>
      </w:r>
      <w:r>
        <w:t xml:space="preserve"> is an open OASIS standard defining an XML-based language and processing model for creating and evaluating fine-grained, attribute-based access control (ABAC) policies across enterprise systems. </w:t>
      </w:r>
      <w:r>
        <w:rPr>
          <w:b/>
          <w:bCs/>
        </w:rPr>
        <w:t>XACML v2.0</w:t>
      </w:r>
      <w:r>
        <w:t xml:space="preserve"> is an open OASIS standard defining an XML-based language and processing model for creating and evaluating fine-grained, attribute-based access control (ABAC) policies across enterprise systems. </w:t>
      </w:r>
    </w:p>
    <w:p w14:paraId="31DA527D" w14:textId="77777777" w:rsidR="006B0AA9" w:rsidRDefault="006B0AA9" w:rsidP="006B0AA9">
      <w:pPr>
        <w:pStyle w:val="CommentText"/>
      </w:pPr>
    </w:p>
    <w:p w14:paraId="15510842" w14:textId="77777777" w:rsidR="006B0AA9" w:rsidRDefault="006B0AA9" w:rsidP="006B0AA9">
      <w:pPr>
        <w:pStyle w:val="CommentText"/>
      </w:pPr>
      <w:hyperlink r:id="rId1" w:history="1">
        <w:r w:rsidRPr="00CE70F7">
          <w:rPr>
            <w:rStyle w:val="Hyperlink"/>
          </w:rPr>
          <w:t>https://www.oasis-open.org/standard/xacmlv2-0/</w:t>
        </w:r>
      </w:hyperlink>
      <w:r>
        <w:t xml:space="preserve"> </w:t>
      </w:r>
    </w:p>
  </w:comment>
  <w:comment w:id="307" w:author="Diane Harris" w:date="2026-06-15T15:54:00Z" w:initials="DH">
    <w:p w14:paraId="6D43F48B" w14:textId="77777777" w:rsidR="00EB50F8" w:rsidRDefault="00EB50F8" w:rsidP="00EB50F8">
      <w:pPr>
        <w:pStyle w:val="CommentText"/>
      </w:pPr>
      <w:r>
        <w:rPr>
          <w:rStyle w:val="CommentReference"/>
        </w:rPr>
        <w:annotationRef/>
      </w:r>
      <w:r>
        <w:t>James Kinney’s submission 6/8/26</w:t>
      </w:r>
    </w:p>
  </w:comment>
  <w:comment w:id="505" w:author="Diane Harris" w:date="2023-11-06T09:04:00Z" w:initials="DH">
    <w:p w14:paraId="172F62BA" w14:textId="77777777" w:rsidR="00794B9E" w:rsidRDefault="00794B9E" w:rsidP="009D1B5C">
      <w:pPr>
        <w:pStyle w:val="CommentText"/>
      </w:pPr>
      <w:r>
        <w:rPr>
          <w:rStyle w:val="CommentReference"/>
        </w:rPr>
        <w:annotationRef/>
      </w:r>
      <w:r>
        <w:t>Amy H content</w:t>
      </w:r>
    </w:p>
  </w:comment>
  <w:comment w:id="506" w:author="Hannah, Mark" w:date="2023-11-13T15:52:00Z" w:initials="HM">
    <w:p w14:paraId="0FEB3E6F" w14:textId="77777777" w:rsidR="00794B9E" w:rsidRDefault="00794B9E" w:rsidP="009D1B5C">
      <w:pPr>
        <w:pStyle w:val="CommentText"/>
      </w:pPr>
      <w:r>
        <w:rPr>
          <w:rStyle w:val="CommentReference"/>
        </w:rPr>
        <w:annotationRef/>
      </w:r>
      <w:r>
        <w:t>Amy will expand to cover curiosity requires and CJIS and Rick will look for Fire related security information.</w:t>
      </w:r>
    </w:p>
  </w:comment>
  <w:comment w:id="507" w:author="Hannah, Mark" w:date="2023-11-13T15:56:00Z" w:initials="HM">
    <w:p w14:paraId="4EC6D907" w14:textId="77777777" w:rsidR="00794B9E" w:rsidRDefault="00794B9E" w:rsidP="009D1B5C">
      <w:pPr>
        <w:pStyle w:val="CommentText"/>
      </w:pPr>
      <w:r>
        <w:rPr>
          <w:rStyle w:val="CommentReference"/>
        </w:rPr>
        <w:annotationRef/>
      </w:r>
      <w:r>
        <w:t>15:51:55 From Pierre Foucault To Everyone:</w:t>
      </w:r>
    </w:p>
    <w:p w14:paraId="3D80BDEE" w14:textId="77777777" w:rsidR="00794B9E" w:rsidRDefault="00794B9E" w:rsidP="009D1B5C">
      <w:pPr>
        <w:pStyle w:val="CommentText"/>
      </w:pPr>
      <w:r>
        <w:tab/>
        <w:t>CANUTEC it is</w:t>
      </w:r>
    </w:p>
    <w:p w14:paraId="0F032BE1" w14:textId="77777777" w:rsidR="00794B9E" w:rsidRDefault="00794B9E" w:rsidP="009D1B5C">
      <w:pPr>
        <w:pStyle w:val="CommentText"/>
      </w:pPr>
      <w:r>
        <w:t>15:55:15 From Rick Erickson To Everyone:</w:t>
      </w:r>
    </w:p>
    <w:p w14:paraId="07B7171B" w14:textId="77777777" w:rsidR="00794B9E" w:rsidRDefault="00794B9E" w:rsidP="009D1B5C">
      <w:pPr>
        <w:pStyle w:val="CommentText"/>
      </w:pPr>
      <w:r>
        <w:tab/>
        <w:t>Reacted to "CANUTEC it is" with 👍</w:t>
      </w:r>
    </w:p>
  </w:comment>
  <w:comment w:id="508" w:author="Amy Hensley" w:date="2025-06-20T11:56:00Z" w:initials="AH">
    <w:p w14:paraId="15FE1B69" w14:textId="77777777" w:rsidR="00794B9E" w:rsidRDefault="00794B9E" w:rsidP="009D1B5C">
      <w:pPr>
        <w:pStyle w:val="CommentText"/>
      </w:pPr>
      <w:r>
        <w:rPr>
          <w:rStyle w:val="CommentReference"/>
        </w:rPr>
        <w:annotationRef/>
      </w:r>
      <w:r>
        <w:rPr>
          <w:rStyle w:val="CommentReference"/>
        </w:rPr>
        <w:t>Updated to new version. 6/20/25</w:t>
      </w:r>
    </w:p>
  </w:comment>
  <w:comment w:id="509" w:author="Amy Hensley" w:date="2025-12-01T15:35:00Z" w:initials="AH">
    <w:p w14:paraId="6509C568" w14:textId="77777777" w:rsidR="00794B9E" w:rsidRDefault="00794B9E" w:rsidP="009D1B5C">
      <w:pPr>
        <w:pStyle w:val="CommentText"/>
      </w:pPr>
      <w:r>
        <w:rPr>
          <w:rStyle w:val="CommentReference"/>
        </w:rPr>
        <w:annotationRef/>
      </w:r>
      <w:r>
        <w:t>Do we want to look at the security information earlier in the document that mentions PCA moved down here to keep it all together. If we leave it in the beginning we may want to insert a reference to this section.</w:t>
      </w:r>
    </w:p>
  </w:comment>
  <w:comment w:id="510" w:author="Amy Hensley" w:date="2026-02-23T11:48:00Z" w:initials="AH">
    <w:p w14:paraId="6121DE81" w14:textId="214E0EA5" w:rsidR="00794B9E" w:rsidRDefault="00794B9E">
      <w:pPr>
        <w:pStyle w:val="CommentText"/>
      </w:pPr>
      <w:r>
        <w:rPr>
          <w:rStyle w:val="CommentReference"/>
        </w:rPr>
        <w:annotationRef/>
      </w:r>
      <w:r>
        <w:t>The first mention is in line 384.</w:t>
      </w:r>
    </w:p>
  </w:comment>
  <w:comment w:id="511" w:author="Diane Harris" w:date="2024-09-16T12:56:00Z" w:initials="DH">
    <w:p w14:paraId="42E7263C" w14:textId="77777777" w:rsidR="00794B9E" w:rsidRDefault="00794B9E" w:rsidP="009D1B5C">
      <w:pPr>
        <w:pStyle w:val="CommentText"/>
      </w:pPr>
      <w:r>
        <w:rPr>
          <w:rStyle w:val="CommentReference"/>
        </w:rPr>
        <w:annotationRef/>
      </w:r>
      <w:r>
        <w:t>John Milburn will suggest new edits.</w:t>
      </w:r>
    </w:p>
  </w:comment>
  <w:comment w:id="512" w:author="Hannah, Mark" w:date="2024-11-08T15:33:00Z" w:initials="MH">
    <w:p w14:paraId="38B2A483" w14:textId="77777777" w:rsidR="00794B9E" w:rsidRDefault="00794B9E" w:rsidP="009D1B5C">
      <w:pPr>
        <w:pStyle w:val="CommentText"/>
      </w:pPr>
      <w:r>
        <w:rPr>
          <w:rStyle w:val="CommentReference"/>
        </w:rPr>
        <w:annotationRef/>
      </w:r>
      <w:r>
        <w:t>11-8-24 Does this need to stay or should it be deleted.</w:t>
      </w:r>
    </w:p>
  </w:comment>
  <w:comment w:id="513" w:author="Diane Harris" w:date="2024-11-18T15:23:00Z" w:initials="DH">
    <w:p w14:paraId="385E11D4" w14:textId="77777777" w:rsidR="00794B9E" w:rsidRDefault="00794B9E" w:rsidP="009D1B5C">
      <w:pPr>
        <w:pStyle w:val="CommentText"/>
      </w:pPr>
      <w:r>
        <w:rPr>
          <w:rStyle w:val="CommentReference"/>
        </w:rPr>
        <w:annotationRef/>
      </w:r>
      <w:r>
        <w:t>Groups states these statements should stay.</w:t>
      </w:r>
    </w:p>
  </w:comment>
  <w:comment w:id="514" w:author="Amy Hensley" w:date="2025-03-10T15:25:00Z" w:initials="AH">
    <w:p w14:paraId="0BDEBC7F" w14:textId="77777777" w:rsidR="00794B9E" w:rsidRDefault="00794B9E" w:rsidP="009D1B5C">
      <w:pPr>
        <w:pStyle w:val="CommentText"/>
      </w:pPr>
      <w:r>
        <w:rPr>
          <w:rStyle w:val="CommentReference"/>
        </w:rPr>
        <w:annotationRef/>
      </w:r>
      <w:r w:rsidRPr="00D55111">
        <w:rPr>
          <w:rStyle w:val="CommentReference"/>
          <w:color w:val="FF0000"/>
        </w:rPr>
        <w:t>RESOLVED</w:t>
      </w:r>
      <w:r>
        <w:rPr>
          <w:rStyle w:val="CommentReference"/>
          <w:color w:val="FF0000"/>
        </w:rPr>
        <w:t xml:space="preserve">  3/10/25</w:t>
      </w:r>
    </w:p>
  </w:comment>
  <w:comment w:id="515" w:author="Amy Hensley" w:date="2026-02-23T11:45:00Z" w:initials="AH">
    <w:p w14:paraId="1E75AA63" w14:textId="23164BE4" w:rsidR="00794B9E" w:rsidRDefault="00794B9E">
      <w:pPr>
        <w:pStyle w:val="CommentText"/>
      </w:pPr>
      <w:r>
        <w:rPr>
          <w:rStyle w:val="CommentReference"/>
        </w:rPr>
        <w:annotationRef/>
      </w:r>
    </w:p>
  </w:comment>
  <w:comment w:id="518" w:author="Amy Hensley" w:date="2026-04-27T15:52:00Z" w:initials="AH">
    <w:p w14:paraId="6574ECDD" w14:textId="77777777" w:rsidR="00AB677D" w:rsidRDefault="00AB677D" w:rsidP="00AB677D">
      <w:pPr>
        <w:pStyle w:val="CommentText"/>
      </w:pPr>
      <w:r>
        <w:rPr>
          <w:rStyle w:val="CommentReference"/>
        </w:rPr>
        <w:annotationRef/>
      </w:r>
      <w:r>
        <w:t>Consider deleting. From 4/1/0/27 suggestions. John Milburn. Reference may be helpful. Review statement again.</w:t>
      </w:r>
    </w:p>
  </w:comment>
  <w:comment w:id="519" w:author="Hannah, Mark" w:date="2026-06-01T16:39:00Z" w:initials="MH">
    <w:p w14:paraId="51AFC7C1" w14:textId="77777777" w:rsidR="00AB677D" w:rsidRDefault="00AB677D" w:rsidP="00AB677D">
      <w:pPr>
        <w:pStyle w:val="CommentText"/>
      </w:pPr>
      <w:r>
        <w:rPr>
          <w:rStyle w:val="CommentReference"/>
        </w:rPr>
        <w:annotationRef/>
      </w:r>
      <w:r>
        <w:t>James is reviewing and will provide feedback on 6/8/26</w:t>
      </w:r>
    </w:p>
  </w:comment>
  <w:comment w:id="534" w:author="Amy Hensley" w:date="2025-12-01T15:39:00Z" w:initials="AH">
    <w:p w14:paraId="7AF21CBD" w14:textId="77777777" w:rsidR="00794B9E" w:rsidRDefault="00794B9E" w:rsidP="009D1B5C">
      <w:pPr>
        <w:pStyle w:val="CommentText"/>
      </w:pPr>
      <w:r>
        <w:rPr>
          <w:rStyle w:val="CommentReference"/>
        </w:rPr>
        <w:annotationRef/>
      </w:r>
      <w:r>
        <w:t>Needs moved to first place we use PCA.</w:t>
      </w:r>
    </w:p>
  </w:comment>
  <w:comment w:id="531" w:author="Diane Harris" w:date="2024-10-07T15:53:00Z" w:initials="DH">
    <w:p w14:paraId="35457F3D" w14:textId="77777777" w:rsidR="00794B9E" w:rsidRDefault="00794B9E" w:rsidP="009D1B5C">
      <w:pPr>
        <w:pStyle w:val="CommentText"/>
      </w:pPr>
      <w:r>
        <w:rPr>
          <w:rStyle w:val="CommentReference"/>
        </w:rPr>
        <w:annotationRef/>
      </w:r>
      <w:r>
        <w:t>Tackle on 10/21/2024 meeting to rephrase and state that there should be a back up plan.</w:t>
      </w:r>
    </w:p>
    <w:p w14:paraId="462F154F" w14:textId="77777777" w:rsidR="00794B9E" w:rsidRDefault="00794B9E" w:rsidP="009D1B5C">
      <w:pPr>
        <w:pStyle w:val="CommentText"/>
      </w:pPr>
      <w:r>
        <w:t>Required to have TLS or it won’t work - here’s why and make alternative arrangements.</w:t>
      </w:r>
    </w:p>
  </w:comment>
  <w:comment w:id="532" w:author="Hannah, Mark" w:date="2024-11-04T15:19:00Z" w:initials="MH">
    <w:p w14:paraId="175162D9" w14:textId="77777777" w:rsidR="00794B9E" w:rsidRDefault="00794B9E" w:rsidP="009D1B5C">
      <w:pPr>
        <w:pStyle w:val="CommentText"/>
      </w:pPr>
      <w:r>
        <w:rPr>
          <w:rStyle w:val="CommentReference"/>
        </w:rPr>
        <w:annotationRef/>
      </w:r>
      <w:r>
        <w:t>11/4/2024 decision made to incorporate this into 4.6 as it is the only way to communicate at this time.  No options are currently available.</w:t>
      </w:r>
    </w:p>
  </w:comment>
  <w:comment w:id="533" w:author="Diane Harris" w:date="2024-11-18T15:31:00Z" w:initials="DH">
    <w:p w14:paraId="2849EEEF" w14:textId="77777777" w:rsidR="00794B9E" w:rsidRDefault="00794B9E" w:rsidP="009D1B5C">
      <w:pPr>
        <w:pStyle w:val="CommentText"/>
      </w:pPr>
      <w:r>
        <w:rPr>
          <w:rStyle w:val="CommentReference"/>
        </w:rPr>
        <w:annotationRef/>
      </w:r>
      <w:r>
        <w:t>Group agrees to leave this here.</w:t>
      </w:r>
    </w:p>
  </w:comment>
  <w:comment w:id="530" w:author="Amy Hensley" w:date="2025-12-01T15:44:00Z" w:initials="AH">
    <w:p w14:paraId="376000F8" w14:textId="77777777" w:rsidR="00794B9E" w:rsidRDefault="00794B9E" w:rsidP="009D1B5C">
      <w:pPr>
        <w:pStyle w:val="CommentText"/>
      </w:pPr>
      <w:r>
        <w:rPr>
          <w:rStyle w:val="CommentReference"/>
        </w:rPr>
        <w:annotationRef/>
      </w:r>
      <w:r>
        <w:t>Needs to be a citation.</w:t>
      </w:r>
    </w:p>
  </w:comment>
  <w:comment w:id="598" w:author="Diane Harris" w:date="2026-06-15T15:29:00Z" w:initials="DH">
    <w:p w14:paraId="50252D9D" w14:textId="77777777" w:rsidR="00D4540A" w:rsidRDefault="00D4540A" w:rsidP="00D4540A">
      <w:pPr>
        <w:pStyle w:val="CommentText"/>
      </w:pPr>
      <w:r>
        <w:rPr>
          <w:rStyle w:val="CommentReference"/>
        </w:rPr>
        <w:annotationRef/>
      </w:r>
      <w:r>
        <w:t>6/15/26 Review with Canadians to see how their experience has been.</w:t>
      </w:r>
    </w:p>
  </w:comment>
  <w:comment w:id="599" w:author="Diane Harris" w:date="2026-06-15T15:43:00Z" w:initials="DH">
    <w:p w14:paraId="7B380E8A" w14:textId="77777777" w:rsidR="008C084C" w:rsidRDefault="008C084C" w:rsidP="008C084C">
      <w:pPr>
        <w:pStyle w:val="CommentText"/>
      </w:pPr>
      <w:r>
        <w:rPr>
          <w:rStyle w:val="CommentReference"/>
        </w:rPr>
        <w:annotationRef/>
      </w:r>
      <w:r>
        <w:t>Approved by the group 6.15.26</w:t>
      </w:r>
    </w:p>
  </w:comment>
  <w:comment w:id="623" w:author="Diane Harris [5]" w:date="2021-04-19T13:00:00Z" w:initials="DH">
    <w:p w14:paraId="4E6D8AFA" w14:textId="77777777" w:rsidR="00177C2F" w:rsidRDefault="00794B9E" w:rsidP="00177C2F">
      <w:pPr>
        <w:pStyle w:val="CommentText"/>
      </w:pPr>
      <w:r>
        <w:rPr>
          <w:rStyle w:val="CommentReference"/>
        </w:rPr>
        <w:annotationRef/>
      </w:r>
      <w:r w:rsidR="00177C2F">
        <w:t>DO NOT DELETE!!! Moved to 3.3</w:t>
      </w:r>
    </w:p>
  </w:comment>
  <w:comment w:id="624" w:author="Amy Hensley" w:date="2026-04-27T13:52:00Z" w:initials="AH">
    <w:p w14:paraId="39CD458E" w14:textId="7FFA761E" w:rsidR="00794B9E" w:rsidRDefault="00794B9E">
      <w:pPr>
        <w:pStyle w:val="CommentText"/>
      </w:pPr>
      <w:r>
        <w:rPr>
          <w:rStyle w:val="CommentReference"/>
        </w:rPr>
        <w:annotationRef/>
      </w:r>
      <w:r>
        <w:t>Unable to locate NENA-STA referenced.</w:t>
      </w:r>
    </w:p>
    <w:p w14:paraId="302BB2F2" w14:textId="2C96C96B" w:rsidR="00794B9E" w:rsidRDefault="00794B9E">
      <w:pPr>
        <w:pStyle w:val="CommentText"/>
      </w:pPr>
      <w:r>
        <w:t>John Milburn 4/10/26</w:t>
      </w:r>
    </w:p>
  </w:comment>
  <w:comment w:id="625" w:author="John Milburn" w:date="2026-06-05T13:46:00Z" w:initials="JM">
    <w:p w14:paraId="7A50D815" w14:textId="77777777" w:rsidR="00177C2F" w:rsidRDefault="00177C2F" w:rsidP="00177C2F">
      <w:pPr>
        <w:pStyle w:val="CommentText"/>
      </w:pPr>
      <w:r>
        <w:rPr>
          <w:rStyle w:val="CommentReference"/>
        </w:rPr>
        <w:annotationRef/>
      </w:r>
      <w:r>
        <w:t>Moved to 3.3</w:t>
      </w:r>
    </w:p>
  </w:comment>
  <w:comment w:id="626" w:author="Diane Harris" w:date="2026-06-15T15:44:00Z" w:initials="DH">
    <w:p w14:paraId="4BB94A82" w14:textId="77777777" w:rsidR="008C084C" w:rsidRDefault="008C084C" w:rsidP="008C084C">
      <w:pPr>
        <w:pStyle w:val="CommentText"/>
      </w:pPr>
      <w:r>
        <w:rPr>
          <w:rStyle w:val="CommentReference"/>
        </w:rPr>
        <w:annotationRef/>
      </w:r>
      <w:r>
        <w:t>Group approves on 6.15.26</w:t>
      </w:r>
    </w:p>
  </w:comment>
  <w:comment w:id="640" w:author="Diane Harris [5]" w:date="2021-05-10T12:15:00Z" w:initials="DH">
    <w:p w14:paraId="1F3BC967" w14:textId="598CC3AC" w:rsidR="00794B9E" w:rsidRDefault="00794B9E" w:rsidP="00EC7851">
      <w:pPr>
        <w:pStyle w:val="CommentText"/>
      </w:pPr>
      <w:r>
        <w:rPr>
          <w:rStyle w:val="CommentReference"/>
        </w:rPr>
        <w:annotationRef/>
      </w:r>
      <w:r>
        <w:t>When you get a request that includes an Incident ID, it should be handled instantly…based on policies.  Wont’ have time for a person to be consulted.  Dependent on policy store.</w:t>
      </w:r>
    </w:p>
    <w:p w14:paraId="53AA3CF3" w14:textId="77777777" w:rsidR="00794B9E" w:rsidRDefault="00794B9E" w:rsidP="00EC7851">
      <w:pPr>
        <w:pStyle w:val="CommentText"/>
      </w:pPr>
    </w:p>
    <w:p w14:paraId="44F11506" w14:textId="77777777" w:rsidR="00794B9E" w:rsidRDefault="00794B9E" w:rsidP="00EC7851">
      <w:pPr>
        <w:pStyle w:val="CommentText"/>
      </w:pPr>
      <w:r>
        <w:t>Qual Filter – when a subscription is not for a particular incident.  When based on a certain set of characteristics for an particular area.  Might require manual intervention.</w:t>
      </w:r>
    </w:p>
    <w:p w14:paraId="6FC06822" w14:textId="77777777" w:rsidR="00794B9E" w:rsidRDefault="00794B9E" w:rsidP="00EC7851">
      <w:pPr>
        <w:pStyle w:val="CommentText"/>
      </w:pPr>
    </w:p>
    <w:p w14:paraId="4367E234" w14:textId="77777777" w:rsidR="00794B9E" w:rsidRDefault="00794B9E" w:rsidP="00EC7851">
      <w:pPr>
        <w:pStyle w:val="CommentText"/>
      </w:pPr>
      <w:r>
        <w:t>NENA Policy Routing Rules doc</w:t>
      </w:r>
    </w:p>
  </w:comment>
  <w:comment w:id="641" w:author="Diane Harris [5]" w:date="2021-05-10T12:50:00Z" w:initials="DH">
    <w:p w14:paraId="1D4DC8FE" w14:textId="77777777" w:rsidR="00794B9E" w:rsidRDefault="00794B9E" w:rsidP="00EC7851">
      <w:pPr>
        <w:pStyle w:val="CommentText"/>
      </w:pPr>
      <w:r>
        <w:rPr>
          <w:rStyle w:val="CommentReference"/>
        </w:rPr>
        <w:annotationRef/>
      </w:r>
      <w:r>
        <w:t>Action</w:t>
      </w:r>
    </w:p>
    <w:p w14:paraId="4C24817A" w14:textId="77777777" w:rsidR="00794B9E" w:rsidRDefault="00794B9E" w:rsidP="00EC7851">
      <w:pPr>
        <w:pStyle w:val="CommentText"/>
      </w:pPr>
    </w:p>
    <w:p w14:paraId="2F8810EB" w14:textId="77777777" w:rsidR="00794B9E" w:rsidRDefault="00794B9E" w:rsidP="00EC7851">
      <w:pPr>
        <w:pStyle w:val="CommentText"/>
      </w:pPr>
      <w:r>
        <w:t xml:space="preserve">Write plain English descriptions of what we would want developers to apply.  </w:t>
      </w:r>
    </w:p>
  </w:comment>
  <w:comment w:id="642" w:author="Diane Harris [5]" w:date="2021-05-10T12:56:00Z" w:initials="DH">
    <w:p w14:paraId="11FDDAEB" w14:textId="77777777" w:rsidR="00794B9E" w:rsidRDefault="00794B9E" w:rsidP="00EC7851">
      <w:pPr>
        <w:pStyle w:val="CommentText"/>
      </w:pPr>
      <w:r>
        <w:rPr>
          <w:rStyle w:val="CommentReference"/>
        </w:rPr>
        <w:annotationRef/>
      </w:r>
      <w:r>
        <w:t>Start here 5/17/21</w:t>
      </w:r>
    </w:p>
  </w:comment>
  <w:comment w:id="643" w:author="Amy Hensley" w:date="2026-02-23T11:15:00Z" w:initials="AH">
    <w:p w14:paraId="159A3D0E" w14:textId="5924EFDE" w:rsidR="00794B9E" w:rsidRDefault="00794B9E">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FB15A5" w15:done="0"/>
  <w15:commentEx w15:paraId="752955CC" w15:done="0"/>
  <w15:commentEx w15:paraId="53720920" w15:done="0"/>
  <w15:commentEx w15:paraId="2438D58D" w15:paraIdParent="53720920" w15:done="0"/>
  <w15:commentEx w15:paraId="382ECC99" w15:done="0"/>
  <w15:commentEx w15:paraId="7F70B7F1" w15:done="0"/>
  <w15:commentEx w15:paraId="224D8965" w15:paraIdParent="7F70B7F1" w15:done="0"/>
  <w15:commentEx w15:paraId="139CB073" w15:done="1"/>
  <w15:commentEx w15:paraId="7D29ED90" w15:paraIdParent="139CB073" w15:done="1"/>
  <w15:commentEx w15:paraId="1A07E58D" w15:done="0"/>
  <w15:commentEx w15:paraId="3BFE01A7" w15:done="0"/>
  <w15:commentEx w15:paraId="1A923CAF" w15:paraIdParent="3BFE01A7" w15:done="0"/>
  <w15:commentEx w15:paraId="3332F05C" w15:done="0"/>
  <w15:commentEx w15:paraId="4D88E453" w15:done="0"/>
  <w15:commentEx w15:paraId="17AC323A" w15:paraIdParent="4D88E453" w15:done="0"/>
  <w15:commentEx w15:paraId="502848B8" w15:done="0"/>
  <w15:commentEx w15:paraId="6E11C9A8" w15:done="0"/>
  <w15:commentEx w15:paraId="3B7218AF" w15:paraIdParent="6E11C9A8" w15:done="0"/>
  <w15:commentEx w15:paraId="1195568B" w15:done="0"/>
  <w15:commentEx w15:paraId="24A25F34" w15:done="1"/>
  <w15:commentEx w15:paraId="042B1F6B" w15:paraIdParent="24A25F34" w15:done="1"/>
  <w15:commentEx w15:paraId="2B7D31B4" w15:done="0"/>
  <w15:commentEx w15:paraId="7CE893DD" w15:done="0"/>
  <w15:commentEx w15:paraId="35076B5B" w15:done="0"/>
  <w15:commentEx w15:paraId="41A61E9B" w15:paraIdParent="35076B5B" w15:done="0"/>
  <w15:commentEx w15:paraId="1A2944F8" w15:done="1"/>
  <w15:commentEx w15:paraId="31BFECF0" w15:paraIdParent="1A2944F8" w15:done="1"/>
  <w15:commentEx w15:paraId="27D91E03" w15:done="1"/>
  <w15:commentEx w15:paraId="4F6131A8" w15:done="0"/>
  <w15:commentEx w15:paraId="5EBAC854" w15:paraIdParent="4F6131A8" w15:done="0"/>
  <w15:commentEx w15:paraId="3CC42FDD" w15:done="0"/>
  <w15:commentEx w15:paraId="6B509C4B" w15:paraIdParent="3CC42FDD" w15:done="0"/>
  <w15:commentEx w15:paraId="6E5D47EF" w15:done="0"/>
  <w15:commentEx w15:paraId="355F734D" w15:done="0"/>
  <w15:commentEx w15:paraId="29D723B2" w15:paraIdParent="355F734D" w15:done="0"/>
  <w15:commentEx w15:paraId="3D812B85" w15:paraIdParent="355F734D" w15:done="0"/>
  <w15:commentEx w15:paraId="1F6F6E93" w15:paraIdParent="355F734D" w15:done="0"/>
  <w15:commentEx w15:paraId="65FBE7E2" w15:paraIdParent="355F734D" w15:done="0"/>
  <w15:commentEx w15:paraId="7449881F" w15:done="0"/>
  <w15:commentEx w15:paraId="12A77F3A" w15:done="0"/>
  <w15:commentEx w15:paraId="69EB00A7" w15:paraIdParent="12A77F3A" w15:done="0"/>
  <w15:commentEx w15:paraId="2670FB53" w15:done="0"/>
  <w15:commentEx w15:paraId="3EE4A700" w15:done="0"/>
  <w15:commentEx w15:paraId="64E776AD" w15:paraIdParent="3EE4A700" w15:done="0"/>
  <w15:commentEx w15:paraId="268876F0" w15:done="0"/>
  <w15:commentEx w15:paraId="4A12A283" w15:done="0"/>
  <w15:commentEx w15:paraId="6A4A4238" w15:done="0"/>
  <w15:commentEx w15:paraId="09732405" w15:done="0"/>
  <w15:commentEx w15:paraId="21398220" w15:paraIdParent="09732405" w15:done="0"/>
  <w15:commentEx w15:paraId="4F172944" w15:done="0"/>
  <w15:commentEx w15:paraId="7C0A5AE1" w15:done="0"/>
  <w15:commentEx w15:paraId="0E67CEA4" w15:paraIdParent="7C0A5AE1" w15:done="0"/>
  <w15:commentEx w15:paraId="15510842" w15:done="0"/>
  <w15:commentEx w15:paraId="6D43F48B" w15:done="0"/>
  <w15:commentEx w15:paraId="172F62BA" w15:done="0"/>
  <w15:commentEx w15:paraId="0FEB3E6F" w15:paraIdParent="172F62BA" w15:done="0"/>
  <w15:commentEx w15:paraId="07B7171B" w15:paraIdParent="172F62BA" w15:done="0"/>
  <w15:commentEx w15:paraId="15FE1B69" w15:done="0"/>
  <w15:commentEx w15:paraId="6509C568" w15:done="0"/>
  <w15:commentEx w15:paraId="6121DE81" w15:paraIdParent="6509C568" w15:done="0"/>
  <w15:commentEx w15:paraId="42E7263C" w15:done="1"/>
  <w15:commentEx w15:paraId="38B2A483" w15:paraIdParent="42E7263C" w15:done="1"/>
  <w15:commentEx w15:paraId="385E11D4" w15:paraIdParent="42E7263C" w15:done="1"/>
  <w15:commentEx w15:paraId="0BDEBC7F" w15:paraIdParent="42E7263C" w15:done="1"/>
  <w15:commentEx w15:paraId="1E75AA63" w15:paraIdParent="42E7263C" w15:done="1"/>
  <w15:commentEx w15:paraId="6574ECDD" w15:done="0"/>
  <w15:commentEx w15:paraId="51AFC7C1" w15:paraIdParent="6574ECDD" w15:done="0"/>
  <w15:commentEx w15:paraId="7AF21CBD" w15:done="1"/>
  <w15:commentEx w15:paraId="462F154F" w15:done="1"/>
  <w15:commentEx w15:paraId="175162D9" w15:paraIdParent="462F154F" w15:done="1"/>
  <w15:commentEx w15:paraId="2849EEEF" w15:paraIdParent="462F154F" w15:done="1"/>
  <w15:commentEx w15:paraId="376000F8" w15:done="0"/>
  <w15:commentEx w15:paraId="50252D9D" w15:done="0"/>
  <w15:commentEx w15:paraId="7B380E8A" w15:paraIdParent="50252D9D" w15:done="0"/>
  <w15:commentEx w15:paraId="4E6D8AFA" w15:done="0"/>
  <w15:commentEx w15:paraId="302BB2F2" w15:paraIdParent="4E6D8AFA" w15:done="0"/>
  <w15:commentEx w15:paraId="7A50D815" w15:paraIdParent="4E6D8AFA" w15:done="0"/>
  <w15:commentEx w15:paraId="4BB94A82" w15:paraIdParent="4E6D8AFA" w15:done="0"/>
  <w15:commentEx w15:paraId="4367E234" w15:done="0"/>
  <w15:commentEx w15:paraId="2F8810EB" w15:done="0"/>
  <w15:commentEx w15:paraId="11FDDAEB" w15:done="1"/>
  <w15:commentEx w15:paraId="159A3D0E" w15:paraIdParent="11FDDAE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589096" w16cex:dateUtc="2026-06-15T19:23:00Z"/>
  <w16cex:commentExtensible w16cex:durableId="4690B59B" w16cex:dateUtc="2026-06-15T19:24:00Z"/>
  <w16cex:commentExtensible w16cex:durableId="01972E04" w16cex:dateUtc="2026-06-01T19:17:00Z"/>
  <w16cex:commentExtensible w16cex:durableId="6C17CF8B" w16cex:dateUtc="2026-06-01T20:39:00Z"/>
  <w16cex:commentExtensible w16cex:durableId="33BC9E54" w16cex:dateUtc="2026-06-22T19:22:00Z"/>
  <w16cex:commentExtensible w16cex:durableId="415ED255" w16cex:dateUtc="2026-06-15T19:54:00Z"/>
  <w16cex:commentExtensible w16cex:durableId="48C29E16" w16cex:dateUtc="2026-06-01T20:39:00Z"/>
  <w16cex:commentExtensible w16cex:durableId="3479D5F8" w16cex:dateUtc="2026-06-15T19:29:00Z"/>
  <w16cex:commentExtensible w16cex:durableId="530A1294" w16cex:dateUtc="2026-06-15T19:43:00Z"/>
  <w16cex:commentExtensible w16cex:durableId="4B354789" w16cex:dateUtc="2026-06-05T17:46:00Z"/>
  <w16cex:commentExtensible w16cex:durableId="24C18E76" w16cex:dateUtc="2026-06-15T19: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FB15A5" w16cid:durableId="40589096"/>
  <w16cid:commentId w16cid:paraId="752955CC" w16cid:durableId="4690B59B"/>
  <w16cid:commentId w16cid:paraId="53720920" w16cid:durableId="53720920"/>
  <w16cid:commentId w16cid:paraId="2438D58D" w16cid:durableId="2438D58D"/>
  <w16cid:commentId w16cid:paraId="382ECC99" w16cid:durableId="382ECC99"/>
  <w16cid:commentId w16cid:paraId="7F70B7F1" w16cid:durableId="7F70B7F1"/>
  <w16cid:commentId w16cid:paraId="224D8965" w16cid:durableId="224D8965"/>
  <w16cid:commentId w16cid:paraId="139CB073" w16cid:durableId="139CB073"/>
  <w16cid:commentId w16cid:paraId="7D29ED90" w16cid:durableId="7D29ED90"/>
  <w16cid:commentId w16cid:paraId="1A07E58D" w16cid:durableId="1A07E58D"/>
  <w16cid:commentId w16cid:paraId="3BFE01A7" w16cid:durableId="3BFE01A7"/>
  <w16cid:commentId w16cid:paraId="1A923CAF" w16cid:durableId="1A923CAF"/>
  <w16cid:commentId w16cid:paraId="3332F05C" w16cid:durableId="3332F05C"/>
  <w16cid:commentId w16cid:paraId="4D88E453" w16cid:durableId="4D88E453"/>
  <w16cid:commentId w16cid:paraId="17AC323A" w16cid:durableId="17AC323A"/>
  <w16cid:commentId w16cid:paraId="502848B8" w16cid:durableId="502848B8"/>
  <w16cid:commentId w16cid:paraId="6E11C9A8" w16cid:durableId="6E11C9A8"/>
  <w16cid:commentId w16cid:paraId="3B7218AF" w16cid:durableId="3B7218AF"/>
  <w16cid:commentId w16cid:paraId="1195568B" w16cid:durableId="1195568B"/>
  <w16cid:commentId w16cid:paraId="24A25F34" w16cid:durableId="3F2CEEB0"/>
  <w16cid:commentId w16cid:paraId="042B1F6B" w16cid:durableId="4D8433B7"/>
  <w16cid:commentId w16cid:paraId="2B7D31B4" w16cid:durableId="2B7D31B4"/>
  <w16cid:commentId w16cid:paraId="7CE893DD" w16cid:durableId="7CE893DD"/>
  <w16cid:commentId w16cid:paraId="35076B5B" w16cid:durableId="35076B5B"/>
  <w16cid:commentId w16cid:paraId="41A61E9B" w16cid:durableId="41A61E9B"/>
  <w16cid:commentId w16cid:paraId="1A2944F8" w16cid:durableId="1A2944F8"/>
  <w16cid:commentId w16cid:paraId="31BFECF0" w16cid:durableId="31BFECF0"/>
  <w16cid:commentId w16cid:paraId="27D91E03" w16cid:durableId="27D91E03"/>
  <w16cid:commentId w16cid:paraId="4F6131A8" w16cid:durableId="4F6131A8"/>
  <w16cid:commentId w16cid:paraId="5EBAC854" w16cid:durableId="5EBAC854"/>
  <w16cid:commentId w16cid:paraId="3CC42FDD" w16cid:durableId="3CC42FDD"/>
  <w16cid:commentId w16cid:paraId="6B509C4B" w16cid:durableId="6B509C4B"/>
  <w16cid:commentId w16cid:paraId="6E5D47EF" w16cid:durableId="6E5D47EF"/>
  <w16cid:commentId w16cid:paraId="355F734D" w16cid:durableId="355F734D"/>
  <w16cid:commentId w16cid:paraId="29D723B2" w16cid:durableId="29D723B2"/>
  <w16cid:commentId w16cid:paraId="3D812B85" w16cid:durableId="3D812B85"/>
  <w16cid:commentId w16cid:paraId="1F6F6E93" w16cid:durableId="1F6F6E93"/>
  <w16cid:commentId w16cid:paraId="65FBE7E2" w16cid:durableId="65FBE7E2"/>
  <w16cid:commentId w16cid:paraId="7449881F" w16cid:durableId="7449881F"/>
  <w16cid:commentId w16cid:paraId="12A77F3A" w16cid:durableId="12A77F3A"/>
  <w16cid:commentId w16cid:paraId="69EB00A7" w16cid:durableId="69EB00A7"/>
  <w16cid:commentId w16cid:paraId="2670FB53" w16cid:durableId="2670FB53"/>
  <w16cid:commentId w16cid:paraId="3EE4A700" w16cid:durableId="3EE4A700"/>
  <w16cid:commentId w16cid:paraId="64E776AD" w16cid:durableId="64E776AD"/>
  <w16cid:commentId w16cid:paraId="268876F0" w16cid:durableId="268876F0"/>
  <w16cid:commentId w16cid:paraId="4A12A283" w16cid:durableId="01972E04"/>
  <w16cid:commentId w16cid:paraId="6A4A4238" w16cid:durableId="6B241EBB"/>
  <w16cid:commentId w16cid:paraId="09732405" w16cid:durableId="09732405"/>
  <w16cid:commentId w16cid:paraId="21398220" w16cid:durableId="21398220"/>
  <w16cid:commentId w16cid:paraId="4F172944" w16cid:durableId="4F172944"/>
  <w16cid:commentId w16cid:paraId="7C0A5AE1" w16cid:durableId="7C0A5AE1"/>
  <w16cid:commentId w16cid:paraId="0E67CEA4" w16cid:durableId="6C17CF8B"/>
  <w16cid:commentId w16cid:paraId="15510842" w16cid:durableId="33BC9E54"/>
  <w16cid:commentId w16cid:paraId="6D43F48B" w16cid:durableId="415ED255"/>
  <w16cid:commentId w16cid:paraId="172F62BA" w16cid:durableId="172F62BA"/>
  <w16cid:commentId w16cid:paraId="0FEB3E6F" w16cid:durableId="0FEB3E6F"/>
  <w16cid:commentId w16cid:paraId="07B7171B" w16cid:durableId="07B7171B"/>
  <w16cid:commentId w16cid:paraId="15FE1B69" w16cid:durableId="15FE1B69"/>
  <w16cid:commentId w16cid:paraId="6509C568" w16cid:durableId="6509C568"/>
  <w16cid:commentId w16cid:paraId="6121DE81" w16cid:durableId="6121DE81"/>
  <w16cid:commentId w16cid:paraId="42E7263C" w16cid:durableId="42E7263C"/>
  <w16cid:commentId w16cid:paraId="38B2A483" w16cid:durableId="38B2A483"/>
  <w16cid:commentId w16cid:paraId="385E11D4" w16cid:durableId="385E11D4"/>
  <w16cid:commentId w16cid:paraId="0BDEBC7F" w16cid:durableId="0BDEBC7F"/>
  <w16cid:commentId w16cid:paraId="1E75AA63" w16cid:durableId="1E75AA63"/>
  <w16cid:commentId w16cid:paraId="6574ECDD" w16cid:durableId="6EBC0619"/>
  <w16cid:commentId w16cid:paraId="51AFC7C1" w16cid:durableId="48C29E16"/>
  <w16cid:commentId w16cid:paraId="7AF21CBD" w16cid:durableId="7AF21CBD"/>
  <w16cid:commentId w16cid:paraId="462F154F" w16cid:durableId="462F154F"/>
  <w16cid:commentId w16cid:paraId="175162D9" w16cid:durableId="175162D9"/>
  <w16cid:commentId w16cid:paraId="2849EEEF" w16cid:durableId="2849EEEF"/>
  <w16cid:commentId w16cid:paraId="376000F8" w16cid:durableId="376000F8"/>
  <w16cid:commentId w16cid:paraId="50252D9D" w16cid:durableId="3479D5F8"/>
  <w16cid:commentId w16cid:paraId="7B380E8A" w16cid:durableId="530A1294"/>
  <w16cid:commentId w16cid:paraId="4E6D8AFA" w16cid:durableId="4E6D8AFA"/>
  <w16cid:commentId w16cid:paraId="302BB2F2" w16cid:durableId="302BB2F2"/>
  <w16cid:commentId w16cid:paraId="7A50D815" w16cid:durableId="4B354789"/>
  <w16cid:commentId w16cid:paraId="4BB94A82" w16cid:durableId="24C18E76"/>
  <w16cid:commentId w16cid:paraId="4367E234" w16cid:durableId="4367E234"/>
  <w16cid:commentId w16cid:paraId="2F8810EB" w16cid:durableId="2F8810EB"/>
  <w16cid:commentId w16cid:paraId="11FDDAEB" w16cid:durableId="11FDDAEB"/>
  <w16cid:commentId w16cid:paraId="159A3D0E" w16cid:durableId="159A3D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2D7F9" w14:textId="77777777" w:rsidR="00472463" w:rsidRDefault="00472463" w:rsidP="00573339">
      <w:r>
        <w:separator/>
      </w:r>
    </w:p>
    <w:p w14:paraId="26944D51" w14:textId="77777777" w:rsidR="00472463" w:rsidRDefault="00472463"/>
    <w:p w14:paraId="2266D872" w14:textId="77777777" w:rsidR="00472463" w:rsidRDefault="00472463"/>
  </w:endnote>
  <w:endnote w:type="continuationSeparator" w:id="0">
    <w:p w14:paraId="7BBF7BC7" w14:textId="77777777" w:rsidR="00472463" w:rsidRDefault="00472463" w:rsidP="00573339">
      <w:r>
        <w:continuationSeparator/>
      </w:r>
    </w:p>
    <w:p w14:paraId="7BFC7A39" w14:textId="77777777" w:rsidR="00472463" w:rsidRDefault="00472463"/>
    <w:p w14:paraId="1FE9E381" w14:textId="77777777" w:rsidR="00472463" w:rsidRDefault="004724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2AAEA" w14:textId="77777777" w:rsidR="00794B9E" w:rsidRDefault="00794B9E">
    <w:pPr>
      <w:framePr w:wrap="around" w:vAnchor="text" w:hAnchor="margin" w:xAlign="right" w:y="1"/>
    </w:pPr>
    <w:r>
      <w:fldChar w:fldCharType="begin"/>
    </w:r>
    <w:r>
      <w:instrText xml:space="preserve">PAGE  </w:instrText>
    </w:r>
    <w:r>
      <w:fldChar w:fldCharType="end"/>
    </w:r>
  </w:p>
  <w:p w14:paraId="16C3BDA2" w14:textId="77777777" w:rsidR="00794B9E" w:rsidRDefault="00794B9E">
    <w:pPr>
      <w:ind w:right="360"/>
    </w:pPr>
  </w:p>
  <w:p w14:paraId="1C162B1C" w14:textId="77777777" w:rsidR="00794B9E" w:rsidRDefault="00794B9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1FC3" w14:textId="77777777" w:rsidR="00794B9E" w:rsidRPr="00210612" w:rsidRDefault="00794B9E" w:rsidP="00536DB4">
    <w:pPr>
      <w:rPr>
        <w:rFonts w:cs="Tahoma"/>
      </w:rPr>
    </w:pPr>
  </w:p>
  <w:p w14:paraId="2CAA5156" w14:textId="45DB2BB8" w:rsidR="00794B9E" w:rsidRPr="00892BD1" w:rsidRDefault="00794B9E" w:rsidP="00892BD1">
    <w:pPr>
      <w:tabs>
        <w:tab w:val="right" w:pos="9720"/>
      </w:tabs>
      <w:rPr>
        <w:rFonts w:cs="Tahoma"/>
        <w:sz w:val="16"/>
        <w:szCs w:val="16"/>
      </w:rPr>
    </w:pPr>
    <w:r w:rsidRPr="00210612">
      <w:rPr>
        <w:rFonts w:cs="Tahoma"/>
      </w:rPr>
      <w:tab/>
    </w:r>
    <w:r w:rsidRPr="00892BD1">
      <w:rPr>
        <w:rFonts w:cs="Tahoma"/>
        <w:sz w:val="16"/>
        <w:szCs w:val="16"/>
      </w:rPr>
      <w:fldChar w:fldCharType="begin"/>
    </w:r>
    <w:r w:rsidRPr="00892BD1">
      <w:rPr>
        <w:rFonts w:cs="Tahoma"/>
        <w:sz w:val="16"/>
        <w:szCs w:val="16"/>
      </w:rPr>
      <w:instrText xml:space="preserve"> PAGE </w:instrText>
    </w:r>
    <w:r w:rsidRPr="00892BD1">
      <w:rPr>
        <w:rFonts w:cs="Tahoma"/>
        <w:sz w:val="16"/>
        <w:szCs w:val="16"/>
      </w:rPr>
      <w:fldChar w:fldCharType="separate"/>
    </w:r>
    <w:r w:rsidR="002102FE">
      <w:rPr>
        <w:rFonts w:cs="Tahoma"/>
        <w:noProof/>
        <w:sz w:val="16"/>
        <w:szCs w:val="16"/>
      </w:rPr>
      <w:t>ix</w:t>
    </w:r>
    <w:r w:rsidRPr="00892BD1">
      <w:rPr>
        <w:rFonts w:cs="Tahom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B1949" w14:textId="6383E18E" w:rsidR="00794B9E" w:rsidRPr="00223449" w:rsidRDefault="00794B9E" w:rsidP="00223449">
    <w:pPr>
      <w:rPr>
        <w:rFonts w:cs="Tahoma"/>
      </w:rPr>
    </w:pPr>
    <w:r>
      <w:rPr>
        <w:rFonts w:cs="Arial"/>
        <w:noProof/>
      </w:rPr>
      <mc:AlternateContent>
        <mc:Choice Requires="wps">
          <w:drawing>
            <wp:anchor distT="0" distB="0" distL="114300" distR="114300" simplePos="0" relativeHeight="251667456" behindDoc="0" locked="0" layoutInCell="1" allowOverlap="1" wp14:anchorId="5570F74D" wp14:editId="6C990D72">
              <wp:simplePos x="0" y="0"/>
              <wp:positionH relativeFrom="column">
                <wp:posOffset>-119368</wp:posOffset>
              </wp:positionH>
              <wp:positionV relativeFrom="paragraph">
                <wp:posOffset>-635</wp:posOffset>
              </wp:positionV>
              <wp:extent cx="5134610" cy="238760"/>
              <wp:effectExtent l="0" t="0" r="0" b="0"/>
              <wp:wrapNone/>
              <wp:docPr id="947699971" name="Text Box 9"/>
              <wp:cNvGraphicFramePr/>
              <a:graphic xmlns:a="http://schemas.openxmlformats.org/drawingml/2006/main">
                <a:graphicData uri="http://schemas.microsoft.com/office/word/2010/wordprocessingShape">
                  <wps:wsp>
                    <wps:cNvSpPr txBox="1"/>
                    <wps:spPr>
                      <a:xfrm>
                        <a:off x="0" y="0"/>
                        <a:ext cx="5134610" cy="238760"/>
                      </a:xfrm>
                      <a:prstGeom prst="rect">
                        <a:avLst/>
                      </a:prstGeom>
                      <a:noFill/>
                      <a:ln w="6350">
                        <a:noFill/>
                      </a:ln>
                    </wps:spPr>
                    <wps:txbx>
                      <w:txbxContent>
                        <w:p w14:paraId="24188045" w14:textId="1B53E772" w:rsidR="00794B9E" w:rsidRPr="00A17769" w:rsidRDefault="00794B9E" w:rsidP="00223449">
                          <w:pPr>
                            <w:rPr>
                              <w:rFonts w:cs="Arial"/>
                              <w:bCs/>
                              <w:color w:val="FFFFFF" w:themeColor="background1"/>
                              <w:sz w:val="14"/>
                              <w:szCs w:val="14"/>
                            </w:rPr>
                          </w:pPr>
                          <w:r w:rsidRPr="00A17769">
                            <w:rPr>
                              <w:rFonts w:cs="Arial"/>
                              <w:bCs/>
                              <w:color w:val="FFFFFF" w:themeColor="background1"/>
                              <w:sz w:val="14"/>
                              <w:szCs w:val="14"/>
                            </w:rPr>
                            <w:t xml:space="preserve">© Copyright </w:t>
                          </w:r>
                          <w:r>
                            <w:rPr>
                              <w:rFonts w:cs="Arial"/>
                              <w:bCs/>
                              <w:color w:val="FFFFFF" w:themeColor="background1"/>
                              <w:sz w:val="14"/>
                              <w:szCs w:val="14"/>
                            </w:rPr>
                            <w:t>YYYY–YYYY</w:t>
                          </w:r>
                          <w:r w:rsidRPr="00A17769">
                            <w:rPr>
                              <w:rFonts w:cs="Arial"/>
                              <w:bCs/>
                              <w:color w:val="FFFFFF" w:themeColor="background1"/>
                              <w:sz w:val="14"/>
                              <w:szCs w:val="14"/>
                            </w:rPr>
                            <w:t xml:space="preserve"> National Emergency Number Association, Inc.</w:t>
                          </w:r>
                        </w:p>
                        <w:p w14:paraId="5AFD8A2B" w14:textId="77777777" w:rsidR="00794B9E" w:rsidRPr="00EB4DEF" w:rsidRDefault="00794B9E" w:rsidP="00223449">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570F74D" id="_x0000_t202" coordsize="21600,21600" o:spt="202" path="m,l,21600r21600,l21600,xe">
              <v:stroke joinstyle="miter"/>
              <v:path gradientshapeok="t" o:connecttype="rect"/>
            </v:shapetype>
            <v:shape id="Text Box 9" o:spid="_x0000_s1030" type="#_x0000_t202" style="position:absolute;margin-left:-9.4pt;margin-top:-.05pt;width:404.3pt;height:18.8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" filled="f" stroked="f" strokeweight=".5pt">
              <v:textbox>
                <w:txbxContent>
                  <w:p w14:paraId="24188045" w14:textId="1B53E772" w:rsidR="00794B9E" w:rsidRPr="00A17769" w:rsidRDefault="00794B9E" w:rsidP="00223449">
                    <w:pPr>
                      <w:rPr>
                        <w:rFonts w:cs="Arial"/>
                        <w:bCs/>
                        <w:color w:val="FFFFFF" w:themeColor="background1"/>
                        <w:sz w:val="14"/>
                        <w:szCs w:val="14"/>
                      </w:rPr>
                    </w:pPr>
                    <w:r w:rsidRPr="00A17769">
                      <w:rPr>
                        <w:rFonts w:cs="Arial"/>
                        <w:bCs/>
                        <w:color w:val="FFFFFF" w:themeColor="background1"/>
                        <w:sz w:val="14"/>
                        <w:szCs w:val="14"/>
                      </w:rPr>
                      <w:t xml:space="preserve">© Copyright </w:t>
                    </w:r>
                    <w:r>
                      <w:rPr>
                        <w:rFonts w:cs="Arial"/>
                        <w:bCs/>
                        <w:color w:val="FFFFFF" w:themeColor="background1"/>
                        <w:sz w:val="14"/>
                        <w:szCs w:val="14"/>
                      </w:rPr>
                      <w:t>YYYY–YYYY</w:t>
                    </w:r>
                    <w:r w:rsidRPr="00A17769">
                      <w:rPr>
                        <w:rFonts w:cs="Arial"/>
                        <w:bCs/>
                        <w:color w:val="FFFFFF" w:themeColor="background1"/>
                        <w:sz w:val="14"/>
                        <w:szCs w:val="14"/>
                      </w:rPr>
                      <w:t xml:space="preserve"> National Emergency Number Association, Inc.</w:t>
                    </w:r>
                  </w:p>
                  <w:p w14:paraId="5AFD8A2B" w14:textId="77777777" w:rsidR="00794B9E" w:rsidRPr="00EB4DEF" w:rsidRDefault="00794B9E" w:rsidP="00223449">
                    <w:pPr>
                      <w:rPr>
                        <w:color w:val="FFFFFF" w:themeColor="background1"/>
                      </w:rPr>
                    </w:pPr>
                  </w:p>
                </w:txbxContent>
              </v:textbox>
            </v:shape>
          </w:pict>
        </mc:Fallback>
      </mc:AlternateContent>
    </w:r>
    <w:r>
      <w:rPr>
        <w:rFonts w:cs="Tahoma"/>
        <w:b/>
        <w:noProof/>
      </w:rPr>
      <w:drawing>
        <wp:anchor distT="0" distB="0" distL="114300" distR="114300" simplePos="0" relativeHeight="251665408" behindDoc="1" locked="0" layoutInCell="1" allowOverlap="1" wp14:anchorId="67E49C46" wp14:editId="5AF41CE3">
          <wp:simplePos x="0" y="0"/>
          <wp:positionH relativeFrom="column">
            <wp:posOffset>-914400</wp:posOffset>
          </wp:positionH>
          <wp:positionV relativeFrom="page">
            <wp:posOffset>5554456</wp:posOffset>
          </wp:positionV>
          <wp:extent cx="7765027" cy="4496048"/>
          <wp:effectExtent l="0" t="0" r="0" b="0"/>
          <wp:wrapNone/>
          <wp:docPr id="608861589" name="Picture 3" descr="A red background with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1742" name="Picture 3" descr="A red background with icons"/>
                  <pic:cNvPicPr/>
                </pic:nvPicPr>
                <pic:blipFill rotWithShape="1">
                  <a:blip r:embed="rId1">
                    <a:extLst>
                      <a:ext uri="{28A0092B-C50C-407E-A947-70E740481C1C}">
                        <a14:useLocalDpi xmlns:a14="http://schemas.microsoft.com/office/drawing/2010/main" val="0"/>
                      </a:ext>
                    </a:extLst>
                  </a:blip>
                  <a:srcRect t="21238" b="-1"/>
                  <a:stretch/>
                </pic:blipFill>
                <pic:spPr bwMode="auto">
                  <a:xfrm>
                    <a:off x="0" y="0"/>
                    <a:ext cx="7765027" cy="449604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71613" w14:textId="77777777" w:rsidR="00794B9E" w:rsidRPr="00210612" w:rsidRDefault="00794B9E" w:rsidP="00536DB4">
    <w:pPr>
      <w:rPr>
        <w:rFonts w:cs="Tahoma"/>
      </w:rPr>
    </w:pPr>
  </w:p>
  <w:p w14:paraId="24D828E1" w14:textId="18BEB236" w:rsidR="00794B9E" w:rsidRPr="00234C28" w:rsidRDefault="00794B9E" w:rsidP="00234C28">
    <w:pPr>
      <w:tabs>
        <w:tab w:val="right" w:pos="9720"/>
      </w:tabs>
      <w:rPr>
        <w:rFonts w:cs="Tahoma"/>
        <w:sz w:val="16"/>
        <w:szCs w:val="21"/>
      </w:rPr>
    </w:pPr>
    <w:r w:rsidRPr="00CE4B29">
      <w:rPr>
        <w:rFonts w:cs="Tahoma"/>
        <w:sz w:val="16"/>
        <w:szCs w:val="21"/>
      </w:rPr>
      <w:tab/>
      <w:t xml:space="preserve">Page </w:t>
    </w:r>
    <w:r w:rsidRPr="00CE4B29">
      <w:rPr>
        <w:rFonts w:cs="Tahoma"/>
        <w:sz w:val="16"/>
        <w:szCs w:val="21"/>
      </w:rPr>
      <w:fldChar w:fldCharType="begin"/>
    </w:r>
    <w:r w:rsidRPr="00CE4B29">
      <w:rPr>
        <w:rFonts w:cs="Tahoma"/>
        <w:sz w:val="16"/>
        <w:szCs w:val="21"/>
      </w:rPr>
      <w:instrText xml:space="preserve"> PAGE </w:instrText>
    </w:r>
    <w:r w:rsidRPr="00CE4B29">
      <w:rPr>
        <w:rFonts w:cs="Tahoma"/>
        <w:sz w:val="16"/>
        <w:szCs w:val="21"/>
      </w:rPr>
      <w:fldChar w:fldCharType="separate"/>
    </w:r>
    <w:r w:rsidR="002102FE">
      <w:rPr>
        <w:rFonts w:cs="Tahoma"/>
        <w:noProof/>
        <w:sz w:val="16"/>
        <w:szCs w:val="21"/>
      </w:rPr>
      <w:t>6</w:t>
    </w:r>
    <w:r w:rsidRPr="00CE4B29">
      <w:rPr>
        <w:rFonts w:cs="Tahoma"/>
        <w:sz w:val="16"/>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FF25D" w14:textId="77777777" w:rsidR="00472463" w:rsidRDefault="00472463" w:rsidP="00573339">
      <w:r>
        <w:separator/>
      </w:r>
    </w:p>
  </w:footnote>
  <w:footnote w:type="continuationSeparator" w:id="0">
    <w:p w14:paraId="73AEF90C" w14:textId="77777777" w:rsidR="00472463" w:rsidRDefault="00472463" w:rsidP="00573339">
      <w:r>
        <w:continuationSeparator/>
      </w:r>
    </w:p>
    <w:p w14:paraId="1A95305E" w14:textId="77777777" w:rsidR="00472463" w:rsidRDefault="00472463"/>
    <w:p w14:paraId="686D50B3" w14:textId="77777777" w:rsidR="00472463" w:rsidRDefault="00472463"/>
  </w:footnote>
  <w:footnote w:type="continuationNotice" w:id="1">
    <w:p w14:paraId="423951D3" w14:textId="77777777" w:rsidR="00472463" w:rsidRDefault="00472463"/>
  </w:footnote>
  <w:footnote w:id="2">
    <w:p w14:paraId="0345F315" w14:textId="1619A161" w:rsidR="00794B9E" w:rsidRDefault="00794B9E" w:rsidP="00AB6F74">
      <w:pPr>
        <w:pStyle w:val="FootnoteText"/>
      </w:pPr>
      <w:r w:rsidRPr="00D25CE0">
        <w:rPr>
          <w:rStyle w:val="FootnoteReference"/>
          <w:szCs w:val="14"/>
        </w:rPr>
        <w:footnoteRef/>
      </w:r>
      <w:r>
        <w:t xml:space="preserve"> </w:t>
      </w:r>
      <w:r w:rsidRPr="00D25CE0">
        <w:rPr>
          <w:szCs w:val="16"/>
        </w:rPr>
        <w:t xml:space="preserve">Example text to show footnotes </w:t>
      </w:r>
      <w:r>
        <w:rPr>
          <w:szCs w:val="16"/>
        </w:rPr>
        <w:t>with</w:t>
      </w:r>
      <w:r w:rsidRPr="00D25CE0">
        <w:rPr>
          <w:szCs w:val="16"/>
        </w:rPr>
        <w:t xml:space="preserve"> 7pt </w:t>
      </w:r>
      <w:r>
        <w:rPr>
          <w:szCs w:val="16"/>
        </w:rPr>
        <w:t xml:space="preserve">font </w:t>
      </w:r>
      <w:r w:rsidRPr="00D25CE0">
        <w:rPr>
          <w:szCs w:val="16"/>
        </w:rPr>
        <w:t xml:space="preserve">for the footnote number and 8pt </w:t>
      </w:r>
      <w:r>
        <w:rPr>
          <w:szCs w:val="16"/>
        </w:rPr>
        <w:t xml:space="preserve">font </w:t>
      </w:r>
      <w:r w:rsidRPr="00D25CE0">
        <w:rPr>
          <w:szCs w:val="16"/>
        </w:rPr>
        <w:t>for the footnote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94DDF" w14:textId="56DBF2E5" w:rsidR="00794B9E" w:rsidRDefault="00000000" w:rsidP="00892BD1">
    <w:pPr>
      <w:pStyle w:val="Header"/>
    </w:pPr>
    <w:r>
      <w:rPr>
        <w:noProof/>
      </w:rPr>
      <w:pict w14:anchorId="640825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9464016" o:spid="_x0000_s1027" type="#_x0000_t136" style="position:absolute;margin-left:0;margin-top:0;width:489.45pt;height:195.75pt;rotation:315;z-index:-251655168;mso-wrap-edited:f;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p w14:paraId="0CB67375" w14:textId="77777777" w:rsidR="00794B9E" w:rsidRDefault="00794B9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0B23A" w14:textId="153FDC1E" w:rsidR="00794B9E" w:rsidRPr="00CB3811" w:rsidRDefault="00794B9E" w:rsidP="005D2A8E">
    <w:pPr>
      <w:ind w:left="5670"/>
      <w:jc w:val="right"/>
      <w:rPr>
        <w:rFonts w:cs="Tahoma"/>
      </w:rPr>
    </w:pPr>
    <w:r w:rsidRPr="00A17769">
      <w:rPr>
        <w:rFonts w:cs="Tahoma"/>
        <w:noProof/>
        <w:sz w:val="18"/>
        <w:szCs w:val="18"/>
      </w:rPr>
      <w:drawing>
        <wp:anchor distT="0" distB="0" distL="114300" distR="114300" simplePos="0" relativeHeight="251683840" behindDoc="0" locked="0" layoutInCell="1" allowOverlap="1" wp14:anchorId="374E5FAA" wp14:editId="648D7B29">
          <wp:simplePos x="0" y="0"/>
          <wp:positionH relativeFrom="column">
            <wp:posOffset>-100965</wp:posOffset>
          </wp:positionH>
          <wp:positionV relativeFrom="page">
            <wp:posOffset>306474</wp:posOffset>
          </wp:positionV>
          <wp:extent cx="814070" cy="334645"/>
          <wp:effectExtent l="0" t="0" r="0" b="0"/>
          <wp:wrapNone/>
          <wp:docPr id="644175183" name="Picture 2" descr="Red NEN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39152" name="Picture 2" descr="Red NENA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4070" cy="334645"/>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pict w14:anchorId="39D2B2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9464017" o:spid="_x0000_s1026" type="#_x0000_t136" style="position:absolute;left:0;text-align:left;margin-left:0;margin-top:0;width:489.45pt;height:195.75pt;rotation:315;z-index:-251653120;mso-wrap-edited:f;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r w:rsidRPr="00F81CD8">
      <w:rPr>
        <w:rFonts w:cs="Arial"/>
        <w:b/>
        <w:bCs/>
        <w:color w:val="595959" w:themeColor="text1" w:themeTint="A6"/>
        <w:sz w:val="18"/>
        <w:szCs w:val="18"/>
      </w:rPr>
      <w:t xml:space="preserve"> </w:t>
    </w:r>
    <w:r w:rsidRPr="00A17769">
      <w:rPr>
        <w:rFonts w:cs="Arial"/>
        <w:b/>
        <w:bCs/>
        <w:color w:val="595959" w:themeColor="text1" w:themeTint="A6"/>
        <w:sz w:val="18"/>
        <w:szCs w:val="18"/>
      </w:rPr>
      <w:t xml:space="preserve">NENA </w:t>
    </w:r>
    <w:r w:rsidRPr="00A17769">
      <w:rPr>
        <w:rFonts w:cs="Arial"/>
        <w:b/>
        <w:bCs/>
        <w:sz w:val="18"/>
        <w:szCs w:val="18"/>
      </w:rPr>
      <w:t>[</w:t>
    </w:r>
    <w:r>
      <w:rPr>
        <w:rFonts w:cs="Arial"/>
        <w:b/>
        <w:bCs/>
        <w:color w:val="0000FF"/>
        <w:sz w:val="18"/>
        <w:szCs w:val="18"/>
      </w:rPr>
      <w:t>Information</w:t>
    </w:r>
    <w:r w:rsidRPr="00A17769">
      <w:rPr>
        <w:rFonts w:cs="Arial"/>
        <w:b/>
        <w:bCs/>
        <w:color w:val="0000FF"/>
        <w:sz w:val="18"/>
        <w:szCs w:val="18"/>
      </w:rPr>
      <w:t xml:space="preserve"> Document Name</w:t>
    </w:r>
    <w:r w:rsidRPr="00A17769">
      <w:rPr>
        <w:rFonts w:cs="Arial"/>
        <w:b/>
        <w:bCs/>
        <w:sz w:val="18"/>
        <w:szCs w:val="18"/>
      </w:rPr>
      <w:t>]</w:t>
    </w:r>
  </w:p>
  <w:p w14:paraId="11222E8B" w14:textId="4DEC1D8D" w:rsidR="00794B9E" w:rsidRPr="00CB3811" w:rsidRDefault="00794B9E" w:rsidP="00D878DD">
    <w:pPr>
      <w:jc w:val="right"/>
      <w:rPr>
        <w:rFonts w:cs="Tahoma"/>
      </w:rPr>
    </w:pPr>
    <w:r w:rsidRPr="00F81CD8">
      <w:rPr>
        <w:rFonts w:cs="Arial"/>
        <w:noProof/>
        <w:color w:val="808080" w:themeColor="background1" w:themeShade="80"/>
        <w:sz w:val="13"/>
        <w:szCs w:val="13"/>
      </w:rPr>
      <mc:AlternateContent>
        <mc:Choice Requires="wps">
          <w:drawing>
            <wp:anchor distT="0" distB="0" distL="114300" distR="114300" simplePos="0" relativeHeight="251657216" behindDoc="1" locked="0" layoutInCell="1" allowOverlap="1" wp14:anchorId="1107D4E2" wp14:editId="1B50A402">
              <wp:simplePos x="0" y="0"/>
              <wp:positionH relativeFrom="column">
                <wp:posOffset>-907415</wp:posOffset>
              </wp:positionH>
              <wp:positionV relativeFrom="page">
                <wp:posOffset>792884</wp:posOffset>
              </wp:positionV>
              <wp:extent cx="7744460" cy="0"/>
              <wp:effectExtent l="0" t="0" r="0" b="0"/>
              <wp:wrapNone/>
              <wp:docPr id="513752490" name="Straight Connector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7744460" cy="0"/>
                      </a:xfrm>
                      <a:prstGeom prst="line">
                        <a:avLst/>
                      </a:prstGeom>
                      <a:ln w="6350">
                        <a:solidFill>
                          <a:srgbClr val="9B2D2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8AF7307" id="Straight Connector 10" o:spid="_x0000_s1026" alt="&quot;&quot;"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71.45pt,62.45pt" to="538.35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" strokecolor="#9b2d2c" strokeweight=".5pt">
              <w10:wrap anchory="page"/>
            </v:line>
          </w:pict>
        </mc:Fallback>
      </mc:AlternateContent>
    </w:r>
    <w:r w:rsidRPr="00F81CD8">
      <w:rPr>
        <w:rFonts w:cs="Tahoma"/>
        <w:sz w:val="16"/>
        <w:szCs w:val="21"/>
      </w:rPr>
      <w:t>NENA</w:t>
    </w:r>
    <w:r w:rsidRPr="00F81CD8">
      <w:rPr>
        <w:rFonts w:cs="Tahoma"/>
        <w:sz w:val="16"/>
        <w:szCs w:val="21"/>
      </w:rPr>
      <w:noBreakHyphen/>
    </w:r>
    <w:r>
      <w:rPr>
        <w:rFonts w:cs="Tahoma"/>
        <w:sz w:val="16"/>
        <w:szCs w:val="21"/>
      </w:rPr>
      <w:t>INF</w:t>
    </w:r>
    <w:r w:rsidRPr="00F81CD8">
      <w:rPr>
        <w:rFonts w:cs="Tahoma"/>
        <w:sz w:val="16"/>
        <w:szCs w:val="21"/>
      </w:rPr>
      <w:noBreakHyphen/>
    </w:r>
    <w:r w:rsidRPr="00F81CD8">
      <w:rPr>
        <w:rFonts w:cs="Tahoma"/>
        <w:color w:val="0000FF"/>
        <w:sz w:val="16"/>
        <w:szCs w:val="21"/>
      </w:rPr>
      <w:t>NNN.N</w:t>
    </w:r>
    <w:r w:rsidRPr="00F81CD8">
      <w:rPr>
        <w:rFonts w:cs="Tahoma"/>
        <w:color w:val="0000FF"/>
        <w:sz w:val="16"/>
        <w:szCs w:val="21"/>
      </w:rPr>
      <w:noBreakHyphen/>
      <w:t>YYYY</w:t>
    </w:r>
  </w:p>
  <w:p w14:paraId="67604B4F" w14:textId="77D32A12" w:rsidR="00794B9E" w:rsidRDefault="00794B9E" w:rsidP="00F81CD8">
    <w:pPr>
      <w:tabs>
        <w:tab w:val="left" w:pos="1"/>
        <w:tab w:val="left" w:pos="720"/>
        <w:tab w:val="left" w:pos="1440"/>
        <w:tab w:val="left" w:pos="1776"/>
        <w:tab w:val="left" w:pos="2160"/>
        <w:tab w:val="left" w:pos="2880"/>
        <w:tab w:val="left" w:pos="3600"/>
        <w:tab w:val="left" w:pos="4320"/>
        <w:tab w:val="left" w:pos="5040"/>
        <w:tab w:val="left" w:pos="5760"/>
        <w:tab w:val="left" w:pos="6480"/>
        <w:tab w:val="left" w:pos="7200"/>
        <w:tab w:val="left" w:pos="7920"/>
        <w:tab w:val="left" w:pos="8640"/>
        <w:tab w:val="left" w:pos="9360"/>
      </w:tabs>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C787F" w14:textId="13FD7337" w:rsidR="00794B9E" w:rsidRDefault="00794B9E" w:rsidP="00892BD1">
    <w:r>
      <w:rPr>
        <w:rFonts w:cs="Tahoma"/>
        <w:noProof/>
      </w:rPr>
      <w:drawing>
        <wp:anchor distT="0" distB="0" distL="114300" distR="114300" simplePos="0" relativeHeight="251671552" behindDoc="0" locked="0" layoutInCell="1" allowOverlap="1" wp14:anchorId="7114B6C3" wp14:editId="35EAFE57">
          <wp:simplePos x="0" y="0"/>
          <wp:positionH relativeFrom="column">
            <wp:posOffset>4993640</wp:posOffset>
          </wp:positionH>
          <wp:positionV relativeFrom="page">
            <wp:posOffset>213360</wp:posOffset>
          </wp:positionV>
          <wp:extent cx="936625" cy="384810"/>
          <wp:effectExtent l="0" t="0" r="0" b="0"/>
          <wp:wrapNone/>
          <wp:docPr id="1731075248"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74182" name="Picture 2">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936625" cy="38481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1" locked="0" layoutInCell="1" allowOverlap="1" wp14:anchorId="5C605EEB" wp14:editId="7DB5884C">
              <wp:simplePos x="0" y="0"/>
              <wp:positionH relativeFrom="column">
                <wp:posOffset>-916305</wp:posOffset>
              </wp:positionH>
              <wp:positionV relativeFrom="page">
                <wp:posOffset>417195</wp:posOffset>
              </wp:positionV>
              <wp:extent cx="7744460" cy="0"/>
              <wp:effectExtent l="0" t="0" r="0" b="0"/>
              <wp:wrapNone/>
              <wp:docPr id="341581176" name="Straight Connector 10" descr="Red line"/>
              <wp:cNvGraphicFramePr/>
              <a:graphic xmlns:a="http://schemas.openxmlformats.org/drawingml/2006/main">
                <a:graphicData uri="http://schemas.microsoft.com/office/word/2010/wordprocessingShape">
                  <wps:wsp>
                    <wps:cNvCnPr/>
                    <wps:spPr>
                      <a:xfrm>
                        <a:off x="0" y="0"/>
                        <a:ext cx="7744460" cy="0"/>
                      </a:xfrm>
                      <a:prstGeom prst="line">
                        <a:avLst/>
                      </a:prstGeom>
                      <a:ln w="6350">
                        <a:solidFill>
                          <a:srgbClr val="9B2D2C"/>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5D2B885" id="Straight Connector 10" o:spid="_x0000_s1026" alt="Red line" style="position:absolute;z-index:-25164595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 from="-72.15pt,32.85pt" to="537.65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" strokecolor="#9b2d2c" strokeweight=".5pt">
              <w10:wrap anchory="page"/>
            </v:line>
          </w:pict>
        </mc:Fallback>
      </mc:AlternateContent>
    </w:r>
    <w:r>
      <w:rPr>
        <w:b/>
        <w:bCs/>
        <w:noProof/>
        <w:color w:val="C00000"/>
      </w:rPr>
      <mc:AlternateContent>
        <mc:Choice Requires="wps">
          <w:drawing>
            <wp:anchor distT="0" distB="0" distL="114300" distR="114300" simplePos="0" relativeHeight="251669504" behindDoc="0" locked="0" layoutInCell="1" allowOverlap="1" wp14:anchorId="2CFF945D" wp14:editId="0CDFF278">
              <wp:simplePos x="0" y="0"/>
              <wp:positionH relativeFrom="column">
                <wp:posOffset>4855845</wp:posOffset>
              </wp:positionH>
              <wp:positionV relativeFrom="paragraph">
                <wp:posOffset>-441313</wp:posOffset>
              </wp:positionV>
              <wp:extent cx="1214120" cy="613410"/>
              <wp:effectExtent l="0" t="0" r="5080" b="0"/>
              <wp:wrapNone/>
              <wp:docPr id="1040029211" name="Rectangle 2" descr="Red NENA logo"/>
              <wp:cNvGraphicFramePr/>
              <a:graphic xmlns:a="http://schemas.openxmlformats.org/drawingml/2006/main">
                <a:graphicData uri="http://schemas.microsoft.com/office/word/2010/wordprocessingShape">
                  <wps:wsp>
                    <wps:cNvSpPr/>
                    <wps:spPr>
                      <a:xfrm>
                        <a:off x="0" y="0"/>
                        <a:ext cx="1214120" cy="61341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8575CE" id="Rectangle 2" o:spid="_x0000_s1026" alt="Red NENA logo" style="position:absolute;margin-left:382.35pt;margin-top:-34.75pt;width:95.6pt;height:48.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" fillcolor="white [3212]" stroked="f" strokeweight="2pt"/>
          </w:pict>
        </mc:Fallback>
      </mc:AlternateContent>
    </w:r>
    <w:r w:rsidR="00000000">
      <w:rPr>
        <w:noProof/>
      </w:rPr>
      <w:pict w14:anchorId="690363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9464015" o:spid="_x0000_s1025" type="#_x0000_t136" style="position:absolute;margin-left:0;margin-top:0;width:489.45pt;height:195.75pt;rotation:315;z-index:-251657216;mso-wrap-edited:f;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658"/>
    <w:multiLevelType w:val="multilevel"/>
    <w:tmpl w:val="F912EA9A"/>
    <w:styleLink w:val="StyleBulletedSymbolsymbolRedLeft025Hanging0251"/>
    <w:lvl w:ilvl="0">
      <w:start w:val="1"/>
      <w:numFmt w:val="decimal"/>
      <w:lvlText w:val="%1."/>
      <w:lvlJc w:val="left"/>
      <w:pPr>
        <w:tabs>
          <w:tab w:val="num" w:pos="0"/>
        </w:tabs>
      </w:pPr>
    </w:lvl>
    <w:lvl w:ilvl="1">
      <w:numFmt w:val="bullet"/>
      <w:lvlText w:val=""/>
      <w:legacy w:legacy="1" w:legacySpace="0" w:legacyIndent="360"/>
      <w:lvlJc w:val="left"/>
      <w:rPr>
        <w:rFonts w:ascii="Symbol" w:hAnsi="Symbol"/>
        <w:color w:val="FF0000"/>
        <w:kern w:val="28"/>
        <w:sz w:val="24"/>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0E2856"/>
    <w:multiLevelType w:val="multilevel"/>
    <w:tmpl w:val="A3185ED6"/>
    <w:styleLink w:val="StyleNumberedLeft0Hanging05Kernat10pt"/>
    <w:lvl w:ilvl="0">
      <w:start w:val="1"/>
      <w:numFmt w:val="decimal"/>
      <w:lvlText w:val="[%1]"/>
      <w:lvlJc w:val="left"/>
      <w:pPr>
        <w:ind w:left="360" w:hanging="360"/>
      </w:pPr>
      <w:rPr>
        <w:rFonts w:ascii="Tahoma" w:hAnsi="Tahoma"/>
        <w:kern w:val="0"/>
        <w:sz w:val="24"/>
      </w:rPr>
    </w:lvl>
    <w:lvl w:ilvl="1">
      <w:numFmt w:val="bullet"/>
      <w:lvlText w:val="•"/>
      <w:lvlJc w:val="left"/>
      <w:pPr>
        <w:ind w:left="1440" w:hanging="720"/>
      </w:pPr>
      <w:rPr>
        <w:rFonts w:ascii="Tahoma" w:eastAsia="Times New Roman" w:hAnsi="Tahoma" w:cs="Tahoma"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67B5CBA"/>
    <w:multiLevelType w:val="hybridMultilevel"/>
    <w:tmpl w:val="4A9475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A91A9A"/>
    <w:multiLevelType w:val="hybridMultilevel"/>
    <w:tmpl w:val="6EAAE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730CCE"/>
    <w:multiLevelType w:val="hybridMultilevel"/>
    <w:tmpl w:val="0ABC30BC"/>
    <w:lvl w:ilvl="0" w:tplc="FDF2DE80">
      <w:start w:val="1"/>
      <w:numFmt w:val="bullet"/>
      <w:pStyle w:val="ListParagraph"/>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E566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4E65DBE"/>
    <w:multiLevelType w:val="hybridMultilevel"/>
    <w:tmpl w:val="62AE2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2063DB"/>
    <w:multiLevelType w:val="hybridMultilevel"/>
    <w:tmpl w:val="248EB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D97188"/>
    <w:multiLevelType w:val="multilevel"/>
    <w:tmpl w:val="5C2ECDFA"/>
    <w:styleLink w:val="StyleNumberedRedLeft025Hanging025"/>
    <w:lvl w:ilvl="0">
      <w:start w:val="1"/>
      <w:numFmt w:val="lowerLetter"/>
      <w:lvlText w:val="%1."/>
      <w:lvlJc w:val="left"/>
      <w:pPr>
        <w:tabs>
          <w:tab w:val="num" w:pos="1080"/>
        </w:tabs>
        <w:ind w:left="1080" w:hanging="360"/>
      </w:pPr>
      <w:rPr>
        <w:color w:val="FF0000"/>
        <w:kern w:val="28"/>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1F5F47B9"/>
    <w:multiLevelType w:val="hybridMultilevel"/>
    <w:tmpl w:val="B554E0B6"/>
    <w:lvl w:ilvl="0" w:tplc="FDDA1672">
      <w:start w:val="1"/>
      <w:numFmt w:val="upperLetter"/>
      <w:lvlText w:val="%1"/>
      <w:lvlJc w:val="left"/>
      <w:pPr>
        <w:ind w:left="720" w:hanging="360"/>
      </w:pPr>
      <w:rPr>
        <w:rFonts w:hint="default"/>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563A5C"/>
    <w:multiLevelType w:val="hybridMultilevel"/>
    <w:tmpl w:val="3B7EB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C030B9"/>
    <w:multiLevelType w:val="hybridMultilevel"/>
    <w:tmpl w:val="B052E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7E2981"/>
    <w:multiLevelType w:val="hybridMultilevel"/>
    <w:tmpl w:val="69EE4B6E"/>
    <w:lvl w:ilvl="0" w:tplc="FFFFFFF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1E2859"/>
    <w:multiLevelType w:val="hybridMultilevel"/>
    <w:tmpl w:val="3C6438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CA60F0"/>
    <w:multiLevelType w:val="hybridMultilevel"/>
    <w:tmpl w:val="0D4A2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3C09C4"/>
    <w:multiLevelType w:val="hybridMultilevel"/>
    <w:tmpl w:val="C85E6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364CD1"/>
    <w:multiLevelType w:val="hybridMultilevel"/>
    <w:tmpl w:val="4B545470"/>
    <w:lvl w:ilvl="0" w:tplc="DDA247BE">
      <w:start w:val="1"/>
      <w:numFmt w:val="bullet"/>
      <w:lvlText w:val="-"/>
      <w:lvlJc w:val="left"/>
      <w:pPr>
        <w:ind w:left="720" w:hanging="360"/>
      </w:pPr>
      <w:rPr>
        <w:rFonts w:ascii="Aptos" w:hAnsi="Aptos" w:hint="default"/>
      </w:rPr>
    </w:lvl>
    <w:lvl w:ilvl="1" w:tplc="CC2C6B1C">
      <w:start w:val="1"/>
      <w:numFmt w:val="bullet"/>
      <w:lvlText w:val="o"/>
      <w:lvlJc w:val="left"/>
      <w:pPr>
        <w:ind w:left="1440" w:hanging="360"/>
      </w:pPr>
      <w:rPr>
        <w:rFonts w:ascii="Courier New" w:hAnsi="Courier New" w:hint="default"/>
      </w:rPr>
    </w:lvl>
    <w:lvl w:ilvl="2" w:tplc="AB94DC86">
      <w:start w:val="1"/>
      <w:numFmt w:val="bullet"/>
      <w:lvlText w:val=""/>
      <w:lvlJc w:val="left"/>
      <w:pPr>
        <w:ind w:left="2160" w:hanging="360"/>
      </w:pPr>
      <w:rPr>
        <w:rFonts w:ascii="Wingdings" w:hAnsi="Wingdings" w:hint="default"/>
      </w:rPr>
    </w:lvl>
    <w:lvl w:ilvl="3" w:tplc="99E6A176">
      <w:start w:val="1"/>
      <w:numFmt w:val="bullet"/>
      <w:lvlText w:val=""/>
      <w:lvlJc w:val="left"/>
      <w:pPr>
        <w:ind w:left="2880" w:hanging="360"/>
      </w:pPr>
      <w:rPr>
        <w:rFonts w:ascii="Symbol" w:hAnsi="Symbol" w:hint="default"/>
      </w:rPr>
    </w:lvl>
    <w:lvl w:ilvl="4" w:tplc="C3FE8CF6">
      <w:start w:val="1"/>
      <w:numFmt w:val="bullet"/>
      <w:lvlText w:val="o"/>
      <w:lvlJc w:val="left"/>
      <w:pPr>
        <w:ind w:left="3600" w:hanging="360"/>
      </w:pPr>
      <w:rPr>
        <w:rFonts w:ascii="Courier New" w:hAnsi="Courier New" w:hint="default"/>
      </w:rPr>
    </w:lvl>
    <w:lvl w:ilvl="5" w:tplc="22709816">
      <w:start w:val="1"/>
      <w:numFmt w:val="bullet"/>
      <w:lvlText w:val=""/>
      <w:lvlJc w:val="left"/>
      <w:pPr>
        <w:ind w:left="4320" w:hanging="360"/>
      </w:pPr>
      <w:rPr>
        <w:rFonts w:ascii="Wingdings" w:hAnsi="Wingdings" w:hint="default"/>
      </w:rPr>
    </w:lvl>
    <w:lvl w:ilvl="6" w:tplc="13E44DF8">
      <w:start w:val="1"/>
      <w:numFmt w:val="bullet"/>
      <w:lvlText w:val=""/>
      <w:lvlJc w:val="left"/>
      <w:pPr>
        <w:ind w:left="5040" w:hanging="360"/>
      </w:pPr>
      <w:rPr>
        <w:rFonts w:ascii="Symbol" w:hAnsi="Symbol" w:hint="default"/>
      </w:rPr>
    </w:lvl>
    <w:lvl w:ilvl="7" w:tplc="A6D0F66C">
      <w:start w:val="1"/>
      <w:numFmt w:val="bullet"/>
      <w:lvlText w:val="o"/>
      <w:lvlJc w:val="left"/>
      <w:pPr>
        <w:ind w:left="5760" w:hanging="360"/>
      </w:pPr>
      <w:rPr>
        <w:rFonts w:ascii="Courier New" w:hAnsi="Courier New" w:hint="default"/>
      </w:rPr>
    </w:lvl>
    <w:lvl w:ilvl="8" w:tplc="1A3A719C">
      <w:start w:val="1"/>
      <w:numFmt w:val="bullet"/>
      <w:lvlText w:val=""/>
      <w:lvlJc w:val="left"/>
      <w:pPr>
        <w:ind w:left="6480" w:hanging="360"/>
      </w:pPr>
      <w:rPr>
        <w:rFonts w:ascii="Wingdings" w:hAnsi="Wingdings" w:hint="default"/>
      </w:rPr>
    </w:lvl>
  </w:abstractNum>
  <w:abstractNum w:abstractNumId="17" w15:restartNumberingAfterBreak="0">
    <w:nsid w:val="348F0499"/>
    <w:multiLevelType w:val="hybridMultilevel"/>
    <w:tmpl w:val="372051C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81245E6"/>
    <w:multiLevelType w:val="hybridMultilevel"/>
    <w:tmpl w:val="E18C4594"/>
    <w:lvl w:ilvl="0" w:tplc="2B7810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5B265C"/>
    <w:multiLevelType w:val="hybridMultilevel"/>
    <w:tmpl w:val="ECAC2E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C901F52"/>
    <w:multiLevelType w:val="hybridMultilevel"/>
    <w:tmpl w:val="A9F0D8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43B4152"/>
    <w:multiLevelType w:val="hybridMultilevel"/>
    <w:tmpl w:val="6D5037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CA2EF0"/>
    <w:multiLevelType w:val="hybridMultilevel"/>
    <w:tmpl w:val="A3185ED6"/>
    <w:lvl w:ilvl="0" w:tplc="025A8C1A">
      <w:start w:val="1"/>
      <w:numFmt w:val="decimal"/>
      <w:lvlText w:val="[%1]"/>
      <w:lvlJc w:val="left"/>
      <w:pPr>
        <w:ind w:left="360" w:hanging="360"/>
      </w:pPr>
      <w:rPr>
        <w:rFonts w:hint="default"/>
      </w:rPr>
    </w:lvl>
    <w:lvl w:ilvl="1" w:tplc="A5AC300C">
      <w:numFmt w:val="bullet"/>
      <w:lvlText w:val="•"/>
      <w:lvlJc w:val="left"/>
      <w:pPr>
        <w:ind w:left="1440" w:hanging="720"/>
      </w:pPr>
      <w:rPr>
        <w:rFonts w:ascii="Tahoma" w:eastAsia="Times New Roman" w:hAnsi="Tahoma" w:cs="Tahoma"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A770316"/>
    <w:multiLevelType w:val="hybridMultilevel"/>
    <w:tmpl w:val="4926B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C06FC7"/>
    <w:multiLevelType w:val="hybridMultilevel"/>
    <w:tmpl w:val="E916893A"/>
    <w:lvl w:ilvl="0" w:tplc="04090001">
      <w:start w:val="1"/>
      <w:numFmt w:val="bullet"/>
      <w:lvlText w:val=""/>
      <w:lvlJc w:val="left"/>
      <w:pPr>
        <w:ind w:left="781" w:hanging="360"/>
      </w:pPr>
      <w:rPr>
        <w:rFonts w:ascii="Symbol" w:hAnsi="Symbol" w:hint="default"/>
      </w:rPr>
    </w:lvl>
    <w:lvl w:ilvl="1" w:tplc="04090003">
      <w:start w:val="1"/>
      <w:numFmt w:val="bullet"/>
      <w:lvlText w:val="o"/>
      <w:lvlJc w:val="left"/>
      <w:pPr>
        <w:ind w:left="1501" w:hanging="360"/>
      </w:pPr>
      <w:rPr>
        <w:rFonts w:ascii="Courier New" w:hAnsi="Courier New" w:cs="Courier New" w:hint="default"/>
      </w:rPr>
    </w:lvl>
    <w:lvl w:ilvl="2" w:tplc="04090005">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25" w15:restartNumberingAfterBreak="0">
    <w:nsid w:val="50407DE5"/>
    <w:multiLevelType w:val="hybridMultilevel"/>
    <w:tmpl w:val="1764B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D532C7"/>
    <w:multiLevelType w:val="multilevel"/>
    <w:tmpl w:val="5D6A129C"/>
    <w:lvl w:ilvl="0">
      <w:start w:val="1"/>
      <w:numFmt w:val="decimal"/>
      <w:lvlText w:val="%1."/>
      <w:lvlJc w:val="left"/>
      <w:pPr>
        <w:ind w:left="1050" w:hanging="1050"/>
      </w:pPr>
      <w:rPr>
        <w:rFonts w:hint="default"/>
      </w:rPr>
    </w:lvl>
    <w:lvl w:ilvl="1">
      <w:start w:val="1"/>
      <w:numFmt w:val="decimal"/>
      <w:lvlText w:val="%1.%2."/>
      <w:lvlJc w:val="left"/>
      <w:pPr>
        <w:ind w:left="1050" w:hanging="105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51E172AD"/>
    <w:multiLevelType w:val="hybridMultilevel"/>
    <w:tmpl w:val="42DA06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55063E"/>
    <w:multiLevelType w:val="hybridMultilevel"/>
    <w:tmpl w:val="33A6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EB27DF"/>
    <w:multiLevelType w:val="hybridMultilevel"/>
    <w:tmpl w:val="C1A2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4E5805"/>
    <w:multiLevelType w:val="hybridMultilevel"/>
    <w:tmpl w:val="196EF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C20F57"/>
    <w:multiLevelType w:val="multilevel"/>
    <w:tmpl w:val="409E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CA39D6"/>
    <w:multiLevelType w:val="hybridMultilevel"/>
    <w:tmpl w:val="E7A0A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950C28"/>
    <w:multiLevelType w:val="hybridMultilevel"/>
    <w:tmpl w:val="F09AF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ED1E24"/>
    <w:multiLevelType w:val="hybridMultilevel"/>
    <w:tmpl w:val="77289CA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58E4ADA"/>
    <w:multiLevelType w:val="hybridMultilevel"/>
    <w:tmpl w:val="87A2D8C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EC49E4"/>
    <w:multiLevelType w:val="hybridMultilevel"/>
    <w:tmpl w:val="ECAC2E8E"/>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543FB9"/>
    <w:multiLevelType w:val="hybridMultilevel"/>
    <w:tmpl w:val="F6BC1A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7A26C60"/>
    <w:multiLevelType w:val="hybridMultilevel"/>
    <w:tmpl w:val="E9EA41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9227C2B"/>
    <w:multiLevelType w:val="hybridMultilevel"/>
    <w:tmpl w:val="8320C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996FAB"/>
    <w:multiLevelType w:val="multilevel"/>
    <w:tmpl w:val="483802E6"/>
    <w:styleLink w:val="StyleNumberedTahomaRedLeft075Hanging025"/>
    <w:lvl w:ilvl="0">
      <w:start w:val="1"/>
      <w:numFmt w:val="decimal"/>
      <w:lvlText w:val="%1."/>
      <w:lvlJc w:val="left"/>
      <w:pPr>
        <w:ind w:left="1440" w:hanging="360"/>
      </w:pPr>
      <w:rPr>
        <w:rFonts w:ascii="Tahoma" w:hAnsi="Tahoma"/>
        <w:color w:val="FF0000"/>
        <w:kern w:val="28"/>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1" w15:restartNumberingAfterBreak="0">
    <w:nsid w:val="6EA337DB"/>
    <w:multiLevelType w:val="hybridMultilevel"/>
    <w:tmpl w:val="259068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833F60"/>
    <w:multiLevelType w:val="multilevel"/>
    <w:tmpl w:val="ECE25FCE"/>
    <w:styleLink w:val="StyleBulletedSymbolsymbolRedLeft025Hanging025"/>
    <w:lvl w:ilvl="0">
      <w:start w:val="1"/>
      <w:numFmt w:val="bullet"/>
      <w:lvlText w:val=""/>
      <w:lvlJc w:val="left"/>
      <w:pPr>
        <w:ind w:left="720" w:hanging="360"/>
      </w:pPr>
      <w:rPr>
        <w:rFonts w:ascii="Symbol" w:hAnsi="Symbol"/>
        <w:color w:val="FF0000"/>
        <w:kern w:val="28"/>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4BA5187"/>
    <w:multiLevelType w:val="multilevel"/>
    <w:tmpl w:val="AF5E574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8676"/>
        </w:tabs>
        <w:ind w:left="8676" w:hanging="576"/>
      </w:pPr>
      <w:rPr>
        <w:color w:val="auto"/>
      </w:rPr>
    </w:lvl>
    <w:lvl w:ilvl="2">
      <w:start w:val="1"/>
      <w:numFmt w:val="decimal"/>
      <w:pStyle w:val="Heading3"/>
      <w:lvlText w:val="%1.%2.%3"/>
      <w:lvlJc w:val="left"/>
      <w:pPr>
        <w:tabs>
          <w:tab w:val="num" w:pos="720"/>
        </w:tabs>
        <w:ind w:left="720" w:hanging="720"/>
      </w:pPr>
      <w:rPr>
        <w:color w:val="auto"/>
      </w:rPr>
    </w:lvl>
    <w:lvl w:ilvl="3">
      <w:start w:val="1"/>
      <w:numFmt w:val="decimal"/>
      <w:pStyle w:val="Heading4"/>
      <w:lvlText w:val="%1.%2.%3.%4"/>
      <w:lvlJc w:val="left"/>
      <w:pPr>
        <w:tabs>
          <w:tab w:val="num" w:pos="864"/>
        </w:tabs>
        <w:ind w:left="864" w:hanging="864"/>
      </w:pPr>
      <w:rPr>
        <w:b/>
        <w:bCs/>
      </w:r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440"/>
        </w:tabs>
        <w:ind w:left="1152" w:hanging="1152"/>
      </w:pPr>
    </w:lvl>
    <w:lvl w:ilvl="6">
      <w:start w:val="1"/>
      <w:numFmt w:val="decimal"/>
      <w:pStyle w:val="Heading7"/>
      <w:lvlText w:val="%1.%2.%3.%4.%5.%6.%7"/>
      <w:lvlJc w:val="left"/>
      <w:pPr>
        <w:tabs>
          <w:tab w:val="num" w:pos="1440"/>
        </w:tabs>
        <w:ind w:left="1296" w:hanging="1296"/>
      </w:pPr>
    </w:lvl>
    <w:lvl w:ilvl="7">
      <w:start w:val="1"/>
      <w:numFmt w:val="decimal"/>
      <w:pStyle w:val="Heading8"/>
      <w:lvlText w:val="%1.%2.%3.%4.%5.%6.%7.%8"/>
      <w:lvlJc w:val="left"/>
      <w:pPr>
        <w:tabs>
          <w:tab w:val="num" w:pos="1800"/>
        </w:tabs>
        <w:ind w:left="1440" w:hanging="1440"/>
      </w:pPr>
    </w:lvl>
    <w:lvl w:ilvl="8">
      <w:start w:val="1"/>
      <w:numFmt w:val="decimal"/>
      <w:pStyle w:val="Heading9"/>
      <w:lvlText w:val="%1.%2.%3.%4.%5.%6.%7.%8.%9"/>
      <w:lvlJc w:val="left"/>
      <w:pPr>
        <w:tabs>
          <w:tab w:val="num" w:pos="1584"/>
        </w:tabs>
        <w:ind w:left="1584" w:hanging="1584"/>
      </w:pPr>
    </w:lvl>
  </w:abstractNum>
  <w:abstractNum w:abstractNumId="44" w15:restartNumberingAfterBreak="0">
    <w:nsid w:val="78BE6B9D"/>
    <w:multiLevelType w:val="hybridMultilevel"/>
    <w:tmpl w:val="61EE6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823B3E"/>
    <w:multiLevelType w:val="hybridMultilevel"/>
    <w:tmpl w:val="DEA84F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9038206">
    <w:abstractNumId w:val="43"/>
  </w:num>
  <w:num w:numId="2" w16cid:durableId="1150177268">
    <w:abstractNumId w:val="42"/>
  </w:num>
  <w:num w:numId="3" w16cid:durableId="1930887993">
    <w:abstractNumId w:val="0"/>
  </w:num>
  <w:num w:numId="4" w16cid:durableId="289171618">
    <w:abstractNumId w:val="8"/>
  </w:num>
  <w:num w:numId="5" w16cid:durableId="1449086653">
    <w:abstractNumId w:val="15"/>
  </w:num>
  <w:num w:numId="6" w16cid:durableId="1770858102">
    <w:abstractNumId w:val="22"/>
  </w:num>
  <w:num w:numId="7" w16cid:durableId="742291580">
    <w:abstractNumId w:val="40"/>
  </w:num>
  <w:num w:numId="8" w16cid:durableId="1268997906">
    <w:abstractNumId w:val="12"/>
  </w:num>
  <w:num w:numId="9" w16cid:durableId="1061366262">
    <w:abstractNumId w:val="6"/>
  </w:num>
  <w:num w:numId="10" w16cid:durableId="538393191">
    <w:abstractNumId w:val="45"/>
  </w:num>
  <w:num w:numId="11" w16cid:durableId="1991859453">
    <w:abstractNumId w:val="21"/>
  </w:num>
  <w:num w:numId="12" w16cid:durableId="1072703129">
    <w:abstractNumId w:val="41"/>
  </w:num>
  <w:num w:numId="13" w16cid:durableId="723064479">
    <w:abstractNumId w:val="17"/>
  </w:num>
  <w:num w:numId="14" w16cid:durableId="1993172413">
    <w:abstractNumId w:val="29"/>
  </w:num>
  <w:num w:numId="15" w16cid:durableId="664436548">
    <w:abstractNumId w:val="25"/>
  </w:num>
  <w:num w:numId="16" w16cid:durableId="66877193">
    <w:abstractNumId w:val="34"/>
  </w:num>
  <w:num w:numId="17" w16cid:durableId="1528717503">
    <w:abstractNumId w:val="4"/>
  </w:num>
  <w:num w:numId="18" w16cid:durableId="673919635">
    <w:abstractNumId w:val="10"/>
  </w:num>
  <w:num w:numId="19" w16cid:durableId="1728608001">
    <w:abstractNumId w:val="1"/>
  </w:num>
  <w:num w:numId="20" w16cid:durableId="1187405447">
    <w:abstractNumId w:val="27"/>
  </w:num>
  <w:num w:numId="21" w16cid:durableId="260794981">
    <w:abstractNumId w:val="11"/>
  </w:num>
  <w:num w:numId="22" w16cid:durableId="507671399">
    <w:abstractNumId w:val="13"/>
  </w:num>
  <w:num w:numId="23" w16cid:durableId="275908346">
    <w:abstractNumId w:val="5"/>
  </w:num>
  <w:num w:numId="24" w16cid:durableId="4133319">
    <w:abstractNumId w:val="36"/>
  </w:num>
  <w:num w:numId="25" w16cid:durableId="467553586">
    <w:abstractNumId w:val="2"/>
  </w:num>
  <w:num w:numId="26" w16cid:durableId="759764824">
    <w:abstractNumId w:val="32"/>
  </w:num>
  <w:num w:numId="27" w16cid:durableId="1148013701">
    <w:abstractNumId w:val="19"/>
  </w:num>
  <w:num w:numId="28" w16cid:durableId="1567884049">
    <w:abstractNumId w:val="9"/>
  </w:num>
  <w:num w:numId="29" w16cid:durableId="1468475036">
    <w:abstractNumId w:val="35"/>
  </w:num>
  <w:num w:numId="30" w16cid:durableId="635136583">
    <w:abstractNumId w:val="43"/>
  </w:num>
  <w:num w:numId="31" w16cid:durableId="1120758305">
    <w:abstractNumId w:val="3"/>
  </w:num>
  <w:num w:numId="32" w16cid:durableId="1718436693">
    <w:abstractNumId w:val="7"/>
  </w:num>
  <w:num w:numId="33" w16cid:durableId="250240941">
    <w:abstractNumId w:val="20"/>
  </w:num>
  <w:num w:numId="34" w16cid:durableId="1796871077">
    <w:abstractNumId w:val="37"/>
  </w:num>
  <w:num w:numId="35" w16cid:durableId="358555543">
    <w:abstractNumId w:val="39"/>
  </w:num>
  <w:num w:numId="36" w16cid:durableId="623196176">
    <w:abstractNumId w:val="30"/>
  </w:num>
  <w:num w:numId="37" w16cid:durableId="1911889589">
    <w:abstractNumId w:val="31"/>
  </w:num>
  <w:num w:numId="38" w16cid:durableId="991326077">
    <w:abstractNumId w:val="38"/>
  </w:num>
  <w:num w:numId="39" w16cid:durableId="229770963">
    <w:abstractNumId w:val="4"/>
  </w:num>
  <w:num w:numId="40" w16cid:durableId="1137651471">
    <w:abstractNumId w:val="33"/>
  </w:num>
  <w:num w:numId="41" w16cid:durableId="1944413158">
    <w:abstractNumId w:val="14"/>
  </w:num>
  <w:num w:numId="42" w16cid:durableId="563568669">
    <w:abstractNumId w:val="24"/>
  </w:num>
  <w:num w:numId="43" w16cid:durableId="1191332756">
    <w:abstractNumId w:val="26"/>
  </w:num>
  <w:num w:numId="44" w16cid:durableId="44838655">
    <w:abstractNumId w:val="44"/>
  </w:num>
  <w:num w:numId="45" w16cid:durableId="465660248">
    <w:abstractNumId w:val="23"/>
  </w:num>
  <w:num w:numId="46" w16cid:durableId="161513247">
    <w:abstractNumId w:val="28"/>
  </w:num>
  <w:num w:numId="47" w16cid:durableId="1913275971">
    <w:abstractNumId w:val="16"/>
  </w:num>
  <w:num w:numId="48" w16cid:durableId="1774545986">
    <w:abstractNumId w:val="18"/>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n Milburn">
    <w15:presenceInfo w15:providerId="AD" w15:userId="S::john.milburn@hancockin.gov::a108e7c8-d96f-4bda-a675-f91f0401cadb"/>
  </w15:person>
  <w15:person w15:author="Diane Harris">
    <w15:presenceInfo w15:providerId="AD" w15:userId="S::diane.harris@zetron.com::f0377c85-0d9e-4ece-abcc-e48a54b2a1d3"/>
  </w15:person>
  <w15:person w15:author="Hannah, Mark">
    <w15:presenceInfo w15:providerId="AD" w15:userId="S::Mark.Hannah@aecom.com::1e12dfad-13a6-435f-8ad5-e9d3fc749821"/>
  </w15:person>
  <w15:person w15:author="Amy Hensley">
    <w15:presenceInfo w15:providerId="AD" w15:userId="S-1-5-21-263218379-3122728489-487562135-18030"/>
  </w15:person>
  <w15:person w15:author="Diane Harris [2]">
    <w15:presenceInfo w15:providerId="AD" w15:userId="S-1-5-21-1262503660-1468013928-1435325219-4990"/>
  </w15:person>
  <w15:person w15:author="Diane Harris [3]">
    <w15:presenceInfo w15:providerId="None" w15:userId="Diane Harris"/>
  </w15:person>
  <w15:person w15:author="Diane Harris [4]">
    <w15:presenceInfo w15:providerId="AD" w15:userId="S::dharris@zetron.com::ee413f0c-37d6-4de3-96a1-8716580d0782"/>
  </w15:person>
  <w15:person w15:author="Diane Harris [5]">
    <w15:presenceInfo w15:providerId="Windows Live" w15:userId="3c5d5898355350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SystemFonts/>
  <w:stylePaneFormatFilter w:val="1B01" w:allStyles="1" w:customStyles="0" w:latentStyles="0" w:stylesInUse="0" w:headingStyles="0" w:numberingStyles="0" w:tableStyles="0" w:directFormattingOnRuns="1" w:directFormattingOnParagraphs="1" w:directFormattingOnNumbering="0" w:directFormattingOnTables="1" w:clearFormatting="1" w:top3HeadingStyles="0" w:visibleStyles="0" w:alternateStyleNames="0"/>
  <w:stylePaneSortMethod w:val="0000"/>
  <w:trackRevisions/>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EC9"/>
    <w:rsid w:val="00000A52"/>
    <w:rsid w:val="00001283"/>
    <w:rsid w:val="0000164B"/>
    <w:rsid w:val="00002277"/>
    <w:rsid w:val="00002680"/>
    <w:rsid w:val="00002AB7"/>
    <w:rsid w:val="00003BBB"/>
    <w:rsid w:val="00003E53"/>
    <w:rsid w:val="000053F1"/>
    <w:rsid w:val="00005818"/>
    <w:rsid w:val="00005E25"/>
    <w:rsid w:val="00006A6B"/>
    <w:rsid w:val="00007188"/>
    <w:rsid w:val="000073B8"/>
    <w:rsid w:val="0001033C"/>
    <w:rsid w:val="00010386"/>
    <w:rsid w:val="000109BE"/>
    <w:rsid w:val="0001151E"/>
    <w:rsid w:val="00011A07"/>
    <w:rsid w:val="000133CD"/>
    <w:rsid w:val="00013618"/>
    <w:rsid w:val="0001390B"/>
    <w:rsid w:val="00013989"/>
    <w:rsid w:val="00015EBA"/>
    <w:rsid w:val="00016A9F"/>
    <w:rsid w:val="00016CE5"/>
    <w:rsid w:val="00020456"/>
    <w:rsid w:val="0002102A"/>
    <w:rsid w:val="000217A7"/>
    <w:rsid w:val="0002199D"/>
    <w:rsid w:val="00022096"/>
    <w:rsid w:val="000229E1"/>
    <w:rsid w:val="00022A82"/>
    <w:rsid w:val="00023BE9"/>
    <w:rsid w:val="00023E51"/>
    <w:rsid w:val="0002428B"/>
    <w:rsid w:val="00024968"/>
    <w:rsid w:val="00024D40"/>
    <w:rsid w:val="000252E1"/>
    <w:rsid w:val="00027149"/>
    <w:rsid w:val="00027D5B"/>
    <w:rsid w:val="0003000B"/>
    <w:rsid w:val="00030F64"/>
    <w:rsid w:val="000313AB"/>
    <w:rsid w:val="000314D7"/>
    <w:rsid w:val="00031623"/>
    <w:rsid w:val="000318E1"/>
    <w:rsid w:val="00031BE6"/>
    <w:rsid w:val="00031D02"/>
    <w:rsid w:val="00032946"/>
    <w:rsid w:val="00032D23"/>
    <w:rsid w:val="00033C5E"/>
    <w:rsid w:val="000359EA"/>
    <w:rsid w:val="00035E53"/>
    <w:rsid w:val="0003750C"/>
    <w:rsid w:val="0003761B"/>
    <w:rsid w:val="00037828"/>
    <w:rsid w:val="00037DF4"/>
    <w:rsid w:val="00040114"/>
    <w:rsid w:val="00040299"/>
    <w:rsid w:val="000406AD"/>
    <w:rsid w:val="00041693"/>
    <w:rsid w:val="00044B58"/>
    <w:rsid w:val="00044E41"/>
    <w:rsid w:val="00044F59"/>
    <w:rsid w:val="000455D8"/>
    <w:rsid w:val="00045A1E"/>
    <w:rsid w:val="000465AF"/>
    <w:rsid w:val="00047462"/>
    <w:rsid w:val="00047F4C"/>
    <w:rsid w:val="00051497"/>
    <w:rsid w:val="00051D27"/>
    <w:rsid w:val="00052647"/>
    <w:rsid w:val="000529F6"/>
    <w:rsid w:val="00053787"/>
    <w:rsid w:val="00054184"/>
    <w:rsid w:val="00054CAC"/>
    <w:rsid w:val="00055D79"/>
    <w:rsid w:val="00056BA7"/>
    <w:rsid w:val="00056C96"/>
    <w:rsid w:val="00057EF7"/>
    <w:rsid w:val="00061910"/>
    <w:rsid w:val="00062051"/>
    <w:rsid w:val="0006257B"/>
    <w:rsid w:val="000626D3"/>
    <w:rsid w:val="000639A3"/>
    <w:rsid w:val="00063D84"/>
    <w:rsid w:val="0006628C"/>
    <w:rsid w:val="000705B5"/>
    <w:rsid w:val="00070E1E"/>
    <w:rsid w:val="00071700"/>
    <w:rsid w:val="00072186"/>
    <w:rsid w:val="000723CB"/>
    <w:rsid w:val="000729F2"/>
    <w:rsid w:val="0007399B"/>
    <w:rsid w:val="00073DE3"/>
    <w:rsid w:val="00074A1F"/>
    <w:rsid w:val="00075032"/>
    <w:rsid w:val="00075BF0"/>
    <w:rsid w:val="0007604C"/>
    <w:rsid w:val="00076636"/>
    <w:rsid w:val="0007704C"/>
    <w:rsid w:val="00077C27"/>
    <w:rsid w:val="000803B3"/>
    <w:rsid w:val="00080C51"/>
    <w:rsid w:val="000812E7"/>
    <w:rsid w:val="00081624"/>
    <w:rsid w:val="000822FB"/>
    <w:rsid w:val="0008297B"/>
    <w:rsid w:val="00083A92"/>
    <w:rsid w:val="00083AA2"/>
    <w:rsid w:val="00083B8B"/>
    <w:rsid w:val="00086082"/>
    <w:rsid w:val="000860C2"/>
    <w:rsid w:val="0008691F"/>
    <w:rsid w:val="00086F0F"/>
    <w:rsid w:val="00087696"/>
    <w:rsid w:val="00091608"/>
    <w:rsid w:val="00091C57"/>
    <w:rsid w:val="000947FF"/>
    <w:rsid w:val="0009512B"/>
    <w:rsid w:val="000957BA"/>
    <w:rsid w:val="00095ABC"/>
    <w:rsid w:val="00096C83"/>
    <w:rsid w:val="00096D0F"/>
    <w:rsid w:val="00096F2F"/>
    <w:rsid w:val="00097666"/>
    <w:rsid w:val="0009794E"/>
    <w:rsid w:val="00097B6E"/>
    <w:rsid w:val="000A08DD"/>
    <w:rsid w:val="000A1FEB"/>
    <w:rsid w:val="000A25A6"/>
    <w:rsid w:val="000A288F"/>
    <w:rsid w:val="000A2B15"/>
    <w:rsid w:val="000A342B"/>
    <w:rsid w:val="000A41E5"/>
    <w:rsid w:val="000B284A"/>
    <w:rsid w:val="000B6280"/>
    <w:rsid w:val="000B6281"/>
    <w:rsid w:val="000B7EB7"/>
    <w:rsid w:val="000C08DB"/>
    <w:rsid w:val="000C1498"/>
    <w:rsid w:val="000C2601"/>
    <w:rsid w:val="000C27C5"/>
    <w:rsid w:val="000C316B"/>
    <w:rsid w:val="000C34E2"/>
    <w:rsid w:val="000C4213"/>
    <w:rsid w:val="000C447E"/>
    <w:rsid w:val="000C4878"/>
    <w:rsid w:val="000C4EB2"/>
    <w:rsid w:val="000C5A71"/>
    <w:rsid w:val="000C5AD2"/>
    <w:rsid w:val="000C5AE4"/>
    <w:rsid w:val="000C6E14"/>
    <w:rsid w:val="000C7280"/>
    <w:rsid w:val="000D0451"/>
    <w:rsid w:val="000D08AB"/>
    <w:rsid w:val="000D0FE0"/>
    <w:rsid w:val="000D1059"/>
    <w:rsid w:val="000D1D6A"/>
    <w:rsid w:val="000D26FB"/>
    <w:rsid w:val="000D366F"/>
    <w:rsid w:val="000D3D39"/>
    <w:rsid w:val="000D3EA1"/>
    <w:rsid w:val="000D3EFA"/>
    <w:rsid w:val="000D40E7"/>
    <w:rsid w:val="000D5647"/>
    <w:rsid w:val="000D59B7"/>
    <w:rsid w:val="000D6307"/>
    <w:rsid w:val="000D64F0"/>
    <w:rsid w:val="000D66D3"/>
    <w:rsid w:val="000D6D12"/>
    <w:rsid w:val="000D6FCA"/>
    <w:rsid w:val="000D74B0"/>
    <w:rsid w:val="000E0384"/>
    <w:rsid w:val="000E0D02"/>
    <w:rsid w:val="000E1A4E"/>
    <w:rsid w:val="000E1D36"/>
    <w:rsid w:val="000E218C"/>
    <w:rsid w:val="000E2701"/>
    <w:rsid w:val="000E299E"/>
    <w:rsid w:val="000E2E1C"/>
    <w:rsid w:val="000E5271"/>
    <w:rsid w:val="000E596E"/>
    <w:rsid w:val="000E6FB4"/>
    <w:rsid w:val="000E7226"/>
    <w:rsid w:val="000E7704"/>
    <w:rsid w:val="000E7FD5"/>
    <w:rsid w:val="000F04B9"/>
    <w:rsid w:val="000F050C"/>
    <w:rsid w:val="000F1108"/>
    <w:rsid w:val="000F15C8"/>
    <w:rsid w:val="000F251B"/>
    <w:rsid w:val="000F2A71"/>
    <w:rsid w:val="000F3F84"/>
    <w:rsid w:val="000F433E"/>
    <w:rsid w:val="000F4D44"/>
    <w:rsid w:val="000F62F8"/>
    <w:rsid w:val="000F708F"/>
    <w:rsid w:val="000F72E9"/>
    <w:rsid w:val="000F7847"/>
    <w:rsid w:val="001005DF"/>
    <w:rsid w:val="00101340"/>
    <w:rsid w:val="00101977"/>
    <w:rsid w:val="001021D0"/>
    <w:rsid w:val="00102EC6"/>
    <w:rsid w:val="00103142"/>
    <w:rsid w:val="00103920"/>
    <w:rsid w:val="00103C25"/>
    <w:rsid w:val="00103F46"/>
    <w:rsid w:val="001040E2"/>
    <w:rsid w:val="0010460F"/>
    <w:rsid w:val="00105039"/>
    <w:rsid w:val="00105A3D"/>
    <w:rsid w:val="00106A2C"/>
    <w:rsid w:val="00106DA2"/>
    <w:rsid w:val="00107851"/>
    <w:rsid w:val="00107936"/>
    <w:rsid w:val="00107AA5"/>
    <w:rsid w:val="00110844"/>
    <w:rsid w:val="00110BA5"/>
    <w:rsid w:val="00110DA0"/>
    <w:rsid w:val="00111730"/>
    <w:rsid w:val="00111895"/>
    <w:rsid w:val="00112585"/>
    <w:rsid w:val="0011340E"/>
    <w:rsid w:val="0011344E"/>
    <w:rsid w:val="00114D07"/>
    <w:rsid w:val="00114EEC"/>
    <w:rsid w:val="00116016"/>
    <w:rsid w:val="00116355"/>
    <w:rsid w:val="00116494"/>
    <w:rsid w:val="0011681F"/>
    <w:rsid w:val="001170C5"/>
    <w:rsid w:val="00117136"/>
    <w:rsid w:val="00117C61"/>
    <w:rsid w:val="00117F80"/>
    <w:rsid w:val="0012002C"/>
    <w:rsid w:val="00120B2E"/>
    <w:rsid w:val="00121600"/>
    <w:rsid w:val="001218C2"/>
    <w:rsid w:val="00122025"/>
    <w:rsid w:val="001223B5"/>
    <w:rsid w:val="001225B4"/>
    <w:rsid w:val="00123243"/>
    <w:rsid w:val="001235F9"/>
    <w:rsid w:val="00124B2D"/>
    <w:rsid w:val="00124E1F"/>
    <w:rsid w:val="00124F8B"/>
    <w:rsid w:val="0012591D"/>
    <w:rsid w:val="00125BCC"/>
    <w:rsid w:val="00126C86"/>
    <w:rsid w:val="001304AA"/>
    <w:rsid w:val="0013085B"/>
    <w:rsid w:val="00131B35"/>
    <w:rsid w:val="00131C8E"/>
    <w:rsid w:val="001322BA"/>
    <w:rsid w:val="00132B05"/>
    <w:rsid w:val="00133853"/>
    <w:rsid w:val="00133C26"/>
    <w:rsid w:val="00134CE6"/>
    <w:rsid w:val="0013529F"/>
    <w:rsid w:val="0013554F"/>
    <w:rsid w:val="001366C3"/>
    <w:rsid w:val="001371FC"/>
    <w:rsid w:val="00137546"/>
    <w:rsid w:val="00140642"/>
    <w:rsid w:val="00141C04"/>
    <w:rsid w:val="0014331F"/>
    <w:rsid w:val="00146A5B"/>
    <w:rsid w:val="00147330"/>
    <w:rsid w:val="00147C46"/>
    <w:rsid w:val="00150FB7"/>
    <w:rsid w:val="00151042"/>
    <w:rsid w:val="001514AD"/>
    <w:rsid w:val="0015208B"/>
    <w:rsid w:val="0015223F"/>
    <w:rsid w:val="0015242E"/>
    <w:rsid w:val="001532D7"/>
    <w:rsid w:val="001532E8"/>
    <w:rsid w:val="00156C76"/>
    <w:rsid w:val="00157368"/>
    <w:rsid w:val="001573A3"/>
    <w:rsid w:val="00157F0C"/>
    <w:rsid w:val="001603AF"/>
    <w:rsid w:val="00161FA9"/>
    <w:rsid w:val="00163E5B"/>
    <w:rsid w:val="00164F84"/>
    <w:rsid w:val="00165F9B"/>
    <w:rsid w:val="001664A8"/>
    <w:rsid w:val="00166B0C"/>
    <w:rsid w:val="00166C86"/>
    <w:rsid w:val="0017239E"/>
    <w:rsid w:val="00172971"/>
    <w:rsid w:val="001744F6"/>
    <w:rsid w:val="0017468C"/>
    <w:rsid w:val="0017539C"/>
    <w:rsid w:val="00175C91"/>
    <w:rsid w:val="00175D7D"/>
    <w:rsid w:val="00176D7D"/>
    <w:rsid w:val="00177815"/>
    <w:rsid w:val="00177C2F"/>
    <w:rsid w:val="00177DA4"/>
    <w:rsid w:val="00180909"/>
    <w:rsid w:val="00180C0D"/>
    <w:rsid w:val="0018121F"/>
    <w:rsid w:val="0018185F"/>
    <w:rsid w:val="00182BC9"/>
    <w:rsid w:val="00183251"/>
    <w:rsid w:val="00184995"/>
    <w:rsid w:val="00184F30"/>
    <w:rsid w:val="00185B12"/>
    <w:rsid w:val="00186519"/>
    <w:rsid w:val="00186775"/>
    <w:rsid w:val="001908D2"/>
    <w:rsid w:val="0019120D"/>
    <w:rsid w:val="00193952"/>
    <w:rsid w:val="00193D43"/>
    <w:rsid w:val="00194015"/>
    <w:rsid w:val="00194DF3"/>
    <w:rsid w:val="00195C65"/>
    <w:rsid w:val="00195DDA"/>
    <w:rsid w:val="0019609A"/>
    <w:rsid w:val="00196D78"/>
    <w:rsid w:val="001975B2"/>
    <w:rsid w:val="001A0009"/>
    <w:rsid w:val="001A0B7D"/>
    <w:rsid w:val="001A124A"/>
    <w:rsid w:val="001A2CFE"/>
    <w:rsid w:val="001A3109"/>
    <w:rsid w:val="001A32CB"/>
    <w:rsid w:val="001A4D6D"/>
    <w:rsid w:val="001A5F61"/>
    <w:rsid w:val="001A62BB"/>
    <w:rsid w:val="001A694E"/>
    <w:rsid w:val="001A75B4"/>
    <w:rsid w:val="001A7894"/>
    <w:rsid w:val="001B085B"/>
    <w:rsid w:val="001B1655"/>
    <w:rsid w:val="001B23AE"/>
    <w:rsid w:val="001B31EB"/>
    <w:rsid w:val="001B3FCB"/>
    <w:rsid w:val="001B4218"/>
    <w:rsid w:val="001B58C8"/>
    <w:rsid w:val="001B5F61"/>
    <w:rsid w:val="001B6B34"/>
    <w:rsid w:val="001B6CED"/>
    <w:rsid w:val="001C1B14"/>
    <w:rsid w:val="001C28CC"/>
    <w:rsid w:val="001C2E72"/>
    <w:rsid w:val="001C366B"/>
    <w:rsid w:val="001C3810"/>
    <w:rsid w:val="001C50B9"/>
    <w:rsid w:val="001C576A"/>
    <w:rsid w:val="001C5843"/>
    <w:rsid w:val="001C5C1B"/>
    <w:rsid w:val="001C6747"/>
    <w:rsid w:val="001C67FF"/>
    <w:rsid w:val="001C714D"/>
    <w:rsid w:val="001C7300"/>
    <w:rsid w:val="001D02BD"/>
    <w:rsid w:val="001D0D71"/>
    <w:rsid w:val="001D2F2D"/>
    <w:rsid w:val="001D377B"/>
    <w:rsid w:val="001D4454"/>
    <w:rsid w:val="001D458B"/>
    <w:rsid w:val="001D7147"/>
    <w:rsid w:val="001D7B1A"/>
    <w:rsid w:val="001D7C07"/>
    <w:rsid w:val="001D7DA2"/>
    <w:rsid w:val="001E02ED"/>
    <w:rsid w:val="001E09F7"/>
    <w:rsid w:val="001E17C7"/>
    <w:rsid w:val="001E2284"/>
    <w:rsid w:val="001E4600"/>
    <w:rsid w:val="001E5AB8"/>
    <w:rsid w:val="001F147D"/>
    <w:rsid w:val="001F1681"/>
    <w:rsid w:val="001F258A"/>
    <w:rsid w:val="001F29EB"/>
    <w:rsid w:val="001F2D40"/>
    <w:rsid w:val="001F35E5"/>
    <w:rsid w:val="001F4001"/>
    <w:rsid w:val="001F4E67"/>
    <w:rsid w:val="001F5474"/>
    <w:rsid w:val="001F5950"/>
    <w:rsid w:val="001F59B3"/>
    <w:rsid w:val="001F5D54"/>
    <w:rsid w:val="001F6487"/>
    <w:rsid w:val="001F69EF"/>
    <w:rsid w:val="001F7CE7"/>
    <w:rsid w:val="00201005"/>
    <w:rsid w:val="0020128B"/>
    <w:rsid w:val="002019B8"/>
    <w:rsid w:val="002019D3"/>
    <w:rsid w:val="0020216F"/>
    <w:rsid w:val="00202378"/>
    <w:rsid w:val="002029B5"/>
    <w:rsid w:val="00202C46"/>
    <w:rsid w:val="00203B3F"/>
    <w:rsid w:val="0020403A"/>
    <w:rsid w:val="00204067"/>
    <w:rsid w:val="00204402"/>
    <w:rsid w:val="002053A3"/>
    <w:rsid w:val="002058BE"/>
    <w:rsid w:val="00205C81"/>
    <w:rsid w:val="002061E0"/>
    <w:rsid w:val="002079FE"/>
    <w:rsid w:val="00207E23"/>
    <w:rsid w:val="002102FE"/>
    <w:rsid w:val="0021054C"/>
    <w:rsid w:val="00210612"/>
    <w:rsid w:val="00210B69"/>
    <w:rsid w:val="0021170E"/>
    <w:rsid w:val="00211CDE"/>
    <w:rsid w:val="00211D20"/>
    <w:rsid w:val="002122E1"/>
    <w:rsid w:val="0021326B"/>
    <w:rsid w:val="002137D0"/>
    <w:rsid w:val="00214B33"/>
    <w:rsid w:val="00214E37"/>
    <w:rsid w:val="00215754"/>
    <w:rsid w:val="00215CD1"/>
    <w:rsid w:val="002164E2"/>
    <w:rsid w:val="0022081E"/>
    <w:rsid w:val="00220B84"/>
    <w:rsid w:val="00220FEB"/>
    <w:rsid w:val="0022101D"/>
    <w:rsid w:val="002222F2"/>
    <w:rsid w:val="00222449"/>
    <w:rsid w:val="00223282"/>
    <w:rsid w:val="0022328A"/>
    <w:rsid w:val="00223449"/>
    <w:rsid w:val="0022437F"/>
    <w:rsid w:val="00224478"/>
    <w:rsid w:val="0022535B"/>
    <w:rsid w:val="00225998"/>
    <w:rsid w:val="00225E79"/>
    <w:rsid w:val="002269FA"/>
    <w:rsid w:val="00227753"/>
    <w:rsid w:val="002304BA"/>
    <w:rsid w:val="00231415"/>
    <w:rsid w:val="002317F6"/>
    <w:rsid w:val="00231E55"/>
    <w:rsid w:val="00232B4C"/>
    <w:rsid w:val="00232EA1"/>
    <w:rsid w:val="00233530"/>
    <w:rsid w:val="00234C28"/>
    <w:rsid w:val="002353EB"/>
    <w:rsid w:val="00235690"/>
    <w:rsid w:val="00235BEF"/>
    <w:rsid w:val="00236907"/>
    <w:rsid w:val="00240896"/>
    <w:rsid w:val="002409BB"/>
    <w:rsid w:val="00243D9C"/>
    <w:rsid w:val="00244618"/>
    <w:rsid w:val="002447F8"/>
    <w:rsid w:val="0024644E"/>
    <w:rsid w:val="00246F68"/>
    <w:rsid w:val="00246F90"/>
    <w:rsid w:val="0024732D"/>
    <w:rsid w:val="00250486"/>
    <w:rsid w:val="00250B98"/>
    <w:rsid w:val="00250C52"/>
    <w:rsid w:val="00250FC7"/>
    <w:rsid w:val="00251796"/>
    <w:rsid w:val="00251E63"/>
    <w:rsid w:val="00252A87"/>
    <w:rsid w:val="00253406"/>
    <w:rsid w:val="002538B5"/>
    <w:rsid w:val="00253DC6"/>
    <w:rsid w:val="002540D6"/>
    <w:rsid w:val="0025427E"/>
    <w:rsid w:val="00260AF3"/>
    <w:rsid w:val="002610F2"/>
    <w:rsid w:val="00261D62"/>
    <w:rsid w:val="00262959"/>
    <w:rsid w:val="00263181"/>
    <w:rsid w:val="002639DA"/>
    <w:rsid w:val="00263B81"/>
    <w:rsid w:val="00263DF3"/>
    <w:rsid w:val="00263E29"/>
    <w:rsid w:val="00265CF5"/>
    <w:rsid w:val="00265FB6"/>
    <w:rsid w:val="002668EB"/>
    <w:rsid w:val="00266FB0"/>
    <w:rsid w:val="00267007"/>
    <w:rsid w:val="002671C2"/>
    <w:rsid w:val="002677FC"/>
    <w:rsid w:val="00267F1F"/>
    <w:rsid w:val="00270C91"/>
    <w:rsid w:val="00271BF9"/>
    <w:rsid w:val="00272382"/>
    <w:rsid w:val="00272F05"/>
    <w:rsid w:val="00273521"/>
    <w:rsid w:val="002745C1"/>
    <w:rsid w:val="00274C1F"/>
    <w:rsid w:val="002757B1"/>
    <w:rsid w:val="00275C26"/>
    <w:rsid w:val="00275F63"/>
    <w:rsid w:val="002763DD"/>
    <w:rsid w:val="00276836"/>
    <w:rsid w:val="002773ED"/>
    <w:rsid w:val="002806CE"/>
    <w:rsid w:val="00280B26"/>
    <w:rsid w:val="002832E8"/>
    <w:rsid w:val="00283747"/>
    <w:rsid w:val="0028380E"/>
    <w:rsid w:val="00283E13"/>
    <w:rsid w:val="002846AD"/>
    <w:rsid w:val="00285C00"/>
    <w:rsid w:val="00290BCD"/>
    <w:rsid w:val="00291022"/>
    <w:rsid w:val="002918A9"/>
    <w:rsid w:val="00291D44"/>
    <w:rsid w:val="0029236D"/>
    <w:rsid w:val="00292E7E"/>
    <w:rsid w:val="0029393F"/>
    <w:rsid w:val="00293DA2"/>
    <w:rsid w:val="00294715"/>
    <w:rsid w:val="00294B04"/>
    <w:rsid w:val="0029512E"/>
    <w:rsid w:val="002953A6"/>
    <w:rsid w:val="002956B4"/>
    <w:rsid w:val="002957EF"/>
    <w:rsid w:val="00295F56"/>
    <w:rsid w:val="00296F81"/>
    <w:rsid w:val="0029778D"/>
    <w:rsid w:val="002A1C97"/>
    <w:rsid w:val="002A2015"/>
    <w:rsid w:val="002A2512"/>
    <w:rsid w:val="002A35AA"/>
    <w:rsid w:val="002A3626"/>
    <w:rsid w:val="002A5757"/>
    <w:rsid w:val="002A63D9"/>
    <w:rsid w:val="002A6B75"/>
    <w:rsid w:val="002A7C19"/>
    <w:rsid w:val="002A7D17"/>
    <w:rsid w:val="002B026F"/>
    <w:rsid w:val="002B0A0F"/>
    <w:rsid w:val="002B0B36"/>
    <w:rsid w:val="002B1261"/>
    <w:rsid w:val="002B15B2"/>
    <w:rsid w:val="002B1EA3"/>
    <w:rsid w:val="002B2284"/>
    <w:rsid w:val="002B24DA"/>
    <w:rsid w:val="002B25A8"/>
    <w:rsid w:val="002B307A"/>
    <w:rsid w:val="002B3780"/>
    <w:rsid w:val="002B3830"/>
    <w:rsid w:val="002B39D0"/>
    <w:rsid w:val="002B4169"/>
    <w:rsid w:val="002B4B6B"/>
    <w:rsid w:val="002B7F7E"/>
    <w:rsid w:val="002C0555"/>
    <w:rsid w:val="002C0FE6"/>
    <w:rsid w:val="002C1767"/>
    <w:rsid w:val="002C1C33"/>
    <w:rsid w:val="002C1D76"/>
    <w:rsid w:val="002C2BA8"/>
    <w:rsid w:val="002C2C69"/>
    <w:rsid w:val="002C439F"/>
    <w:rsid w:val="002C548E"/>
    <w:rsid w:val="002C590F"/>
    <w:rsid w:val="002C5FB6"/>
    <w:rsid w:val="002C7DAF"/>
    <w:rsid w:val="002C7E17"/>
    <w:rsid w:val="002C7FB8"/>
    <w:rsid w:val="002D01D7"/>
    <w:rsid w:val="002D1343"/>
    <w:rsid w:val="002D15AB"/>
    <w:rsid w:val="002D18B4"/>
    <w:rsid w:val="002D2420"/>
    <w:rsid w:val="002D2A8E"/>
    <w:rsid w:val="002D2C55"/>
    <w:rsid w:val="002D47BE"/>
    <w:rsid w:val="002D4B20"/>
    <w:rsid w:val="002D4D53"/>
    <w:rsid w:val="002D4E83"/>
    <w:rsid w:val="002D68F3"/>
    <w:rsid w:val="002D6CF1"/>
    <w:rsid w:val="002E0672"/>
    <w:rsid w:val="002E0A26"/>
    <w:rsid w:val="002E0B19"/>
    <w:rsid w:val="002E16E5"/>
    <w:rsid w:val="002E3169"/>
    <w:rsid w:val="002E4584"/>
    <w:rsid w:val="002E4B8D"/>
    <w:rsid w:val="002E55A7"/>
    <w:rsid w:val="002E59EB"/>
    <w:rsid w:val="002E6D92"/>
    <w:rsid w:val="002F02FE"/>
    <w:rsid w:val="002F34F8"/>
    <w:rsid w:val="002F6BFF"/>
    <w:rsid w:val="002F78BB"/>
    <w:rsid w:val="00300809"/>
    <w:rsid w:val="003014D6"/>
    <w:rsid w:val="00301986"/>
    <w:rsid w:val="00301A61"/>
    <w:rsid w:val="00302209"/>
    <w:rsid w:val="003026A4"/>
    <w:rsid w:val="003030CB"/>
    <w:rsid w:val="00303B00"/>
    <w:rsid w:val="00304495"/>
    <w:rsid w:val="00304533"/>
    <w:rsid w:val="00304ACB"/>
    <w:rsid w:val="00305121"/>
    <w:rsid w:val="003052D6"/>
    <w:rsid w:val="0030618D"/>
    <w:rsid w:val="003065F3"/>
    <w:rsid w:val="0030684D"/>
    <w:rsid w:val="003072E6"/>
    <w:rsid w:val="003074BD"/>
    <w:rsid w:val="00310660"/>
    <w:rsid w:val="00310C15"/>
    <w:rsid w:val="0031182C"/>
    <w:rsid w:val="0031362F"/>
    <w:rsid w:val="0031390B"/>
    <w:rsid w:val="00314932"/>
    <w:rsid w:val="00315437"/>
    <w:rsid w:val="00315E9A"/>
    <w:rsid w:val="00316C93"/>
    <w:rsid w:val="00316DC6"/>
    <w:rsid w:val="00317A68"/>
    <w:rsid w:val="00317EAB"/>
    <w:rsid w:val="003205E3"/>
    <w:rsid w:val="0032089B"/>
    <w:rsid w:val="0032387C"/>
    <w:rsid w:val="00324408"/>
    <w:rsid w:val="00325830"/>
    <w:rsid w:val="00326697"/>
    <w:rsid w:val="003269B4"/>
    <w:rsid w:val="00326CBE"/>
    <w:rsid w:val="003270A6"/>
    <w:rsid w:val="00327764"/>
    <w:rsid w:val="003279CF"/>
    <w:rsid w:val="00330061"/>
    <w:rsid w:val="0033009D"/>
    <w:rsid w:val="00330541"/>
    <w:rsid w:val="00332AD8"/>
    <w:rsid w:val="003336E8"/>
    <w:rsid w:val="0033534F"/>
    <w:rsid w:val="00336E75"/>
    <w:rsid w:val="00340303"/>
    <w:rsid w:val="00340323"/>
    <w:rsid w:val="00340334"/>
    <w:rsid w:val="00340C8D"/>
    <w:rsid w:val="003411EB"/>
    <w:rsid w:val="003437A3"/>
    <w:rsid w:val="00343BB2"/>
    <w:rsid w:val="0034497A"/>
    <w:rsid w:val="00344BD5"/>
    <w:rsid w:val="00345809"/>
    <w:rsid w:val="00346CFA"/>
    <w:rsid w:val="003505A2"/>
    <w:rsid w:val="00350CEC"/>
    <w:rsid w:val="0035100E"/>
    <w:rsid w:val="003515A8"/>
    <w:rsid w:val="0035179B"/>
    <w:rsid w:val="00352136"/>
    <w:rsid w:val="003545AA"/>
    <w:rsid w:val="003555CE"/>
    <w:rsid w:val="00356C53"/>
    <w:rsid w:val="00356DD5"/>
    <w:rsid w:val="0035747E"/>
    <w:rsid w:val="00357990"/>
    <w:rsid w:val="0036144A"/>
    <w:rsid w:val="00361490"/>
    <w:rsid w:val="00362E6C"/>
    <w:rsid w:val="003631E7"/>
    <w:rsid w:val="0036367D"/>
    <w:rsid w:val="003642EA"/>
    <w:rsid w:val="0036455E"/>
    <w:rsid w:val="0036564A"/>
    <w:rsid w:val="00366115"/>
    <w:rsid w:val="00366424"/>
    <w:rsid w:val="00366640"/>
    <w:rsid w:val="003701FA"/>
    <w:rsid w:val="003707B0"/>
    <w:rsid w:val="00371C4B"/>
    <w:rsid w:val="003728ED"/>
    <w:rsid w:val="00373073"/>
    <w:rsid w:val="0037397F"/>
    <w:rsid w:val="00373FB5"/>
    <w:rsid w:val="00374139"/>
    <w:rsid w:val="00374743"/>
    <w:rsid w:val="00375734"/>
    <w:rsid w:val="003770A4"/>
    <w:rsid w:val="00377579"/>
    <w:rsid w:val="00380833"/>
    <w:rsid w:val="00381D1E"/>
    <w:rsid w:val="003821DB"/>
    <w:rsid w:val="003826A5"/>
    <w:rsid w:val="00382C22"/>
    <w:rsid w:val="00383BDE"/>
    <w:rsid w:val="00383E64"/>
    <w:rsid w:val="0038419B"/>
    <w:rsid w:val="00384444"/>
    <w:rsid w:val="00384AC8"/>
    <w:rsid w:val="0038666C"/>
    <w:rsid w:val="00387683"/>
    <w:rsid w:val="00387BAC"/>
    <w:rsid w:val="00390348"/>
    <w:rsid w:val="003903C2"/>
    <w:rsid w:val="003906E3"/>
    <w:rsid w:val="00390CC0"/>
    <w:rsid w:val="00392D26"/>
    <w:rsid w:val="003932D6"/>
    <w:rsid w:val="003959F7"/>
    <w:rsid w:val="00395C67"/>
    <w:rsid w:val="00396634"/>
    <w:rsid w:val="003969CA"/>
    <w:rsid w:val="00397F7F"/>
    <w:rsid w:val="003A048A"/>
    <w:rsid w:val="003A067F"/>
    <w:rsid w:val="003A0D47"/>
    <w:rsid w:val="003A17CA"/>
    <w:rsid w:val="003A3538"/>
    <w:rsid w:val="003A3BA7"/>
    <w:rsid w:val="003A3FA1"/>
    <w:rsid w:val="003A4762"/>
    <w:rsid w:val="003A4954"/>
    <w:rsid w:val="003A4FD8"/>
    <w:rsid w:val="003A559B"/>
    <w:rsid w:val="003A6827"/>
    <w:rsid w:val="003A6BD6"/>
    <w:rsid w:val="003A7841"/>
    <w:rsid w:val="003B064F"/>
    <w:rsid w:val="003B093D"/>
    <w:rsid w:val="003B0BE0"/>
    <w:rsid w:val="003B2576"/>
    <w:rsid w:val="003B27E5"/>
    <w:rsid w:val="003B2B1B"/>
    <w:rsid w:val="003B4540"/>
    <w:rsid w:val="003B45CD"/>
    <w:rsid w:val="003B48EA"/>
    <w:rsid w:val="003B7BB5"/>
    <w:rsid w:val="003C07B2"/>
    <w:rsid w:val="003C09C3"/>
    <w:rsid w:val="003C0AED"/>
    <w:rsid w:val="003C0AF2"/>
    <w:rsid w:val="003C12AA"/>
    <w:rsid w:val="003C1822"/>
    <w:rsid w:val="003C192F"/>
    <w:rsid w:val="003C2F4B"/>
    <w:rsid w:val="003C4CB4"/>
    <w:rsid w:val="003C5844"/>
    <w:rsid w:val="003C5D88"/>
    <w:rsid w:val="003C5FEC"/>
    <w:rsid w:val="003D0EBB"/>
    <w:rsid w:val="003D202E"/>
    <w:rsid w:val="003D2446"/>
    <w:rsid w:val="003D2794"/>
    <w:rsid w:val="003D2AF7"/>
    <w:rsid w:val="003D3A2D"/>
    <w:rsid w:val="003D3A31"/>
    <w:rsid w:val="003D3D10"/>
    <w:rsid w:val="003D4169"/>
    <w:rsid w:val="003D43C2"/>
    <w:rsid w:val="003D4700"/>
    <w:rsid w:val="003D4E85"/>
    <w:rsid w:val="003D58B8"/>
    <w:rsid w:val="003D64E4"/>
    <w:rsid w:val="003D733C"/>
    <w:rsid w:val="003D7D30"/>
    <w:rsid w:val="003D7DC0"/>
    <w:rsid w:val="003E0DE5"/>
    <w:rsid w:val="003E2413"/>
    <w:rsid w:val="003E321F"/>
    <w:rsid w:val="003E3837"/>
    <w:rsid w:val="003E3C0D"/>
    <w:rsid w:val="003E51A3"/>
    <w:rsid w:val="003E642A"/>
    <w:rsid w:val="003E6DC5"/>
    <w:rsid w:val="003E6F29"/>
    <w:rsid w:val="003E76BB"/>
    <w:rsid w:val="003F0773"/>
    <w:rsid w:val="003F07A5"/>
    <w:rsid w:val="003F0E36"/>
    <w:rsid w:val="003F0F00"/>
    <w:rsid w:val="003F15C2"/>
    <w:rsid w:val="003F1668"/>
    <w:rsid w:val="003F1B84"/>
    <w:rsid w:val="003F1E03"/>
    <w:rsid w:val="003F221B"/>
    <w:rsid w:val="003F2A14"/>
    <w:rsid w:val="003F2AE3"/>
    <w:rsid w:val="003F339C"/>
    <w:rsid w:val="003F4131"/>
    <w:rsid w:val="003F46A6"/>
    <w:rsid w:val="003F4A42"/>
    <w:rsid w:val="003F4D0F"/>
    <w:rsid w:val="003F774D"/>
    <w:rsid w:val="003F7C51"/>
    <w:rsid w:val="0040007E"/>
    <w:rsid w:val="00400644"/>
    <w:rsid w:val="00400970"/>
    <w:rsid w:val="0040135B"/>
    <w:rsid w:val="00402DB4"/>
    <w:rsid w:val="004037B4"/>
    <w:rsid w:val="0040478B"/>
    <w:rsid w:val="004047AC"/>
    <w:rsid w:val="00405AB9"/>
    <w:rsid w:val="00407A9D"/>
    <w:rsid w:val="00410740"/>
    <w:rsid w:val="00411B2F"/>
    <w:rsid w:val="00413DA2"/>
    <w:rsid w:val="00413DE6"/>
    <w:rsid w:val="00414669"/>
    <w:rsid w:val="00414D14"/>
    <w:rsid w:val="004153AC"/>
    <w:rsid w:val="00415E04"/>
    <w:rsid w:val="00415E16"/>
    <w:rsid w:val="004161E2"/>
    <w:rsid w:val="004201B5"/>
    <w:rsid w:val="004204E6"/>
    <w:rsid w:val="00420910"/>
    <w:rsid w:val="00421A2D"/>
    <w:rsid w:val="0042245D"/>
    <w:rsid w:val="004226EF"/>
    <w:rsid w:val="004229EB"/>
    <w:rsid w:val="00422C9A"/>
    <w:rsid w:val="0042321B"/>
    <w:rsid w:val="004238F9"/>
    <w:rsid w:val="00423D77"/>
    <w:rsid w:val="004245B3"/>
    <w:rsid w:val="00424F26"/>
    <w:rsid w:val="00425473"/>
    <w:rsid w:val="004259E2"/>
    <w:rsid w:val="004262A8"/>
    <w:rsid w:val="004306E7"/>
    <w:rsid w:val="004308F7"/>
    <w:rsid w:val="00431E59"/>
    <w:rsid w:val="0043317D"/>
    <w:rsid w:val="00433406"/>
    <w:rsid w:val="00434151"/>
    <w:rsid w:val="00435354"/>
    <w:rsid w:val="00437EF0"/>
    <w:rsid w:val="004400A5"/>
    <w:rsid w:val="004402A0"/>
    <w:rsid w:val="00440FC2"/>
    <w:rsid w:val="00442A0B"/>
    <w:rsid w:val="004435D6"/>
    <w:rsid w:val="004445AC"/>
    <w:rsid w:val="004449FA"/>
    <w:rsid w:val="00444B0F"/>
    <w:rsid w:val="00444E73"/>
    <w:rsid w:val="00445AAF"/>
    <w:rsid w:val="00445AD0"/>
    <w:rsid w:val="004476BA"/>
    <w:rsid w:val="00451937"/>
    <w:rsid w:val="00452673"/>
    <w:rsid w:val="00453F52"/>
    <w:rsid w:val="004540CF"/>
    <w:rsid w:val="004545D8"/>
    <w:rsid w:val="00454920"/>
    <w:rsid w:val="00454AB3"/>
    <w:rsid w:val="004552AF"/>
    <w:rsid w:val="0045721A"/>
    <w:rsid w:val="0045751E"/>
    <w:rsid w:val="0045755E"/>
    <w:rsid w:val="00457B13"/>
    <w:rsid w:val="00457C90"/>
    <w:rsid w:val="00460055"/>
    <w:rsid w:val="00460B5A"/>
    <w:rsid w:val="00460DC5"/>
    <w:rsid w:val="00461358"/>
    <w:rsid w:val="00461B12"/>
    <w:rsid w:val="004624EA"/>
    <w:rsid w:val="004630F0"/>
    <w:rsid w:val="00463431"/>
    <w:rsid w:val="0046489E"/>
    <w:rsid w:val="0046524B"/>
    <w:rsid w:val="00466271"/>
    <w:rsid w:val="00466F0C"/>
    <w:rsid w:val="00467AEC"/>
    <w:rsid w:val="00470917"/>
    <w:rsid w:val="00470BE6"/>
    <w:rsid w:val="0047176E"/>
    <w:rsid w:val="00472463"/>
    <w:rsid w:val="00472E3E"/>
    <w:rsid w:val="0047353A"/>
    <w:rsid w:val="004735B1"/>
    <w:rsid w:val="00474C15"/>
    <w:rsid w:val="00475ED6"/>
    <w:rsid w:val="00476131"/>
    <w:rsid w:val="00476605"/>
    <w:rsid w:val="004776E1"/>
    <w:rsid w:val="00477DB5"/>
    <w:rsid w:val="00480312"/>
    <w:rsid w:val="00480465"/>
    <w:rsid w:val="00482178"/>
    <w:rsid w:val="0048361D"/>
    <w:rsid w:val="00483963"/>
    <w:rsid w:val="00483AFD"/>
    <w:rsid w:val="00484AC3"/>
    <w:rsid w:val="004878DC"/>
    <w:rsid w:val="00487B79"/>
    <w:rsid w:val="00487BE7"/>
    <w:rsid w:val="004915D8"/>
    <w:rsid w:val="0049189E"/>
    <w:rsid w:val="00491EFB"/>
    <w:rsid w:val="00492794"/>
    <w:rsid w:val="00492F3E"/>
    <w:rsid w:val="00493B48"/>
    <w:rsid w:val="00494128"/>
    <w:rsid w:val="0049435E"/>
    <w:rsid w:val="00494682"/>
    <w:rsid w:val="00494840"/>
    <w:rsid w:val="00495D6B"/>
    <w:rsid w:val="0049676C"/>
    <w:rsid w:val="004969FA"/>
    <w:rsid w:val="00496BA8"/>
    <w:rsid w:val="00497507"/>
    <w:rsid w:val="004A0197"/>
    <w:rsid w:val="004A391F"/>
    <w:rsid w:val="004A43AC"/>
    <w:rsid w:val="004A4590"/>
    <w:rsid w:val="004A4686"/>
    <w:rsid w:val="004A577C"/>
    <w:rsid w:val="004A64A8"/>
    <w:rsid w:val="004A6866"/>
    <w:rsid w:val="004A6C7D"/>
    <w:rsid w:val="004A7374"/>
    <w:rsid w:val="004A754A"/>
    <w:rsid w:val="004B0089"/>
    <w:rsid w:val="004B00F6"/>
    <w:rsid w:val="004B162C"/>
    <w:rsid w:val="004B1B41"/>
    <w:rsid w:val="004B3F04"/>
    <w:rsid w:val="004B4049"/>
    <w:rsid w:val="004B42F3"/>
    <w:rsid w:val="004B430E"/>
    <w:rsid w:val="004B635E"/>
    <w:rsid w:val="004B649B"/>
    <w:rsid w:val="004B6A40"/>
    <w:rsid w:val="004B7126"/>
    <w:rsid w:val="004B7B3B"/>
    <w:rsid w:val="004C0F1E"/>
    <w:rsid w:val="004C265C"/>
    <w:rsid w:val="004C370F"/>
    <w:rsid w:val="004C3D1B"/>
    <w:rsid w:val="004C5159"/>
    <w:rsid w:val="004C63E7"/>
    <w:rsid w:val="004C648B"/>
    <w:rsid w:val="004C672C"/>
    <w:rsid w:val="004C7069"/>
    <w:rsid w:val="004D05B2"/>
    <w:rsid w:val="004D0AA8"/>
    <w:rsid w:val="004D10D9"/>
    <w:rsid w:val="004D11A8"/>
    <w:rsid w:val="004D20BF"/>
    <w:rsid w:val="004D2452"/>
    <w:rsid w:val="004D29D7"/>
    <w:rsid w:val="004D51DA"/>
    <w:rsid w:val="004D57DA"/>
    <w:rsid w:val="004D5E30"/>
    <w:rsid w:val="004D640F"/>
    <w:rsid w:val="004D64D1"/>
    <w:rsid w:val="004D68AD"/>
    <w:rsid w:val="004D71A4"/>
    <w:rsid w:val="004E2153"/>
    <w:rsid w:val="004E2B93"/>
    <w:rsid w:val="004E34BD"/>
    <w:rsid w:val="004E3B61"/>
    <w:rsid w:val="004E43AB"/>
    <w:rsid w:val="004E4434"/>
    <w:rsid w:val="004E51FD"/>
    <w:rsid w:val="004E5BC9"/>
    <w:rsid w:val="004E5C9A"/>
    <w:rsid w:val="004E77E6"/>
    <w:rsid w:val="004E7AA9"/>
    <w:rsid w:val="004E7B9E"/>
    <w:rsid w:val="004E7EE4"/>
    <w:rsid w:val="004F0401"/>
    <w:rsid w:val="004F049E"/>
    <w:rsid w:val="004F16EF"/>
    <w:rsid w:val="004F1E6A"/>
    <w:rsid w:val="004F2808"/>
    <w:rsid w:val="004F3272"/>
    <w:rsid w:val="004F40C6"/>
    <w:rsid w:val="004F454D"/>
    <w:rsid w:val="004F5F13"/>
    <w:rsid w:val="00500795"/>
    <w:rsid w:val="00500DCB"/>
    <w:rsid w:val="0050188E"/>
    <w:rsid w:val="005027C0"/>
    <w:rsid w:val="00502AEF"/>
    <w:rsid w:val="00502C12"/>
    <w:rsid w:val="00502F1F"/>
    <w:rsid w:val="00503140"/>
    <w:rsid w:val="00503B66"/>
    <w:rsid w:val="0050682C"/>
    <w:rsid w:val="00506B8C"/>
    <w:rsid w:val="00507002"/>
    <w:rsid w:val="005072C0"/>
    <w:rsid w:val="00507628"/>
    <w:rsid w:val="00507993"/>
    <w:rsid w:val="0051099F"/>
    <w:rsid w:val="0051278C"/>
    <w:rsid w:val="005131AA"/>
    <w:rsid w:val="00513396"/>
    <w:rsid w:val="00514410"/>
    <w:rsid w:val="00514543"/>
    <w:rsid w:val="00514766"/>
    <w:rsid w:val="00514C67"/>
    <w:rsid w:val="0051502C"/>
    <w:rsid w:val="0051514A"/>
    <w:rsid w:val="00516F6F"/>
    <w:rsid w:val="00517074"/>
    <w:rsid w:val="00520E6A"/>
    <w:rsid w:val="00521528"/>
    <w:rsid w:val="0052233E"/>
    <w:rsid w:val="005224DD"/>
    <w:rsid w:val="00523540"/>
    <w:rsid w:val="005240CF"/>
    <w:rsid w:val="00524C87"/>
    <w:rsid w:val="00525034"/>
    <w:rsid w:val="005257F7"/>
    <w:rsid w:val="00526520"/>
    <w:rsid w:val="005278BF"/>
    <w:rsid w:val="00527AA8"/>
    <w:rsid w:val="00530B7F"/>
    <w:rsid w:val="00530C73"/>
    <w:rsid w:val="00531014"/>
    <w:rsid w:val="0053142A"/>
    <w:rsid w:val="00532154"/>
    <w:rsid w:val="00532659"/>
    <w:rsid w:val="00532ACA"/>
    <w:rsid w:val="00532B87"/>
    <w:rsid w:val="00532CFC"/>
    <w:rsid w:val="00533D66"/>
    <w:rsid w:val="005341E9"/>
    <w:rsid w:val="00534D0B"/>
    <w:rsid w:val="0053502A"/>
    <w:rsid w:val="005354B9"/>
    <w:rsid w:val="005359DD"/>
    <w:rsid w:val="00536414"/>
    <w:rsid w:val="00536DB4"/>
    <w:rsid w:val="0054038B"/>
    <w:rsid w:val="00540E41"/>
    <w:rsid w:val="005410A5"/>
    <w:rsid w:val="00541935"/>
    <w:rsid w:val="00541EF8"/>
    <w:rsid w:val="00542A9E"/>
    <w:rsid w:val="00543211"/>
    <w:rsid w:val="00543345"/>
    <w:rsid w:val="00544161"/>
    <w:rsid w:val="00544454"/>
    <w:rsid w:val="00544B67"/>
    <w:rsid w:val="005452AB"/>
    <w:rsid w:val="005459C3"/>
    <w:rsid w:val="0054766F"/>
    <w:rsid w:val="005477CA"/>
    <w:rsid w:val="0055064E"/>
    <w:rsid w:val="00550B73"/>
    <w:rsid w:val="00552FC2"/>
    <w:rsid w:val="00553694"/>
    <w:rsid w:val="00555A1A"/>
    <w:rsid w:val="00555C1F"/>
    <w:rsid w:val="00555D1D"/>
    <w:rsid w:val="00556968"/>
    <w:rsid w:val="00557CBE"/>
    <w:rsid w:val="00560930"/>
    <w:rsid w:val="00560B0D"/>
    <w:rsid w:val="00560EC5"/>
    <w:rsid w:val="00560F0F"/>
    <w:rsid w:val="00561FA6"/>
    <w:rsid w:val="0056453A"/>
    <w:rsid w:val="00565ECD"/>
    <w:rsid w:val="005664D8"/>
    <w:rsid w:val="00566E6E"/>
    <w:rsid w:val="005674B0"/>
    <w:rsid w:val="00567B32"/>
    <w:rsid w:val="00570177"/>
    <w:rsid w:val="005725DC"/>
    <w:rsid w:val="005728A0"/>
    <w:rsid w:val="00572EBF"/>
    <w:rsid w:val="00573339"/>
    <w:rsid w:val="005738CD"/>
    <w:rsid w:val="005739FA"/>
    <w:rsid w:val="005753CC"/>
    <w:rsid w:val="005754A6"/>
    <w:rsid w:val="0057589A"/>
    <w:rsid w:val="00575AA1"/>
    <w:rsid w:val="00582809"/>
    <w:rsid w:val="0058287F"/>
    <w:rsid w:val="00582A4A"/>
    <w:rsid w:val="005838FB"/>
    <w:rsid w:val="005843E2"/>
    <w:rsid w:val="0058590E"/>
    <w:rsid w:val="005859D4"/>
    <w:rsid w:val="00586D2C"/>
    <w:rsid w:val="00587365"/>
    <w:rsid w:val="0058795B"/>
    <w:rsid w:val="00587E40"/>
    <w:rsid w:val="0059071A"/>
    <w:rsid w:val="00590E58"/>
    <w:rsid w:val="005921CB"/>
    <w:rsid w:val="005927E0"/>
    <w:rsid w:val="00592FC6"/>
    <w:rsid w:val="00593337"/>
    <w:rsid w:val="00593473"/>
    <w:rsid w:val="00593F18"/>
    <w:rsid w:val="00595B60"/>
    <w:rsid w:val="00596122"/>
    <w:rsid w:val="005964C0"/>
    <w:rsid w:val="0059739A"/>
    <w:rsid w:val="00597511"/>
    <w:rsid w:val="00597684"/>
    <w:rsid w:val="005A02D2"/>
    <w:rsid w:val="005A1950"/>
    <w:rsid w:val="005A23DA"/>
    <w:rsid w:val="005A2AFF"/>
    <w:rsid w:val="005A2B1F"/>
    <w:rsid w:val="005A395C"/>
    <w:rsid w:val="005A46AB"/>
    <w:rsid w:val="005A48E9"/>
    <w:rsid w:val="005A535D"/>
    <w:rsid w:val="005A5939"/>
    <w:rsid w:val="005A5F91"/>
    <w:rsid w:val="005A6531"/>
    <w:rsid w:val="005A6A98"/>
    <w:rsid w:val="005A6BA0"/>
    <w:rsid w:val="005A76A4"/>
    <w:rsid w:val="005B0E1A"/>
    <w:rsid w:val="005B123E"/>
    <w:rsid w:val="005B14B5"/>
    <w:rsid w:val="005B1670"/>
    <w:rsid w:val="005B1E87"/>
    <w:rsid w:val="005B300A"/>
    <w:rsid w:val="005B3F4F"/>
    <w:rsid w:val="005B4631"/>
    <w:rsid w:val="005B55FA"/>
    <w:rsid w:val="005B7102"/>
    <w:rsid w:val="005B7342"/>
    <w:rsid w:val="005B7ABB"/>
    <w:rsid w:val="005C0C89"/>
    <w:rsid w:val="005C1BB8"/>
    <w:rsid w:val="005C356A"/>
    <w:rsid w:val="005C4608"/>
    <w:rsid w:val="005C4CE1"/>
    <w:rsid w:val="005C7B30"/>
    <w:rsid w:val="005C7C65"/>
    <w:rsid w:val="005D005D"/>
    <w:rsid w:val="005D2A8E"/>
    <w:rsid w:val="005D2BE1"/>
    <w:rsid w:val="005D5F16"/>
    <w:rsid w:val="005D6D6C"/>
    <w:rsid w:val="005D6DD0"/>
    <w:rsid w:val="005D79A5"/>
    <w:rsid w:val="005E035C"/>
    <w:rsid w:val="005E10CC"/>
    <w:rsid w:val="005E11BA"/>
    <w:rsid w:val="005E1393"/>
    <w:rsid w:val="005E15BF"/>
    <w:rsid w:val="005E16B4"/>
    <w:rsid w:val="005E1759"/>
    <w:rsid w:val="005E30EB"/>
    <w:rsid w:val="005E3517"/>
    <w:rsid w:val="005E41BD"/>
    <w:rsid w:val="005E4F5C"/>
    <w:rsid w:val="005E5128"/>
    <w:rsid w:val="005E6399"/>
    <w:rsid w:val="005E79CA"/>
    <w:rsid w:val="005E7B1E"/>
    <w:rsid w:val="005E7D7E"/>
    <w:rsid w:val="005F0AA5"/>
    <w:rsid w:val="005F1567"/>
    <w:rsid w:val="005F1BD8"/>
    <w:rsid w:val="005F379C"/>
    <w:rsid w:val="005F3AD9"/>
    <w:rsid w:val="005F3F79"/>
    <w:rsid w:val="005F4152"/>
    <w:rsid w:val="005F41D2"/>
    <w:rsid w:val="005F432B"/>
    <w:rsid w:val="005F4514"/>
    <w:rsid w:val="005F5759"/>
    <w:rsid w:val="005F5A95"/>
    <w:rsid w:val="005F5B2A"/>
    <w:rsid w:val="005F7F31"/>
    <w:rsid w:val="00600441"/>
    <w:rsid w:val="00600D64"/>
    <w:rsid w:val="00601134"/>
    <w:rsid w:val="006023C5"/>
    <w:rsid w:val="00602CD4"/>
    <w:rsid w:val="00603434"/>
    <w:rsid w:val="00603A61"/>
    <w:rsid w:val="00603F8A"/>
    <w:rsid w:val="00604553"/>
    <w:rsid w:val="00604565"/>
    <w:rsid w:val="00604FD3"/>
    <w:rsid w:val="00605F5F"/>
    <w:rsid w:val="006069C1"/>
    <w:rsid w:val="0061021A"/>
    <w:rsid w:val="00610387"/>
    <w:rsid w:val="00610538"/>
    <w:rsid w:val="00610F3F"/>
    <w:rsid w:val="00610F6D"/>
    <w:rsid w:val="00610FCB"/>
    <w:rsid w:val="006114C1"/>
    <w:rsid w:val="0061198C"/>
    <w:rsid w:val="00612AA7"/>
    <w:rsid w:val="00613082"/>
    <w:rsid w:val="00613136"/>
    <w:rsid w:val="006131C2"/>
    <w:rsid w:val="00613373"/>
    <w:rsid w:val="006137B1"/>
    <w:rsid w:val="00615894"/>
    <w:rsid w:val="0061684A"/>
    <w:rsid w:val="006174A9"/>
    <w:rsid w:val="0062076A"/>
    <w:rsid w:val="006209D4"/>
    <w:rsid w:val="00620B2E"/>
    <w:rsid w:val="006220C4"/>
    <w:rsid w:val="00624AAB"/>
    <w:rsid w:val="006252F8"/>
    <w:rsid w:val="00625AB5"/>
    <w:rsid w:val="00625B64"/>
    <w:rsid w:val="00625ED1"/>
    <w:rsid w:val="00626D5A"/>
    <w:rsid w:val="00627269"/>
    <w:rsid w:val="00627745"/>
    <w:rsid w:val="00627850"/>
    <w:rsid w:val="006315DB"/>
    <w:rsid w:val="006317F3"/>
    <w:rsid w:val="00632390"/>
    <w:rsid w:val="0063305F"/>
    <w:rsid w:val="006335A0"/>
    <w:rsid w:val="00633B1A"/>
    <w:rsid w:val="00633D59"/>
    <w:rsid w:val="00634AFB"/>
    <w:rsid w:val="006367E9"/>
    <w:rsid w:val="00636CBA"/>
    <w:rsid w:val="006376A7"/>
    <w:rsid w:val="006407E9"/>
    <w:rsid w:val="00640A5B"/>
    <w:rsid w:val="0064159D"/>
    <w:rsid w:val="00641801"/>
    <w:rsid w:val="0064219E"/>
    <w:rsid w:val="00642216"/>
    <w:rsid w:val="00644116"/>
    <w:rsid w:val="006445D7"/>
    <w:rsid w:val="00645A9B"/>
    <w:rsid w:val="00645AD4"/>
    <w:rsid w:val="006466BA"/>
    <w:rsid w:val="0064679F"/>
    <w:rsid w:val="00646B13"/>
    <w:rsid w:val="00647CC8"/>
    <w:rsid w:val="00647D45"/>
    <w:rsid w:val="006519E6"/>
    <w:rsid w:val="0065232E"/>
    <w:rsid w:val="006538B1"/>
    <w:rsid w:val="006539CD"/>
    <w:rsid w:val="00654E5A"/>
    <w:rsid w:val="00654F11"/>
    <w:rsid w:val="00655BAB"/>
    <w:rsid w:val="00656D8E"/>
    <w:rsid w:val="00656E53"/>
    <w:rsid w:val="00657550"/>
    <w:rsid w:val="00660444"/>
    <w:rsid w:val="00660A9D"/>
    <w:rsid w:val="00661485"/>
    <w:rsid w:val="006615A4"/>
    <w:rsid w:val="00662C7A"/>
    <w:rsid w:val="00663715"/>
    <w:rsid w:val="006637BD"/>
    <w:rsid w:val="00663914"/>
    <w:rsid w:val="00664525"/>
    <w:rsid w:val="00664D06"/>
    <w:rsid w:val="00665427"/>
    <w:rsid w:val="00665B59"/>
    <w:rsid w:val="00666176"/>
    <w:rsid w:val="006662F6"/>
    <w:rsid w:val="00666362"/>
    <w:rsid w:val="00666389"/>
    <w:rsid w:val="006673C6"/>
    <w:rsid w:val="00667A8D"/>
    <w:rsid w:val="00667C30"/>
    <w:rsid w:val="0067064A"/>
    <w:rsid w:val="00670E82"/>
    <w:rsid w:val="0067183E"/>
    <w:rsid w:val="006718BF"/>
    <w:rsid w:val="00671F61"/>
    <w:rsid w:val="006724CE"/>
    <w:rsid w:val="00673E59"/>
    <w:rsid w:val="0067469F"/>
    <w:rsid w:val="006752CE"/>
    <w:rsid w:val="006754BB"/>
    <w:rsid w:val="00675AAA"/>
    <w:rsid w:val="00676BA7"/>
    <w:rsid w:val="006777D8"/>
    <w:rsid w:val="00677911"/>
    <w:rsid w:val="00677EEF"/>
    <w:rsid w:val="00677FA1"/>
    <w:rsid w:val="00680604"/>
    <w:rsid w:val="006808F1"/>
    <w:rsid w:val="00681668"/>
    <w:rsid w:val="00682C57"/>
    <w:rsid w:val="0068350F"/>
    <w:rsid w:val="00683643"/>
    <w:rsid w:val="0068371F"/>
    <w:rsid w:val="006838C3"/>
    <w:rsid w:val="00684996"/>
    <w:rsid w:val="0068510E"/>
    <w:rsid w:val="006857DC"/>
    <w:rsid w:val="00685CE1"/>
    <w:rsid w:val="00685DBF"/>
    <w:rsid w:val="00686D88"/>
    <w:rsid w:val="006871EC"/>
    <w:rsid w:val="00687745"/>
    <w:rsid w:val="00691184"/>
    <w:rsid w:val="00691360"/>
    <w:rsid w:val="00691632"/>
    <w:rsid w:val="00691EAD"/>
    <w:rsid w:val="006934C6"/>
    <w:rsid w:val="0069448E"/>
    <w:rsid w:val="006952B7"/>
    <w:rsid w:val="00695418"/>
    <w:rsid w:val="00695A3F"/>
    <w:rsid w:val="00695E5A"/>
    <w:rsid w:val="00695ED8"/>
    <w:rsid w:val="006963DB"/>
    <w:rsid w:val="00696C0A"/>
    <w:rsid w:val="006975A1"/>
    <w:rsid w:val="006977B6"/>
    <w:rsid w:val="006A0233"/>
    <w:rsid w:val="006A2DD3"/>
    <w:rsid w:val="006A3775"/>
    <w:rsid w:val="006A3EC5"/>
    <w:rsid w:val="006A4256"/>
    <w:rsid w:val="006A4800"/>
    <w:rsid w:val="006A5275"/>
    <w:rsid w:val="006A5B96"/>
    <w:rsid w:val="006A711D"/>
    <w:rsid w:val="006A7328"/>
    <w:rsid w:val="006B0AA9"/>
    <w:rsid w:val="006B1C60"/>
    <w:rsid w:val="006B1E2F"/>
    <w:rsid w:val="006B221F"/>
    <w:rsid w:val="006B2C3E"/>
    <w:rsid w:val="006B3F64"/>
    <w:rsid w:val="006B4A9C"/>
    <w:rsid w:val="006B4F14"/>
    <w:rsid w:val="006B5622"/>
    <w:rsid w:val="006B5638"/>
    <w:rsid w:val="006B6212"/>
    <w:rsid w:val="006B6A58"/>
    <w:rsid w:val="006B7183"/>
    <w:rsid w:val="006C09E3"/>
    <w:rsid w:val="006C0E08"/>
    <w:rsid w:val="006C1546"/>
    <w:rsid w:val="006C20CE"/>
    <w:rsid w:val="006C4071"/>
    <w:rsid w:val="006C482A"/>
    <w:rsid w:val="006C4C4A"/>
    <w:rsid w:val="006C4E36"/>
    <w:rsid w:val="006C6A43"/>
    <w:rsid w:val="006C6EC3"/>
    <w:rsid w:val="006C7632"/>
    <w:rsid w:val="006C77A1"/>
    <w:rsid w:val="006C787B"/>
    <w:rsid w:val="006C7D05"/>
    <w:rsid w:val="006D04F0"/>
    <w:rsid w:val="006D09F2"/>
    <w:rsid w:val="006D1F45"/>
    <w:rsid w:val="006D2325"/>
    <w:rsid w:val="006D26BF"/>
    <w:rsid w:val="006D3B7B"/>
    <w:rsid w:val="006D42FC"/>
    <w:rsid w:val="006D444C"/>
    <w:rsid w:val="006D4C59"/>
    <w:rsid w:val="006D6BF0"/>
    <w:rsid w:val="006D738A"/>
    <w:rsid w:val="006D7C95"/>
    <w:rsid w:val="006E0065"/>
    <w:rsid w:val="006E1436"/>
    <w:rsid w:val="006E14BB"/>
    <w:rsid w:val="006E363E"/>
    <w:rsid w:val="006E3A03"/>
    <w:rsid w:val="006E3D42"/>
    <w:rsid w:val="006E44A3"/>
    <w:rsid w:val="006E569F"/>
    <w:rsid w:val="006E5D70"/>
    <w:rsid w:val="006E7413"/>
    <w:rsid w:val="006E7794"/>
    <w:rsid w:val="006E7927"/>
    <w:rsid w:val="006F0164"/>
    <w:rsid w:val="006F0F8C"/>
    <w:rsid w:val="006F158D"/>
    <w:rsid w:val="006F3482"/>
    <w:rsid w:val="006F4300"/>
    <w:rsid w:val="006F63B2"/>
    <w:rsid w:val="00700789"/>
    <w:rsid w:val="007007F5"/>
    <w:rsid w:val="00700B37"/>
    <w:rsid w:val="00701764"/>
    <w:rsid w:val="00701FF4"/>
    <w:rsid w:val="00702237"/>
    <w:rsid w:val="00702B4F"/>
    <w:rsid w:val="00703130"/>
    <w:rsid w:val="00703D12"/>
    <w:rsid w:val="00704365"/>
    <w:rsid w:val="00705A54"/>
    <w:rsid w:val="00705DB5"/>
    <w:rsid w:val="00707511"/>
    <w:rsid w:val="007102EA"/>
    <w:rsid w:val="0071034F"/>
    <w:rsid w:val="00710E4C"/>
    <w:rsid w:val="00711FB3"/>
    <w:rsid w:val="00712028"/>
    <w:rsid w:val="00712438"/>
    <w:rsid w:val="007124B2"/>
    <w:rsid w:val="00713283"/>
    <w:rsid w:val="00714394"/>
    <w:rsid w:val="00714D37"/>
    <w:rsid w:val="00714FD2"/>
    <w:rsid w:val="007152DF"/>
    <w:rsid w:val="0071755D"/>
    <w:rsid w:val="00720878"/>
    <w:rsid w:val="0072103D"/>
    <w:rsid w:val="007216C3"/>
    <w:rsid w:val="007217AB"/>
    <w:rsid w:val="0072250B"/>
    <w:rsid w:val="00722DE5"/>
    <w:rsid w:val="00723C89"/>
    <w:rsid w:val="00723CA7"/>
    <w:rsid w:val="00724E3C"/>
    <w:rsid w:val="007257A2"/>
    <w:rsid w:val="00725BCD"/>
    <w:rsid w:val="00725DB3"/>
    <w:rsid w:val="00725F46"/>
    <w:rsid w:val="007268F4"/>
    <w:rsid w:val="00726D0B"/>
    <w:rsid w:val="00727A01"/>
    <w:rsid w:val="00727BEF"/>
    <w:rsid w:val="007317F8"/>
    <w:rsid w:val="00731C0E"/>
    <w:rsid w:val="00732185"/>
    <w:rsid w:val="00734768"/>
    <w:rsid w:val="00734837"/>
    <w:rsid w:val="00734CDA"/>
    <w:rsid w:val="00736300"/>
    <w:rsid w:val="00736416"/>
    <w:rsid w:val="007365A1"/>
    <w:rsid w:val="00736FB2"/>
    <w:rsid w:val="0073714A"/>
    <w:rsid w:val="00737FC9"/>
    <w:rsid w:val="007400E7"/>
    <w:rsid w:val="007418BB"/>
    <w:rsid w:val="00742162"/>
    <w:rsid w:val="00743FE3"/>
    <w:rsid w:val="00744AF7"/>
    <w:rsid w:val="0074513C"/>
    <w:rsid w:val="00747A7E"/>
    <w:rsid w:val="00750C5D"/>
    <w:rsid w:val="00750E65"/>
    <w:rsid w:val="00751955"/>
    <w:rsid w:val="00754381"/>
    <w:rsid w:val="007548FE"/>
    <w:rsid w:val="00754EC4"/>
    <w:rsid w:val="0075505F"/>
    <w:rsid w:val="0075526C"/>
    <w:rsid w:val="00756051"/>
    <w:rsid w:val="0075626C"/>
    <w:rsid w:val="00756877"/>
    <w:rsid w:val="00757D5F"/>
    <w:rsid w:val="0076033B"/>
    <w:rsid w:val="00760FD8"/>
    <w:rsid w:val="00761664"/>
    <w:rsid w:val="00761BC0"/>
    <w:rsid w:val="00762C01"/>
    <w:rsid w:val="00763B4A"/>
    <w:rsid w:val="00764A11"/>
    <w:rsid w:val="007653C8"/>
    <w:rsid w:val="007654C8"/>
    <w:rsid w:val="00766152"/>
    <w:rsid w:val="00770CFD"/>
    <w:rsid w:val="00770F6E"/>
    <w:rsid w:val="007723B2"/>
    <w:rsid w:val="00772863"/>
    <w:rsid w:val="00773071"/>
    <w:rsid w:val="007751BE"/>
    <w:rsid w:val="00776590"/>
    <w:rsid w:val="0077772B"/>
    <w:rsid w:val="00780001"/>
    <w:rsid w:val="0078022D"/>
    <w:rsid w:val="00780A4D"/>
    <w:rsid w:val="00781927"/>
    <w:rsid w:val="007819F6"/>
    <w:rsid w:val="00783DB7"/>
    <w:rsid w:val="00785526"/>
    <w:rsid w:val="00785CD2"/>
    <w:rsid w:val="00786579"/>
    <w:rsid w:val="007866E9"/>
    <w:rsid w:val="00786FC0"/>
    <w:rsid w:val="00787148"/>
    <w:rsid w:val="0079012D"/>
    <w:rsid w:val="007901B0"/>
    <w:rsid w:val="007901C2"/>
    <w:rsid w:val="007903FE"/>
    <w:rsid w:val="007911FF"/>
    <w:rsid w:val="0079122E"/>
    <w:rsid w:val="00792399"/>
    <w:rsid w:val="007923F4"/>
    <w:rsid w:val="00793399"/>
    <w:rsid w:val="007935DE"/>
    <w:rsid w:val="0079490A"/>
    <w:rsid w:val="00794B9E"/>
    <w:rsid w:val="0079641B"/>
    <w:rsid w:val="00796F6D"/>
    <w:rsid w:val="00797BFC"/>
    <w:rsid w:val="00797F07"/>
    <w:rsid w:val="007A07D8"/>
    <w:rsid w:val="007A10C1"/>
    <w:rsid w:val="007A12E5"/>
    <w:rsid w:val="007A1667"/>
    <w:rsid w:val="007A2168"/>
    <w:rsid w:val="007A23D5"/>
    <w:rsid w:val="007A27F6"/>
    <w:rsid w:val="007A2952"/>
    <w:rsid w:val="007A38D5"/>
    <w:rsid w:val="007A5BC7"/>
    <w:rsid w:val="007A6FE7"/>
    <w:rsid w:val="007A70B4"/>
    <w:rsid w:val="007A7DAF"/>
    <w:rsid w:val="007B1E10"/>
    <w:rsid w:val="007B23C5"/>
    <w:rsid w:val="007B2929"/>
    <w:rsid w:val="007B2C88"/>
    <w:rsid w:val="007B2C98"/>
    <w:rsid w:val="007B30B0"/>
    <w:rsid w:val="007B350E"/>
    <w:rsid w:val="007B3FCC"/>
    <w:rsid w:val="007B65C5"/>
    <w:rsid w:val="007B66EE"/>
    <w:rsid w:val="007C1A4D"/>
    <w:rsid w:val="007C1CFF"/>
    <w:rsid w:val="007C3C17"/>
    <w:rsid w:val="007C463B"/>
    <w:rsid w:val="007C5AFD"/>
    <w:rsid w:val="007C5C84"/>
    <w:rsid w:val="007C6514"/>
    <w:rsid w:val="007C71BC"/>
    <w:rsid w:val="007D0359"/>
    <w:rsid w:val="007D1017"/>
    <w:rsid w:val="007D31CC"/>
    <w:rsid w:val="007D35A3"/>
    <w:rsid w:val="007D413C"/>
    <w:rsid w:val="007D4C53"/>
    <w:rsid w:val="007D6A11"/>
    <w:rsid w:val="007D6A79"/>
    <w:rsid w:val="007E06DB"/>
    <w:rsid w:val="007E0A36"/>
    <w:rsid w:val="007E0C49"/>
    <w:rsid w:val="007E2077"/>
    <w:rsid w:val="007E21A2"/>
    <w:rsid w:val="007E292A"/>
    <w:rsid w:val="007E3057"/>
    <w:rsid w:val="007E3B2C"/>
    <w:rsid w:val="007E3CAE"/>
    <w:rsid w:val="007E41A5"/>
    <w:rsid w:val="007E468A"/>
    <w:rsid w:val="007E46A9"/>
    <w:rsid w:val="007E47C7"/>
    <w:rsid w:val="007E4C86"/>
    <w:rsid w:val="007E4E9B"/>
    <w:rsid w:val="007E4F72"/>
    <w:rsid w:val="007E5965"/>
    <w:rsid w:val="007E610A"/>
    <w:rsid w:val="007E74E3"/>
    <w:rsid w:val="007F025F"/>
    <w:rsid w:val="007F0A11"/>
    <w:rsid w:val="007F105E"/>
    <w:rsid w:val="007F177C"/>
    <w:rsid w:val="007F2F5C"/>
    <w:rsid w:val="007F4455"/>
    <w:rsid w:val="007F4FBA"/>
    <w:rsid w:val="007F5B06"/>
    <w:rsid w:val="007F6F7B"/>
    <w:rsid w:val="007F7531"/>
    <w:rsid w:val="008001AE"/>
    <w:rsid w:val="008004CF"/>
    <w:rsid w:val="00800A10"/>
    <w:rsid w:val="00800BBD"/>
    <w:rsid w:val="008011E3"/>
    <w:rsid w:val="00802DB8"/>
    <w:rsid w:val="0080596F"/>
    <w:rsid w:val="0080682A"/>
    <w:rsid w:val="008068B9"/>
    <w:rsid w:val="00806906"/>
    <w:rsid w:val="008073E5"/>
    <w:rsid w:val="00810728"/>
    <w:rsid w:val="00810BED"/>
    <w:rsid w:val="00812010"/>
    <w:rsid w:val="00812688"/>
    <w:rsid w:val="00813015"/>
    <w:rsid w:val="00814531"/>
    <w:rsid w:val="00814796"/>
    <w:rsid w:val="00814F4A"/>
    <w:rsid w:val="00815586"/>
    <w:rsid w:val="00815EBD"/>
    <w:rsid w:val="00816726"/>
    <w:rsid w:val="00816760"/>
    <w:rsid w:val="008200DA"/>
    <w:rsid w:val="00822586"/>
    <w:rsid w:val="00822BA2"/>
    <w:rsid w:val="00822CB5"/>
    <w:rsid w:val="00822EE1"/>
    <w:rsid w:val="00824402"/>
    <w:rsid w:val="008247D6"/>
    <w:rsid w:val="00824C9C"/>
    <w:rsid w:val="008250B4"/>
    <w:rsid w:val="00825832"/>
    <w:rsid w:val="008264D0"/>
    <w:rsid w:val="00826AF3"/>
    <w:rsid w:val="008276F6"/>
    <w:rsid w:val="00827731"/>
    <w:rsid w:val="00827886"/>
    <w:rsid w:val="008307F4"/>
    <w:rsid w:val="00830C86"/>
    <w:rsid w:val="00831193"/>
    <w:rsid w:val="008322ED"/>
    <w:rsid w:val="00832FFE"/>
    <w:rsid w:val="008333E3"/>
    <w:rsid w:val="008337F3"/>
    <w:rsid w:val="008341ED"/>
    <w:rsid w:val="0083439E"/>
    <w:rsid w:val="00834F03"/>
    <w:rsid w:val="0083619A"/>
    <w:rsid w:val="00836785"/>
    <w:rsid w:val="00837B93"/>
    <w:rsid w:val="00837BC9"/>
    <w:rsid w:val="0084206B"/>
    <w:rsid w:val="00842124"/>
    <w:rsid w:val="00842711"/>
    <w:rsid w:val="00842E93"/>
    <w:rsid w:val="008430EE"/>
    <w:rsid w:val="008431B4"/>
    <w:rsid w:val="0084439E"/>
    <w:rsid w:val="00844B2A"/>
    <w:rsid w:val="008450E5"/>
    <w:rsid w:val="00846A95"/>
    <w:rsid w:val="00846CED"/>
    <w:rsid w:val="00846E2C"/>
    <w:rsid w:val="0084744E"/>
    <w:rsid w:val="008474CE"/>
    <w:rsid w:val="008504A6"/>
    <w:rsid w:val="00850584"/>
    <w:rsid w:val="008513FD"/>
    <w:rsid w:val="008514F8"/>
    <w:rsid w:val="00852295"/>
    <w:rsid w:val="00852C83"/>
    <w:rsid w:val="00853516"/>
    <w:rsid w:val="008538B5"/>
    <w:rsid w:val="008544D6"/>
    <w:rsid w:val="00854534"/>
    <w:rsid w:val="00855C90"/>
    <w:rsid w:val="00856E82"/>
    <w:rsid w:val="00857036"/>
    <w:rsid w:val="00860C26"/>
    <w:rsid w:val="008614D8"/>
    <w:rsid w:val="00861B24"/>
    <w:rsid w:val="0086203B"/>
    <w:rsid w:val="0086274C"/>
    <w:rsid w:val="00863104"/>
    <w:rsid w:val="008631CC"/>
    <w:rsid w:val="00863EBF"/>
    <w:rsid w:val="00864CBC"/>
    <w:rsid w:val="00864ECD"/>
    <w:rsid w:val="0086609F"/>
    <w:rsid w:val="008676A2"/>
    <w:rsid w:val="008701DE"/>
    <w:rsid w:val="0087021E"/>
    <w:rsid w:val="008704D6"/>
    <w:rsid w:val="0087052E"/>
    <w:rsid w:val="00870924"/>
    <w:rsid w:val="00870C1D"/>
    <w:rsid w:val="00870D8B"/>
    <w:rsid w:val="00871B61"/>
    <w:rsid w:val="008724A6"/>
    <w:rsid w:val="0087283E"/>
    <w:rsid w:val="00872E9D"/>
    <w:rsid w:val="00873A54"/>
    <w:rsid w:val="00873CBE"/>
    <w:rsid w:val="00874332"/>
    <w:rsid w:val="00875107"/>
    <w:rsid w:val="008758E9"/>
    <w:rsid w:val="00876203"/>
    <w:rsid w:val="00877844"/>
    <w:rsid w:val="008800C9"/>
    <w:rsid w:val="0088011E"/>
    <w:rsid w:val="00881177"/>
    <w:rsid w:val="00881A46"/>
    <w:rsid w:val="0088336D"/>
    <w:rsid w:val="00883BED"/>
    <w:rsid w:val="008848BA"/>
    <w:rsid w:val="00884C8A"/>
    <w:rsid w:val="0088518F"/>
    <w:rsid w:val="00885663"/>
    <w:rsid w:val="00885882"/>
    <w:rsid w:val="0088651D"/>
    <w:rsid w:val="008867E7"/>
    <w:rsid w:val="00886C61"/>
    <w:rsid w:val="0088743A"/>
    <w:rsid w:val="008875F5"/>
    <w:rsid w:val="008877A7"/>
    <w:rsid w:val="00887B45"/>
    <w:rsid w:val="00887CA2"/>
    <w:rsid w:val="00890C5F"/>
    <w:rsid w:val="00891979"/>
    <w:rsid w:val="00891F23"/>
    <w:rsid w:val="008925CA"/>
    <w:rsid w:val="00892BD1"/>
    <w:rsid w:val="008939C5"/>
    <w:rsid w:val="00893EA3"/>
    <w:rsid w:val="0089437F"/>
    <w:rsid w:val="008946C6"/>
    <w:rsid w:val="00894858"/>
    <w:rsid w:val="008948DB"/>
    <w:rsid w:val="0089590F"/>
    <w:rsid w:val="00895A0B"/>
    <w:rsid w:val="008A10C8"/>
    <w:rsid w:val="008A125A"/>
    <w:rsid w:val="008A1472"/>
    <w:rsid w:val="008A23B7"/>
    <w:rsid w:val="008A2FF5"/>
    <w:rsid w:val="008A322A"/>
    <w:rsid w:val="008A3936"/>
    <w:rsid w:val="008A3E04"/>
    <w:rsid w:val="008A4116"/>
    <w:rsid w:val="008A51AE"/>
    <w:rsid w:val="008A5B68"/>
    <w:rsid w:val="008A60EC"/>
    <w:rsid w:val="008A69C8"/>
    <w:rsid w:val="008A6D6F"/>
    <w:rsid w:val="008A7131"/>
    <w:rsid w:val="008B0731"/>
    <w:rsid w:val="008B1461"/>
    <w:rsid w:val="008B14D8"/>
    <w:rsid w:val="008B1B3B"/>
    <w:rsid w:val="008B1C23"/>
    <w:rsid w:val="008B313B"/>
    <w:rsid w:val="008B34B7"/>
    <w:rsid w:val="008B3F59"/>
    <w:rsid w:val="008B4427"/>
    <w:rsid w:val="008B5572"/>
    <w:rsid w:val="008B58E2"/>
    <w:rsid w:val="008B6DF8"/>
    <w:rsid w:val="008C06FF"/>
    <w:rsid w:val="008C084C"/>
    <w:rsid w:val="008C0B43"/>
    <w:rsid w:val="008C1AFA"/>
    <w:rsid w:val="008C2A56"/>
    <w:rsid w:val="008C49D2"/>
    <w:rsid w:val="008C4C40"/>
    <w:rsid w:val="008C552C"/>
    <w:rsid w:val="008C7250"/>
    <w:rsid w:val="008C7510"/>
    <w:rsid w:val="008C7919"/>
    <w:rsid w:val="008D0E94"/>
    <w:rsid w:val="008D1039"/>
    <w:rsid w:val="008D11F8"/>
    <w:rsid w:val="008D387A"/>
    <w:rsid w:val="008D41B5"/>
    <w:rsid w:val="008D44A8"/>
    <w:rsid w:val="008D4A4B"/>
    <w:rsid w:val="008D4FE2"/>
    <w:rsid w:val="008D5638"/>
    <w:rsid w:val="008D5DB7"/>
    <w:rsid w:val="008D5F94"/>
    <w:rsid w:val="008D5FBE"/>
    <w:rsid w:val="008D667E"/>
    <w:rsid w:val="008D6AEE"/>
    <w:rsid w:val="008D76CF"/>
    <w:rsid w:val="008E2429"/>
    <w:rsid w:val="008E3E28"/>
    <w:rsid w:val="008E4327"/>
    <w:rsid w:val="008E5BBC"/>
    <w:rsid w:val="008E5FD1"/>
    <w:rsid w:val="008E680D"/>
    <w:rsid w:val="008F03F1"/>
    <w:rsid w:val="008F07FC"/>
    <w:rsid w:val="008F0FAD"/>
    <w:rsid w:val="008F1307"/>
    <w:rsid w:val="008F1EB1"/>
    <w:rsid w:val="008F1F54"/>
    <w:rsid w:val="008F2044"/>
    <w:rsid w:val="008F2E9F"/>
    <w:rsid w:val="008F3C6B"/>
    <w:rsid w:val="008F3F1B"/>
    <w:rsid w:val="008F4145"/>
    <w:rsid w:val="008F461B"/>
    <w:rsid w:val="008F4974"/>
    <w:rsid w:val="008F4ED9"/>
    <w:rsid w:val="008F5858"/>
    <w:rsid w:val="008F5A22"/>
    <w:rsid w:val="008F5AAE"/>
    <w:rsid w:val="008F63B8"/>
    <w:rsid w:val="00900D18"/>
    <w:rsid w:val="00901FEB"/>
    <w:rsid w:val="009020B7"/>
    <w:rsid w:val="00902B94"/>
    <w:rsid w:val="00902DD1"/>
    <w:rsid w:val="00903760"/>
    <w:rsid w:val="00903C15"/>
    <w:rsid w:val="009043F5"/>
    <w:rsid w:val="00906167"/>
    <w:rsid w:val="00906740"/>
    <w:rsid w:val="009067A5"/>
    <w:rsid w:val="009074DD"/>
    <w:rsid w:val="00910EA2"/>
    <w:rsid w:val="0091150D"/>
    <w:rsid w:val="00911A7C"/>
    <w:rsid w:val="00911AE6"/>
    <w:rsid w:val="009135C9"/>
    <w:rsid w:val="009136B7"/>
    <w:rsid w:val="00913ACB"/>
    <w:rsid w:val="00913E99"/>
    <w:rsid w:val="009151EB"/>
    <w:rsid w:val="009160B9"/>
    <w:rsid w:val="00916E38"/>
    <w:rsid w:val="00917BE2"/>
    <w:rsid w:val="00920019"/>
    <w:rsid w:val="0092032A"/>
    <w:rsid w:val="00922408"/>
    <w:rsid w:val="00922721"/>
    <w:rsid w:val="00922BBE"/>
    <w:rsid w:val="0092313F"/>
    <w:rsid w:val="00924E69"/>
    <w:rsid w:val="00925775"/>
    <w:rsid w:val="00925E26"/>
    <w:rsid w:val="00927177"/>
    <w:rsid w:val="00927189"/>
    <w:rsid w:val="00927B1D"/>
    <w:rsid w:val="00927C9C"/>
    <w:rsid w:val="0093029C"/>
    <w:rsid w:val="009318EB"/>
    <w:rsid w:val="00932E50"/>
    <w:rsid w:val="009331DB"/>
    <w:rsid w:val="0093339D"/>
    <w:rsid w:val="00934015"/>
    <w:rsid w:val="00934C80"/>
    <w:rsid w:val="0093523A"/>
    <w:rsid w:val="0093562D"/>
    <w:rsid w:val="00935FE6"/>
    <w:rsid w:val="009367EC"/>
    <w:rsid w:val="0093714A"/>
    <w:rsid w:val="0093765A"/>
    <w:rsid w:val="0093773A"/>
    <w:rsid w:val="00940831"/>
    <w:rsid w:val="009408C0"/>
    <w:rsid w:val="00940C3B"/>
    <w:rsid w:val="00941012"/>
    <w:rsid w:val="00942546"/>
    <w:rsid w:val="009448DF"/>
    <w:rsid w:val="00944E2E"/>
    <w:rsid w:val="00944F37"/>
    <w:rsid w:val="009460F2"/>
    <w:rsid w:val="00946674"/>
    <w:rsid w:val="009504D3"/>
    <w:rsid w:val="00951FC3"/>
    <w:rsid w:val="0095224B"/>
    <w:rsid w:val="00952DC0"/>
    <w:rsid w:val="00953A1C"/>
    <w:rsid w:val="009540FE"/>
    <w:rsid w:val="00955D35"/>
    <w:rsid w:val="009568A9"/>
    <w:rsid w:val="00957155"/>
    <w:rsid w:val="00961259"/>
    <w:rsid w:val="00961978"/>
    <w:rsid w:val="0096200F"/>
    <w:rsid w:val="00962649"/>
    <w:rsid w:val="00962CC7"/>
    <w:rsid w:val="00963FBA"/>
    <w:rsid w:val="0096509D"/>
    <w:rsid w:val="00965A62"/>
    <w:rsid w:val="009661B1"/>
    <w:rsid w:val="00966411"/>
    <w:rsid w:val="00966EC6"/>
    <w:rsid w:val="0096703D"/>
    <w:rsid w:val="00967460"/>
    <w:rsid w:val="00967F8E"/>
    <w:rsid w:val="00967FFA"/>
    <w:rsid w:val="009704A4"/>
    <w:rsid w:val="00971A01"/>
    <w:rsid w:val="0097348D"/>
    <w:rsid w:val="009736D7"/>
    <w:rsid w:val="00973AF0"/>
    <w:rsid w:val="00973CBD"/>
    <w:rsid w:val="00973FA8"/>
    <w:rsid w:val="00974029"/>
    <w:rsid w:val="00974E77"/>
    <w:rsid w:val="00975E0E"/>
    <w:rsid w:val="009775B1"/>
    <w:rsid w:val="009807B2"/>
    <w:rsid w:val="00980C6F"/>
    <w:rsid w:val="00981047"/>
    <w:rsid w:val="009819C0"/>
    <w:rsid w:val="009822FF"/>
    <w:rsid w:val="00982543"/>
    <w:rsid w:val="00982556"/>
    <w:rsid w:val="00983780"/>
    <w:rsid w:val="009841A2"/>
    <w:rsid w:val="00985E20"/>
    <w:rsid w:val="00987E51"/>
    <w:rsid w:val="00992097"/>
    <w:rsid w:val="00992300"/>
    <w:rsid w:val="00992AF3"/>
    <w:rsid w:val="00993DD8"/>
    <w:rsid w:val="0099408E"/>
    <w:rsid w:val="00994A22"/>
    <w:rsid w:val="00994F94"/>
    <w:rsid w:val="009966F5"/>
    <w:rsid w:val="00996736"/>
    <w:rsid w:val="00996816"/>
    <w:rsid w:val="0099694E"/>
    <w:rsid w:val="009A0144"/>
    <w:rsid w:val="009A0734"/>
    <w:rsid w:val="009A15CA"/>
    <w:rsid w:val="009A21CF"/>
    <w:rsid w:val="009A255B"/>
    <w:rsid w:val="009A2672"/>
    <w:rsid w:val="009A2B09"/>
    <w:rsid w:val="009A3689"/>
    <w:rsid w:val="009A42A3"/>
    <w:rsid w:val="009A45BF"/>
    <w:rsid w:val="009A4D5E"/>
    <w:rsid w:val="009A596C"/>
    <w:rsid w:val="009A6112"/>
    <w:rsid w:val="009B0A1A"/>
    <w:rsid w:val="009B18C1"/>
    <w:rsid w:val="009B3D24"/>
    <w:rsid w:val="009B4109"/>
    <w:rsid w:val="009B4F62"/>
    <w:rsid w:val="009B5453"/>
    <w:rsid w:val="009B5BA2"/>
    <w:rsid w:val="009B6227"/>
    <w:rsid w:val="009B7048"/>
    <w:rsid w:val="009B7E22"/>
    <w:rsid w:val="009C008B"/>
    <w:rsid w:val="009C0909"/>
    <w:rsid w:val="009C2333"/>
    <w:rsid w:val="009C23AB"/>
    <w:rsid w:val="009C317A"/>
    <w:rsid w:val="009C357F"/>
    <w:rsid w:val="009C3919"/>
    <w:rsid w:val="009C3B0E"/>
    <w:rsid w:val="009C3BAE"/>
    <w:rsid w:val="009C5020"/>
    <w:rsid w:val="009C5068"/>
    <w:rsid w:val="009C5948"/>
    <w:rsid w:val="009C78D8"/>
    <w:rsid w:val="009D1808"/>
    <w:rsid w:val="009D1B5C"/>
    <w:rsid w:val="009D239F"/>
    <w:rsid w:val="009D288F"/>
    <w:rsid w:val="009D2F4D"/>
    <w:rsid w:val="009D4B94"/>
    <w:rsid w:val="009D639C"/>
    <w:rsid w:val="009D71ED"/>
    <w:rsid w:val="009D7700"/>
    <w:rsid w:val="009E033F"/>
    <w:rsid w:val="009E1375"/>
    <w:rsid w:val="009E1BEE"/>
    <w:rsid w:val="009E2DE9"/>
    <w:rsid w:val="009E398A"/>
    <w:rsid w:val="009E4670"/>
    <w:rsid w:val="009E4D3F"/>
    <w:rsid w:val="009E5380"/>
    <w:rsid w:val="009E6CC4"/>
    <w:rsid w:val="009E6EBD"/>
    <w:rsid w:val="009E726C"/>
    <w:rsid w:val="009E7875"/>
    <w:rsid w:val="009E78AA"/>
    <w:rsid w:val="009E7EAA"/>
    <w:rsid w:val="009F1161"/>
    <w:rsid w:val="009F230D"/>
    <w:rsid w:val="009F2B72"/>
    <w:rsid w:val="009F2FA9"/>
    <w:rsid w:val="009F502A"/>
    <w:rsid w:val="009F6082"/>
    <w:rsid w:val="009F6443"/>
    <w:rsid w:val="009F6E8E"/>
    <w:rsid w:val="009F6EE1"/>
    <w:rsid w:val="009F70BD"/>
    <w:rsid w:val="009F7289"/>
    <w:rsid w:val="009F7632"/>
    <w:rsid w:val="009F7723"/>
    <w:rsid w:val="009F7792"/>
    <w:rsid w:val="009F7CA9"/>
    <w:rsid w:val="00A00A0F"/>
    <w:rsid w:val="00A01DF5"/>
    <w:rsid w:val="00A047A7"/>
    <w:rsid w:val="00A07466"/>
    <w:rsid w:val="00A11536"/>
    <w:rsid w:val="00A119A4"/>
    <w:rsid w:val="00A11E60"/>
    <w:rsid w:val="00A12F98"/>
    <w:rsid w:val="00A134E9"/>
    <w:rsid w:val="00A13B2D"/>
    <w:rsid w:val="00A15EE3"/>
    <w:rsid w:val="00A17DB1"/>
    <w:rsid w:val="00A20109"/>
    <w:rsid w:val="00A2042A"/>
    <w:rsid w:val="00A208E6"/>
    <w:rsid w:val="00A216B8"/>
    <w:rsid w:val="00A21979"/>
    <w:rsid w:val="00A21EE0"/>
    <w:rsid w:val="00A23004"/>
    <w:rsid w:val="00A23C2B"/>
    <w:rsid w:val="00A247D3"/>
    <w:rsid w:val="00A24DED"/>
    <w:rsid w:val="00A25904"/>
    <w:rsid w:val="00A26D97"/>
    <w:rsid w:val="00A30309"/>
    <w:rsid w:val="00A30B52"/>
    <w:rsid w:val="00A3206C"/>
    <w:rsid w:val="00A32326"/>
    <w:rsid w:val="00A32CDF"/>
    <w:rsid w:val="00A3307C"/>
    <w:rsid w:val="00A33CAB"/>
    <w:rsid w:val="00A3401F"/>
    <w:rsid w:val="00A3497A"/>
    <w:rsid w:val="00A34C3A"/>
    <w:rsid w:val="00A35326"/>
    <w:rsid w:val="00A35A11"/>
    <w:rsid w:val="00A35AFF"/>
    <w:rsid w:val="00A36F6E"/>
    <w:rsid w:val="00A37439"/>
    <w:rsid w:val="00A3748C"/>
    <w:rsid w:val="00A37E09"/>
    <w:rsid w:val="00A402D5"/>
    <w:rsid w:val="00A42677"/>
    <w:rsid w:val="00A427C9"/>
    <w:rsid w:val="00A42930"/>
    <w:rsid w:val="00A43F06"/>
    <w:rsid w:val="00A43F8E"/>
    <w:rsid w:val="00A4470A"/>
    <w:rsid w:val="00A4524B"/>
    <w:rsid w:val="00A454D3"/>
    <w:rsid w:val="00A46996"/>
    <w:rsid w:val="00A46BB3"/>
    <w:rsid w:val="00A47B62"/>
    <w:rsid w:val="00A47CD2"/>
    <w:rsid w:val="00A50362"/>
    <w:rsid w:val="00A5100E"/>
    <w:rsid w:val="00A52CD7"/>
    <w:rsid w:val="00A5300D"/>
    <w:rsid w:val="00A5346A"/>
    <w:rsid w:val="00A53C1F"/>
    <w:rsid w:val="00A541A6"/>
    <w:rsid w:val="00A54CD4"/>
    <w:rsid w:val="00A54D98"/>
    <w:rsid w:val="00A57EE3"/>
    <w:rsid w:val="00A61C23"/>
    <w:rsid w:val="00A61D64"/>
    <w:rsid w:val="00A61F2D"/>
    <w:rsid w:val="00A62235"/>
    <w:rsid w:val="00A6322E"/>
    <w:rsid w:val="00A64177"/>
    <w:rsid w:val="00A658BE"/>
    <w:rsid w:val="00A65989"/>
    <w:rsid w:val="00A65B4B"/>
    <w:rsid w:val="00A65EC3"/>
    <w:rsid w:val="00A66673"/>
    <w:rsid w:val="00A6675D"/>
    <w:rsid w:val="00A66936"/>
    <w:rsid w:val="00A66B8C"/>
    <w:rsid w:val="00A67AE2"/>
    <w:rsid w:val="00A701A5"/>
    <w:rsid w:val="00A70817"/>
    <w:rsid w:val="00A709E4"/>
    <w:rsid w:val="00A71562"/>
    <w:rsid w:val="00A72099"/>
    <w:rsid w:val="00A723AC"/>
    <w:rsid w:val="00A72E58"/>
    <w:rsid w:val="00A72F86"/>
    <w:rsid w:val="00A731AC"/>
    <w:rsid w:val="00A73384"/>
    <w:rsid w:val="00A734C0"/>
    <w:rsid w:val="00A744BA"/>
    <w:rsid w:val="00A75C86"/>
    <w:rsid w:val="00A75F12"/>
    <w:rsid w:val="00A766E8"/>
    <w:rsid w:val="00A777F7"/>
    <w:rsid w:val="00A77C90"/>
    <w:rsid w:val="00A80268"/>
    <w:rsid w:val="00A80523"/>
    <w:rsid w:val="00A81229"/>
    <w:rsid w:val="00A8127D"/>
    <w:rsid w:val="00A81677"/>
    <w:rsid w:val="00A81688"/>
    <w:rsid w:val="00A81D74"/>
    <w:rsid w:val="00A820CE"/>
    <w:rsid w:val="00A824DA"/>
    <w:rsid w:val="00A82BE1"/>
    <w:rsid w:val="00A83155"/>
    <w:rsid w:val="00A838BA"/>
    <w:rsid w:val="00A83D66"/>
    <w:rsid w:val="00A842D7"/>
    <w:rsid w:val="00A844C0"/>
    <w:rsid w:val="00A84653"/>
    <w:rsid w:val="00A85734"/>
    <w:rsid w:val="00A85755"/>
    <w:rsid w:val="00A85D55"/>
    <w:rsid w:val="00A87BD4"/>
    <w:rsid w:val="00A901C2"/>
    <w:rsid w:val="00A90A44"/>
    <w:rsid w:val="00A90F1B"/>
    <w:rsid w:val="00A9113E"/>
    <w:rsid w:val="00A9145F"/>
    <w:rsid w:val="00A91F5F"/>
    <w:rsid w:val="00A91FDE"/>
    <w:rsid w:val="00A920EF"/>
    <w:rsid w:val="00A9215C"/>
    <w:rsid w:val="00A92508"/>
    <w:rsid w:val="00A946F2"/>
    <w:rsid w:val="00A9514E"/>
    <w:rsid w:val="00A951A1"/>
    <w:rsid w:val="00A962D7"/>
    <w:rsid w:val="00A96C12"/>
    <w:rsid w:val="00A96FA6"/>
    <w:rsid w:val="00A970BA"/>
    <w:rsid w:val="00A97174"/>
    <w:rsid w:val="00AA00B3"/>
    <w:rsid w:val="00AA036E"/>
    <w:rsid w:val="00AA16FE"/>
    <w:rsid w:val="00AA1985"/>
    <w:rsid w:val="00AA2197"/>
    <w:rsid w:val="00AA22B3"/>
    <w:rsid w:val="00AA30B7"/>
    <w:rsid w:val="00AA3384"/>
    <w:rsid w:val="00AA3703"/>
    <w:rsid w:val="00AA4237"/>
    <w:rsid w:val="00AA4282"/>
    <w:rsid w:val="00AA467E"/>
    <w:rsid w:val="00AA596B"/>
    <w:rsid w:val="00AB0838"/>
    <w:rsid w:val="00AB2100"/>
    <w:rsid w:val="00AB2913"/>
    <w:rsid w:val="00AB2973"/>
    <w:rsid w:val="00AB2A91"/>
    <w:rsid w:val="00AB3244"/>
    <w:rsid w:val="00AB38B0"/>
    <w:rsid w:val="00AB3EC9"/>
    <w:rsid w:val="00AB4D62"/>
    <w:rsid w:val="00AB569A"/>
    <w:rsid w:val="00AB5DDC"/>
    <w:rsid w:val="00AB5F4B"/>
    <w:rsid w:val="00AB677D"/>
    <w:rsid w:val="00AB6980"/>
    <w:rsid w:val="00AB6F74"/>
    <w:rsid w:val="00AB7824"/>
    <w:rsid w:val="00AB7B75"/>
    <w:rsid w:val="00AC10EA"/>
    <w:rsid w:val="00AC170C"/>
    <w:rsid w:val="00AC1808"/>
    <w:rsid w:val="00AC2124"/>
    <w:rsid w:val="00AC2FF0"/>
    <w:rsid w:val="00AC374A"/>
    <w:rsid w:val="00AC3B0E"/>
    <w:rsid w:val="00AC64CA"/>
    <w:rsid w:val="00AC7D15"/>
    <w:rsid w:val="00AC7F5D"/>
    <w:rsid w:val="00AD0B3D"/>
    <w:rsid w:val="00AD0EA0"/>
    <w:rsid w:val="00AD18D6"/>
    <w:rsid w:val="00AD1DAD"/>
    <w:rsid w:val="00AD1DEB"/>
    <w:rsid w:val="00AD22FE"/>
    <w:rsid w:val="00AD3EB0"/>
    <w:rsid w:val="00AD43BD"/>
    <w:rsid w:val="00AD4659"/>
    <w:rsid w:val="00AD4C17"/>
    <w:rsid w:val="00AD50A8"/>
    <w:rsid w:val="00AD54A7"/>
    <w:rsid w:val="00AD575A"/>
    <w:rsid w:val="00AD5B0E"/>
    <w:rsid w:val="00AD5B72"/>
    <w:rsid w:val="00AD6479"/>
    <w:rsid w:val="00AD6A10"/>
    <w:rsid w:val="00AD7C57"/>
    <w:rsid w:val="00AE094F"/>
    <w:rsid w:val="00AE0ADA"/>
    <w:rsid w:val="00AE0FA7"/>
    <w:rsid w:val="00AE1040"/>
    <w:rsid w:val="00AE1261"/>
    <w:rsid w:val="00AE23FD"/>
    <w:rsid w:val="00AE2CF2"/>
    <w:rsid w:val="00AE4FBE"/>
    <w:rsid w:val="00AE6621"/>
    <w:rsid w:val="00AE6767"/>
    <w:rsid w:val="00AE6E32"/>
    <w:rsid w:val="00AE7725"/>
    <w:rsid w:val="00AE7E3D"/>
    <w:rsid w:val="00AF00B4"/>
    <w:rsid w:val="00AF0242"/>
    <w:rsid w:val="00AF264F"/>
    <w:rsid w:val="00AF26DC"/>
    <w:rsid w:val="00AF2BA3"/>
    <w:rsid w:val="00AF2E35"/>
    <w:rsid w:val="00AF50C0"/>
    <w:rsid w:val="00AF54AA"/>
    <w:rsid w:val="00AF78C1"/>
    <w:rsid w:val="00B0047F"/>
    <w:rsid w:val="00B00844"/>
    <w:rsid w:val="00B01FA1"/>
    <w:rsid w:val="00B03A8A"/>
    <w:rsid w:val="00B05C68"/>
    <w:rsid w:val="00B0659C"/>
    <w:rsid w:val="00B068D9"/>
    <w:rsid w:val="00B06D05"/>
    <w:rsid w:val="00B06EC0"/>
    <w:rsid w:val="00B07519"/>
    <w:rsid w:val="00B07FAA"/>
    <w:rsid w:val="00B10864"/>
    <w:rsid w:val="00B11514"/>
    <w:rsid w:val="00B13271"/>
    <w:rsid w:val="00B1370B"/>
    <w:rsid w:val="00B13754"/>
    <w:rsid w:val="00B138F7"/>
    <w:rsid w:val="00B14631"/>
    <w:rsid w:val="00B14888"/>
    <w:rsid w:val="00B1489B"/>
    <w:rsid w:val="00B150EF"/>
    <w:rsid w:val="00B15434"/>
    <w:rsid w:val="00B156AE"/>
    <w:rsid w:val="00B16066"/>
    <w:rsid w:val="00B1753F"/>
    <w:rsid w:val="00B20AE8"/>
    <w:rsid w:val="00B23047"/>
    <w:rsid w:val="00B2451E"/>
    <w:rsid w:val="00B247F3"/>
    <w:rsid w:val="00B25914"/>
    <w:rsid w:val="00B269C6"/>
    <w:rsid w:val="00B2756A"/>
    <w:rsid w:val="00B27638"/>
    <w:rsid w:val="00B27B0B"/>
    <w:rsid w:val="00B30C0D"/>
    <w:rsid w:val="00B31280"/>
    <w:rsid w:val="00B31F3B"/>
    <w:rsid w:val="00B32888"/>
    <w:rsid w:val="00B32B85"/>
    <w:rsid w:val="00B33955"/>
    <w:rsid w:val="00B3440D"/>
    <w:rsid w:val="00B34930"/>
    <w:rsid w:val="00B354C2"/>
    <w:rsid w:val="00B3570A"/>
    <w:rsid w:val="00B35ACF"/>
    <w:rsid w:val="00B35CF1"/>
    <w:rsid w:val="00B35D39"/>
    <w:rsid w:val="00B36841"/>
    <w:rsid w:val="00B370D5"/>
    <w:rsid w:val="00B37249"/>
    <w:rsid w:val="00B4142A"/>
    <w:rsid w:val="00B41970"/>
    <w:rsid w:val="00B43527"/>
    <w:rsid w:val="00B46434"/>
    <w:rsid w:val="00B46E69"/>
    <w:rsid w:val="00B47BAA"/>
    <w:rsid w:val="00B509A5"/>
    <w:rsid w:val="00B50A7D"/>
    <w:rsid w:val="00B51007"/>
    <w:rsid w:val="00B53029"/>
    <w:rsid w:val="00B530AE"/>
    <w:rsid w:val="00B530B0"/>
    <w:rsid w:val="00B534CA"/>
    <w:rsid w:val="00B54195"/>
    <w:rsid w:val="00B5511D"/>
    <w:rsid w:val="00B55438"/>
    <w:rsid w:val="00B5564E"/>
    <w:rsid w:val="00B55EC0"/>
    <w:rsid w:val="00B56735"/>
    <w:rsid w:val="00B578FD"/>
    <w:rsid w:val="00B6039A"/>
    <w:rsid w:val="00B62246"/>
    <w:rsid w:val="00B6246B"/>
    <w:rsid w:val="00B625A9"/>
    <w:rsid w:val="00B62C44"/>
    <w:rsid w:val="00B6323F"/>
    <w:rsid w:val="00B63521"/>
    <w:rsid w:val="00B6372A"/>
    <w:rsid w:val="00B63970"/>
    <w:rsid w:val="00B63D25"/>
    <w:rsid w:val="00B649B4"/>
    <w:rsid w:val="00B658AF"/>
    <w:rsid w:val="00B662F6"/>
    <w:rsid w:val="00B66AB1"/>
    <w:rsid w:val="00B671AF"/>
    <w:rsid w:val="00B675F4"/>
    <w:rsid w:val="00B6791E"/>
    <w:rsid w:val="00B706E0"/>
    <w:rsid w:val="00B70722"/>
    <w:rsid w:val="00B71C2C"/>
    <w:rsid w:val="00B736D4"/>
    <w:rsid w:val="00B739EF"/>
    <w:rsid w:val="00B73B3F"/>
    <w:rsid w:val="00B76A28"/>
    <w:rsid w:val="00B76A43"/>
    <w:rsid w:val="00B76B25"/>
    <w:rsid w:val="00B76D54"/>
    <w:rsid w:val="00B7729E"/>
    <w:rsid w:val="00B773C5"/>
    <w:rsid w:val="00B775A6"/>
    <w:rsid w:val="00B777B0"/>
    <w:rsid w:val="00B779EE"/>
    <w:rsid w:val="00B803E1"/>
    <w:rsid w:val="00B80B9C"/>
    <w:rsid w:val="00B80E68"/>
    <w:rsid w:val="00B80EB7"/>
    <w:rsid w:val="00B81176"/>
    <w:rsid w:val="00B8290C"/>
    <w:rsid w:val="00B82F11"/>
    <w:rsid w:val="00B840D2"/>
    <w:rsid w:val="00B84509"/>
    <w:rsid w:val="00B849C9"/>
    <w:rsid w:val="00B8577F"/>
    <w:rsid w:val="00B85AA1"/>
    <w:rsid w:val="00B878A2"/>
    <w:rsid w:val="00B87F52"/>
    <w:rsid w:val="00B917D8"/>
    <w:rsid w:val="00B91EB3"/>
    <w:rsid w:val="00B92B74"/>
    <w:rsid w:val="00B92CAE"/>
    <w:rsid w:val="00B92EAB"/>
    <w:rsid w:val="00B93A88"/>
    <w:rsid w:val="00B94CEE"/>
    <w:rsid w:val="00B95870"/>
    <w:rsid w:val="00B95F69"/>
    <w:rsid w:val="00B968DB"/>
    <w:rsid w:val="00B96A30"/>
    <w:rsid w:val="00B96B65"/>
    <w:rsid w:val="00B96F81"/>
    <w:rsid w:val="00BA0323"/>
    <w:rsid w:val="00BA0FBB"/>
    <w:rsid w:val="00BA119C"/>
    <w:rsid w:val="00BA21AE"/>
    <w:rsid w:val="00BA2661"/>
    <w:rsid w:val="00BA4579"/>
    <w:rsid w:val="00BA47E3"/>
    <w:rsid w:val="00BA4E33"/>
    <w:rsid w:val="00BA4FD8"/>
    <w:rsid w:val="00BA553B"/>
    <w:rsid w:val="00BA56C1"/>
    <w:rsid w:val="00BA5926"/>
    <w:rsid w:val="00BA5C64"/>
    <w:rsid w:val="00BA6CD0"/>
    <w:rsid w:val="00BA7192"/>
    <w:rsid w:val="00BA7263"/>
    <w:rsid w:val="00BA7998"/>
    <w:rsid w:val="00BB174E"/>
    <w:rsid w:val="00BB1C6E"/>
    <w:rsid w:val="00BB1FD9"/>
    <w:rsid w:val="00BB2330"/>
    <w:rsid w:val="00BB3169"/>
    <w:rsid w:val="00BB3838"/>
    <w:rsid w:val="00BB43CD"/>
    <w:rsid w:val="00BB4810"/>
    <w:rsid w:val="00BB4E0C"/>
    <w:rsid w:val="00BB6F89"/>
    <w:rsid w:val="00BB700D"/>
    <w:rsid w:val="00BB7D0C"/>
    <w:rsid w:val="00BC0253"/>
    <w:rsid w:val="00BC0673"/>
    <w:rsid w:val="00BC108F"/>
    <w:rsid w:val="00BC1899"/>
    <w:rsid w:val="00BC36F3"/>
    <w:rsid w:val="00BC429C"/>
    <w:rsid w:val="00BC4FFB"/>
    <w:rsid w:val="00BC5231"/>
    <w:rsid w:val="00BC56B9"/>
    <w:rsid w:val="00BC62B3"/>
    <w:rsid w:val="00BC6777"/>
    <w:rsid w:val="00BC7D82"/>
    <w:rsid w:val="00BD061F"/>
    <w:rsid w:val="00BD0F49"/>
    <w:rsid w:val="00BD13D4"/>
    <w:rsid w:val="00BD29EA"/>
    <w:rsid w:val="00BD3910"/>
    <w:rsid w:val="00BD3E62"/>
    <w:rsid w:val="00BD405E"/>
    <w:rsid w:val="00BD4F8C"/>
    <w:rsid w:val="00BD587F"/>
    <w:rsid w:val="00BD58DF"/>
    <w:rsid w:val="00BD5BC1"/>
    <w:rsid w:val="00BD7210"/>
    <w:rsid w:val="00BD7D13"/>
    <w:rsid w:val="00BE054C"/>
    <w:rsid w:val="00BE2844"/>
    <w:rsid w:val="00BE5629"/>
    <w:rsid w:val="00BE5DF3"/>
    <w:rsid w:val="00BE6331"/>
    <w:rsid w:val="00BE6765"/>
    <w:rsid w:val="00BE73B7"/>
    <w:rsid w:val="00BE75A7"/>
    <w:rsid w:val="00BE75D7"/>
    <w:rsid w:val="00BE7A5A"/>
    <w:rsid w:val="00BF00D4"/>
    <w:rsid w:val="00BF16B0"/>
    <w:rsid w:val="00BF1B23"/>
    <w:rsid w:val="00BF3001"/>
    <w:rsid w:val="00BF38D2"/>
    <w:rsid w:val="00BF606F"/>
    <w:rsid w:val="00BF640D"/>
    <w:rsid w:val="00C0023B"/>
    <w:rsid w:val="00C0032E"/>
    <w:rsid w:val="00C01D60"/>
    <w:rsid w:val="00C024DD"/>
    <w:rsid w:val="00C025BE"/>
    <w:rsid w:val="00C0310B"/>
    <w:rsid w:val="00C03384"/>
    <w:rsid w:val="00C03740"/>
    <w:rsid w:val="00C0430C"/>
    <w:rsid w:val="00C04341"/>
    <w:rsid w:val="00C0451E"/>
    <w:rsid w:val="00C0483C"/>
    <w:rsid w:val="00C048A2"/>
    <w:rsid w:val="00C0493B"/>
    <w:rsid w:val="00C049E0"/>
    <w:rsid w:val="00C053C2"/>
    <w:rsid w:val="00C053D7"/>
    <w:rsid w:val="00C05B12"/>
    <w:rsid w:val="00C05C0C"/>
    <w:rsid w:val="00C07242"/>
    <w:rsid w:val="00C07ED4"/>
    <w:rsid w:val="00C10279"/>
    <w:rsid w:val="00C11420"/>
    <w:rsid w:val="00C117A0"/>
    <w:rsid w:val="00C12497"/>
    <w:rsid w:val="00C126ED"/>
    <w:rsid w:val="00C12BC4"/>
    <w:rsid w:val="00C12CB8"/>
    <w:rsid w:val="00C134B1"/>
    <w:rsid w:val="00C13531"/>
    <w:rsid w:val="00C1453B"/>
    <w:rsid w:val="00C1610F"/>
    <w:rsid w:val="00C1672D"/>
    <w:rsid w:val="00C16A52"/>
    <w:rsid w:val="00C17553"/>
    <w:rsid w:val="00C17589"/>
    <w:rsid w:val="00C17B9D"/>
    <w:rsid w:val="00C20BAD"/>
    <w:rsid w:val="00C20E1D"/>
    <w:rsid w:val="00C221E2"/>
    <w:rsid w:val="00C22CE2"/>
    <w:rsid w:val="00C22D21"/>
    <w:rsid w:val="00C22F3D"/>
    <w:rsid w:val="00C23403"/>
    <w:rsid w:val="00C23D80"/>
    <w:rsid w:val="00C2535D"/>
    <w:rsid w:val="00C27F46"/>
    <w:rsid w:val="00C30543"/>
    <w:rsid w:val="00C31825"/>
    <w:rsid w:val="00C323A8"/>
    <w:rsid w:val="00C32CDD"/>
    <w:rsid w:val="00C32F67"/>
    <w:rsid w:val="00C32FBE"/>
    <w:rsid w:val="00C344E3"/>
    <w:rsid w:val="00C34955"/>
    <w:rsid w:val="00C35391"/>
    <w:rsid w:val="00C35EBF"/>
    <w:rsid w:val="00C36B1C"/>
    <w:rsid w:val="00C37195"/>
    <w:rsid w:val="00C3765C"/>
    <w:rsid w:val="00C377BA"/>
    <w:rsid w:val="00C37DB1"/>
    <w:rsid w:val="00C37E08"/>
    <w:rsid w:val="00C40889"/>
    <w:rsid w:val="00C40B9C"/>
    <w:rsid w:val="00C41276"/>
    <w:rsid w:val="00C4214C"/>
    <w:rsid w:val="00C4325A"/>
    <w:rsid w:val="00C43EC1"/>
    <w:rsid w:val="00C4453F"/>
    <w:rsid w:val="00C44CF3"/>
    <w:rsid w:val="00C451B5"/>
    <w:rsid w:val="00C46115"/>
    <w:rsid w:val="00C464C2"/>
    <w:rsid w:val="00C46981"/>
    <w:rsid w:val="00C46A6F"/>
    <w:rsid w:val="00C4771E"/>
    <w:rsid w:val="00C503E0"/>
    <w:rsid w:val="00C50E0D"/>
    <w:rsid w:val="00C511E6"/>
    <w:rsid w:val="00C518EF"/>
    <w:rsid w:val="00C51C99"/>
    <w:rsid w:val="00C52636"/>
    <w:rsid w:val="00C529E0"/>
    <w:rsid w:val="00C52D6A"/>
    <w:rsid w:val="00C52E5D"/>
    <w:rsid w:val="00C5375B"/>
    <w:rsid w:val="00C542C7"/>
    <w:rsid w:val="00C54504"/>
    <w:rsid w:val="00C55ACC"/>
    <w:rsid w:val="00C57E0E"/>
    <w:rsid w:val="00C60164"/>
    <w:rsid w:val="00C6052C"/>
    <w:rsid w:val="00C60540"/>
    <w:rsid w:val="00C61C25"/>
    <w:rsid w:val="00C620D4"/>
    <w:rsid w:val="00C6211A"/>
    <w:rsid w:val="00C62D63"/>
    <w:rsid w:val="00C63183"/>
    <w:rsid w:val="00C631B6"/>
    <w:rsid w:val="00C63C31"/>
    <w:rsid w:val="00C6549F"/>
    <w:rsid w:val="00C656D9"/>
    <w:rsid w:val="00C658E6"/>
    <w:rsid w:val="00C65B80"/>
    <w:rsid w:val="00C66718"/>
    <w:rsid w:val="00C67066"/>
    <w:rsid w:val="00C67306"/>
    <w:rsid w:val="00C70300"/>
    <w:rsid w:val="00C72078"/>
    <w:rsid w:val="00C741BC"/>
    <w:rsid w:val="00C7439B"/>
    <w:rsid w:val="00C743D0"/>
    <w:rsid w:val="00C75317"/>
    <w:rsid w:val="00C77734"/>
    <w:rsid w:val="00C801DC"/>
    <w:rsid w:val="00C8095A"/>
    <w:rsid w:val="00C80BA7"/>
    <w:rsid w:val="00C81750"/>
    <w:rsid w:val="00C81805"/>
    <w:rsid w:val="00C81EE9"/>
    <w:rsid w:val="00C81F31"/>
    <w:rsid w:val="00C822D0"/>
    <w:rsid w:val="00C8308C"/>
    <w:rsid w:val="00C84995"/>
    <w:rsid w:val="00C84B25"/>
    <w:rsid w:val="00C85601"/>
    <w:rsid w:val="00C86C06"/>
    <w:rsid w:val="00C8723E"/>
    <w:rsid w:val="00C9122C"/>
    <w:rsid w:val="00C9175C"/>
    <w:rsid w:val="00C91BCA"/>
    <w:rsid w:val="00C929D4"/>
    <w:rsid w:val="00C93347"/>
    <w:rsid w:val="00C93615"/>
    <w:rsid w:val="00C94ED1"/>
    <w:rsid w:val="00C952A0"/>
    <w:rsid w:val="00C9547E"/>
    <w:rsid w:val="00C95672"/>
    <w:rsid w:val="00C9596C"/>
    <w:rsid w:val="00C95BF6"/>
    <w:rsid w:val="00C97D81"/>
    <w:rsid w:val="00CA1CAB"/>
    <w:rsid w:val="00CA2AF5"/>
    <w:rsid w:val="00CA2DD6"/>
    <w:rsid w:val="00CA3D2D"/>
    <w:rsid w:val="00CA4558"/>
    <w:rsid w:val="00CA55E4"/>
    <w:rsid w:val="00CA6075"/>
    <w:rsid w:val="00CA70F4"/>
    <w:rsid w:val="00CB0824"/>
    <w:rsid w:val="00CB171F"/>
    <w:rsid w:val="00CB1B6B"/>
    <w:rsid w:val="00CB2B39"/>
    <w:rsid w:val="00CB3811"/>
    <w:rsid w:val="00CB38B4"/>
    <w:rsid w:val="00CB417C"/>
    <w:rsid w:val="00CB581B"/>
    <w:rsid w:val="00CB5822"/>
    <w:rsid w:val="00CB5ED6"/>
    <w:rsid w:val="00CB61E4"/>
    <w:rsid w:val="00CC0C3A"/>
    <w:rsid w:val="00CC11E2"/>
    <w:rsid w:val="00CC129D"/>
    <w:rsid w:val="00CC16AC"/>
    <w:rsid w:val="00CC24BB"/>
    <w:rsid w:val="00CC273A"/>
    <w:rsid w:val="00CC343B"/>
    <w:rsid w:val="00CC420A"/>
    <w:rsid w:val="00CC4F89"/>
    <w:rsid w:val="00CC513D"/>
    <w:rsid w:val="00CC7381"/>
    <w:rsid w:val="00CC747E"/>
    <w:rsid w:val="00CC77C0"/>
    <w:rsid w:val="00CC7ED0"/>
    <w:rsid w:val="00CD0833"/>
    <w:rsid w:val="00CD0F6F"/>
    <w:rsid w:val="00CD185D"/>
    <w:rsid w:val="00CD1D1F"/>
    <w:rsid w:val="00CD3463"/>
    <w:rsid w:val="00CD37F0"/>
    <w:rsid w:val="00CD38C9"/>
    <w:rsid w:val="00CD3A73"/>
    <w:rsid w:val="00CD4AD0"/>
    <w:rsid w:val="00CD533E"/>
    <w:rsid w:val="00CD6EFF"/>
    <w:rsid w:val="00CD7F7D"/>
    <w:rsid w:val="00CE030E"/>
    <w:rsid w:val="00CE08C1"/>
    <w:rsid w:val="00CE1DF9"/>
    <w:rsid w:val="00CE2694"/>
    <w:rsid w:val="00CE2AA4"/>
    <w:rsid w:val="00CE31A0"/>
    <w:rsid w:val="00CE31A5"/>
    <w:rsid w:val="00CE398D"/>
    <w:rsid w:val="00CE3DFA"/>
    <w:rsid w:val="00CE4220"/>
    <w:rsid w:val="00CE42E5"/>
    <w:rsid w:val="00CE4B29"/>
    <w:rsid w:val="00CE5C02"/>
    <w:rsid w:val="00CE61A7"/>
    <w:rsid w:val="00CE6648"/>
    <w:rsid w:val="00CE6939"/>
    <w:rsid w:val="00CE6B45"/>
    <w:rsid w:val="00CE780C"/>
    <w:rsid w:val="00CF0CBF"/>
    <w:rsid w:val="00CF309E"/>
    <w:rsid w:val="00CF42BF"/>
    <w:rsid w:val="00CF4738"/>
    <w:rsid w:val="00CF4C56"/>
    <w:rsid w:val="00CF5596"/>
    <w:rsid w:val="00CF5D3F"/>
    <w:rsid w:val="00D001FF"/>
    <w:rsid w:val="00D004E3"/>
    <w:rsid w:val="00D01893"/>
    <w:rsid w:val="00D0239A"/>
    <w:rsid w:val="00D023BF"/>
    <w:rsid w:val="00D02D3B"/>
    <w:rsid w:val="00D039A9"/>
    <w:rsid w:val="00D03CD9"/>
    <w:rsid w:val="00D03ED2"/>
    <w:rsid w:val="00D05823"/>
    <w:rsid w:val="00D05BE5"/>
    <w:rsid w:val="00D068EC"/>
    <w:rsid w:val="00D06C94"/>
    <w:rsid w:val="00D0750C"/>
    <w:rsid w:val="00D07C21"/>
    <w:rsid w:val="00D1084C"/>
    <w:rsid w:val="00D10EEB"/>
    <w:rsid w:val="00D1236C"/>
    <w:rsid w:val="00D1240E"/>
    <w:rsid w:val="00D12702"/>
    <w:rsid w:val="00D12828"/>
    <w:rsid w:val="00D12A98"/>
    <w:rsid w:val="00D133F6"/>
    <w:rsid w:val="00D13A4D"/>
    <w:rsid w:val="00D13C9A"/>
    <w:rsid w:val="00D143D5"/>
    <w:rsid w:val="00D15154"/>
    <w:rsid w:val="00D16D20"/>
    <w:rsid w:val="00D17A08"/>
    <w:rsid w:val="00D17B16"/>
    <w:rsid w:val="00D219FA"/>
    <w:rsid w:val="00D21C9B"/>
    <w:rsid w:val="00D22BF5"/>
    <w:rsid w:val="00D22E5E"/>
    <w:rsid w:val="00D25BCA"/>
    <w:rsid w:val="00D25CE0"/>
    <w:rsid w:val="00D25FA5"/>
    <w:rsid w:val="00D25FE4"/>
    <w:rsid w:val="00D2699C"/>
    <w:rsid w:val="00D26B59"/>
    <w:rsid w:val="00D30379"/>
    <w:rsid w:val="00D31582"/>
    <w:rsid w:val="00D31B8B"/>
    <w:rsid w:val="00D31C5C"/>
    <w:rsid w:val="00D322A8"/>
    <w:rsid w:val="00D32544"/>
    <w:rsid w:val="00D32AB0"/>
    <w:rsid w:val="00D33574"/>
    <w:rsid w:val="00D34ECD"/>
    <w:rsid w:val="00D35928"/>
    <w:rsid w:val="00D36A73"/>
    <w:rsid w:val="00D37A73"/>
    <w:rsid w:val="00D419D2"/>
    <w:rsid w:val="00D42B6D"/>
    <w:rsid w:val="00D42FBD"/>
    <w:rsid w:val="00D441CE"/>
    <w:rsid w:val="00D4540A"/>
    <w:rsid w:val="00D4701E"/>
    <w:rsid w:val="00D47216"/>
    <w:rsid w:val="00D47766"/>
    <w:rsid w:val="00D47C58"/>
    <w:rsid w:val="00D47D08"/>
    <w:rsid w:val="00D52011"/>
    <w:rsid w:val="00D520FB"/>
    <w:rsid w:val="00D535CF"/>
    <w:rsid w:val="00D536CA"/>
    <w:rsid w:val="00D541EB"/>
    <w:rsid w:val="00D552A6"/>
    <w:rsid w:val="00D5558E"/>
    <w:rsid w:val="00D558A6"/>
    <w:rsid w:val="00D55989"/>
    <w:rsid w:val="00D57008"/>
    <w:rsid w:val="00D5745A"/>
    <w:rsid w:val="00D57C47"/>
    <w:rsid w:val="00D60853"/>
    <w:rsid w:val="00D608D4"/>
    <w:rsid w:val="00D60A32"/>
    <w:rsid w:val="00D61431"/>
    <w:rsid w:val="00D618BC"/>
    <w:rsid w:val="00D6230A"/>
    <w:rsid w:val="00D62AAD"/>
    <w:rsid w:val="00D62EEF"/>
    <w:rsid w:val="00D63988"/>
    <w:rsid w:val="00D640FC"/>
    <w:rsid w:val="00D64CFE"/>
    <w:rsid w:val="00D64E91"/>
    <w:rsid w:val="00D65230"/>
    <w:rsid w:val="00D65431"/>
    <w:rsid w:val="00D6549A"/>
    <w:rsid w:val="00D662E4"/>
    <w:rsid w:val="00D66829"/>
    <w:rsid w:val="00D66BB9"/>
    <w:rsid w:val="00D6724B"/>
    <w:rsid w:val="00D67295"/>
    <w:rsid w:val="00D678FC"/>
    <w:rsid w:val="00D716D4"/>
    <w:rsid w:val="00D72771"/>
    <w:rsid w:val="00D72859"/>
    <w:rsid w:val="00D72960"/>
    <w:rsid w:val="00D72D52"/>
    <w:rsid w:val="00D72E6E"/>
    <w:rsid w:val="00D73F84"/>
    <w:rsid w:val="00D76246"/>
    <w:rsid w:val="00D763AC"/>
    <w:rsid w:val="00D76CEE"/>
    <w:rsid w:val="00D76F05"/>
    <w:rsid w:val="00D809F6"/>
    <w:rsid w:val="00D810F8"/>
    <w:rsid w:val="00D82F1B"/>
    <w:rsid w:val="00D8348F"/>
    <w:rsid w:val="00D83AA8"/>
    <w:rsid w:val="00D8418A"/>
    <w:rsid w:val="00D8455F"/>
    <w:rsid w:val="00D848BC"/>
    <w:rsid w:val="00D85418"/>
    <w:rsid w:val="00D878DD"/>
    <w:rsid w:val="00D907CA"/>
    <w:rsid w:val="00D9104D"/>
    <w:rsid w:val="00D9168E"/>
    <w:rsid w:val="00D92D65"/>
    <w:rsid w:val="00D94133"/>
    <w:rsid w:val="00D94308"/>
    <w:rsid w:val="00D94E17"/>
    <w:rsid w:val="00D94F11"/>
    <w:rsid w:val="00D95462"/>
    <w:rsid w:val="00D96427"/>
    <w:rsid w:val="00D979EF"/>
    <w:rsid w:val="00DA0601"/>
    <w:rsid w:val="00DA0F2A"/>
    <w:rsid w:val="00DA1960"/>
    <w:rsid w:val="00DA1A4B"/>
    <w:rsid w:val="00DA2B9E"/>
    <w:rsid w:val="00DA2C9D"/>
    <w:rsid w:val="00DA2D3C"/>
    <w:rsid w:val="00DA2E9B"/>
    <w:rsid w:val="00DA4275"/>
    <w:rsid w:val="00DA49A9"/>
    <w:rsid w:val="00DA49B9"/>
    <w:rsid w:val="00DA49BF"/>
    <w:rsid w:val="00DA4FF7"/>
    <w:rsid w:val="00DA52E9"/>
    <w:rsid w:val="00DA58D9"/>
    <w:rsid w:val="00DA769D"/>
    <w:rsid w:val="00DA790D"/>
    <w:rsid w:val="00DA7E7E"/>
    <w:rsid w:val="00DB0925"/>
    <w:rsid w:val="00DB09DA"/>
    <w:rsid w:val="00DB22B2"/>
    <w:rsid w:val="00DB26DB"/>
    <w:rsid w:val="00DB2BEB"/>
    <w:rsid w:val="00DB33E1"/>
    <w:rsid w:val="00DB374B"/>
    <w:rsid w:val="00DB4572"/>
    <w:rsid w:val="00DB51AD"/>
    <w:rsid w:val="00DB529E"/>
    <w:rsid w:val="00DB69E6"/>
    <w:rsid w:val="00DB7400"/>
    <w:rsid w:val="00DB79A9"/>
    <w:rsid w:val="00DC0B7A"/>
    <w:rsid w:val="00DC22C1"/>
    <w:rsid w:val="00DC248D"/>
    <w:rsid w:val="00DC282C"/>
    <w:rsid w:val="00DC43FF"/>
    <w:rsid w:val="00DC4AC4"/>
    <w:rsid w:val="00DC75DF"/>
    <w:rsid w:val="00DD055C"/>
    <w:rsid w:val="00DD09F9"/>
    <w:rsid w:val="00DD1AA1"/>
    <w:rsid w:val="00DD2FF7"/>
    <w:rsid w:val="00DD30F9"/>
    <w:rsid w:val="00DD31E2"/>
    <w:rsid w:val="00DD420D"/>
    <w:rsid w:val="00DD4BCB"/>
    <w:rsid w:val="00DD5598"/>
    <w:rsid w:val="00DD5761"/>
    <w:rsid w:val="00DD5C74"/>
    <w:rsid w:val="00DD5FCB"/>
    <w:rsid w:val="00DD6260"/>
    <w:rsid w:val="00DD6423"/>
    <w:rsid w:val="00DD6BA3"/>
    <w:rsid w:val="00DD78F6"/>
    <w:rsid w:val="00DE0A12"/>
    <w:rsid w:val="00DE0BA0"/>
    <w:rsid w:val="00DE0E57"/>
    <w:rsid w:val="00DE1CBD"/>
    <w:rsid w:val="00DE1F59"/>
    <w:rsid w:val="00DE313A"/>
    <w:rsid w:val="00DE35DD"/>
    <w:rsid w:val="00DE4A1D"/>
    <w:rsid w:val="00DE4EAB"/>
    <w:rsid w:val="00DE5C43"/>
    <w:rsid w:val="00DE5C7E"/>
    <w:rsid w:val="00DE6285"/>
    <w:rsid w:val="00DE70CD"/>
    <w:rsid w:val="00DF067E"/>
    <w:rsid w:val="00DF0C65"/>
    <w:rsid w:val="00DF1642"/>
    <w:rsid w:val="00DF1B34"/>
    <w:rsid w:val="00DF2607"/>
    <w:rsid w:val="00DF2C44"/>
    <w:rsid w:val="00DF3C90"/>
    <w:rsid w:val="00DF4B6F"/>
    <w:rsid w:val="00DF63EF"/>
    <w:rsid w:val="00DF68FA"/>
    <w:rsid w:val="00DF6AD7"/>
    <w:rsid w:val="00E010B0"/>
    <w:rsid w:val="00E015D5"/>
    <w:rsid w:val="00E02145"/>
    <w:rsid w:val="00E02192"/>
    <w:rsid w:val="00E024D9"/>
    <w:rsid w:val="00E025F6"/>
    <w:rsid w:val="00E0270C"/>
    <w:rsid w:val="00E0276B"/>
    <w:rsid w:val="00E02C53"/>
    <w:rsid w:val="00E030CD"/>
    <w:rsid w:val="00E03639"/>
    <w:rsid w:val="00E03963"/>
    <w:rsid w:val="00E03E2E"/>
    <w:rsid w:val="00E04C78"/>
    <w:rsid w:val="00E0622C"/>
    <w:rsid w:val="00E079D1"/>
    <w:rsid w:val="00E079F8"/>
    <w:rsid w:val="00E07ADE"/>
    <w:rsid w:val="00E10C42"/>
    <w:rsid w:val="00E11B83"/>
    <w:rsid w:val="00E11FAD"/>
    <w:rsid w:val="00E12180"/>
    <w:rsid w:val="00E12698"/>
    <w:rsid w:val="00E12BC6"/>
    <w:rsid w:val="00E13661"/>
    <w:rsid w:val="00E15643"/>
    <w:rsid w:val="00E166FA"/>
    <w:rsid w:val="00E16C9C"/>
    <w:rsid w:val="00E1719E"/>
    <w:rsid w:val="00E17CFF"/>
    <w:rsid w:val="00E20D15"/>
    <w:rsid w:val="00E21256"/>
    <w:rsid w:val="00E216BA"/>
    <w:rsid w:val="00E217F9"/>
    <w:rsid w:val="00E21E74"/>
    <w:rsid w:val="00E2233B"/>
    <w:rsid w:val="00E23322"/>
    <w:rsid w:val="00E26C67"/>
    <w:rsid w:val="00E2724D"/>
    <w:rsid w:val="00E274BF"/>
    <w:rsid w:val="00E27EA6"/>
    <w:rsid w:val="00E3038E"/>
    <w:rsid w:val="00E30BDE"/>
    <w:rsid w:val="00E3107F"/>
    <w:rsid w:val="00E3194E"/>
    <w:rsid w:val="00E32E6E"/>
    <w:rsid w:val="00E32FF8"/>
    <w:rsid w:val="00E33039"/>
    <w:rsid w:val="00E33253"/>
    <w:rsid w:val="00E3329C"/>
    <w:rsid w:val="00E335B8"/>
    <w:rsid w:val="00E33670"/>
    <w:rsid w:val="00E33D5A"/>
    <w:rsid w:val="00E34BA9"/>
    <w:rsid w:val="00E35346"/>
    <w:rsid w:val="00E354DC"/>
    <w:rsid w:val="00E35860"/>
    <w:rsid w:val="00E35DFF"/>
    <w:rsid w:val="00E36ADF"/>
    <w:rsid w:val="00E37376"/>
    <w:rsid w:val="00E37931"/>
    <w:rsid w:val="00E40743"/>
    <w:rsid w:val="00E40DA2"/>
    <w:rsid w:val="00E41584"/>
    <w:rsid w:val="00E42A57"/>
    <w:rsid w:val="00E42A5E"/>
    <w:rsid w:val="00E437D4"/>
    <w:rsid w:val="00E43928"/>
    <w:rsid w:val="00E43B9B"/>
    <w:rsid w:val="00E440FB"/>
    <w:rsid w:val="00E4443B"/>
    <w:rsid w:val="00E44E38"/>
    <w:rsid w:val="00E472BE"/>
    <w:rsid w:val="00E506A3"/>
    <w:rsid w:val="00E51424"/>
    <w:rsid w:val="00E51F23"/>
    <w:rsid w:val="00E52374"/>
    <w:rsid w:val="00E534E5"/>
    <w:rsid w:val="00E54C8E"/>
    <w:rsid w:val="00E56316"/>
    <w:rsid w:val="00E579F0"/>
    <w:rsid w:val="00E57C3D"/>
    <w:rsid w:val="00E62C6F"/>
    <w:rsid w:val="00E63434"/>
    <w:rsid w:val="00E63830"/>
    <w:rsid w:val="00E649EC"/>
    <w:rsid w:val="00E64A6D"/>
    <w:rsid w:val="00E64F3E"/>
    <w:rsid w:val="00E65751"/>
    <w:rsid w:val="00E6590E"/>
    <w:rsid w:val="00E66136"/>
    <w:rsid w:val="00E707A9"/>
    <w:rsid w:val="00E7095A"/>
    <w:rsid w:val="00E71F33"/>
    <w:rsid w:val="00E72531"/>
    <w:rsid w:val="00E7256E"/>
    <w:rsid w:val="00E7490B"/>
    <w:rsid w:val="00E75497"/>
    <w:rsid w:val="00E75CDB"/>
    <w:rsid w:val="00E75E34"/>
    <w:rsid w:val="00E7633F"/>
    <w:rsid w:val="00E76B97"/>
    <w:rsid w:val="00E806E1"/>
    <w:rsid w:val="00E81690"/>
    <w:rsid w:val="00E81EF2"/>
    <w:rsid w:val="00E8274A"/>
    <w:rsid w:val="00E82BDA"/>
    <w:rsid w:val="00E82FC3"/>
    <w:rsid w:val="00E83A42"/>
    <w:rsid w:val="00E84332"/>
    <w:rsid w:val="00E84B8E"/>
    <w:rsid w:val="00E85AE0"/>
    <w:rsid w:val="00E85E10"/>
    <w:rsid w:val="00E87C53"/>
    <w:rsid w:val="00E87CCB"/>
    <w:rsid w:val="00E90B64"/>
    <w:rsid w:val="00E91950"/>
    <w:rsid w:val="00E92AE7"/>
    <w:rsid w:val="00E92D5F"/>
    <w:rsid w:val="00E92EF9"/>
    <w:rsid w:val="00E93091"/>
    <w:rsid w:val="00E94905"/>
    <w:rsid w:val="00E95623"/>
    <w:rsid w:val="00E96EEA"/>
    <w:rsid w:val="00EA0B7E"/>
    <w:rsid w:val="00EA10DE"/>
    <w:rsid w:val="00EA1273"/>
    <w:rsid w:val="00EA2C7C"/>
    <w:rsid w:val="00EA32EC"/>
    <w:rsid w:val="00EA366B"/>
    <w:rsid w:val="00EA4831"/>
    <w:rsid w:val="00EA5457"/>
    <w:rsid w:val="00EA5915"/>
    <w:rsid w:val="00EA5AFD"/>
    <w:rsid w:val="00EA6AC8"/>
    <w:rsid w:val="00EA6F92"/>
    <w:rsid w:val="00EA70D3"/>
    <w:rsid w:val="00EA73F1"/>
    <w:rsid w:val="00EA79CB"/>
    <w:rsid w:val="00EA7E60"/>
    <w:rsid w:val="00EB0B05"/>
    <w:rsid w:val="00EB1D7B"/>
    <w:rsid w:val="00EB1DFC"/>
    <w:rsid w:val="00EB288E"/>
    <w:rsid w:val="00EB289D"/>
    <w:rsid w:val="00EB2D42"/>
    <w:rsid w:val="00EB34EC"/>
    <w:rsid w:val="00EB3963"/>
    <w:rsid w:val="00EB50F8"/>
    <w:rsid w:val="00EB5928"/>
    <w:rsid w:val="00EB693C"/>
    <w:rsid w:val="00EB6A45"/>
    <w:rsid w:val="00EB73DF"/>
    <w:rsid w:val="00EC136D"/>
    <w:rsid w:val="00EC13DB"/>
    <w:rsid w:val="00EC217C"/>
    <w:rsid w:val="00EC3A6D"/>
    <w:rsid w:val="00EC4C71"/>
    <w:rsid w:val="00EC5772"/>
    <w:rsid w:val="00EC5854"/>
    <w:rsid w:val="00EC6284"/>
    <w:rsid w:val="00EC67B0"/>
    <w:rsid w:val="00EC6C97"/>
    <w:rsid w:val="00EC7255"/>
    <w:rsid w:val="00EC7851"/>
    <w:rsid w:val="00ED1F0D"/>
    <w:rsid w:val="00ED1F81"/>
    <w:rsid w:val="00ED2A0D"/>
    <w:rsid w:val="00ED2FB1"/>
    <w:rsid w:val="00ED313B"/>
    <w:rsid w:val="00ED34A9"/>
    <w:rsid w:val="00ED3722"/>
    <w:rsid w:val="00ED4436"/>
    <w:rsid w:val="00ED50DC"/>
    <w:rsid w:val="00ED716B"/>
    <w:rsid w:val="00ED7509"/>
    <w:rsid w:val="00EE0375"/>
    <w:rsid w:val="00EE0533"/>
    <w:rsid w:val="00EE2326"/>
    <w:rsid w:val="00EE35A4"/>
    <w:rsid w:val="00EE3F21"/>
    <w:rsid w:val="00EE53EB"/>
    <w:rsid w:val="00EE590C"/>
    <w:rsid w:val="00EE6CD6"/>
    <w:rsid w:val="00EF063C"/>
    <w:rsid w:val="00EF090C"/>
    <w:rsid w:val="00EF1508"/>
    <w:rsid w:val="00EF1F46"/>
    <w:rsid w:val="00EF3227"/>
    <w:rsid w:val="00EF3647"/>
    <w:rsid w:val="00EF3A2D"/>
    <w:rsid w:val="00EF4380"/>
    <w:rsid w:val="00EF4CE0"/>
    <w:rsid w:val="00EF5204"/>
    <w:rsid w:val="00EF58CD"/>
    <w:rsid w:val="00EF5945"/>
    <w:rsid w:val="00EF5D96"/>
    <w:rsid w:val="00EF6148"/>
    <w:rsid w:val="00EF668E"/>
    <w:rsid w:val="00EF66AF"/>
    <w:rsid w:val="00EF7E88"/>
    <w:rsid w:val="00F01075"/>
    <w:rsid w:val="00F01C6C"/>
    <w:rsid w:val="00F022DE"/>
    <w:rsid w:val="00F04AE5"/>
    <w:rsid w:val="00F05057"/>
    <w:rsid w:val="00F0597D"/>
    <w:rsid w:val="00F062AC"/>
    <w:rsid w:val="00F06EF2"/>
    <w:rsid w:val="00F075A6"/>
    <w:rsid w:val="00F07C0A"/>
    <w:rsid w:val="00F07D14"/>
    <w:rsid w:val="00F11E06"/>
    <w:rsid w:val="00F11F35"/>
    <w:rsid w:val="00F122BD"/>
    <w:rsid w:val="00F130A6"/>
    <w:rsid w:val="00F13A72"/>
    <w:rsid w:val="00F15511"/>
    <w:rsid w:val="00F15866"/>
    <w:rsid w:val="00F160E0"/>
    <w:rsid w:val="00F162D7"/>
    <w:rsid w:val="00F17201"/>
    <w:rsid w:val="00F17755"/>
    <w:rsid w:val="00F177B7"/>
    <w:rsid w:val="00F17AB8"/>
    <w:rsid w:val="00F202F3"/>
    <w:rsid w:val="00F22273"/>
    <w:rsid w:val="00F231D8"/>
    <w:rsid w:val="00F23866"/>
    <w:rsid w:val="00F25203"/>
    <w:rsid w:val="00F258EB"/>
    <w:rsid w:val="00F25FCB"/>
    <w:rsid w:val="00F26142"/>
    <w:rsid w:val="00F267CD"/>
    <w:rsid w:val="00F268A7"/>
    <w:rsid w:val="00F27F85"/>
    <w:rsid w:val="00F31D7A"/>
    <w:rsid w:val="00F321E8"/>
    <w:rsid w:val="00F325C0"/>
    <w:rsid w:val="00F328F2"/>
    <w:rsid w:val="00F32E2E"/>
    <w:rsid w:val="00F33785"/>
    <w:rsid w:val="00F36098"/>
    <w:rsid w:val="00F40E49"/>
    <w:rsid w:val="00F40EF2"/>
    <w:rsid w:val="00F40F4A"/>
    <w:rsid w:val="00F414A8"/>
    <w:rsid w:val="00F41A04"/>
    <w:rsid w:val="00F41DDF"/>
    <w:rsid w:val="00F41E34"/>
    <w:rsid w:val="00F42D86"/>
    <w:rsid w:val="00F42F86"/>
    <w:rsid w:val="00F434CF"/>
    <w:rsid w:val="00F4358A"/>
    <w:rsid w:val="00F44DC3"/>
    <w:rsid w:val="00F45A5A"/>
    <w:rsid w:val="00F45E2E"/>
    <w:rsid w:val="00F45F3F"/>
    <w:rsid w:val="00F4799B"/>
    <w:rsid w:val="00F50298"/>
    <w:rsid w:val="00F51BCA"/>
    <w:rsid w:val="00F51C56"/>
    <w:rsid w:val="00F51F6B"/>
    <w:rsid w:val="00F52C1A"/>
    <w:rsid w:val="00F5302D"/>
    <w:rsid w:val="00F53293"/>
    <w:rsid w:val="00F5410E"/>
    <w:rsid w:val="00F54667"/>
    <w:rsid w:val="00F54983"/>
    <w:rsid w:val="00F54A5B"/>
    <w:rsid w:val="00F54EF1"/>
    <w:rsid w:val="00F55CC8"/>
    <w:rsid w:val="00F570D0"/>
    <w:rsid w:val="00F608CE"/>
    <w:rsid w:val="00F61A9C"/>
    <w:rsid w:val="00F634D7"/>
    <w:rsid w:val="00F63A24"/>
    <w:rsid w:val="00F63C62"/>
    <w:rsid w:val="00F63DFA"/>
    <w:rsid w:val="00F66027"/>
    <w:rsid w:val="00F665AD"/>
    <w:rsid w:val="00F6679E"/>
    <w:rsid w:val="00F66A42"/>
    <w:rsid w:val="00F70F29"/>
    <w:rsid w:val="00F7259C"/>
    <w:rsid w:val="00F7279E"/>
    <w:rsid w:val="00F72E52"/>
    <w:rsid w:val="00F732A7"/>
    <w:rsid w:val="00F7491E"/>
    <w:rsid w:val="00F75318"/>
    <w:rsid w:val="00F757EF"/>
    <w:rsid w:val="00F761B5"/>
    <w:rsid w:val="00F769CF"/>
    <w:rsid w:val="00F77E17"/>
    <w:rsid w:val="00F801D1"/>
    <w:rsid w:val="00F814E1"/>
    <w:rsid w:val="00F8169C"/>
    <w:rsid w:val="00F8178E"/>
    <w:rsid w:val="00F81CD8"/>
    <w:rsid w:val="00F82189"/>
    <w:rsid w:val="00F83182"/>
    <w:rsid w:val="00F835B8"/>
    <w:rsid w:val="00F85014"/>
    <w:rsid w:val="00F86151"/>
    <w:rsid w:val="00F8634F"/>
    <w:rsid w:val="00F8679A"/>
    <w:rsid w:val="00F86B25"/>
    <w:rsid w:val="00F86D63"/>
    <w:rsid w:val="00F87016"/>
    <w:rsid w:val="00F871EF"/>
    <w:rsid w:val="00F87B45"/>
    <w:rsid w:val="00F900EE"/>
    <w:rsid w:val="00F90ECA"/>
    <w:rsid w:val="00F93C72"/>
    <w:rsid w:val="00F94157"/>
    <w:rsid w:val="00F94BF6"/>
    <w:rsid w:val="00F94CC9"/>
    <w:rsid w:val="00F95376"/>
    <w:rsid w:val="00F95BCB"/>
    <w:rsid w:val="00F96E25"/>
    <w:rsid w:val="00F96FA0"/>
    <w:rsid w:val="00F9762D"/>
    <w:rsid w:val="00F97D1E"/>
    <w:rsid w:val="00FA0455"/>
    <w:rsid w:val="00FA153B"/>
    <w:rsid w:val="00FA15C2"/>
    <w:rsid w:val="00FA1E80"/>
    <w:rsid w:val="00FA307E"/>
    <w:rsid w:val="00FA3C43"/>
    <w:rsid w:val="00FA4456"/>
    <w:rsid w:val="00FA4489"/>
    <w:rsid w:val="00FA5D75"/>
    <w:rsid w:val="00FA6837"/>
    <w:rsid w:val="00FA76FE"/>
    <w:rsid w:val="00FB09A0"/>
    <w:rsid w:val="00FB1210"/>
    <w:rsid w:val="00FB1B67"/>
    <w:rsid w:val="00FB1E7E"/>
    <w:rsid w:val="00FB29DC"/>
    <w:rsid w:val="00FB2CF0"/>
    <w:rsid w:val="00FB40ED"/>
    <w:rsid w:val="00FB47F8"/>
    <w:rsid w:val="00FB4C5D"/>
    <w:rsid w:val="00FB4D78"/>
    <w:rsid w:val="00FB4DEC"/>
    <w:rsid w:val="00FB50C0"/>
    <w:rsid w:val="00FB5F0B"/>
    <w:rsid w:val="00FB6020"/>
    <w:rsid w:val="00FB631B"/>
    <w:rsid w:val="00FB6449"/>
    <w:rsid w:val="00FB65B2"/>
    <w:rsid w:val="00FB776C"/>
    <w:rsid w:val="00FC1D44"/>
    <w:rsid w:val="00FC1D60"/>
    <w:rsid w:val="00FC2D91"/>
    <w:rsid w:val="00FC30DF"/>
    <w:rsid w:val="00FC48C7"/>
    <w:rsid w:val="00FC4CD2"/>
    <w:rsid w:val="00FC53B1"/>
    <w:rsid w:val="00FC632A"/>
    <w:rsid w:val="00FC65EF"/>
    <w:rsid w:val="00FC7208"/>
    <w:rsid w:val="00FD0F8F"/>
    <w:rsid w:val="00FD16C7"/>
    <w:rsid w:val="00FD1DE4"/>
    <w:rsid w:val="00FD2525"/>
    <w:rsid w:val="00FD39E4"/>
    <w:rsid w:val="00FD3CB1"/>
    <w:rsid w:val="00FD3EF8"/>
    <w:rsid w:val="00FD5076"/>
    <w:rsid w:val="00FD5C1A"/>
    <w:rsid w:val="00FD73BB"/>
    <w:rsid w:val="00FD73F1"/>
    <w:rsid w:val="00FD773F"/>
    <w:rsid w:val="00FE0543"/>
    <w:rsid w:val="00FE1AC0"/>
    <w:rsid w:val="00FE26C6"/>
    <w:rsid w:val="00FE2F0F"/>
    <w:rsid w:val="00FE48D3"/>
    <w:rsid w:val="00FE5418"/>
    <w:rsid w:val="00FE5554"/>
    <w:rsid w:val="00FE57C6"/>
    <w:rsid w:val="00FE6603"/>
    <w:rsid w:val="00FF013A"/>
    <w:rsid w:val="00FF017C"/>
    <w:rsid w:val="00FF063F"/>
    <w:rsid w:val="00FF0B93"/>
    <w:rsid w:val="00FF0EA0"/>
    <w:rsid w:val="00FF13F2"/>
    <w:rsid w:val="00FF200D"/>
    <w:rsid w:val="00FF4935"/>
    <w:rsid w:val="00FF592F"/>
    <w:rsid w:val="00FF5C19"/>
    <w:rsid w:val="00FF5E9E"/>
    <w:rsid w:val="00FF68CB"/>
    <w:rsid w:val="00FF73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59B147"/>
  <w15:docId w15:val="{B398FCAF-99FF-45B7-9D9D-7CF46516E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imes New Roman" w:hAnsi="Verdana"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29D4"/>
  </w:style>
  <w:style w:type="paragraph" w:styleId="Heading1">
    <w:name w:val="heading 1"/>
    <w:basedOn w:val="Normal"/>
    <w:next w:val="BodyText"/>
    <w:link w:val="Heading1Char"/>
    <w:qFormat/>
    <w:rsid w:val="00053787"/>
    <w:pPr>
      <w:keepNext/>
      <w:numPr>
        <w:numId w:val="1"/>
      </w:numPr>
      <w:pBdr>
        <w:top w:val="single" w:sz="36" w:space="1" w:color="C0504D" w:themeColor="accent2"/>
        <w:left w:val="single" w:sz="36" w:space="4" w:color="C0504D" w:themeColor="accent2"/>
        <w:bottom w:val="single" w:sz="36" w:space="1" w:color="C0504D" w:themeColor="accent2"/>
        <w:right w:val="single" w:sz="36" w:space="4" w:color="C0504D" w:themeColor="accent2"/>
      </w:pBdr>
      <w:shd w:val="clear" w:color="auto" w:fill="C0504D" w:themeFill="accent2"/>
      <w:spacing w:before="240" w:after="120"/>
      <w:outlineLvl w:val="0"/>
    </w:pPr>
    <w:rPr>
      <w:rFonts w:cs="Tahoma"/>
      <w:b/>
      <w:caps/>
      <w:color w:val="FFFFFF" w:themeColor="background1"/>
    </w:rPr>
  </w:style>
  <w:style w:type="paragraph" w:styleId="Heading2">
    <w:name w:val="heading 2"/>
    <w:basedOn w:val="Normal"/>
    <w:next w:val="BodyText"/>
    <w:qFormat/>
    <w:rsid w:val="00891F23"/>
    <w:pPr>
      <w:keepNext/>
      <w:numPr>
        <w:ilvl w:val="1"/>
        <w:numId w:val="1"/>
      </w:numPr>
      <w:pBdr>
        <w:top w:val="single" w:sz="36" w:space="1" w:color="F2F2F2" w:themeColor="background1" w:themeShade="F2"/>
        <w:left w:val="single" w:sz="36" w:space="4" w:color="F2F2F2" w:themeColor="background1" w:themeShade="F2"/>
        <w:bottom w:val="single" w:sz="36" w:space="1" w:color="F2F2F2" w:themeColor="background1" w:themeShade="F2"/>
        <w:right w:val="single" w:sz="36" w:space="4" w:color="F2F2F2" w:themeColor="background1" w:themeShade="F2"/>
      </w:pBdr>
      <w:shd w:val="clear" w:color="auto" w:fill="F2F2F2" w:themeFill="background1" w:themeFillShade="F2"/>
      <w:tabs>
        <w:tab w:val="clear" w:pos="8676"/>
        <w:tab w:val="num" w:pos="576"/>
      </w:tabs>
      <w:spacing w:before="240" w:after="60"/>
      <w:ind w:left="576"/>
      <w:outlineLvl w:val="1"/>
    </w:pPr>
    <w:rPr>
      <w:rFonts w:cs="Tahoma"/>
      <w:b/>
    </w:rPr>
  </w:style>
  <w:style w:type="paragraph" w:styleId="Heading3">
    <w:name w:val="heading 3"/>
    <w:basedOn w:val="Heading2"/>
    <w:next w:val="BodyText"/>
    <w:link w:val="Heading3Char"/>
    <w:qFormat/>
    <w:rsid w:val="00891F23"/>
    <w:pPr>
      <w:numPr>
        <w:ilvl w:val="2"/>
      </w:numPr>
      <w:pBdr>
        <w:top w:val="none" w:sz="0" w:space="0" w:color="auto"/>
        <w:left w:val="none" w:sz="0" w:space="0" w:color="auto"/>
        <w:bottom w:val="none" w:sz="0" w:space="0" w:color="auto"/>
        <w:right w:val="none" w:sz="0" w:space="0" w:color="auto"/>
      </w:pBdr>
      <w:shd w:val="clear" w:color="auto" w:fill="auto"/>
      <w:outlineLvl w:val="2"/>
    </w:pPr>
  </w:style>
  <w:style w:type="paragraph" w:styleId="Heading4">
    <w:name w:val="heading 4"/>
    <w:aliases w:val="Heading 4 Char1,Heading 4 Char Char,Heading 4 Char3 Char Char,Heading 4 Char2 Char Char Char,Heading 4 Char Char1 Char Char Char,Heading 4 Char1 Char Char Char Char Char,Heading 4 Char Char Char Char Char Char Char"/>
    <w:basedOn w:val="Heading3"/>
    <w:next w:val="BodyText"/>
    <w:qFormat/>
    <w:rsid w:val="00596122"/>
    <w:pPr>
      <w:numPr>
        <w:ilvl w:val="3"/>
      </w:numPr>
      <w:tabs>
        <w:tab w:val="clear" w:pos="864"/>
        <w:tab w:val="left" w:pos="1080"/>
      </w:tabs>
      <w:ind w:left="1080" w:hanging="1080"/>
      <w:outlineLvl w:val="3"/>
    </w:pPr>
  </w:style>
  <w:style w:type="paragraph" w:styleId="Heading5">
    <w:name w:val="heading 5"/>
    <w:basedOn w:val="Normal"/>
    <w:next w:val="Normal"/>
    <w:qFormat/>
    <w:rsid w:val="00211CDE"/>
    <w:pPr>
      <w:keepNext/>
      <w:numPr>
        <w:ilvl w:val="4"/>
        <w:numId w:val="1"/>
      </w:numPr>
      <w:spacing w:before="240" w:after="60"/>
      <w:outlineLvl w:val="4"/>
    </w:pPr>
    <w:rPr>
      <w:b/>
    </w:rPr>
  </w:style>
  <w:style w:type="paragraph" w:styleId="Heading6">
    <w:name w:val="heading 6"/>
    <w:basedOn w:val="Normal"/>
    <w:next w:val="Normal"/>
    <w:qFormat/>
    <w:rsid w:val="002D18B4"/>
    <w:pPr>
      <w:numPr>
        <w:ilvl w:val="5"/>
        <w:numId w:val="1"/>
      </w:numPr>
      <w:outlineLvl w:val="5"/>
    </w:pPr>
    <w:rPr>
      <w:b/>
    </w:rPr>
  </w:style>
  <w:style w:type="paragraph" w:styleId="Heading7">
    <w:name w:val="heading 7"/>
    <w:basedOn w:val="Normal"/>
    <w:next w:val="Normal"/>
    <w:qFormat/>
    <w:rsid w:val="007E4E9B"/>
    <w:pPr>
      <w:numPr>
        <w:ilvl w:val="6"/>
        <w:numId w:val="1"/>
      </w:numPr>
      <w:outlineLvl w:val="6"/>
    </w:pPr>
    <w:rPr>
      <w:b/>
    </w:rPr>
  </w:style>
  <w:style w:type="paragraph" w:styleId="Heading8">
    <w:name w:val="heading 8"/>
    <w:basedOn w:val="Normal"/>
    <w:next w:val="Normal"/>
    <w:qFormat/>
    <w:rsid w:val="007E4E9B"/>
    <w:pPr>
      <w:numPr>
        <w:ilvl w:val="7"/>
        <w:numId w:val="1"/>
      </w:numPr>
      <w:outlineLvl w:val="7"/>
    </w:pPr>
    <w:rPr>
      <w:b/>
    </w:rPr>
  </w:style>
  <w:style w:type="paragraph" w:styleId="Heading9">
    <w:name w:val="heading 9"/>
    <w:basedOn w:val="Normal"/>
    <w:next w:val="Normal"/>
    <w:qFormat/>
    <w:rsid w:val="007E4E9B"/>
    <w:pPr>
      <w:numPr>
        <w:ilvl w:val="8"/>
        <w:numId w:val="1"/>
      </w:numPr>
      <w:outlineLvl w:val="8"/>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50B98"/>
    <w:pPr>
      <w:spacing w:after="160" w:line="260" w:lineRule="exact"/>
    </w:pPr>
  </w:style>
  <w:style w:type="paragraph" w:styleId="TOC1">
    <w:name w:val="toc 1"/>
    <w:basedOn w:val="Normal"/>
    <w:next w:val="Normal"/>
    <w:uiPriority w:val="39"/>
    <w:rsid w:val="004037B4"/>
    <w:pPr>
      <w:tabs>
        <w:tab w:val="left" w:pos="480"/>
        <w:tab w:val="right" w:leader="dot" w:pos="9720"/>
      </w:tabs>
      <w:spacing w:before="120" w:after="120"/>
    </w:pPr>
    <w:rPr>
      <w:b/>
      <w:caps/>
    </w:rPr>
  </w:style>
  <w:style w:type="paragraph" w:styleId="TOC2">
    <w:name w:val="toc 2"/>
    <w:basedOn w:val="Normal"/>
    <w:next w:val="Normal"/>
    <w:uiPriority w:val="39"/>
    <w:rsid w:val="004037B4"/>
    <w:pPr>
      <w:tabs>
        <w:tab w:val="left" w:pos="960"/>
        <w:tab w:val="right" w:leader="dot" w:pos="9720"/>
      </w:tabs>
      <w:spacing w:line="240" w:lineRule="exact"/>
    </w:pPr>
    <w:rPr>
      <w:rFonts w:eastAsiaTheme="minorEastAsia"/>
      <w:smallCaps/>
      <w:sz w:val="18"/>
      <w:szCs w:val="18"/>
    </w:rPr>
  </w:style>
  <w:style w:type="paragraph" w:styleId="TOC3">
    <w:name w:val="toc 3"/>
    <w:basedOn w:val="Normal"/>
    <w:next w:val="Normal"/>
    <w:uiPriority w:val="39"/>
    <w:rsid w:val="004037B4"/>
    <w:pPr>
      <w:tabs>
        <w:tab w:val="left" w:pos="1200"/>
        <w:tab w:val="right" w:leader="dot" w:pos="9720"/>
      </w:tabs>
      <w:spacing w:line="240" w:lineRule="exact"/>
      <w:ind w:left="245"/>
    </w:pPr>
    <w:rPr>
      <w:rFonts w:eastAsiaTheme="minorEastAsia"/>
      <w:sz w:val="18"/>
      <w:szCs w:val="18"/>
    </w:rPr>
  </w:style>
  <w:style w:type="paragraph" w:styleId="TOC7">
    <w:name w:val="toc 7"/>
    <w:basedOn w:val="Normal"/>
    <w:next w:val="Normal"/>
    <w:semiHidden/>
    <w:rsid w:val="00E57C3D"/>
    <w:pPr>
      <w:tabs>
        <w:tab w:val="right" w:leader="dot" w:pos="9360"/>
      </w:tabs>
      <w:ind w:left="1200"/>
    </w:pPr>
    <w:rPr>
      <w:sz w:val="18"/>
    </w:rPr>
  </w:style>
  <w:style w:type="paragraph" w:styleId="TOC8">
    <w:name w:val="toc 8"/>
    <w:basedOn w:val="Normal"/>
    <w:next w:val="Normal"/>
    <w:semiHidden/>
    <w:rsid w:val="00E57C3D"/>
    <w:pPr>
      <w:tabs>
        <w:tab w:val="right" w:leader="dot" w:pos="9360"/>
      </w:tabs>
      <w:ind w:left="1440"/>
    </w:pPr>
    <w:rPr>
      <w:sz w:val="18"/>
    </w:rPr>
  </w:style>
  <w:style w:type="paragraph" w:styleId="TOC9">
    <w:name w:val="toc 9"/>
    <w:basedOn w:val="Normal"/>
    <w:next w:val="Normal"/>
    <w:semiHidden/>
    <w:rsid w:val="00E57C3D"/>
    <w:pPr>
      <w:tabs>
        <w:tab w:val="right" w:leader="dot" w:pos="9360"/>
      </w:tabs>
      <w:ind w:left="1680"/>
    </w:pPr>
    <w:rPr>
      <w:sz w:val="18"/>
    </w:rPr>
  </w:style>
  <w:style w:type="paragraph" w:styleId="Header">
    <w:name w:val="header"/>
    <w:basedOn w:val="Normal"/>
    <w:uiPriority w:val="4"/>
    <w:rsid w:val="00892BD1"/>
    <w:pPr>
      <w:keepNext/>
      <w:pBdr>
        <w:top w:val="single" w:sz="36" w:space="1" w:color="C0504D" w:themeColor="accent2"/>
        <w:left w:val="single" w:sz="36" w:space="4" w:color="C0504D" w:themeColor="accent2"/>
        <w:bottom w:val="single" w:sz="36" w:space="1" w:color="C0504D" w:themeColor="accent2"/>
        <w:right w:val="single" w:sz="36" w:space="4" w:color="C0504D" w:themeColor="accent2"/>
      </w:pBdr>
      <w:shd w:val="clear" w:color="auto" w:fill="C0504D" w:themeFill="accent2"/>
      <w:tabs>
        <w:tab w:val="center" w:pos="4320"/>
        <w:tab w:val="right" w:pos="8640"/>
      </w:tabs>
      <w:spacing w:before="240" w:after="120"/>
      <w:outlineLvl w:val="0"/>
    </w:pPr>
    <w:rPr>
      <w:b/>
      <w:bCs/>
      <w:caps/>
      <w:color w:val="FFFFFF" w:themeColor="background1"/>
    </w:rPr>
  </w:style>
  <w:style w:type="character" w:styleId="FootnoteReference">
    <w:name w:val="footnote reference"/>
    <w:semiHidden/>
    <w:rsid w:val="00AB6F74"/>
    <w:rPr>
      <w:rFonts w:ascii="Verdana" w:hAnsi="Verdana"/>
      <w:position w:val="6"/>
      <w:sz w:val="14"/>
    </w:rPr>
  </w:style>
  <w:style w:type="paragraph" w:styleId="FootnoteText">
    <w:name w:val="footnote text"/>
    <w:basedOn w:val="Normal"/>
    <w:semiHidden/>
    <w:rsid w:val="00812010"/>
    <w:rPr>
      <w:sz w:val="16"/>
    </w:rPr>
  </w:style>
  <w:style w:type="character" w:styleId="LineNumber">
    <w:name w:val="line number"/>
    <w:basedOn w:val="DefaultParagraphFont"/>
    <w:semiHidden/>
    <w:unhideWhenUsed/>
    <w:rsid w:val="00C23D80"/>
  </w:style>
  <w:style w:type="numbering" w:customStyle="1" w:styleId="StyleBulletedSymbolsymbolRedLeft025Hanging025">
    <w:name w:val="Style Bulleted Symbol (symbol) Red Left:  0.25&quot; Hanging:  0.25&quot;"/>
    <w:basedOn w:val="NoList"/>
    <w:rsid w:val="00660A9D"/>
    <w:pPr>
      <w:numPr>
        <w:numId w:val="2"/>
      </w:numPr>
    </w:pPr>
  </w:style>
  <w:style w:type="character" w:customStyle="1" w:styleId="UnresolvedMention1">
    <w:name w:val="Unresolved Mention1"/>
    <w:basedOn w:val="DefaultParagraphFont"/>
    <w:uiPriority w:val="99"/>
    <w:semiHidden/>
    <w:unhideWhenUsed/>
    <w:rsid w:val="00A541A6"/>
    <w:rPr>
      <w:color w:val="605E5C"/>
      <w:shd w:val="clear" w:color="auto" w:fill="E1DFDD"/>
    </w:rPr>
  </w:style>
  <w:style w:type="numbering" w:customStyle="1" w:styleId="StyleBulletedSymbolsymbolRedLeft025Hanging0251">
    <w:name w:val="Style Bulleted Symbol (symbol) Red Left:  0.25&quot; Hanging:  0.25&quot;1"/>
    <w:basedOn w:val="NoList"/>
    <w:rsid w:val="00660A9D"/>
    <w:pPr>
      <w:numPr>
        <w:numId w:val="3"/>
      </w:numPr>
    </w:pPr>
  </w:style>
  <w:style w:type="numbering" w:customStyle="1" w:styleId="StyleNumberedRedLeft025Hanging025">
    <w:name w:val="Style Numbered Red Left:  0.25&quot; Hanging:  0.25&quot;"/>
    <w:basedOn w:val="NoList"/>
    <w:rsid w:val="00B96F81"/>
    <w:pPr>
      <w:numPr>
        <w:numId w:val="4"/>
      </w:numPr>
    </w:pPr>
  </w:style>
  <w:style w:type="character" w:styleId="FollowedHyperlink">
    <w:name w:val="FollowedHyperlink"/>
    <w:basedOn w:val="DefaultParagraphFont"/>
    <w:semiHidden/>
    <w:unhideWhenUsed/>
    <w:rsid w:val="005027C0"/>
    <w:rPr>
      <w:color w:val="800080" w:themeColor="followedHyperlink"/>
      <w:u w:val="single"/>
    </w:rPr>
  </w:style>
  <w:style w:type="character" w:customStyle="1" w:styleId="ListParagraphChar">
    <w:name w:val="List Paragraph Char"/>
    <w:basedOn w:val="DefaultParagraphFont"/>
    <w:link w:val="ListParagraph"/>
    <w:rsid w:val="00667A8D"/>
    <w:rPr>
      <w:rFonts w:eastAsiaTheme="minorHAnsi"/>
      <w:kern w:val="20"/>
    </w:rPr>
  </w:style>
  <w:style w:type="paragraph" w:styleId="TableofFigures">
    <w:name w:val="table of figures"/>
    <w:aliases w:val="Table of Exhibits"/>
    <w:basedOn w:val="Normal"/>
    <w:next w:val="Normal"/>
    <w:uiPriority w:val="99"/>
    <w:unhideWhenUsed/>
    <w:rsid w:val="00825832"/>
    <w:pPr>
      <w:tabs>
        <w:tab w:val="right" w:leader="dot" w:pos="9710"/>
      </w:tabs>
      <w:spacing w:line="240" w:lineRule="exact"/>
    </w:pPr>
    <w:rPr>
      <w:sz w:val="18"/>
      <w:szCs w:val="18"/>
    </w:rPr>
  </w:style>
  <w:style w:type="paragraph" w:styleId="DocumentMap">
    <w:name w:val="Document Map"/>
    <w:basedOn w:val="Normal"/>
    <w:semiHidden/>
    <w:rsid w:val="00E57C3D"/>
    <w:pPr>
      <w:shd w:val="clear" w:color="auto" w:fill="000080"/>
    </w:pPr>
  </w:style>
  <w:style w:type="character" w:styleId="Hyperlink">
    <w:name w:val="Hyperlink"/>
    <w:basedOn w:val="DefaultParagraphFont"/>
    <w:uiPriority w:val="99"/>
    <w:unhideWhenUsed/>
    <w:rsid w:val="002029B5"/>
    <w:rPr>
      <w:color w:val="0000FF" w:themeColor="hyperlink"/>
      <w:u w:val="single"/>
    </w:rPr>
  </w:style>
  <w:style w:type="paragraph" w:styleId="BalloonText">
    <w:name w:val="Balloon Text"/>
    <w:basedOn w:val="Normal"/>
    <w:semiHidden/>
    <w:rsid w:val="00E0270C"/>
    <w:rPr>
      <w:rFonts w:cs="Tahoma"/>
      <w:sz w:val="16"/>
      <w:szCs w:val="16"/>
    </w:rPr>
  </w:style>
  <w:style w:type="character" w:customStyle="1" w:styleId="BodyTextChar">
    <w:name w:val="Body Text Char"/>
    <w:link w:val="BodyText"/>
    <w:rsid w:val="00250B98"/>
    <w:rPr>
      <w:rFonts w:ascii="Verdana" w:hAnsi="Verdana"/>
      <w:sz w:val="20"/>
    </w:rPr>
  </w:style>
  <w:style w:type="paragraph" w:styleId="CommentSubject">
    <w:name w:val="annotation subject"/>
    <w:basedOn w:val="Normal"/>
    <w:next w:val="Normal"/>
    <w:semiHidden/>
    <w:rsid w:val="00207E23"/>
    <w:rPr>
      <w:b/>
      <w:bCs/>
    </w:rPr>
  </w:style>
  <w:style w:type="character" w:customStyle="1" w:styleId="EmailStyle491">
    <w:name w:val="EmailStyle491"/>
    <w:semiHidden/>
    <w:rsid w:val="000E2701"/>
    <w:rPr>
      <w:rFonts w:ascii="Arial" w:hAnsi="Arial" w:cs="Arial"/>
      <w:color w:val="000080"/>
      <w:sz w:val="20"/>
      <w:szCs w:val="20"/>
    </w:rPr>
  </w:style>
  <w:style w:type="paragraph" w:styleId="TOCHeading">
    <w:name w:val="TOC Heading"/>
    <w:basedOn w:val="Heading1"/>
    <w:next w:val="Normal"/>
    <w:uiPriority w:val="39"/>
    <w:unhideWhenUsed/>
    <w:rsid w:val="0009794E"/>
    <w:pPr>
      <w:keepLines/>
      <w:numPr>
        <w:numId w:val="0"/>
      </w:numPr>
      <w:spacing w:before="480" w:after="0" w:line="276" w:lineRule="auto"/>
      <w:outlineLvl w:val="9"/>
    </w:pPr>
    <w:rPr>
      <w:rFonts w:eastAsiaTheme="majorEastAsia" w:cstheme="majorBidi"/>
      <w:bCs/>
      <w:szCs w:val="28"/>
      <w:lang w:eastAsia="ja-JP"/>
    </w:rPr>
  </w:style>
  <w:style w:type="paragraph" w:customStyle="1" w:styleId="TitlePage110ptBlueText">
    <w:name w:val="Title Page 1 10pt Blue Text"/>
    <w:next w:val="Normal"/>
    <w:rsid w:val="00054CAC"/>
    <w:rPr>
      <w:b/>
      <w:bCs/>
      <w:color w:val="0000FF"/>
    </w:rPr>
  </w:style>
  <w:style w:type="paragraph" w:customStyle="1" w:styleId="TitlePage118ptDarkRed">
    <w:name w:val="Title Page 1 + 18 pt Dark Red"/>
    <w:basedOn w:val="TitlePage1"/>
    <w:next w:val="Normal"/>
    <w:rsid w:val="00B649B4"/>
    <w:rPr>
      <w:bCs/>
      <w:color w:val="C00000"/>
      <w:sz w:val="36"/>
    </w:rPr>
  </w:style>
  <w:style w:type="paragraph" w:customStyle="1" w:styleId="TitlePage1">
    <w:name w:val="Title Page 1"/>
    <w:basedOn w:val="Normal"/>
    <w:rsid w:val="00054CAC"/>
    <w:pPr>
      <w:spacing w:before="100" w:beforeAutospacing="1" w:after="100" w:afterAutospacing="1"/>
    </w:pPr>
    <w:rPr>
      <w:b/>
      <w:sz w:val="56"/>
    </w:rPr>
  </w:style>
  <w:style w:type="paragraph" w:styleId="ListParagraph">
    <w:name w:val="List Paragraph"/>
    <w:basedOn w:val="Normal"/>
    <w:link w:val="ListParagraphChar"/>
    <w:uiPriority w:val="34"/>
    <w:qFormat/>
    <w:rsid w:val="00C17553"/>
    <w:pPr>
      <w:numPr>
        <w:numId w:val="17"/>
      </w:numPr>
      <w:spacing w:after="120"/>
      <w:contextualSpacing/>
    </w:pPr>
    <w:rPr>
      <w:rFonts w:eastAsiaTheme="minorHAnsi"/>
      <w:kern w:val="20"/>
    </w:rPr>
  </w:style>
  <w:style w:type="character" w:customStyle="1" w:styleId="Heading1Char">
    <w:name w:val="Heading 1 Char"/>
    <w:basedOn w:val="DefaultParagraphFont"/>
    <w:link w:val="Heading1"/>
    <w:uiPriority w:val="4"/>
    <w:rsid w:val="00667A8D"/>
    <w:rPr>
      <w:rFonts w:cs="Tahoma"/>
      <w:b/>
      <w:caps/>
      <w:color w:val="FFFFFF" w:themeColor="background1"/>
      <w:shd w:val="clear" w:color="auto" w:fill="C0504D" w:themeFill="accent2"/>
    </w:rPr>
  </w:style>
  <w:style w:type="paragraph" w:styleId="Revision">
    <w:name w:val="Revision"/>
    <w:hidden/>
    <w:uiPriority w:val="99"/>
    <w:semiHidden/>
    <w:rsid w:val="00952DC0"/>
    <w:rPr>
      <w:kern w:val="28"/>
    </w:rPr>
  </w:style>
  <w:style w:type="numbering" w:customStyle="1" w:styleId="StyleNumberedTahomaRedLeft075Hanging025">
    <w:name w:val="Style Numbered Tahoma Red Left:  0.75&quot; Hanging:  0.25&quot;"/>
    <w:basedOn w:val="NoList"/>
    <w:rsid w:val="00582A4A"/>
    <w:pPr>
      <w:numPr>
        <w:numId w:val="7"/>
      </w:numPr>
    </w:pPr>
  </w:style>
  <w:style w:type="numbering" w:customStyle="1" w:styleId="StyleNumberedLeft0Hanging05Kernat10pt">
    <w:name w:val="Style Numbered Left:  0&quot; Hanging:  0.5&quot; Kern at 10 pt"/>
    <w:basedOn w:val="NoList"/>
    <w:rsid w:val="003F2AE3"/>
    <w:pPr>
      <w:numPr>
        <w:numId w:val="19"/>
      </w:numPr>
    </w:pPr>
  </w:style>
  <w:style w:type="table" w:styleId="TableGrid">
    <w:name w:val="Table Grid"/>
    <w:basedOn w:val="TableNormal"/>
    <w:uiPriority w:val="59"/>
    <w:rsid w:val="00934C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45AD0"/>
    <w:rPr>
      <w:color w:val="666666"/>
    </w:rPr>
  </w:style>
  <w:style w:type="paragraph" w:styleId="Caption">
    <w:name w:val="caption"/>
    <w:basedOn w:val="Normal"/>
    <w:next w:val="Normal"/>
    <w:link w:val="CaptionChar"/>
    <w:uiPriority w:val="1"/>
    <w:qFormat/>
    <w:rsid w:val="00F160E0"/>
    <w:pPr>
      <w:tabs>
        <w:tab w:val="center" w:pos="4860"/>
        <w:tab w:val="left" w:pos="7399"/>
      </w:tabs>
      <w:spacing w:after="160" w:line="260" w:lineRule="exact"/>
      <w:jc w:val="center"/>
    </w:pPr>
    <w:rPr>
      <w:rFonts w:cs="Tahoma"/>
      <w:b/>
      <w:bCs/>
      <w:color w:val="000000" w:themeColor="text1"/>
    </w:rPr>
  </w:style>
  <w:style w:type="character" w:customStyle="1" w:styleId="CaptionChar">
    <w:name w:val="Caption Char"/>
    <w:basedOn w:val="DefaultParagraphFont"/>
    <w:link w:val="Caption"/>
    <w:uiPriority w:val="1"/>
    <w:locked/>
    <w:rsid w:val="00667A8D"/>
    <w:rPr>
      <w:rFonts w:cs="Tahoma"/>
      <w:b/>
      <w:bCs/>
      <w:color w:val="000000" w:themeColor="text1"/>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rPr>
      <w:sz w:val="20"/>
      <w:szCs w:val="20"/>
    </w:rPr>
  </w:style>
  <w:style w:type="character" w:customStyle="1" w:styleId="Heading3Char">
    <w:name w:val="Heading 3 Char"/>
    <w:basedOn w:val="DefaultParagraphFont"/>
    <w:link w:val="Heading3"/>
    <w:uiPriority w:val="4"/>
    <w:rsid w:val="00667A8D"/>
    <w:rPr>
      <w:rFonts w:cs="Tahoma"/>
      <w:b/>
    </w:rPr>
  </w:style>
  <w:style w:type="character" w:customStyle="1" w:styleId="StyleHyperlinkBlueNounderline">
    <w:name w:val="Style Hyperlink + Blue No underline"/>
    <w:basedOn w:val="Hyperlink"/>
    <w:rsid w:val="00E95623"/>
    <w:rPr>
      <w:color w:val="0000FF"/>
      <w:sz w:val="52"/>
      <w:u w:val="none"/>
    </w:rPr>
  </w:style>
  <w:style w:type="paragraph" w:customStyle="1" w:styleId="TitlePageDocumentCode">
    <w:name w:val="Title Page Document Code"/>
    <w:basedOn w:val="Normal"/>
    <w:rsid w:val="00016CE5"/>
    <w:pPr>
      <w:spacing w:after="120"/>
    </w:pPr>
    <w:rPr>
      <w:rFonts w:cs="Arial"/>
      <w:b/>
      <w:bCs/>
      <w:color w:val="FFFFFF" w:themeColor="background1"/>
      <w:kern w:val="28"/>
      <w:sz w:val="28"/>
      <w:szCs w:val="28"/>
    </w:rPr>
  </w:style>
  <w:style w:type="paragraph" w:customStyle="1" w:styleId="TitlePageWhiteText">
    <w:name w:val="Title Page White Text"/>
    <w:basedOn w:val="Normal"/>
    <w:rsid w:val="00156C76"/>
    <w:pPr>
      <w:tabs>
        <w:tab w:val="left" w:pos="4410"/>
      </w:tabs>
    </w:pPr>
    <w:rPr>
      <w:rFonts w:cs="Arial"/>
      <w:color w:val="FFFFFF" w:themeColor="background1"/>
      <w:kern w:val="28"/>
    </w:rPr>
  </w:style>
  <w:style w:type="paragraph" w:customStyle="1" w:styleId="TitlePageBlackText">
    <w:name w:val="Title Page Black Text"/>
    <w:rsid w:val="00AA036E"/>
    <w:rPr>
      <w:szCs w:val="36"/>
    </w:rPr>
  </w:style>
  <w:style w:type="paragraph" w:styleId="Subtitle">
    <w:name w:val="Subtitle"/>
    <w:basedOn w:val="Normal"/>
    <w:next w:val="Normal"/>
    <w:link w:val="SubtitleChar"/>
    <w:rsid w:val="00C542C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C542C7"/>
    <w:rPr>
      <w:rFonts w:asciiTheme="minorHAnsi" w:eastAsiaTheme="minorEastAsia" w:hAnsiTheme="minorHAnsi" w:cstheme="minorBidi"/>
      <w:color w:val="5A5A5A" w:themeColor="text1" w:themeTint="A5"/>
      <w:spacing w:val="15"/>
      <w:sz w:val="22"/>
      <w:szCs w:val="22"/>
    </w:rPr>
  </w:style>
  <w:style w:type="character" w:customStyle="1" w:styleId="StyleBlue">
    <w:name w:val="Style Blue"/>
    <w:basedOn w:val="DefaultParagraphFont"/>
    <w:qFormat/>
    <w:rsid w:val="00667A8D"/>
    <w:rPr>
      <w:color w:val="0000FF"/>
    </w:rPr>
  </w:style>
  <w:style w:type="character" w:styleId="Emphasis">
    <w:name w:val="Emphasis"/>
    <w:basedOn w:val="DefaultParagraphFont"/>
    <w:qFormat/>
    <w:rsid w:val="009D1B5C"/>
    <w:rPr>
      <w:i/>
      <w:iCs/>
    </w:rPr>
  </w:style>
  <w:style w:type="character" w:styleId="UnresolvedMention">
    <w:name w:val="Unresolved Mention"/>
    <w:basedOn w:val="DefaultParagraphFont"/>
    <w:uiPriority w:val="99"/>
    <w:semiHidden/>
    <w:unhideWhenUsed/>
    <w:rsid w:val="006B0A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6047">
      <w:bodyDiv w:val="1"/>
      <w:marLeft w:val="0"/>
      <w:marRight w:val="0"/>
      <w:marTop w:val="0"/>
      <w:marBottom w:val="0"/>
      <w:divBdr>
        <w:top w:val="none" w:sz="0" w:space="0" w:color="auto"/>
        <w:left w:val="none" w:sz="0" w:space="0" w:color="auto"/>
        <w:bottom w:val="none" w:sz="0" w:space="0" w:color="auto"/>
        <w:right w:val="none" w:sz="0" w:space="0" w:color="auto"/>
      </w:divBdr>
    </w:div>
    <w:div w:id="246307855">
      <w:bodyDiv w:val="1"/>
      <w:marLeft w:val="0"/>
      <w:marRight w:val="0"/>
      <w:marTop w:val="0"/>
      <w:marBottom w:val="0"/>
      <w:divBdr>
        <w:top w:val="none" w:sz="0" w:space="0" w:color="auto"/>
        <w:left w:val="none" w:sz="0" w:space="0" w:color="auto"/>
        <w:bottom w:val="none" w:sz="0" w:space="0" w:color="auto"/>
        <w:right w:val="none" w:sz="0" w:space="0" w:color="auto"/>
      </w:divBdr>
    </w:div>
    <w:div w:id="379138712">
      <w:bodyDiv w:val="1"/>
      <w:marLeft w:val="0"/>
      <w:marRight w:val="0"/>
      <w:marTop w:val="0"/>
      <w:marBottom w:val="0"/>
      <w:divBdr>
        <w:top w:val="none" w:sz="0" w:space="0" w:color="auto"/>
        <w:left w:val="none" w:sz="0" w:space="0" w:color="auto"/>
        <w:bottom w:val="none" w:sz="0" w:space="0" w:color="auto"/>
        <w:right w:val="none" w:sz="0" w:space="0" w:color="auto"/>
      </w:divBdr>
    </w:div>
    <w:div w:id="410588660">
      <w:bodyDiv w:val="1"/>
      <w:marLeft w:val="0"/>
      <w:marRight w:val="0"/>
      <w:marTop w:val="0"/>
      <w:marBottom w:val="0"/>
      <w:divBdr>
        <w:top w:val="none" w:sz="0" w:space="0" w:color="auto"/>
        <w:left w:val="none" w:sz="0" w:space="0" w:color="auto"/>
        <w:bottom w:val="none" w:sz="0" w:space="0" w:color="auto"/>
        <w:right w:val="none" w:sz="0" w:space="0" w:color="auto"/>
      </w:divBdr>
    </w:div>
    <w:div w:id="422335158">
      <w:bodyDiv w:val="1"/>
      <w:marLeft w:val="0"/>
      <w:marRight w:val="0"/>
      <w:marTop w:val="0"/>
      <w:marBottom w:val="0"/>
      <w:divBdr>
        <w:top w:val="none" w:sz="0" w:space="0" w:color="auto"/>
        <w:left w:val="none" w:sz="0" w:space="0" w:color="auto"/>
        <w:bottom w:val="none" w:sz="0" w:space="0" w:color="auto"/>
        <w:right w:val="none" w:sz="0" w:space="0" w:color="auto"/>
      </w:divBdr>
    </w:div>
    <w:div w:id="427166911">
      <w:bodyDiv w:val="1"/>
      <w:marLeft w:val="0"/>
      <w:marRight w:val="0"/>
      <w:marTop w:val="0"/>
      <w:marBottom w:val="0"/>
      <w:divBdr>
        <w:top w:val="none" w:sz="0" w:space="0" w:color="auto"/>
        <w:left w:val="none" w:sz="0" w:space="0" w:color="auto"/>
        <w:bottom w:val="none" w:sz="0" w:space="0" w:color="auto"/>
        <w:right w:val="none" w:sz="0" w:space="0" w:color="auto"/>
      </w:divBdr>
    </w:div>
    <w:div w:id="506865969">
      <w:bodyDiv w:val="1"/>
      <w:marLeft w:val="0"/>
      <w:marRight w:val="0"/>
      <w:marTop w:val="0"/>
      <w:marBottom w:val="0"/>
      <w:divBdr>
        <w:top w:val="none" w:sz="0" w:space="0" w:color="auto"/>
        <w:left w:val="none" w:sz="0" w:space="0" w:color="auto"/>
        <w:bottom w:val="none" w:sz="0" w:space="0" w:color="auto"/>
        <w:right w:val="none" w:sz="0" w:space="0" w:color="auto"/>
      </w:divBdr>
    </w:div>
    <w:div w:id="516309038">
      <w:bodyDiv w:val="1"/>
      <w:marLeft w:val="0"/>
      <w:marRight w:val="0"/>
      <w:marTop w:val="0"/>
      <w:marBottom w:val="0"/>
      <w:divBdr>
        <w:top w:val="none" w:sz="0" w:space="0" w:color="auto"/>
        <w:left w:val="none" w:sz="0" w:space="0" w:color="auto"/>
        <w:bottom w:val="none" w:sz="0" w:space="0" w:color="auto"/>
        <w:right w:val="none" w:sz="0" w:space="0" w:color="auto"/>
      </w:divBdr>
      <w:divsChild>
        <w:div w:id="885290200">
          <w:marLeft w:val="0"/>
          <w:marRight w:val="0"/>
          <w:marTop w:val="0"/>
          <w:marBottom w:val="0"/>
          <w:divBdr>
            <w:top w:val="none" w:sz="0" w:space="0" w:color="auto"/>
            <w:left w:val="none" w:sz="0" w:space="0" w:color="auto"/>
            <w:bottom w:val="none" w:sz="0" w:space="0" w:color="auto"/>
            <w:right w:val="none" w:sz="0" w:space="0" w:color="auto"/>
          </w:divBdr>
        </w:div>
        <w:div w:id="1952278580">
          <w:marLeft w:val="0"/>
          <w:marRight w:val="0"/>
          <w:marTop w:val="0"/>
          <w:marBottom w:val="0"/>
          <w:divBdr>
            <w:top w:val="none" w:sz="0" w:space="0" w:color="auto"/>
            <w:left w:val="none" w:sz="0" w:space="0" w:color="auto"/>
            <w:bottom w:val="none" w:sz="0" w:space="0" w:color="auto"/>
            <w:right w:val="none" w:sz="0" w:space="0" w:color="auto"/>
          </w:divBdr>
        </w:div>
      </w:divsChild>
    </w:div>
    <w:div w:id="721753933">
      <w:bodyDiv w:val="1"/>
      <w:marLeft w:val="0"/>
      <w:marRight w:val="0"/>
      <w:marTop w:val="0"/>
      <w:marBottom w:val="0"/>
      <w:divBdr>
        <w:top w:val="none" w:sz="0" w:space="0" w:color="auto"/>
        <w:left w:val="none" w:sz="0" w:space="0" w:color="auto"/>
        <w:bottom w:val="none" w:sz="0" w:space="0" w:color="auto"/>
        <w:right w:val="none" w:sz="0" w:space="0" w:color="auto"/>
      </w:divBdr>
    </w:div>
    <w:div w:id="729227773">
      <w:bodyDiv w:val="1"/>
      <w:marLeft w:val="0"/>
      <w:marRight w:val="0"/>
      <w:marTop w:val="0"/>
      <w:marBottom w:val="0"/>
      <w:divBdr>
        <w:top w:val="none" w:sz="0" w:space="0" w:color="auto"/>
        <w:left w:val="none" w:sz="0" w:space="0" w:color="auto"/>
        <w:bottom w:val="none" w:sz="0" w:space="0" w:color="auto"/>
        <w:right w:val="none" w:sz="0" w:space="0" w:color="auto"/>
      </w:divBdr>
    </w:div>
    <w:div w:id="803893065">
      <w:bodyDiv w:val="1"/>
      <w:marLeft w:val="0"/>
      <w:marRight w:val="0"/>
      <w:marTop w:val="0"/>
      <w:marBottom w:val="0"/>
      <w:divBdr>
        <w:top w:val="none" w:sz="0" w:space="0" w:color="auto"/>
        <w:left w:val="none" w:sz="0" w:space="0" w:color="auto"/>
        <w:bottom w:val="none" w:sz="0" w:space="0" w:color="auto"/>
        <w:right w:val="none" w:sz="0" w:space="0" w:color="auto"/>
      </w:divBdr>
    </w:div>
    <w:div w:id="966669215">
      <w:bodyDiv w:val="1"/>
      <w:marLeft w:val="0"/>
      <w:marRight w:val="0"/>
      <w:marTop w:val="0"/>
      <w:marBottom w:val="0"/>
      <w:divBdr>
        <w:top w:val="none" w:sz="0" w:space="0" w:color="auto"/>
        <w:left w:val="none" w:sz="0" w:space="0" w:color="auto"/>
        <w:bottom w:val="none" w:sz="0" w:space="0" w:color="auto"/>
        <w:right w:val="none" w:sz="0" w:space="0" w:color="auto"/>
      </w:divBdr>
    </w:div>
    <w:div w:id="1017081562">
      <w:bodyDiv w:val="1"/>
      <w:marLeft w:val="0"/>
      <w:marRight w:val="0"/>
      <w:marTop w:val="0"/>
      <w:marBottom w:val="0"/>
      <w:divBdr>
        <w:top w:val="none" w:sz="0" w:space="0" w:color="auto"/>
        <w:left w:val="none" w:sz="0" w:space="0" w:color="auto"/>
        <w:bottom w:val="none" w:sz="0" w:space="0" w:color="auto"/>
        <w:right w:val="none" w:sz="0" w:space="0" w:color="auto"/>
      </w:divBdr>
    </w:div>
    <w:div w:id="1038047117">
      <w:bodyDiv w:val="1"/>
      <w:marLeft w:val="0"/>
      <w:marRight w:val="0"/>
      <w:marTop w:val="0"/>
      <w:marBottom w:val="0"/>
      <w:divBdr>
        <w:top w:val="none" w:sz="0" w:space="0" w:color="auto"/>
        <w:left w:val="none" w:sz="0" w:space="0" w:color="auto"/>
        <w:bottom w:val="none" w:sz="0" w:space="0" w:color="auto"/>
        <w:right w:val="none" w:sz="0" w:space="0" w:color="auto"/>
      </w:divBdr>
    </w:div>
    <w:div w:id="1039745243">
      <w:bodyDiv w:val="1"/>
      <w:marLeft w:val="0"/>
      <w:marRight w:val="0"/>
      <w:marTop w:val="0"/>
      <w:marBottom w:val="0"/>
      <w:divBdr>
        <w:top w:val="none" w:sz="0" w:space="0" w:color="auto"/>
        <w:left w:val="none" w:sz="0" w:space="0" w:color="auto"/>
        <w:bottom w:val="none" w:sz="0" w:space="0" w:color="auto"/>
        <w:right w:val="none" w:sz="0" w:space="0" w:color="auto"/>
      </w:divBdr>
    </w:div>
    <w:div w:id="1160539082">
      <w:bodyDiv w:val="1"/>
      <w:marLeft w:val="0"/>
      <w:marRight w:val="0"/>
      <w:marTop w:val="0"/>
      <w:marBottom w:val="0"/>
      <w:divBdr>
        <w:top w:val="none" w:sz="0" w:space="0" w:color="auto"/>
        <w:left w:val="none" w:sz="0" w:space="0" w:color="auto"/>
        <w:bottom w:val="none" w:sz="0" w:space="0" w:color="auto"/>
        <w:right w:val="none" w:sz="0" w:space="0" w:color="auto"/>
      </w:divBdr>
      <w:divsChild>
        <w:div w:id="1314337795">
          <w:marLeft w:val="0"/>
          <w:marRight w:val="0"/>
          <w:marTop w:val="0"/>
          <w:marBottom w:val="0"/>
          <w:divBdr>
            <w:top w:val="none" w:sz="0" w:space="0" w:color="auto"/>
            <w:left w:val="none" w:sz="0" w:space="0" w:color="auto"/>
            <w:bottom w:val="none" w:sz="0" w:space="0" w:color="auto"/>
            <w:right w:val="none" w:sz="0" w:space="0" w:color="auto"/>
          </w:divBdr>
        </w:div>
        <w:div w:id="1983189249">
          <w:marLeft w:val="0"/>
          <w:marRight w:val="0"/>
          <w:marTop w:val="0"/>
          <w:marBottom w:val="0"/>
          <w:divBdr>
            <w:top w:val="none" w:sz="0" w:space="0" w:color="auto"/>
            <w:left w:val="none" w:sz="0" w:space="0" w:color="auto"/>
            <w:bottom w:val="none" w:sz="0" w:space="0" w:color="auto"/>
            <w:right w:val="none" w:sz="0" w:space="0" w:color="auto"/>
          </w:divBdr>
        </w:div>
        <w:div w:id="2030713688">
          <w:marLeft w:val="0"/>
          <w:marRight w:val="0"/>
          <w:marTop w:val="0"/>
          <w:marBottom w:val="0"/>
          <w:divBdr>
            <w:top w:val="none" w:sz="0" w:space="0" w:color="auto"/>
            <w:left w:val="none" w:sz="0" w:space="0" w:color="auto"/>
            <w:bottom w:val="none" w:sz="0" w:space="0" w:color="auto"/>
            <w:right w:val="none" w:sz="0" w:space="0" w:color="auto"/>
          </w:divBdr>
        </w:div>
      </w:divsChild>
    </w:div>
    <w:div w:id="1297178767">
      <w:bodyDiv w:val="1"/>
      <w:marLeft w:val="0"/>
      <w:marRight w:val="0"/>
      <w:marTop w:val="0"/>
      <w:marBottom w:val="0"/>
      <w:divBdr>
        <w:top w:val="none" w:sz="0" w:space="0" w:color="auto"/>
        <w:left w:val="none" w:sz="0" w:space="0" w:color="auto"/>
        <w:bottom w:val="none" w:sz="0" w:space="0" w:color="auto"/>
        <w:right w:val="none" w:sz="0" w:space="0" w:color="auto"/>
      </w:divBdr>
    </w:div>
    <w:div w:id="1301230742">
      <w:bodyDiv w:val="1"/>
      <w:marLeft w:val="0"/>
      <w:marRight w:val="0"/>
      <w:marTop w:val="0"/>
      <w:marBottom w:val="0"/>
      <w:divBdr>
        <w:top w:val="none" w:sz="0" w:space="0" w:color="auto"/>
        <w:left w:val="none" w:sz="0" w:space="0" w:color="auto"/>
        <w:bottom w:val="none" w:sz="0" w:space="0" w:color="auto"/>
        <w:right w:val="none" w:sz="0" w:space="0" w:color="auto"/>
      </w:divBdr>
    </w:div>
    <w:div w:id="1377703118">
      <w:bodyDiv w:val="1"/>
      <w:marLeft w:val="0"/>
      <w:marRight w:val="0"/>
      <w:marTop w:val="0"/>
      <w:marBottom w:val="0"/>
      <w:divBdr>
        <w:top w:val="none" w:sz="0" w:space="0" w:color="auto"/>
        <w:left w:val="none" w:sz="0" w:space="0" w:color="auto"/>
        <w:bottom w:val="none" w:sz="0" w:space="0" w:color="auto"/>
        <w:right w:val="none" w:sz="0" w:space="0" w:color="auto"/>
      </w:divBdr>
      <w:divsChild>
        <w:div w:id="268662643">
          <w:marLeft w:val="0"/>
          <w:marRight w:val="0"/>
          <w:marTop w:val="0"/>
          <w:marBottom w:val="0"/>
          <w:divBdr>
            <w:top w:val="none" w:sz="0" w:space="0" w:color="auto"/>
            <w:left w:val="none" w:sz="0" w:space="0" w:color="auto"/>
            <w:bottom w:val="none" w:sz="0" w:space="0" w:color="auto"/>
            <w:right w:val="none" w:sz="0" w:space="0" w:color="auto"/>
          </w:divBdr>
        </w:div>
        <w:div w:id="670181240">
          <w:marLeft w:val="0"/>
          <w:marRight w:val="0"/>
          <w:marTop w:val="0"/>
          <w:marBottom w:val="0"/>
          <w:divBdr>
            <w:top w:val="none" w:sz="0" w:space="0" w:color="auto"/>
            <w:left w:val="none" w:sz="0" w:space="0" w:color="auto"/>
            <w:bottom w:val="none" w:sz="0" w:space="0" w:color="auto"/>
            <w:right w:val="none" w:sz="0" w:space="0" w:color="auto"/>
          </w:divBdr>
        </w:div>
        <w:div w:id="908423692">
          <w:marLeft w:val="0"/>
          <w:marRight w:val="0"/>
          <w:marTop w:val="0"/>
          <w:marBottom w:val="0"/>
          <w:divBdr>
            <w:top w:val="none" w:sz="0" w:space="0" w:color="auto"/>
            <w:left w:val="none" w:sz="0" w:space="0" w:color="auto"/>
            <w:bottom w:val="none" w:sz="0" w:space="0" w:color="auto"/>
            <w:right w:val="none" w:sz="0" w:space="0" w:color="auto"/>
          </w:divBdr>
        </w:div>
      </w:divsChild>
    </w:div>
    <w:div w:id="1413891348">
      <w:bodyDiv w:val="1"/>
      <w:marLeft w:val="0"/>
      <w:marRight w:val="0"/>
      <w:marTop w:val="0"/>
      <w:marBottom w:val="0"/>
      <w:divBdr>
        <w:top w:val="none" w:sz="0" w:space="0" w:color="auto"/>
        <w:left w:val="none" w:sz="0" w:space="0" w:color="auto"/>
        <w:bottom w:val="none" w:sz="0" w:space="0" w:color="auto"/>
        <w:right w:val="none" w:sz="0" w:space="0" w:color="auto"/>
      </w:divBdr>
    </w:div>
    <w:div w:id="1438059916">
      <w:bodyDiv w:val="1"/>
      <w:marLeft w:val="0"/>
      <w:marRight w:val="0"/>
      <w:marTop w:val="0"/>
      <w:marBottom w:val="0"/>
      <w:divBdr>
        <w:top w:val="none" w:sz="0" w:space="0" w:color="auto"/>
        <w:left w:val="none" w:sz="0" w:space="0" w:color="auto"/>
        <w:bottom w:val="none" w:sz="0" w:space="0" w:color="auto"/>
        <w:right w:val="none" w:sz="0" w:space="0" w:color="auto"/>
      </w:divBdr>
    </w:div>
    <w:div w:id="1449155906">
      <w:bodyDiv w:val="1"/>
      <w:marLeft w:val="0"/>
      <w:marRight w:val="0"/>
      <w:marTop w:val="0"/>
      <w:marBottom w:val="0"/>
      <w:divBdr>
        <w:top w:val="none" w:sz="0" w:space="0" w:color="auto"/>
        <w:left w:val="none" w:sz="0" w:space="0" w:color="auto"/>
        <w:bottom w:val="none" w:sz="0" w:space="0" w:color="auto"/>
        <w:right w:val="none" w:sz="0" w:space="0" w:color="auto"/>
      </w:divBdr>
    </w:div>
    <w:div w:id="1454710237">
      <w:bodyDiv w:val="1"/>
      <w:marLeft w:val="0"/>
      <w:marRight w:val="0"/>
      <w:marTop w:val="0"/>
      <w:marBottom w:val="0"/>
      <w:divBdr>
        <w:top w:val="none" w:sz="0" w:space="0" w:color="auto"/>
        <w:left w:val="none" w:sz="0" w:space="0" w:color="auto"/>
        <w:bottom w:val="none" w:sz="0" w:space="0" w:color="auto"/>
        <w:right w:val="none" w:sz="0" w:space="0" w:color="auto"/>
      </w:divBdr>
    </w:div>
    <w:div w:id="1472792508">
      <w:bodyDiv w:val="1"/>
      <w:marLeft w:val="0"/>
      <w:marRight w:val="0"/>
      <w:marTop w:val="0"/>
      <w:marBottom w:val="0"/>
      <w:divBdr>
        <w:top w:val="none" w:sz="0" w:space="0" w:color="auto"/>
        <w:left w:val="none" w:sz="0" w:space="0" w:color="auto"/>
        <w:bottom w:val="none" w:sz="0" w:space="0" w:color="auto"/>
        <w:right w:val="none" w:sz="0" w:space="0" w:color="auto"/>
      </w:divBdr>
    </w:div>
    <w:div w:id="1541627761">
      <w:bodyDiv w:val="1"/>
      <w:marLeft w:val="0"/>
      <w:marRight w:val="0"/>
      <w:marTop w:val="0"/>
      <w:marBottom w:val="0"/>
      <w:divBdr>
        <w:top w:val="none" w:sz="0" w:space="0" w:color="auto"/>
        <w:left w:val="none" w:sz="0" w:space="0" w:color="auto"/>
        <w:bottom w:val="none" w:sz="0" w:space="0" w:color="auto"/>
        <w:right w:val="none" w:sz="0" w:space="0" w:color="auto"/>
      </w:divBdr>
    </w:div>
    <w:div w:id="1628467529">
      <w:bodyDiv w:val="1"/>
      <w:marLeft w:val="0"/>
      <w:marRight w:val="0"/>
      <w:marTop w:val="0"/>
      <w:marBottom w:val="0"/>
      <w:divBdr>
        <w:top w:val="none" w:sz="0" w:space="0" w:color="auto"/>
        <w:left w:val="none" w:sz="0" w:space="0" w:color="auto"/>
        <w:bottom w:val="none" w:sz="0" w:space="0" w:color="auto"/>
        <w:right w:val="none" w:sz="0" w:space="0" w:color="auto"/>
      </w:divBdr>
      <w:divsChild>
        <w:div w:id="1561281179">
          <w:marLeft w:val="0"/>
          <w:marRight w:val="0"/>
          <w:marTop w:val="0"/>
          <w:marBottom w:val="0"/>
          <w:divBdr>
            <w:top w:val="none" w:sz="0" w:space="0" w:color="auto"/>
            <w:left w:val="none" w:sz="0" w:space="0" w:color="auto"/>
            <w:bottom w:val="none" w:sz="0" w:space="0" w:color="auto"/>
            <w:right w:val="none" w:sz="0" w:space="0" w:color="auto"/>
          </w:divBdr>
        </w:div>
        <w:div w:id="2044864817">
          <w:marLeft w:val="0"/>
          <w:marRight w:val="0"/>
          <w:marTop w:val="0"/>
          <w:marBottom w:val="0"/>
          <w:divBdr>
            <w:top w:val="none" w:sz="0" w:space="0" w:color="auto"/>
            <w:left w:val="none" w:sz="0" w:space="0" w:color="auto"/>
            <w:bottom w:val="none" w:sz="0" w:space="0" w:color="auto"/>
            <w:right w:val="none" w:sz="0" w:space="0" w:color="auto"/>
          </w:divBdr>
        </w:div>
      </w:divsChild>
    </w:div>
    <w:div w:id="1716588711">
      <w:bodyDiv w:val="1"/>
      <w:marLeft w:val="0"/>
      <w:marRight w:val="0"/>
      <w:marTop w:val="0"/>
      <w:marBottom w:val="0"/>
      <w:divBdr>
        <w:top w:val="none" w:sz="0" w:space="0" w:color="auto"/>
        <w:left w:val="none" w:sz="0" w:space="0" w:color="auto"/>
        <w:bottom w:val="none" w:sz="0" w:space="0" w:color="auto"/>
        <w:right w:val="none" w:sz="0" w:space="0" w:color="auto"/>
      </w:divBdr>
    </w:div>
    <w:div w:id="1755660789">
      <w:bodyDiv w:val="1"/>
      <w:marLeft w:val="0"/>
      <w:marRight w:val="0"/>
      <w:marTop w:val="0"/>
      <w:marBottom w:val="0"/>
      <w:divBdr>
        <w:top w:val="none" w:sz="0" w:space="0" w:color="auto"/>
        <w:left w:val="none" w:sz="0" w:space="0" w:color="auto"/>
        <w:bottom w:val="none" w:sz="0" w:space="0" w:color="auto"/>
        <w:right w:val="none" w:sz="0" w:space="0" w:color="auto"/>
      </w:divBdr>
    </w:div>
    <w:div w:id="1794205908">
      <w:bodyDiv w:val="1"/>
      <w:marLeft w:val="0"/>
      <w:marRight w:val="0"/>
      <w:marTop w:val="0"/>
      <w:marBottom w:val="0"/>
      <w:divBdr>
        <w:top w:val="none" w:sz="0" w:space="0" w:color="auto"/>
        <w:left w:val="none" w:sz="0" w:space="0" w:color="auto"/>
        <w:bottom w:val="none" w:sz="0" w:space="0" w:color="auto"/>
        <w:right w:val="none" w:sz="0" w:space="0" w:color="auto"/>
      </w:divBdr>
    </w:div>
    <w:div w:id="1832256192">
      <w:bodyDiv w:val="1"/>
      <w:marLeft w:val="0"/>
      <w:marRight w:val="0"/>
      <w:marTop w:val="0"/>
      <w:marBottom w:val="0"/>
      <w:divBdr>
        <w:top w:val="none" w:sz="0" w:space="0" w:color="auto"/>
        <w:left w:val="none" w:sz="0" w:space="0" w:color="auto"/>
        <w:bottom w:val="none" w:sz="0" w:space="0" w:color="auto"/>
        <w:right w:val="none" w:sz="0" w:space="0" w:color="auto"/>
      </w:divBdr>
      <w:divsChild>
        <w:div w:id="225186630">
          <w:marLeft w:val="0"/>
          <w:marRight w:val="0"/>
          <w:marTop w:val="0"/>
          <w:marBottom w:val="0"/>
          <w:divBdr>
            <w:top w:val="none" w:sz="0" w:space="0" w:color="auto"/>
            <w:left w:val="none" w:sz="0" w:space="0" w:color="auto"/>
            <w:bottom w:val="none" w:sz="0" w:space="0" w:color="auto"/>
            <w:right w:val="none" w:sz="0" w:space="0" w:color="auto"/>
          </w:divBdr>
          <w:divsChild>
            <w:div w:id="1534228595">
              <w:marLeft w:val="0"/>
              <w:marRight w:val="0"/>
              <w:marTop w:val="0"/>
              <w:marBottom w:val="0"/>
              <w:divBdr>
                <w:top w:val="none" w:sz="0" w:space="0" w:color="auto"/>
                <w:left w:val="none" w:sz="0" w:space="0" w:color="auto"/>
                <w:bottom w:val="none" w:sz="0" w:space="0" w:color="auto"/>
                <w:right w:val="none" w:sz="0" w:space="0" w:color="auto"/>
              </w:divBdr>
              <w:divsChild>
                <w:div w:id="991526119">
                  <w:marLeft w:val="-420"/>
                  <w:marRight w:val="0"/>
                  <w:marTop w:val="0"/>
                  <w:marBottom w:val="0"/>
                  <w:divBdr>
                    <w:top w:val="none" w:sz="0" w:space="0" w:color="auto"/>
                    <w:left w:val="none" w:sz="0" w:space="0" w:color="auto"/>
                    <w:bottom w:val="none" w:sz="0" w:space="0" w:color="auto"/>
                    <w:right w:val="none" w:sz="0" w:space="0" w:color="auto"/>
                  </w:divBdr>
                  <w:divsChild>
                    <w:div w:id="951937977">
                      <w:marLeft w:val="0"/>
                      <w:marRight w:val="0"/>
                      <w:marTop w:val="0"/>
                      <w:marBottom w:val="0"/>
                      <w:divBdr>
                        <w:top w:val="none" w:sz="0" w:space="0" w:color="auto"/>
                        <w:left w:val="none" w:sz="0" w:space="0" w:color="auto"/>
                        <w:bottom w:val="none" w:sz="0" w:space="0" w:color="auto"/>
                        <w:right w:val="none" w:sz="0" w:space="0" w:color="auto"/>
                      </w:divBdr>
                      <w:divsChild>
                        <w:div w:id="2093315475">
                          <w:marLeft w:val="0"/>
                          <w:marRight w:val="0"/>
                          <w:marTop w:val="0"/>
                          <w:marBottom w:val="0"/>
                          <w:divBdr>
                            <w:top w:val="none" w:sz="0" w:space="0" w:color="auto"/>
                            <w:left w:val="none" w:sz="0" w:space="0" w:color="auto"/>
                            <w:bottom w:val="none" w:sz="0" w:space="0" w:color="auto"/>
                            <w:right w:val="none" w:sz="0" w:space="0" w:color="auto"/>
                          </w:divBdr>
                          <w:divsChild>
                            <w:div w:id="1344553404">
                              <w:marLeft w:val="0"/>
                              <w:marRight w:val="0"/>
                              <w:marTop w:val="0"/>
                              <w:marBottom w:val="0"/>
                              <w:divBdr>
                                <w:top w:val="none" w:sz="0" w:space="0" w:color="auto"/>
                                <w:left w:val="none" w:sz="0" w:space="0" w:color="auto"/>
                                <w:bottom w:val="none" w:sz="0" w:space="0" w:color="auto"/>
                                <w:right w:val="none" w:sz="0" w:space="0" w:color="auto"/>
                              </w:divBdr>
                            </w:div>
                            <w:div w:id="173319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390759">
          <w:marLeft w:val="0"/>
          <w:marRight w:val="0"/>
          <w:marTop w:val="0"/>
          <w:marBottom w:val="0"/>
          <w:divBdr>
            <w:top w:val="none" w:sz="0" w:space="0" w:color="auto"/>
            <w:left w:val="none" w:sz="0" w:space="0" w:color="auto"/>
            <w:bottom w:val="none" w:sz="0" w:space="0" w:color="auto"/>
            <w:right w:val="none" w:sz="0" w:space="0" w:color="auto"/>
          </w:divBdr>
          <w:divsChild>
            <w:div w:id="1715353297">
              <w:marLeft w:val="0"/>
              <w:marRight w:val="0"/>
              <w:marTop w:val="0"/>
              <w:marBottom w:val="0"/>
              <w:divBdr>
                <w:top w:val="none" w:sz="0" w:space="0" w:color="auto"/>
                <w:left w:val="none" w:sz="0" w:space="0" w:color="auto"/>
                <w:bottom w:val="none" w:sz="0" w:space="0" w:color="auto"/>
                <w:right w:val="none" w:sz="0" w:space="0" w:color="auto"/>
              </w:divBdr>
              <w:divsChild>
                <w:div w:id="38341070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865904146">
      <w:bodyDiv w:val="1"/>
      <w:marLeft w:val="0"/>
      <w:marRight w:val="0"/>
      <w:marTop w:val="0"/>
      <w:marBottom w:val="0"/>
      <w:divBdr>
        <w:top w:val="none" w:sz="0" w:space="0" w:color="auto"/>
        <w:left w:val="none" w:sz="0" w:space="0" w:color="auto"/>
        <w:bottom w:val="none" w:sz="0" w:space="0" w:color="auto"/>
        <w:right w:val="none" w:sz="0" w:space="0" w:color="auto"/>
      </w:divBdr>
    </w:div>
    <w:div w:id="1918513286">
      <w:bodyDiv w:val="1"/>
      <w:marLeft w:val="0"/>
      <w:marRight w:val="0"/>
      <w:marTop w:val="0"/>
      <w:marBottom w:val="0"/>
      <w:divBdr>
        <w:top w:val="none" w:sz="0" w:space="0" w:color="auto"/>
        <w:left w:val="none" w:sz="0" w:space="0" w:color="auto"/>
        <w:bottom w:val="none" w:sz="0" w:space="0" w:color="auto"/>
        <w:right w:val="none" w:sz="0" w:space="0" w:color="auto"/>
      </w:divBdr>
    </w:div>
    <w:div w:id="1967662425">
      <w:bodyDiv w:val="1"/>
      <w:marLeft w:val="0"/>
      <w:marRight w:val="0"/>
      <w:marTop w:val="0"/>
      <w:marBottom w:val="0"/>
      <w:divBdr>
        <w:top w:val="none" w:sz="0" w:space="0" w:color="auto"/>
        <w:left w:val="none" w:sz="0" w:space="0" w:color="auto"/>
        <w:bottom w:val="none" w:sz="0" w:space="0" w:color="auto"/>
        <w:right w:val="none" w:sz="0" w:space="0" w:color="auto"/>
      </w:divBdr>
    </w:div>
    <w:div w:id="2084522069">
      <w:bodyDiv w:val="1"/>
      <w:marLeft w:val="0"/>
      <w:marRight w:val="0"/>
      <w:marTop w:val="0"/>
      <w:marBottom w:val="0"/>
      <w:divBdr>
        <w:top w:val="none" w:sz="0" w:space="0" w:color="auto"/>
        <w:left w:val="none" w:sz="0" w:space="0" w:color="auto"/>
        <w:bottom w:val="none" w:sz="0" w:space="0" w:color="auto"/>
        <w:right w:val="none" w:sz="0" w:space="0" w:color="auto"/>
      </w:divBdr>
      <w:divsChild>
        <w:div w:id="621965193">
          <w:marLeft w:val="0"/>
          <w:marRight w:val="0"/>
          <w:marTop w:val="0"/>
          <w:marBottom w:val="0"/>
          <w:divBdr>
            <w:top w:val="none" w:sz="0" w:space="0" w:color="auto"/>
            <w:left w:val="none" w:sz="0" w:space="0" w:color="auto"/>
            <w:bottom w:val="none" w:sz="0" w:space="0" w:color="auto"/>
            <w:right w:val="none" w:sz="0" w:space="0" w:color="auto"/>
          </w:divBdr>
          <w:divsChild>
            <w:div w:id="1991933575">
              <w:marLeft w:val="0"/>
              <w:marRight w:val="0"/>
              <w:marTop w:val="0"/>
              <w:marBottom w:val="0"/>
              <w:divBdr>
                <w:top w:val="none" w:sz="0" w:space="0" w:color="auto"/>
                <w:left w:val="none" w:sz="0" w:space="0" w:color="auto"/>
                <w:bottom w:val="none" w:sz="0" w:space="0" w:color="auto"/>
                <w:right w:val="none" w:sz="0" w:space="0" w:color="auto"/>
              </w:divBdr>
              <w:divsChild>
                <w:div w:id="213123972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63275434">
          <w:marLeft w:val="0"/>
          <w:marRight w:val="0"/>
          <w:marTop w:val="0"/>
          <w:marBottom w:val="0"/>
          <w:divBdr>
            <w:top w:val="none" w:sz="0" w:space="0" w:color="auto"/>
            <w:left w:val="none" w:sz="0" w:space="0" w:color="auto"/>
            <w:bottom w:val="none" w:sz="0" w:space="0" w:color="auto"/>
            <w:right w:val="none" w:sz="0" w:space="0" w:color="auto"/>
          </w:divBdr>
          <w:divsChild>
            <w:div w:id="594870547">
              <w:marLeft w:val="0"/>
              <w:marRight w:val="0"/>
              <w:marTop w:val="0"/>
              <w:marBottom w:val="0"/>
              <w:divBdr>
                <w:top w:val="none" w:sz="0" w:space="0" w:color="auto"/>
                <w:left w:val="none" w:sz="0" w:space="0" w:color="auto"/>
                <w:bottom w:val="none" w:sz="0" w:space="0" w:color="auto"/>
                <w:right w:val="none" w:sz="0" w:space="0" w:color="auto"/>
              </w:divBdr>
              <w:divsChild>
                <w:div w:id="844366202">
                  <w:marLeft w:val="-420"/>
                  <w:marRight w:val="0"/>
                  <w:marTop w:val="0"/>
                  <w:marBottom w:val="0"/>
                  <w:divBdr>
                    <w:top w:val="none" w:sz="0" w:space="0" w:color="auto"/>
                    <w:left w:val="none" w:sz="0" w:space="0" w:color="auto"/>
                    <w:bottom w:val="none" w:sz="0" w:space="0" w:color="auto"/>
                    <w:right w:val="none" w:sz="0" w:space="0" w:color="auto"/>
                  </w:divBdr>
                  <w:divsChild>
                    <w:div w:id="2147312755">
                      <w:marLeft w:val="0"/>
                      <w:marRight w:val="0"/>
                      <w:marTop w:val="0"/>
                      <w:marBottom w:val="0"/>
                      <w:divBdr>
                        <w:top w:val="none" w:sz="0" w:space="0" w:color="auto"/>
                        <w:left w:val="none" w:sz="0" w:space="0" w:color="auto"/>
                        <w:bottom w:val="none" w:sz="0" w:space="0" w:color="auto"/>
                        <w:right w:val="none" w:sz="0" w:space="0" w:color="auto"/>
                      </w:divBdr>
                      <w:divsChild>
                        <w:div w:id="308361360">
                          <w:marLeft w:val="0"/>
                          <w:marRight w:val="0"/>
                          <w:marTop w:val="0"/>
                          <w:marBottom w:val="0"/>
                          <w:divBdr>
                            <w:top w:val="none" w:sz="0" w:space="0" w:color="auto"/>
                            <w:left w:val="none" w:sz="0" w:space="0" w:color="auto"/>
                            <w:bottom w:val="none" w:sz="0" w:space="0" w:color="auto"/>
                            <w:right w:val="none" w:sz="0" w:space="0" w:color="auto"/>
                          </w:divBdr>
                          <w:divsChild>
                            <w:div w:id="187527944">
                              <w:marLeft w:val="0"/>
                              <w:marRight w:val="0"/>
                              <w:marTop w:val="0"/>
                              <w:marBottom w:val="0"/>
                              <w:divBdr>
                                <w:top w:val="none" w:sz="0" w:space="0" w:color="auto"/>
                                <w:left w:val="none" w:sz="0" w:space="0" w:color="auto"/>
                                <w:bottom w:val="none" w:sz="0" w:space="0" w:color="auto"/>
                                <w:right w:val="none" w:sz="0" w:space="0" w:color="auto"/>
                              </w:divBdr>
                            </w:div>
                            <w:div w:id="15271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5880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oasis-open.org/standard/xacmlv2-0/"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nena.org/ipr" TargetMode="External"/><Relationship Id="rId26" Type="http://schemas.openxmlformats.org/officeDocument/2006/relationships/image" Target="media/image3.emf"/><Relationship Id="rId39" Type="http://schemas.openxmlformats.org/officeDocument/2006/relationships/hyperlink" Target="https://www.nena.org/page/standards" TargetMode="External"/><Relationship Id="rId21" Type="http://schemas.openxmlformats.org/officeDocument/2006/relationships/header" Target="header2.xml"/><Relationship Id="rId34" Type="http://schemas.openxmlformats.org/officeDocument/2006/relationships/hyperlink" Target="https://kb.nena.org/wiki/Main_Page" TargetMode="External"/><Relationship Id="rId42" Type="http://schemas.openxmlformats.org/officeDocument/2006/relationships/hyperlink" Target="https://www.nena.org/page/standards" TargetMode="External"/><Relationship Id="rId47" Type="http://schemas.openxmlformats.org/officeDocument/2006/relationships/hyperlink" Target="https://www.itu.int/rec/T-REC-E.164-201011-I/en" TargetMode="External"/><Relationship Id="rId50" Type="http://schemas.openxmlformats.org/officeDocument/2006/relationships/hyperlink" Target="https://le.fbi.gov/cjis-division/cjis-security-policy-resource-center" TargetMode="External"/><Relationship Id="rId55" Type="http://schemas.openxmlformats.org/officeDocument/2006/relationships/footer" Target="footer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crm@nena.org" TargetMode="External"/><Relationship Id="rId29" Type="http://schemas.openxmlformats.org/officeDocument/2006/relationships/hyperlink" Target="https://kb.nena.org/wiki/Main_Page" TargetMode="External"/><Relationship Id="rId11" Type="http://schemas.openxmlformats.org/officeDocument/2006/relationships/comments" Target="comments.xml"/><Relationship Id="rId24" Type="http://schemas.openxmlformats.org/officeDocument/2006/relationships/header" Target="header3.xml"/><Relationship Id="rId32" Type="http://schemas.openxmlformats.org/officeDocument/2006/relationships/hyperlink" Target="https://kb.nena.org/wiki/Category:Glossary" TargetMode="External"/><Relationship Id="rId37" Type="http://schemas.openxmlformats.org/officeDocument/2006/relationships/hyperlink" Target="https://datatracker.ietf.org/doc/html/rfc2119" TargetMode="External"/><Relationship Id="rId40" Type="http://schemas.openxmlformats.org/officeDocument/2006/relationships/hyperlink" Target="https://www.openapis.org/blog/2021/02/18/openapi-specification-3-1-released" TargetMode="External"/><Relationship Id="rId45" Type="http://schemas.openxmlformats.org/officeDocument/2006/relationships/hyperlink" Target="https://www.nena.org/page/standards" TargetMode="External"/><Relationship Id="rId53" Type="http://schemas.openxmlformats.org/officeDocument/2006/relationships/image" Target="media/image5.png"/><Relationship Id="rId58" Type="http://schemas.openxmlformats.org/officeDocument/2006/relationships/glossaryDocument" Target="glossary/document.xml"/><Relationship Id="rId5" Type="http://schemas.openxmlformats.org/officeDocument/2006/relationships/numbering" Target="numbering.xml"/><Relationship Id="rId19" Type="http://schemas.openxmlformats.org/officeDocument/2006/relationships/hyperlink" Target="mailto:crm@nena.or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 Id="rId27" Type="http://schemas.openxmlformats.org/officeDocument/2006/relationships/hyperlink" Target="https://www.nena.org/page/Submit_IssueNDG" TargetMode="External"/><Relationship Id="rId30" Type="http://schemas.openxmlformats.org/officeDocument/2006/relationships/hyperlink" Target="https://kb.nena.org/wiki/Main_Page" TargetMode="External"/><Relationship Id="rId35" Type="http://schemas.openxmlformats.org/officeDocument/2006/relationships/hyperlink" Target="https://kb.nena.org/wiki/Main_Page" TargetMode="External"/><Relationship Id="rId43" Type="http://schemas.openxmlformats.org/officeDocument/2006/relationships/hyperlink" Target="mailto:crm@nena.org" TargetMode="External"/><Relationship Id="rId48" Type="http://schemas.openxmlformats.org/officeDocument/2006/relationships/hyperlink" Target="https://www.nist.gov/cyberframework" TargetMode="External"/><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w3.org/TR/xmlschema11-1/"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mailto:crm@nena.org" TargetMode="External"/><Relationship Id="rId25" Type="http://schemas.openxmlformats.org/officeDocument/2006/relationships/footer" Target="footer3.xml"/><Relationship Id="rId33" Type="http://schemas.openxmlformats.org/officeDocument/2006/relationships/hyperlink" Target="https://kb.nena.org/wiki/Main_Page" TargetMode="External"/><Relationship Id="rId38" Type="http://schemas.openxmlformats.org/officeDocument/2006/relationships/hyperlink" Target="https://datatracker.ietf.org/doc/html/rfc8174" TargetMode="External"/><Relationship Id="rId46" Type="http://schemas.openxmlformats.org/officeDocument/2006/relationships/hyperlink" Target="https://datatracker.ietf.org/doc/html/rfc3261" TargetMode="External"/><Relationship Id="rId59" Type="http://schemas.openxmlformats.org/officeDocument/2006/relationships/theme" Target="theme/theme1.xml"/><Relationship Id="rId20" Type="http://schemas.openxmlformats.org/officeDocument/2006/relationships/header" Target="header1.xml"/><Relationship Id="rId41" Type="http://schemas.openxmlformats.org/officeDocument/2006/relationships/hyperlink" Target="https://www.w3.org/TR/xmlschema11-1/" TargetMode="External"/><Relationship Id="rId54" Type="http://schemas.openxmlformats.org/officeDocument/2006/relationships/hyperlink" Target="https://dev.nena.org/higherlogic/ws/public/document?document_id=35044&amp;wg_id=ed9b432e-644e-48be-ab9f-c8cffce3a079"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nena.org" TargetMode="External"/><Relationship Id="rId23" Type="http://schemas.openxmlformats.org/officeDocument/2006/relationships/footer" Target="footer2.xml"/><Relationship Id="rId28" Type="http://schemas.openxmlformats.org/officeDocument/2006/relationships/hyperlink" Target="https://kb.nena.org/wiki/Category:Glossary" TargetMode="External"/><Relationship Id="rId36" Type="http://schemas.openxmlformats.org/officeDocument/2006/relationships/hyperlink" Target="https://kb.nena.org/wiki/Category:Glossary" TargetMode="External"/><Relationship Id="rId49" Type="http://schemas.openxmlformats.org/officeDocument/2006/relationships/hyperlink" Target="https://www.congress.gov/115/plaws/publ393/PLAW-115publ393.pdf" TargetMode="External"/><Relationship Id="rId57" Type="http://schemas.microsoft.com/office/2011/relationships/people" Target="people.xml"/><Relationship Id="rId10" Type="http://schemas.openxmlformats.org/officeDocument/2006/relationships/endnotes" Target="endnotes.xml"/><Relationship Id="rId31" Type="http://schemas.openxmlformats.org/officeDocument/2006/relationships/hyperlink" Target="https://kb.nena.org/wiki/Main_Page" TargetMode="External"/><Relationship Id="rId44" Type="http://schemas.openxmlformats.org/officeDocument/2006/relationships/hyperlink" Target="https://www.nena.org/page/standards" TargetMode="External"/><Relationship Id="rId52"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EB8B313DA784BF997185FFC0B76826E"/>
        <w:category>
          <w:name w:val="General"/>
          <w:gallery w:val="placeholder"/>
        </w:category>
        <w:types>
          <w:type w:val="bbPlcHdr"/>
        </w:types>
        <w:behaviors>
          <w:behavior w:val="content"/>
        </w:behaviors>
        <w:guid w:val="{B9E04D8F-946B-4066-9DD9-8BFBAD7090B1}"/>
      </w:docPartPr>
      <w:docPartBody>
        <w:p w:rsidR="0011656E" w:rsidRDefault="00D26DED" w:rsidP="00D26DED">
          <w:pPr>
            <w:pStyle w:val="9EB8B313DA784BF997185FFC0B76826E"/>
          </w:pPr>
          <w:r w:rsidRPr="009446CF">
            <w:rPr>
              <w:rStyle w:val="PlaceholderText"/>
            </w:rPr>
            <w:t>Enter any content that you want to repeat, including other content controls. You can also insert this control around table rows in order to repeat parts of a table.</w:t>
          </w:r>
        </w:p>
      </w:docPartBody>
    </w:docPart>
    <w:docPart>
      <w:docPartPr>
        <w:name w:val="180919F8033847708FF859F79721441B"/>
        <w:category>
          <w:name w:val="General"/>
          <w:gallery w:val="placeholder"/>
        </w:category>
        <w:types>
          <w:type w:val="bbPlcHdr"/>
        </w:types>
        <w:behaviors>
          <w:behavior w:val="content"/>
        </w:behaviors>
        <w:guid w:val="{6F141280-7637-45EA-8B92-B14AC64753B7}"/>
      </w:docPartPr>
      <w:docPartBody>
        <w:p w:rsidR="0011656E" w:rsidRDefault="00D26DED" w:rsidP="00D26DED">
          <w:pPr>
            <w:pStyle w:val="180919F8033847708FF859F79721441B"/>
          </w:pPr>
          <w:r w:rsidRPr="001E61EF">
            <w:rPr>
              <w:rFonts w:ascii="Tahoma" w:hAnsi="Tahoma" w:cs="Tahoma"/>
            </w:rPr>
            <w:t>Select</w:t>
          </w:r>
        </w:p>
      </w:docPartBody>
    </w:docPart>
    <w:docPart>
      <w:docPartPr>
        <w:name w:val="307056AB345447FB880327D99F7613DF"/>
        <w:category>
          <w:name w:val="General"/>
          <w:gallery w:val="placeholder"/>
        </w:category>
        <w:types>
          <w:type w:val="bbPlcHdr"/>
        </w:types>
        <w:behaviors>
          <w:behavior w:val="content"/>
        </w:behaviors>
        <w:guid w:val="{A9DFBEF3-906E-4F19-A607-386AB8F39A65}"/>
      </w:docPartPr>
      <w:docPartBody>
        <w:p w:rsidR="0011656E" w:rsidRDefault="00D26DED" w:rsidP="00D26DED">
          <w:pPr>
            <w:pStyle w:val="307056AB345447FB880327D99F7613DF"/>
          </w:pPr>
          <w:r>
            <w:rPr>
              <w:rFonts w:ascii="Tahoma" w:hAnsi="Tahoma" w:cs="Tahoma"/>
            </w:rPr>
            <w:t>Details (if “Other”)</w:t>
          </w:r>
        </w:p>
      </w:docPartBody>
    </w:docPart>
    <w:docPart>
      <w:docPartPr>
        <w:name w:val="E18F88F77F7E4BA5BA1B52D92B1251E5"/>
        <w:category>
          <w:name w:val="General"/>
          <w:gallery w:val="placeholder"/>
        </w:category>
        <w:types>
          <w:type w:val="bbPlcHdr"/>
        </w:types>
        <w:behaviors>
          <w:behavior w:val="content"/>
        </w:behaviors>
        <w:guid w:val="{86EE4BEC-0644-4714-B538-0427FDE40E9A}"/>
      </w:docPartPr>
      <w:docPartBody>
        <w:p w:rsidR="0011656E" w:rsidRDefault="00D26DED" w:rsidP="00D26DED">
          <w:pPr>
            <w:pStyle w:val="E18F88F77F7E4BA5BA1B52D92B1251E5"/>
          </w:pPr>
          <w:r w:rsidRPr="009248A8">
            <w:rPr>
              <w:rStyle w:val="PlaceholderText"/>
            </w:rPr>
            <w:t>Click or tap here to enter text.</w:t>
          </w:r>
        </w:p>
      </w:docPartBody>
    </w:docPart>
    <w:docPart>
      <w:docPartPr>
        <w:name w:val="076F2F2E13A445B197E1B4398A78FD6F"/>
        <w:category>
          <w:name w:val="General"/>
          <w:gallery w:val="placeholder"/>
        </w:category>
        <w:types>
          <w:type w:val="bbPlcHdr"/>
        </w:types>
        <w:behaviors>
          <w:behavior w:val="content"/>
        </w:behaviors>
        <w:guid w:val="{EDA07F37-08EC-40B1-BE0C-A334FEE68223}"/>
      </w:docPartPr>
      <w:docPartBody>
        <w:p w:rsidR="0011656E" w:rsidRDefault="00D26DED" w:rsidP="00D26DED">
          <w:pPr>
            <w:pStyle w:val="076F2F2E13A445B197E1B4398A78FD6F"/>
          </w:pPr>
          <w:r w:rsidRPr="009446CF">
            <w:rPr>
              <w:rStyle w:val="PlaceholderText"/>
            </w:rPr>
            <w:t>Enter any content that you want to repeat, including other content controls. You can also insert this control around table rows in order to repeat parts of a table.</w:t>
          </w:r>
        </w:p>
      </w:docPartBody>
    </w:docPart>
    <w:docPart>
      <w:docPartPr>
        <w:name w:val="E302189BE771424EBCD5BC27F668C234"/>
        <w:category>
          <w:name w:val="General"/>
          <w:gallery w:val="placeholder"/>
        </w:category>
        <w:types>
          <w:type w:val="bbPlcHdr"/>
        </w:types>
        <w:behaviors>
          <w:behavior w:val="content"/>
        </w:behaviors>
        <w:guid w:val="{BD428BDF-8B79-4032-91E0-77A05CF323DA}"/>
      </w:docPartPr>
      <w:docPartBody>
        <w:p w:rsidR="0011656E" w:rsidRDefault="00D26DED" w:rsidP="00D26DED">
          <w:pPr>
            <w:pStyle w:val="E302189BE771424EBCD5BC27F668C234"/>
          </w:pPr>
          <w:r w:rsidRPr="001E61EF">
            <w:rPr>
              <w:rFonts w:ascii="Tahoma" w:hAnsi="Tahoma" w:cs="Tahoma"/>
            </w:rPr>
            <w:t>Select</w:t>
          </w:r>
        </w:p>
      </w:docPartBody>
    </w:docPart>
    <w:docPart>
      <w:docPartPr>
        <w:name w:val="43561BA62E0E4A408CE4017A09797E3F"/>
        <w:category>
          <w:name w:val="General"/>
          <w:gallery w:val="placeholder"/>
        </w:category>
        <w:types>
          <w:type w:val="bbPlcHdr"/>
        </w:types>
        <w:behaviors>
          <w:behavior w:val="content"/>
        </w:behaviors>
        <w:guid w:val="{0F879796-2FC2-44C1-91C9-D06E1ABA8AAD}"/>
      </w:docPartPr>
      <w:docPartBody>
        <w:p w:rsidR="0011656E" w:rsidRDefault="00D26DED" w:rsidP="00D26DED">
          <w:pPr>
            <w:pStyle w:val="43561BA62E0E4A408CE4017A09797E3F"/>
          </w:pPr>
          <w:r>
            <w:rPr>
              <w:rFonts w:ascii="Tahoma" w:hAnsi="Tahoma" w:cs="Tahoma"/>
            </w:rPr>
            <w:t>Details (if “Other”)</w:t>
          </w:r>
        </w:p>
      </w:docPartBody>
    </w:docPart>
    <w:docPart>
      <w:docPartPr>
        <w:name w:val="541152EECB3C40CBBCCA6B15A2C52138"/>
        <w:category>
          <w:name w:val="General"/>
          <w:gallery w:val="placeholder"/>
        </w:category>
        <w:types>
          <w:type w:val="bbPlcHdr"/>
        </w:types>
        <w:behaviors>
          <w:behavior w:val="content"/>
        </w:behaviors>
        <w:guid w:val="{ED12E67C-BB5D-476C-947E-659429D5DA62}"/>
      </w:docPartPr>
      <w:docPartBody>
        <w:p w:rsidR="0011656E" w:rsidRDefault="00D26DED" w:rsidP="00D26DED">
          <w:pPr>
            <w:pStyle w:val="541152EECB3C40CBBCCA6B15A2C52138"/>
          </w:pPr>
          <w:r w:rsidRPr="009248A8">
            <w:rPr>
              <w:rStyle w:val="PlaceholderText"/>
            </w:rPr>
            <w:t>Click or tap here to enter text.</w:t>
          </w:r>
        </w:p>
      </w:docPartBody>
    </w:docPart>
    <w:docPart>
      <w:docPartPr>
        <w:name w:val="7FDC7E9253464757A2237E346FF65110"/>
        <w:category>
          <w:name w:val="General"/>
          <w:gallery w:val="placeholder"/>
        </w:category>
        <w:types>
          <w:type w:val="bbPlcHdr"/>
        </w:types>
        <w:behaviors>
          <w:behavior w:val="content"/>
        </w:behaviors>
        <w:guid w:val="{E0A518E8-007C-442F-AB65-821950474303}"/>
      </w:docPartPr>
      <w:docPartBody>
        <w:p w:rsidR="0011656E" w:rsidRDefault="00D26DED" w:rsidP="00D26DED">
          <w:pPr>
            <w:pStyle w:val="7FDC7E9253464757A2237E346FF65110"/>
          </w:pPr>
          <w:r w:rsidRPr="009446CF">
            <w:rPr>
              <w:rStyle w:val="PlaceholderText"/>
            </w:rPr>
            <w:t>Enter any content that you want to repeat, including other content controls. You can also insert this control around table rows in order to repeat parts of a table.</w:t>
          </w:r>
        </w:p>
      </w:docPartBody>
    </w:docPart>
    <w:docPart>
      <w:docPartPr>
        <w:name w:val="80D25C5A3B184877A60381F608B2B64A"/>
        <w:category>
          <w:name w:val="General"/>
          <w:gallery w:val="placeholder"/>
        </w:category>
        <w:types>
          <w:type w:val="bbPlcHdr"/>
        </w:types>
        <w:behaviors>
          <w:behavior w:val="content"/>
        </w:behaviors>
        <w:guid w:val="{7BD3DC7A-2B17-4930-9BCD-CB6CDF627E08}"/>
      </w:docPartPr>
      <w:docPartBody>
        <w:p w:rsidR="0011656E" w:rsidRDefault="00D26DED" w:rsidP="00D26DED">
          <w:pPr>
            <w:pStyle w:val="80D25C5A3B184877A60381F608B2B64A"/>
          </w:pPr>
          <w:r w:rsidRPr="001E61EF">
            <w:rPr>
              <w:rFonts w:ascii="Tahoma" w:hAnsi="Tahoma" w:cs="Tahoma"/>
            </w:rPr>
            <w:t>Select</w:t>
          </w:r>
        </w:p>
      </w:docPartBody>
    </w:docPart>
    <w:docPart>
      <w:docPartPr>
        <w:name w:val="A02F346B4EAC482897A4B09500AFD6E4"/>
        <w:category>
          <w:name w:val="General"/>
          <w:gallery w:val="placeholder"/>
        </w:category>
        <w:types>
          <w:type w:val="bbPlcHdr"/>
        </w:types>
        <w:behaviors>
          <w:behavior w:val="content"/>
        </w:behaviors>
        <w:guid w:val="{7B0742DB-C677-47F2-9DB6-23E6988A286B}"/>
      </w:docPartPr>
      <w:docPartBody>
        <w:p w:rsidR="0011656E" w:rsidRDefault="00D26DED" w:rsidP="00D26DED">
          <w:pPr>
            <w:pStyle w:val="A02F346B4EAC482897A4B09500AFD6E4"/>
          </w:pPr>
          <w:r>
            <w:rPr>
              <w:rFonts w:ascii="Tahoma" w:hAnsi="Tahoma" w:cs="Tahoma"/>
            </w:rPr>
            <w:t>Details (if “Other”)</w:t>
          </w:r>
        </w:p>
      </w:docPartBody>
    </w:docPart>
    <w:docPart>
      <w:docPartPr>
        <w:name w:val="9A93271A12104515A38A4E6CC33FC526"/>
        <w:category>
          <w:name w:val="General"/>
          <w:gallery w:val="placeholder"/>
        </w:category>
        <w:types>
          <w:type w:val="bbPlcHdr"/>
        </w:types>
        <w:behaviors>
          <w:behavior w:val="content"/>
        </w:behaviors>
        <w:guid w:val="{D0C04E2E-310A-4C61-A37B-60EC6072FD37}"/>
      </w:docPartPr>
      <w:docPartBody>
        <w:p w:rsidR="0011656E" w:rsidRDefault="00D26DED" w:rsidP="00D26DED">
          <w:pPr>
            <w:pStyle w:val="9A93271A12104515A38A4E6CC33FC526"/>
          </w:pPr>
          <w:r w:rsidRPr="009248A8">
            <w:rPr>
              <w:rStyle w:val="PlaceholderText"/>
            </w:rPr>
            <w:t>Click or tap here to enter text.</w:t>
          </w:r>
        </w:p>
      </w:docPartBody>
    </w:docPart>
    <w:docPart>
      <w:docPartPr>
        <w:name w:val="04FAF4A7052541BA898D4BB746E0375F"/>
        <w:category>
          <w:name w:val="General"/>
          <w:gallery w:val="placeholder"/>
        </w:category>
        <w:types>
          <w:type w:val="bbPlcHdr"/>
        </w:types>
        <w:behaviors>
          <w:behavior w:val="content"/>
        </w:behaviors>
        <w:guid w:val="{50ACFDF9-97F0-4B0B-9E3E-646A6C283907}"/>
      </w:docPartPr>
      <w:docPartBody>
        <w:p w:rsidR="007A245C" w:rsidRDefault="007A245C" w:rsidP="007A245C">
          <w:pPr>
            <w:pStyle w:val="04FAF4A7052541BA898D4BB746E0375F"/>
          </w:pPr>
          <w:r w:rsidRPr="009446CF">
            <w:rPr>
              <w:rStyle w:val="PlaceholderText"/>
            </w:rPr>
            <w:t>Enter any content that you want to repeat, including other content controls. You can also insert this control around table rows in order to repeat parts of a table.</w:t>
          </w:r>
        </w:p>
      </w:docPartBody>
    </w:docPart>
    <w:docPart>
      <w:docPartPr>
        <w:name w:val="05D35A73E31B43249B2025AA14E2E25C"/>
        <w:category>
          <w:name w:val="General"/>
          <w:gallery w:val="placeholder"/>
        </w:category>
        <w:types>
          <w:type w:val="bbPlcHdr"/>
        </w:types>
        <w:behaviors>
          <w:behavior w:val="content"/>
        </w:behaviors>
        <w:guid w:val="{2534821A-D7AF-4991-9F32-6CF80EB9A7FA}"/>
      </w:docPartPr>
      <w:docPartBody>
        <w:p w:rsidR="007A245C" w:rsidRDefault="007A245C" w:rsidP="007A245C">
          <w:pPr>
            <w:pStyle w:val="05D35A73E31B43249B2025AA14E2E25C"/>
          </w:pPr>
          <w:r w:rsidRPr="001E61EF">
            <w:rPr>
              <w:rFonts w:ascii="Tahoma" w:hAnsi="Tahoma" w:cs="Tahoma"/>
            </w:rPr>
            <w:t>Select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F51"/>
    <w:rsid w:val="00002C15"/>
    <w:rsid w:val="00004C93"/>
    <w:rsid w:val="000109BE"/>
    <w:rsid w:val="00010FB9"/>
    <w:rsid w:val="00012AA4"/>
    <w:rsid w:val="00032F89"/>
    <w:rsid w:val="000465AF"/>
    <w:rsid w:val="000626D3"/>
    <w:rsid w:val="00063391"/>
    <w:rsid w:val="00073DE3"/>
    <w:rsid w:val="00075B90"/>
    <w:rsid w:val="0007604C"/>
    <w:rsid w:val="000803B3"/>
    <w:rsid w:val="000803D4"/>
    <w:rsid w:val="00083A92"/>
    <w:rsid w:val="000A6013"/>
    <w:rsid w:val="000D0451"/>
    <w:rsid w:val="000D6D12"/>
    <w:rsid w:val="000E32AD"/>
    <w:rsid w:val="000E6FB4"/>
    <w:rsid w:val="000F0FF6"/>
    <w:rsid w:val="001005DF"/>
    <w:rsid w:val="00101977"/>
    <w:rsid w:val="00102F17"/>
    <w:rsid w:val="001040E2"/>
    <w:rsid w:val="00105A3D"/>
    <w:rsid w:val="00107851"/>
    <w:rsid w:val="00113D5A"/>
    <w:rsid w:val="00114EEC"/>
    <w:rsid w:val="00115F67"/>
    <w:rsid w:val="0011656E"/>
    <w:rsid w:val="001168D9"/>
    <w:rsid w:val="00117D77"/>
    <w:rsid w:val="001322BA"/>
    <w:rsid w:val="00145D2D"/>
    <w:rsid w:val="00147B9D"/>
    <w:rsid w:val="00152657"/>
    <w:rsid w:val="00152924"/>
    <w:rsid w:val="00156770"/>
    <w:rsid w:val="0015680C"/>
    <w:rsid w:val="00157353"/>
    <w:rsid w:val="00161051"/>
    <w:rsid w:val="00167D9A"/>
    <w:rsid w:val="00167F6A"/>
    <w:rsid w:val="0017468C"/>
    <w:rsid w:val="0017798C"/>
    <w:rsid w:val="0018121F"/>
    <w:rsid w:val="00182F3A"/>
    <w:rsid w:val="00184065"/>
    <w:rsid w:val="00192795"/>
    <w:rsid w:val="001B7BA3"/>
    <w:rsid w:val="001E09F7"/>
    <w:rsid w:val="001E4BEA"/>
    <w:rsid w:val="001F0ABE"/>
    <w:rsid w:val="001F258A"/>
    <w:rsid w:val="00206BEB"/>
    <w:rsid w:val="00214B33"/>
    <w:rsid w:val="0021545E"/>
    <w:rsid w:val="0022101D"/>
    <w:rsid w:val="00231415"/>
    <w:rsid w:val="00234FE3"/>
    <w:rsid w:val="00237557"/>
    <w:rsid w:val="002636D2"/>
    <w:rsid w:val="00275C26"/>
    <w:rsid w:val="00276836"/>
    <w:rsid w:val="002A1159"/>
    <w:rsid w:val="002B252E"/>
    <w:rsid w:val="002C29B0"/>
    <w:rsid w:val="002C790F"/>
    <w:rsid w:val="002D286C"/>
    <w:rsid w:val="002F2DA9"/>
    <w:rsid w:val="002F3EAB"/>
    <w:rsid w:val="003056CF"/>
    <w:rsid w:val="00311237"/>
    <w:rsid w:val="0031182C"/>
    <w:rsid w:val="003236B4"/>
    <w:rsid w:val="00331334"/>
    <w:rsid w:val="00337BCE"/>
    <w:rsid w:val="003515A8"/>
    <w:rsid w:val="003555CE"/>
    <w:rsid w:val="00360A47"/>
    <w:rsid w:val="00362E6C"/>
    <w:rsid w:val="0036367D"/>
    <w:rsid w:val="003661B1"/>
    <w:rsid w:val="003666C5"/>
    <w:rsid w:val="00371BAA"/>
    <w:rsid w:val="00372F96"/>
    <w:rsid w:val="00381930"/>
    <w:rsid w:val="00382C22"/>
    <w:rsid w:val="00382E55"/>
    <w:rsid w:val="00393B37"/>
    <w:rsid w:val="0039547A"/>
    <w:rsid w:val="003B0F70"/>
    <w:rsid w:val="003B4877"/>
    <w:rsid w:val="003B7847"/>
    <w:rsid w:val="003D4169"/>
    <w:rsid w:val="003D4700"/>
    <w:rsid w:val="003F6FB0"/>
    <w:rsid w:val="003F774D"/>
    <w:rsid w:val="00414963"/>
    <w:rsid w:val="00420FFD"/>
    <w:rsid w:val="004228D3"/>
    <w:rsid w:val="0042321B"/>
    <w:rsid w:val="00427FD5"/>
    <w:rsid w:val="004306E7"/>
    <w:rsid w:val="004356DF"/>
    <w:rsid w:val="00450153"/>
    <w:rsid w:val="004539B1"/>
    <w:rsid w:val="00454AB8"/>
    <w:rsid w:val="00461AFF"/>
    <w:rsid w:val="00467FC2"/>
    <w:rsid w:val="0047353A"/>
    <w:rsid w:val="00475F29"/>
    <w:rsid w:val="00476605"/>
    <w:rsid w:val="00476D8E"/>
    <w:rsid w:val="00480312"/>
    <w:rsid w:val="00483D55"/>
    <w:rsid w:val="0049189E"/>
    <w:rsid w:val="004927BE"/>
    <w:rsid w:val="00493B48"/>
    <w:rsid w:val="00494840"/>
    <w:rsid w:val="00495D6B"/>
    <w:rsid w:val="004A03D2"/>
    <w:rsid w:val="004A66B1"/>
    <w:rsid w:val="004A754A"/>
    <w:rsid w:val="004D7A92"/>
    <w:rsid w:val="004E1F86"/>
    <w:rsid w:val="004E72E9"/>
    <w:rsid w:val="00500793"/>
    <w:rsid w:val="005105B6"/>
    <w:rsid w:val="00522CDC"/>
    <w:rsid w:val="00526A6F"/>
    <w:rsid w:val="00532ACA"/>
    <w:rsid w:val="00532BC9"/>
    <w:rsid w:val="0055064E"/>
    <w:rsid w:val="00550A19"/>
    <w:rsid w:val="0055191A"/>
    <w:rsid w:val="00552DE4"/>
    <w:rsid w:val="00553A3D"/>
    <w:rsid w:val="00555126"/>
    <w:rsid w:val="0055556D"/>
    <w:rsid w:val="00560F0F"/>
    <w:rsid w:val="00564F13"/>
    <w:rsid w:val="00565ECD"/>
    <w:rsid w:val="00573E7E"/>
    <w:rsid w:val="00580200"/>
    <w:rsid w:val="005849AA"/>
    <w:rsid w:val="00586D2C"/>
    <w:rsid w:val="005913B4"/>
    <w:rsid w:val="00592FC6"/>
    <w:rsid w:val="005A2B1F"/>
    <w:rsid w:val="005A535D"/>
    <w:rsid w:val="005A6856"/>
    <w:rsid w:val="005B6E5E"/>
    <w:rsid w:val="005C1BB8"/>
    <w:rsid w:val="005C2D1B"/>
    <w:rsid w:val="005D0121"/>
    <w:rsid w:val="005D0C2E"/>
    <w:rsid w:val="005D5229"/>
    <w:rsid w:val="005E1C47"/>
    <w:rsid w:val="005E3562"/>
    <w:rsid w:val="005E5BBB"/>
    <w:rsid w:val="005E7B1E"/>
    <w:rsid w:val="005F2BF6"/>
    <w:rsid w:val="005F379C"/>
    <w:rsid w:val="00602553"/>
    <w:rsid w:val="00602BD1"/>
    <w:rsid w:val="00607427"/>
    <w:rsid w:val="00622DAF"/>
    <w:rsid w:val="0064159D"/>
    <w:rsid w:val="0064219E"/>
    <w:rsid w:val="00642216"/>
    <w:rsid w:val="006538B1"/>
    <w:rsid w:val="006577C7"/>
    <w:rsid w:val="00666FB6"/>
    <w:rsid w:val="006673C6"/>
    <w:rsid w:val="00671AA8"/>
    <w:rsid w:val="00675088"/>
    <w:rsid w:val="00676723"/>
    <w:rsid w:val="00676BA7"/>
    <w:rsid w:val="006830AD"/>
    <w:rsid w:val="0068350F"/>
    <w:rsid w:val="00683C3B"/>
    <w:rsid w:val="00686F46"/>
    <w:rsid w:val="00691632"/>
    <w:rsid w:val="006B1E2F"/>
    <w:rsid w:val="006C19E2"/>
    <w:rsid w:val="006C47D0"/>
    <w:rsid w:val="006F1393"/>
    <w:rsid w:val="00703D12"/>
    <w:rsid w:val="00705A54"/>
    <w:rsid w:val="0071152D"/>
    <w:rsid w:val="00713213"/>
    <w:rsid w:val="00714D37"/>
    <w:rsid w:val="0071693A"/>
    <w:rsid w:val="00716DD6"/>
    <w:rsid w:val="0071741F"/>
    <w:rsid w:val="00723E32"/>
    <w:rsid w:val="0072506A"/>
    <w:rsid w:val="00727C72"/>
    <w:rsid w:val="007400E7"/>
    <w:rsid w:val="007516E6"/>
    <w:rsid w:val="00757D5F"/>
    <w:rsid w:val="00757E91"/>
    <w:rsid w:val="00760FD8"/>
    <w:rsid w:val="007779AD"/>
    <w:rsid w:val="00780A86"/>
    <w:rsid w:val="00785CD2"/>
    <w:rsid w:val="00787330"/>
    <w:rsid w:val="007973F0"/>
    <w:rsid w:val="007A0CF7"/>
    <w:rsid w:val="007A245C"/>
    <w:rsid w:val="007B1F80"/>
    <w:rsid w:val="007B350E"/>
    <w:rsid w:val="007B4F39"/>
    <w:rsid w:val="007B66EE"/>
    <w:rsid w:val="007C1CFF"/>
    <w:rsid w:val="007C3037"/>
    <w:rsid w:val="007D0516"/>
    <w:rsid w:val="007D3A6A"/>
    <w:rsid w:val="007F03F8"/>
    <w:rsid w:val="008004CF"/>
    <w:rsid w:val="0080596F"/>
    <w:rsid w:val="0081684A"/>
    <w:rsid w:val="00822705"/>
    <w:rsid w:val="00824402"/>
    <w:rsid w:val="00825307"/>
    <w:rsid w:val="00834B58"/>
    <w:rsid w:val="00837B93"/>
    <w:rsid w:val="00841701"/>
    <w:rsid w:val="0084190E"/>
    <w:rsid w:val="00841C62"/>
    <w:rsid w:val="00847D85"/>
    <w:rsid w:val="0086312C"/>
    <w:rsid w:val="00867D70"/>
    <w:rsid w:val="00870C1D"/>
    <w:rsid w:val="00873A54"/>
    <w:rsid w:val="00875F9F"/>
    <w:rsid w:val="00880DA5"/>
    <w:rsid w:val="0088743A"/>
    <w:rsid w:val="00895767"/>
    <w:rsid w:val="008A312C"/>
    <w:rsid w:val="008B1461"/>
    <w:rsid w:val="008C477D"/>
    <w:rsid w:val="008C7510"/>
    <w:rsid w:val="008D0E94"/>
    <w:rsid w:val="008D3E22"/>
    <w:rsid w:val="008D6CAD"/>
    <w:rsid w:val="008E098F"/>
    <w:rsid w:val="008E10BD"/>
    <w:rsid w:val="008E1101"/>
    <w:rsid w:val="008E4085"/>
    <w:rsid w:val="008E65B2"/>
    <w:rsid w:val="008E680D"/>
    <w:rsid w:val="008F055D"/>
    <w:rsid w:val="008F1307"/>
    <w:rsid w:val="008F4ED9"/>
    <w:rsid w:val="009006EC"/>
    <w:rsid w:val="00902667"/>
    <w:rsid w:val="00902B94"/>
    <w:rsid w:val="009077BD"/>
    <w:rsid w:val="00915E51"/>
    <w:rsid w:val="00927EF4"/>
    <w:rsid w:val="009307E8"/>
    <w:rsid w:val="009367EC"/>
    <w:rsid w:val="00940783"/>
    <w:rsid w:val="00962CC7"/>
    <w:rsid w:val="009736D7"/>
    <w:rsid w:val="00974E77"/>
    <w:rsid w:val="00981660"/>
    <w:rsid w:val="00981BC8"/>
    <w:rsid w:val="00982543"/>
    <w:rsid w:val="00983159"/>
    <w:rsid w:val="00983D2D"/>
    <w:rsid w:val="009A21CF"/>
    <w:rsid w:val="009B39AD"/>
    <w:rsid w:val="009B5D92"/>
    <w:rsid w:val="009C2B38"/>
    <w:rsid w:val="009C7FD0"/>
    <w:rsid w:val="009D40CB"/>
    <w:rsid w:val="009D63D9"/>
    <w:rsid w:val="009F474A"/>
    <w:rsid w:val="009F58B7"/>
    <w:rsid w:val="009F6082"/>
    <w:rsid w:val="00A0334E"/>
    <w:rsid w:val="00A16434"/>
    <w:rsid w:val="00A23C2B"/>
    <w:rsid w:val="00A2615C"/>
    <w:rsid w:val="00A368A7"/>
    <w:rsid w:val="00A37439"/>
    <w:rsid w:val="00A50362"/>
    <w:rsid w:val="00A66B57"/>
    <w:rsid w:val="00A779E9"/>
    <w:rsid w:val="00A824DA"/>
    <w:rsid w:val="00A83199"/>
    <w:rsid w:val="00A85C28"/>
    <w:rsid w:val="00A91FDE"/>
    <w:rsid w:val="00A966D2"/>
    <w:rsid w:val="00A97085"/>
    <w:rsid w:val="00A970BA"/>
    <w:rsid w:val="00AA451A"/>
    <w:rsid w:val="00AA46CE"/>
    <w:rsid w:val="00AD6A10"/>
    <w:rsid w:val="00AE7725"/>
    <w:rsid w:val="00AF2E59"/>
    <w:rsid w:val="00AF3E45"/>
    <w:rsid w:val="00AF50C0"/>
    <w:rsid w:val="00B05369"/>
    <w:rsid w:val="00B05C68"/>
    <w:rsid w:val="00B22425"/>
    <w:rsid w:val="00B244B5"/>
    <w:rsid w:val="00B260E7"/>
    <w:rsid w:val="00B2767A"/>
    <w:rsid w:val="00B31C66"/>
    <w:rsid w:val="00B32AFD"/>
    <w:rsid w:val="00B430BE"/>
    <w:rsid w:val="00B43230"/>
    <w:rsid w:val="00B5312A"/>
    <w:rsid w:val="00B62698"/>
    <w:rsid w:val="00B626E3"/>
    <w:rsid w:val="00B65ED0"/>
    <w:rsid w:val="00B671AF"/>
    <w:rsid w:val="00B67B9C"/>
    <w:rsid w:val="00B748AC"/>
    <w:rsid w:val="00B85B9D"/>
    <w:rsid w:val="00B87013"/>
    <w:rsid w:val="00B873D7"/>
    <w:rsid w:val="00B917D8"/>
    <w:rsid w:val="00B978B4"/>
    <w:rsid w:val="00BA0FBB"/>
    <w:rsid w:val="00BA21AE"/>
    <w:rsid w:val="00BA5C9E"/>
    <w:rsid w:val="00BA7213"/>
    <w:rsid w:val="00BC2FC0"/>
    <w:rsid w:val="00BC7D82"/>
    <w:rsid w:val="00BD0F49"/>
    <w:rsid w:val="00BD25D6"/>
    <w:rsid w:val="00BE0357"/>
    <w:rsid w:val="00BF2317"/>
    <w:rsid w:val="00BF320A"/>
    <w:rsid w:val="00BF642D"/>
    <w:rsid w:val="00C0244B"/>
    <w:rsid w:val="00C0310B"/>
    <w:rsid w:val="00C034B0"/>
    <w:rsid w:val="00C13564"/>
    <w:rsid w:val="00C4385E"/>
    <w:rsid w:val="00C47A8D"/>
    <w:rsid w:val="00C518EF"/>
    <w:rsid w:val="00C54018"/>
    <w:rsid w:val="00C606DA"/>
    <w:rsid w:val="00C60FF7"/>
    <w:rsid w:val="00C76191"/>
    <w:rsid w:val="00C76B09"/>
    <w:rsid w:val="00C801DC"/>
    <w:rsid w:val="00C822D0"/>
    <w:rsid w:val="00C93347"/>
    <w:rsid w:val="00C93615"/>
    <w:rsid w:val="00CA1CAB"/>
    <w:rsid w:val="00CB1825"/>
    <w:rsid w:val="00CB5FFD"/>
    <w:rsid w:val="00CD1D1F"/>
    <w:rsid w:val="00CD673E"/>
    <w:rsid w:val="00CE15B4"/>
    <w:rsid w:val="00CE31A0"/>
    <w:rsid w:val="00D001FF"/>
    <w:rsid w:val="00D007BA"/>
    <w:rsid w:val="00D1049A"/>
    <w:rsid w:val="00D13A4D"/>
    <w:rsid w:val="00D142F6"/>
    <w:rsid w:val="00D14A7F"/>
    <w:rsid w:val="00D251FA"/>
    <w:rsid w:val="00D26DED"/>
    <w:rsid w:val="00D27DFA"/>
    <w:rsid w:val="00D34F51"/>
    <w:rsid w:val="00D355D4"/>
    <w:rsid w:val="00D443B7"/>
    <w:rsid w:val="00D51A6A"/>
    <w:rsid w:val="00D57CC2"/>
    <w:rsid w:val="00D6035A"/>
    <w:rsid w:val="00D652A4"/>
    <w:rsid w:val="00D66F3E"/>
    <w:rsid w:val="00D70CEF"/>
    <w:rsid w:val="00D710C4"/>
    <w:rsid w:val="00D71E53"/>
    <w:rsid w:val="00D81BA4"/>
    <w:rsid w:val="00D8348F"/>
    <w:rsid w:val="00D90686"/>
    <w:rsid w:val="00D921FA"/>
    <w:rsid w:val="00D943E5"/>
    <w:rsid w:val="00D96730"/>
    <w:rsid w:val="00D969C2"/>
    <w:rsid w:val="00DA087D"/>
    <w:rsid w:val="00DA1330"/>
    <w:rsid w:val="00DA18C1"/>
    <w:rsid w:val="00DA4399"/>
    <w:rsid w:val="00DB1209"/>
    <w:rsid w:val="00DB43CE"/>
    <w:rsid w:val="00DC5591"/>
    <w:rsid w:val="00DD408C"/>
    <w:rsid w:val="00DE0BA0"/>
    <w:rsid w:val="00DE19E2"/>
    <w:rsid w:val="00DE55B0"/>
    <w:rsid w:val="00DF1A41"/>
    <w:rsid w:val="00E00340"/>
    <w:rsid w:val="00E0271C"/>
    <w:rsid w:val="00E11FAD"/>
    <w:rsid w:val="00E13C5B"/>
    <w:rsid w:val="00E149A7"/>
    <w:rsid w:val="00E17CFF"/>
    <w:rsid w:val="00E2233B"/>
    <w:rsid w:val="00E22CFA"/>
    <w:rsid w:val="00E2724D"/>
    <w:rsid w:val="00E33B0B"/>
    <w:rsid w:val="00E358B2"/>
    <w:rsid w:val="00E36ADF"/>
    <w:rsid w:val="00E37931"/>
    <w:rsid w:val="00E40DA2"/>
    <w:rsid w:val="00E43B9B"/>
    <w:rsid w:val="00E4583E"/>
    <w:rsid w:val="00E55C59"/>
    <w:rsid w:val="00E55D8D"/>
    <w:rsid w:val="00E579F0"/>
    <w:rsid w:val="00E60E2F"/>
    <w:rsid w:val="00E71F33"/>
    <w:rsid w:val="00E76B97"/>
    <w:rsid w:val="00E83C02"/>
    <w:rsid w:val="00E9679D"/>
    <w:rsid w:val="00EA02F3"/>
    <w:rsid w:val="00EB0EAC"/>
    <w:rsid w:val="00EB78FA"/>
    <w:rsid w:val="00EC0E56"/>
    <w:rsid w:val="00EC3FB4"/>
    <w:rsid w:val="00EC7D39"/>
    <w:rsid w:val="00ED1F81"/>
    <w:rsid w:val="00ED3D4A"/>
    <w:rsid w:val="00ED6177"/>
    <w:rsid w:val="00ED68B0"/>
    <w:rsid w:val="00EE35A4"/>
    <w:rsid w:val="00EF5484"/>
    <w:rsid w:val="00EF5556"/>
    <w:rsid w:val="00F11E06"/>
    <w:rsid w:val="00F25203"/>
    <w:rsid w:val="00F2721C"/>
    <w:rsid w:val="00F340E4"/>
    <w:rsid w:val="00F34414"/>
    <w:rsid w:val="00F34B01"/>
    <w:rsid w:val="00F4158F"/>
    <w:rsid w:val="00F44DC3"/>
    <w:rsid w:val="00F60671"/>
    <w:rsid w:val="00F624AA"/>
    <w:rsid w:val="00F630A3"/>
    <w:rsid w:val="00F6679E"/>
    <w:rsid w:val="00F7491E"/>
    <w:rsid w:val="00F81243"/>
    <w:rsid w:val="00F85014"/>
    <w:rsid w:val="00F8679A"/>
    <w:rsid w:val="00F8795C"/>
    <w:rsid w:val="00F91818"/>
    <w:rsid w:val="00F91A6B"/>
    <w:rsid w:val="00F92742"/>
    <w:rsid w:val="00F94BF6"/>
    <w:rsid w:val="00FA2360"/>
    <w:rsid w:val="00FB3D6A"/>
    <w:rsid w:val="00FB40ED"/>
    <w:rsid w:val="00FB78A9"/>
    <w:rsid w:val="00FC48C7"/>
    <w:rsid w:val="00FD0F8F"/>
    <w:rsid w:val="00FE6AB6"/>
    <w:rsid w:val="00FF0036"/>
    <w:rsid w:val="00FF2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142F6"/>
    <w:rPr>
      <w:color w:val="666666"/>
    </w:rPr>
  </w:style>
  <w:style w:type="paragraph" w:customStyle="1" w:styleId="9EB8B313DA784BF997185FFC0B76826E">
    <w:name w:val="9EB8B313DA784BF997185FFC0B76826E"/>
    <w:rsid w:val="00D26DED"/>
    <w:rPr>
      <w:kern w:val="2"/>
      <w14:ligatures w14:val="standardContextual"/>
    </w:rPr>
  </w:style>
  <w:style w:type="paragraph" w:customStyle="1" w:styleId="180919F8033847708FF859F79721441B">
    <w:name w:val="180919F8033847708FF859F79721441B"/>
    <w:rsid w:val="00D26DED"/>
    <w:rPr>
      <w:kern w:val="2"/>
      <w14:ligatures w14:val="standardContextual"/>
    </w:rPr>
  </w:style>
  <w:style w:type="paragraph" w:customStyle="1" w:styleId="307056AB345447FB880327D99F7613DF">
    <w:name w:val="307056AB345447FB880327D99F7613DF"/>
    <w:rsid w:val="00D26DED"/>
    <w:rPr>
      <w:kern w:val="2"/>
      <w14:ligatures w14:val="standardContextual"/>
    </w:rPr>
  </w:style>
  <w:style w:type="paragraph" w:customStyle="1" w:styleId="E18F88F77F7E4BA5BA1B52D92B1251E5">
    <w:name w:val="E18F88F77F7E4BA5BA1B52D92B1251E5"/>
    <w:rsid w:val="00D26DED"/>
    <w:rPr>
      <w:kern w:val="2"/>
      <w14:ligatures w14:val="standardContextual"/>
    </w:rPr>
  </w:style>
  <w:style w:type="paragraph" w:customStyle="1" w:styleId="076F2F2E13A445B197E1B4398A78FD6F">
    <w:name w:val="076F2F2E13A445B197E1B4398A78FD6F"/>
    <w:rsid w:val="00D26DED"/>
    <w:rPr>
      <w:kern w:val="2"/>
      <w14:ligatures w14:val="standardContextual"/>
    </w:rPr>
  </w:style>
  <w:style w:type="paragraph" w:customStyle="1" w:styleId="E302189BE771424EBCD5BC27F668C234">
    <w:name w:val="E302189BE771424EBCD5BC27F668C234"/>
    <w:rsid w:val="00D26DED"/>
    <w:rPr>
      <w:kern w:val="2"/>
      <w14:ligatures w14:val="standardContextual"/>
    </w:rPr>
  </w:style>
  <w:style w:type="paragraph" w:customStyle="1" w:styleId="43561BA62E0E4A408CE4017A09797E3F">
    <w:name w:val="43561BA62E0E4A408CE4017A09797E3F"/>
    <w:rsid w:val="00D26DED"/>
    <w:rPr>
      <w:kern w:val="2"/>
      <w14:ligatures w14:val="standardContextual"/>
    </w:rPr>
  </w:style>
  <w:style w:type="paragraph" w:customStyle="1" w:styleId="541152EECB3C40CBBCCA6B15A2C52138">
    <w:name w:val="541152EECB3C40CBBCCA6B15A2C52138"/>
    <w:rsid w:val="00D26DED"/>
    <w:rPr>
      <w:kern w:val="2"/>
      <w14:ligatures w14:val="standardContextual"/>
    </w:rPr>
  </w:style>
  <w:style w:type="paragraph" w:customStyle="1" w:styleId="7FDC7E9253464757A2237E346FF65110">
    <w:name w:val="7FDC7E9253464757A2237E346FF65110"/>
    <w:rsid w:val="00D26DED"/>
    <w:rPr>
      <w:kern w:val="2"/>
      <w14:ligatures w14:val="standardContextual"/>
    </w:rPr>
  </w:style>
  <w:style w:type="paragraph" w:customStyle="1" w:styleId="80D25C5A3B184877A60381F608B2B64A">
    <w:name w:val="80D25C5A3B184877A60381F608B2B64A"/>
    <w:rsid w:val="00D26DED"/>
    <w:rPr>
      <w:kern w:val="2"/>
      <w14:ligatures w14:val="standardContextual"/>
    </w:rPr>
  </w:style>
  <w:style w:type="paragraph" w:customStyle="1" w:styleId="A02F346B4EAC482897A4B09500AFD6E4">
    <w:name w:val="A02F346B4EAC482897A4B09500AFD6E4"/>
    <w:rsid w:val="00D26DED"/>
    <w:rPr>
      <w:kern w:val="2"/>
      <w14:ligatures w14:val="standardContextual"/>
    </w:rPr>
  </w:style>
  <w:style w:type="paragraph" w:customStyle="1" w:styleId="9A93271A12104515A38A4E6CC33FC526">
    <w:name w:val="9A93271A12104515A38A4E6CC33FC526"/>
    <w:rsid w:val="00D26DED"/>
    <w:rPr>
      <w:kern w:val="2"/>
      <w14:ligatures w14:val="standardContextual"/>
    </w:rPr>
  </w:style>
  <w:style w:type="paragraph" w:customStyle="1" w:styleId="04FAF4A7052541BA898D4BB746E0375F">
    <w:name w:val="04FAF4A7052541BA898D4BB746E0375F"/>
    <w:rsid w:val="007A245C"/>
    <w:pPr>
      <w:spacing w:line="278" w:lineRule="auto"/>
    </w:pPr>
    <w:rPr>
      <w:kern w:val="2"/>
      <w:sz w:val="24"/>
      <w:szCs w:val="24"/>
      <w14:ligatures w14:val="standardContextual"/>
    </w:rPr>
  </w:style>
  <w:style w:type="paragraph" w:customStyle="1" w:styleId="05D35A73E31B43249B2025AA14E2E25C">
    <w:name w:val="05D35A73E31B43249B2025AA14E2E25C"/>
    <w:rsid w:val="007A245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CHICAGO.XSL" StyleName="Chicago" Version="16"/>
</file>

<file path=customXml/item3.xml><?xml version="1.0" encoding="utf-8"?>
<ct:contentTypeSchema xmlns:ct="http://schemas.microsoft.com/office/2006/metadata/contentType" xmlns:ma="http://schemas.microsoft.com/office/2006/metadata/properties/metaAttributes" ct:_="" ma:_="" ma:contentTypeName="Document" ma:contentTypeID="0x0101006A19BE34ADA29D4EB298C42D2231665D" ma:contentTypeVersion="17" ma:contentTypeDescription="Create a new document." ma:contentTypeScope="" ma:versionID="1a7402a42e92c69c3ebe81bd8d49e5a8">
  <xsd:schema xmlns:xsd="http://www.w3.org/2001/XMLSchema" xmlns:xs="http://www.w3.org/2001/XMLSchema" xmlns:p="http://schemas.microsoft.com/office/2006/metadata/properties" xmlns:ns2="f141aa12-8c4d-41cc-a475-8233fa42c19f" xmlns:ns3="27e12b6d-d8ea-4fb3-aee4-641eb7aa3113" targetNamespace="http://schemas.microsoft.com/office/2006/metadata/properties" ma:root="true" ma:fieldsID="2f1aedbeb966e347e8e9d07e1e34cdbb" ns2:_="" ns3:_="">
    <xsd:import namespace="f141aa12-8c4d-41cc-a475-8233fa42c19f"/>
    <xsd:import namespace="27e12b6d-d8ea-4fb3-aee4-641eb7aa311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41aa12-8c4d-41cc-a475-8233fa42c1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b58fa96-d2d8-4857-a665-079bc5b4305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e12b6d-d8ea-4fb3-aee4-641eb7aa311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ce4c306-d1e1-416b-a25a-0c6bcabeddb0}" ma:internalName="TaxCatchAll" ma:showField="CatchAllData" ma:web="27e12b6d-d8ea-4fb3-aee4-641eb7aa31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141aa12-8c4d-41cc-a475-8233fa42c19f">
      <Terms xmlns="http://schemas.microsoft.com/office/infopath/2007/PartnerControls"/>
    </lcf76f155ced4ddcb4097134ff3c332f>
    <TaxCatchAll xmlns="27e12b6d-d8ea-4fb3-aee4-641eb7aa3113" xsi:nil="true"/>
  </documentManagement>
</p:properties>
</file>

<file path=customXml/itemProps1.xml><?xml version="1.0" encoding="utf-8"?>
<ds:datastoreItem xmlns:ds="http://schemas.openxmlformats.org/officeDocument/2006/customXml" ds:itemID="{74DB97D6-E781-4B8D-BC4F-1C576B269174}">
  <ds:schemaRefs>
    <ds:schemaRef ds:uri="http://schemas.microsoft.com/sharepoint/v3/contenttype/forms"/>
  </ds:schemaRefs>
</ds:datastoreItem>
</file>

<file path=customXml/itemProps2.xml><?xml version="1.0" encoding="utf-8"?>
<ds:datastoreItem xmlns:ds="http://schemas.openxmlformats.org/officeDocument/2006/customXml" ds:itemID="{50FB7060-D80D-4ACE-9DA3-221CF7A6B8C6}">
  <ds:schemaRefs>
    <ds:schemaRef ds:uri="http://schemas.openxmlformats.org/officeDocument/2006/bibliography"/>
  </ds:schemaRefs>
</ds:datastoreItem>
</file>

<file path=customXml/itemProps3.xml><?xml version="1.0" encoding="utf-8"?>
<ds:datastoreItem xmlns:ds="http://schemas.openxmlformats.org/officeDocument/2006/customXml" ds:itemID="{079437DB-1DE4-4E30-9BA5-FB7883F22D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41aa12-8c4d-41cc-a475-8233fa42c19f"/>
    <ds:schemaRef ds:uri="27e12b6d-d8ea-4fb3-aee4-641eb7aa31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F2A356-D3DC-4107-9B0F-40C0DF38F327}">
  <ds:schemaRefs>
    <ds:schemaRef ds:uri="http://schemas.microsoft.com/office/2006/metadata/properties"/>
    <ds:schemaRef ds:uri="http://schemas.microsoft.com/office/infopath/2007/PartnerControls"/>
    <ds:schemaRef ds:uri="f141aa12-8c4d-41cc-a475-8233fa42c19f"/>
    <ds:schemaRef ds:uri="27e12b6d-d8ea-4fb3-aee4-641eb7aa3113"/>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40</Pages>
  <Words>13865</Words>
  <Characters>79036</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NENA INF Template 2025</vt:lpstr>
    </vt:vector>
  </TitlesOfParts>
  <Company>NENA</Company>
  <LinksUpToDate>false</LinksUpToDate>
  <CharactersWithSpaces>92716</CharactersWithSpaces>
  <SharedDoc>false</SharedDoc>
  <HLinks>
    <vt:vector size="132" baseType="variant">
      <vt:variant>
        <vt:i4>3932163</vt:i4>
      </vt:variant>
      <vt:variant>
        <vt:i4>126</vt:i4>
      </vt:variant>
      <vt:variant>
        <vt:i4>0</vt:i4>
      </vt:variant>
      <vt:variant>
        <vt:i4>5</vt:i4>
      </vt:variant>
      <vt:variant>
        <vt:lpwstr>mailto:admindoccomments@nena.org</vt:lpwstr>
      </vt:variant>
      <vt:variant>
        <vt:lpwstr/>
      </vt:variant>
      <vt:variant>
        <vt:i4>1179703</vt:i4>
      </vt:variant>
      <vt:variant>
        <vt:i4>119</vt:i4>
      </vt:variant>
      <vt:variant>
        <vt:i4>0</vt:i4>
      </vt:variant>
      <vt:variant>
        <vt:i4>5</vt:i4>
      </vt:variant>
      <vt:variant>
        <vt:lpwstr/>
      </vt:variant>
      <vt:variant>
        <vt:lpwstr>_Toc257210327</vt:lpwstr>
      </vt:variant>
      <vt:variant>
        <vt:i4>1179703</vt:i4>
      </vt:variant>
      <vt:variant>
        <vt:i4>113</vt:i4>
      </vt:variant>
      <vt:variant>
        <vt:i4>0</vt:i4>
      </vt:variant>
      <vt:variant>
        <vt:i4>5</vt:i4>
      </vt:variant>
      <vt:variant>
        <vt:lpwstr/>
      </vt:variant>
      <vt:variant>
        <vt:lpwstr>_Toc257210326</vt:lpwstr>
      </vt:variant>
      <vt:variant>
        <vt:i4>1179703</vt:i4>
      </vt:variant>
      <vt:variant>
        <vt:i4>107</vt:i4>
      </vt:variant>
      <vt:variant>
        <vt:i4>0</vt:i4>
      </vt:variant>
      <vt:variant>
        <vt:i4>5</vt:i4>
      </vt:variant>
      <vt:variant>
        <vt:lpwstr/>
      </vt:variant>
      <vt:variant>
        <vt:lpwstr>_Toc257210325</vt:lpwstr>
      </vt:variant>
      <vt:variant>
        <vt:i4>1179703</vt:i4>
      </vt:variant>
      <vt:variant>
        <vt:i4>101</vt:i4>
      </vt:variant>
      <vt:variant>
        <vt:i4>0</vt:i4>
      </vt:variant>
      <vt:variant>
        <vt:i4>5</vt:i4>
      </vt:variant>
      <vt:variant>
        <vt:lpwstr/>
      </vt:variant>
      <vt:variant>
        <vt:lpwstr>_Toc257210324</vt:lpwstr>
      </vt:variant>
      <vt:variant>
        <vt:i4>1179703</vt:i4>
      </vt:variant>
      <vt:variant>
        <vt:i4>95</vt:i4>
      </vt:variant>
      <vt:variant>
        <vt:i4>0</vt:i4>
      </vt:variant>
      <vt:variant>
        <vt:i4>5</vt:i4>
      </vt:variant>
      <vt:variant>
        <vt:lpwstr/>
      </vt:variant>
      <vt:variant>
        <vt:lpwstr>_Toc257210323</vt:lpwstr>
      </vt:variant>
      <vt:variant>
        <vt:i4>1179703</vt:i4>
      </vt:variant>
      <vt:variant>
        <vt:i4>89</vt:i4>
      </vt:variant>
      <vt:variant>
        <vt:i4>0</vt:i4>
      </vt:variant>
      <vt:variant>
        <vt:i4>5</vt:i4>
      </vt:variant>
      <vt:variant>
        <vt:lpwstr/>
      </vt:variant>
      <vt:variant>
        <vt:lpwstr>_Toc257210322</vt:lpwstr>
      </vt:variant>
      <vt:variant>
        <vt:i4>1179703</vt:i4>
      </vt:variant>
      <vt:variant>
        <vt:i4>83</vt:i4>
      </vt:variant>
      <vt:variant>
        <vt:i4>0</vt:i4>
      </vt:variant>
      <vt:variant>
        <vt:i4>5</vt:i4>
      </vt:variant>
      <vt:variant>
        <vt:lpwstr/>
      </vt:variant>
      <vt:variant>
        <vt:lpwstr>_Toc257210321</vt:lpwstr>
      </vt:variant>
      <vt:variant>
        <vt:i4>1179703</vt:i4>
      </vt:variant>
      <vt:variant>
        <vt:i4>77</vt:i4>
      </vt:variant>
      <vt:variant>
        <vt:i4>0</vt:i4>
      </vt:variant>
      <vt:variant>
        <vt:i4>5</vt:i4>
      </vt:variant>
      <vt:variant>
        <vt:lpwstr/>
      </vt:variant>
      <vt:variant>
        <vt:lpwstr>_Toc257210320</vt:lpwstr>
      </vt:variant>
      <vt:variant>
        <vt:i4>1114167</vt:i4>
      </vt:variant>
      <vt:variant>
        <vt:i4>71</vt:i4>
      </vt:variant>
      <vt:variant>
        <vt:i4>0</vt:i4>
      </vt:variant>
      <vt:variant>
        <vt:i4>5</vt:i4>
      </vt:variant>
      <vt:variant>
        <vt:lpwstr/>
      </vt:variant>
      <vt:variant>
        <vt:lpwstr>_Toc257210319</vt:lpwstr>
      </vt:variant>
      <vt:variant>
        <vt:i4>1114167</vt:i4>
      </vt:variant>
      <vt:variant>
        <vt:i4>65</vt:i4>
      </vt:variant>
      <vt:variant>
        <vt:i4>0</vt:i4>
      </vt:variant>
      <vt:variant>
        <vt:i4>5</vt:i4>
      </vt:variant>
      <vt:variant>
        <vt:lpwstr/>
      </vt:variant>
      <vt:variant>
        <vt:lpwstr>_Toc257210318</vt:lpwstr>
      </vt:variant>
      <vt:variant>
        <vt:i4>1114167</vt:i4>
      </vt:variant>
      <vt:variant>
        <vt:i4>59</vt:i4>
      </vt:variant>
      <vt:variant>
        <vt:i4>0</vt:i4>
      </vt:variant>
      <vt:variant>
        <vt:i4>5</vt:i4>
      </vt:variant>
      <vt:variant>
        <vt:lpwstr/>
      </vt:variant>
      <vt:variant>
        <vt:lpwstr>_Toc257210317</vt:lpwstr>
      </vt:variant>
      <vt:variant>
        <vt:i4>1114167</vt:i4>
      </vt:variant>
      <vt:variant>
        <vt:i4>53</vt:i4>
      </vt:variant>
      <vt:variant>
        <vt:i4>0</vt:i4>
      </vt:variant>
      <vt:variant>
        <vt:i4>5</vt:i4>
      </vt:variant>
      <vt:variant>
        <vt:lpwstr/>
      </vt:variant>
      <vt:variant>
        <vt:lpwstr>_Toc257210316</vt:lpwstr>
      </vt:variant>
      <vt:variant>
        <vt:i4>1114167</vt:i4>
      </vt:variant>
      <vt:variant>
        <vt:i4>47</vt:i4>
      </vt:variant>
      <vt:variant>
        <vt:i4>0</vt:i4>
      </vt:variant>
      <vt:variant>
        <vt:i4>5</vt:i4>
      </vt:variant>
      <vt:variant>
        <vt:lpwstr/>
      </vt:variant>
      <vt:variant>
        <vt:lpwstr>_Toc257210315</vt:lpwstr>
      </vt:variant>
      <vt:variant>
        <vt:i4>1114167</vt:i4>
      </vt:variant>
      <vt:variant>
        <vt:i4>41</vt:i4>
      </vt:variant>
      <vt:variant>
        <vt:i4>0</vt:i4>
      </vt:variant>
      <vt:variant>
        <vt:i4>5</vt:i4>
      </vt:variant>
      <vt:variant>
        <vt:lpwstr/>
      </vt:variant>
      <vt:variant>
        <vt:lpwstr>_Toc257210314</vt:lpwstr>
      </vt:variant>
      <vt:variant>
        <vt:i4>1114167</vt:i4>
      </vt:variant>
      <vt:variant>
        <vt:i4>35</vt:i4>
      </vt:variant>
      <vt:variant>
        <vt:i4>0</vt:i4>
      </vt:variant>
      <vt:variant>
        <vt:i4>5</vt:i4>
      </vt:variant>
      <vt:variant>
        <vt:lpwstr/>
      </vt:variant>
      <vt:variant>
        <vt:lpwstr>_Toc257210313</vt:lpwstr>
      </vt:variant>
      <vt:variant>
        <vt:i4>1114167</vt:i4>
      </vt:variant>
      <vt:variant>
        <vt:i4>29</vt:i4>
      </vt:variant>
      <vt:variant>
        <vt:i4>0</vt:i4>
      </vt:variant>
      <vt:variant>
        <vt:i4>5</vt:i4>
      </vt:variant>
      <vt:variant>
        <vt:lpwstr/>
      </vt:variant>
      <vt:variant>
        <vt:lpwstr>_Toc257210312</vt:lpwstr>
      </vt:variant>
      <vt:variant>
        <vt:i4>1114167</vt:i4>
      </vt:variant>
      <vt:variant>
        <vt:i4>23</vt:i4>
      </vt:variant>
      <vt:variant>
        <vt:i4>0</vt:i4>
      </vt:variant>
      <vt:variant>
        <vt:i4>5</vt:i4>
      </vt:variant>
      <vt:variant>
        <vt:lpwstr/>
      </vt:variant>
      <vt:variant>
        <vt:lpwstr>_Toc257210311</vt:lpwstr>
      </vt:variant>
      <vt:variant>
        <vt:i4>1114167</vt:i4>
      </vt:variant>
      <vt:variant>
        <vt:i4>17</vt:i4>
      </vt:variant>
      <vt:variant>
        <vt:i4>0</vt:i4>
      </vt:variant>
      <vt:variant>
        <vt:i4>5</vt:i4>
      </vt:variant>
      <vt:variant>
        <vt:lpwstr/>
      </vt:variant>
      <vt:variant>
        <vt:lpwstr>_Toc257210310</vt:lpwstr>
      </vt:variant>
      <vt:variant>
        <vt:i4>1048631</vt:i4>
      </vt:variant>
      <vt:variant>
        <vt:i4>11</vt:i4>
      </vt:variant>
      <vt:variant>
        <vt:i4>0</vt:i4>
      </vt:variant>
      <vt:variant>
        <vt:i4>5</vt:i4>
      </vt:variant>
      <vt:variant>
        <vt:lpwstr/>
      </vt:variant>
      <vt:variant>
        <vt:lpwstr>_Toc257210309</vt:lpwstr>
      </vt:variant>
      <vt:variant>
        <vt:i4>1048631</vt:i4>
      </vt:variant>
      <vt:variant>
        <vt:i4>5</vt:i4>
      </vt:variant>
      <vt:variant>
        <vt:i4>0</vt:i4>
      </vt:variant>
      <vt:variant>
        <vt:i4>5</vt:i4>
      </vt:variant>
      <vt:variant>
        <vt:lpwstr/>
      </vt:variant>
      <vt:variant>
        <vt:lpwstr>_Toc257210308</vt:lpwstr>
      </vt:variant>
      <vt:variant>
        <vt:i4>3932163</vt:i4>
      </vt:variant>
      <vt:variant>
        <vt:i4>0</vt:i4>
      </vt:variant>
      <vt:variant>
        <vt:i4>0</vt:i4>
      </vt:variant>
      <vt:variant>
        <vt:i4>5</vt:i4>
      </vt:variant>
      <vt:variant>
        <vt:lpwstr>mailto:admindoccomments@nena.org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NENA INF Template 2025</dc:title>
  <dc:subject/>
  <dc:creator>Cheryl Benjamin</dc:creator>
  <cp:keywords/>
  <dc:description/>
  <cp:lastModifiedBy>Diane Harris</cp:lastModifiedBy>
  <cp:revision>11</cp:revision>
  <cp:lastPrinted>2025-10-31T07:08:00Z</cp:lastPrinted>
  <dcterms:created xsi:type="dcterms:W3CDTF">2026-06-15T19:56:00Z</dcterms:created>
  <dcterms:modified xsi:type="dcterms:W3CDTF">2026-06-22T19:28:00Z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5647dee6477b1b2730aab0065702b5c5e68d01ed3c7c0cca26bcc9a0ec17374c</vt:lpwstr>
  </property>
  <property fmtid="{D5CDD505-2E9C-101B-9397-08002B2CF9AE}" pid="3" name="ContentTypeId">
    <vt:lpwstr>0x0101006A19BE34ADA29D4EB298C42D2231665D</vt:lpwstr>
  </property>
</Properties>
</file>