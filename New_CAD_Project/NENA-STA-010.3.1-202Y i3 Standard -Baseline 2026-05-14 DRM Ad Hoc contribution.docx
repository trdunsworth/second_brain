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239483" w14:textId="77777777" w:rsidR="00E8275E" w:rsidRPr="00B53A0D" w:rsidRDefault="00E8275E" w:rsidP="00E8275E">
      <w:pPr>
        <w:pStyle w:val="Heading2"/>
        <w:spacing w:after="120"/>
        <w:rPr>
          <w:szCs w:val="24"/>
        </w:rPr>
      </w:pPr>
      <w:bookmarkStart w:id="0" w:name="_Toc257210309"/>
      <w:bookmarkStart w:id="1" w:name="_Ref125705259"/>
      <w:bookmarkStart w:id="2" w:name="_Ref125706865"/>
      <w:bookmarkStart w:id="3" w:name="_Ref125706880"/>
      <w:bookmarkStart w:id="4" w:name="_Ref125706951"/>
      <w:bookmarkStart w:id="5" w:name="_Toc246520876"/>
      <w:bookmarkStart w:id="6" w:name="_Toc256335140"/>
      <w:bookmarkStart w:id="7" w:name="_Ref513281053"/>
      <w:bookmarkStart w:id="8" w:name="_Toc515351471"/>
      <w:bookmarkStart w:id="9" w:name="_Toc28613985"/>
      <w:bookmarkStart w:id="10" w:name="_Toc199411797"/>
      <w:r w:rsidRPr="00B53A0D">
        <w:rPr>
          <w:szCs w:val="24"/>
        </w:rPr>
        <w:t>Bridging</w:t>
      </w:r>
      <w:bookmarkEnd w:id="1"/>
      <w:bookmarkEnd w:id="2"/>
      <w:bookmarkEnd w:id="3"/>
      <w:bookmarkEnd w:id="4"/>
      <w:bookmarkEnd w:id="5"/>
      <w:bookmarkEnd w:id="6"/>
      <w:r w:rsidRPr="00B53A0D">
        <w:rPr>
          <w:szCs w:val="24"/>
        </w:rPr>
        <w:t xml:space="preserve"> and Transfers</w:t>
      </w:r>
      <w:bookmarkEnd w:id="7"/>
      <w:bookmarkEnd w:id="8"/>
      <w:bookmarkEnd w:id="9"/>
      <w:bookmarkEnd w:id="10"/>
    </w:p>
    <w:p w14:paraId="2B054CC5" w14:textId="77FF2B90" w:rsidR="00E8275E" w:rsidRDefault="00E8275E" w:rsidP="00E8275E">
      <w:pPr>
        <w:pStyle w:val="BodyText"/>
        <w:rPr>
          <w:rFonts w:cs="Tahoma"/>
          <w:szCs w:val="24"/>
        </w:rPr>
      </w:pPr>
      <w:r w:rsidRPr="00B53A0D">
        <w:rPr>
          <w:rFonts w:cs="Tahoma"/>
          <w:szCs w:val="24"/>
        </w:rPr>
        <w:t>Bridging is used in NG9</w:t>
      </w:r>
      <w:r w:rsidRPr="00B53A0D">
        <w:rPr>
          <w:rFonts w:cs="Tahoma"/>
          <w:szCs w:val="24"/>
        </w:rPr>
        <w:noBreakHyphen/>
        <w:t>1</w:t>
      </w:r>
      <w:r w:rsidRPr="00B53A0D">
        <w:rPr>
          <w:rFonts w:cs="Tahoma"/>
          <w:szCs w:val="24"/>
        </w:rPr>
        <w:noBreakHyphen/>
        <w:t xml:space="preserve">1 to transfer calls and conduct conferences. </w:t>
      </w:r>
      <w:r w:rsidRPr="00B53A0D">
        <w:rPr>
          <w:rFonts w:cs="Tahoma"/>
          <w:szCs w:val="24"/>
        </w:rPr>
        <w:t xml:space="preserve">Bridges have a SIP signaling interface </w:t>
      </w:r>
      <w:r w:rsidR="00254BDE">
        <w:rPr>
          <w:rFonts w:cs="Tahoma"/>
          <w:szCs w:val="24"/>
        </w:rPr>
        <w:t xml:space="preserve">conformant to section </w:t>
      </w:r>
      <w:r w:rsidR="00254BDE">
        <w:rPr>
          <w:rFonts w:cs="Tahoma"/>
          <w:szCs w:val="24"/>
        </w:rPr>
        <w:fldChar w:fldCharType="begin"/>
      </w:r>
      <w:r w:rsidR="00254BDE">
        <w:rPr>
          <w:rFonts w:cs="Tahoma"/>
          <w:szCs w:val="24"/>
        </w:rPr>
        <w:instrText xml:space="preserve"> REF _Ref205866613 \r \h </w:instrText>
      </w:r>
      <w:r w:rsidR="00254BDE">
        <w:rPr>
          <w:rFonts w:cs="Tahoma"/>
          <w:szCs w:val="24"/>
        </w:rPr>
      </w:r>
      <w:r w:rsidR="00254BDE">
        <w:rPr>
          <w:rFonts w:cs="Tahoma"/>
          <w:szCs w:val="24"/>
        </w:rPr>
        <w:fldChar w:fldCharType="separate"/>
      </w:r>
      <w:r w:rsidR="002E4E37">
        <w:rPr>
          <w:rFonts w:cs="Tahoma"/>
          <w:szCs w:val="24"/>
        </w:rPr>
        <w:t>3.1</w:t>
      </w:r>
      <w:r w:rsidR="00254BDE">
        <w:rPr>
          <w:rFonts w:cs="Tahoma"/>
          <w:szCs w:val="24"/>
        </w:rPr>
        <w:fldChar w:fldCharType="end"/>
      </w:r>
      <w:r w:rsidR="00254BDE">
        <w:rPr>
          <w:rStyle w:val="FootnoteReference"/>
          <w:rFonts w:cs="Tahoma"/>
          <w:szCs w:val="24"/>
        </w:rPr>
        <w:footnoteReference w:id="1"/>
      </w:r>
      <w:r w:rsidR="00254BDE" w:rsidRPr="00B53A0D">
        <w:rPr>
          <w:rFonts w:cs="Tahoma"/>
          <w:szCs w:val="24"/>
        </w:rPr>
        <w:t xml:space="preserve"> </w:t>
      </w:r>
      <w:r w:rsidRPr="00B53A0D">
        <w:rPr>
          <w:rFonts w:cs="Tahoma"/>
          <w:szCs w:val="24"/>
        </w:rPr>
        <w:t xml:space="preserve">to create and maintain conferences and </w:t>
      </w:r>
      <w:r w:rsidR="00232D67">
        <w:rPr>
          <w:rFonts w:cs="Tahoma"/>
          <w:szCs w:val="24"/>
        </w:rPr>
        <w:t xml:space="preserve">have </w:t>
      </w:r>
      <w:r w:rsidRPr="00B53A0D">
        <w:rPr>
          <w:rFonts w:cs="Tahoma"/>
          <w:szCs w:val="24"/>
        </w:rPr>
        <w:t xml:space="preserve">media mixing capability. Bridges MUST be multimedia capable (voice, video, text). A bridge is necessary to transfer a call because IP-based devices normally cannot mix media and transferring always adds the new party (for example, a call taker at a transfer-to PSAP) to the call before the transferor (for example, the original call taker at the PSAP which initially answered the call) drops off the call. </w:t>
      </w:r>
    </w:p>
    <w:p w14:paraId="3231FD23" w14:textId="77777777" w:rsidR="00365CDD" w:rsidRPr="00D96499" w:rsidRDefault="00365CDD" w:rsidP="00365CDD">
      <w:pPr>
        <w:rPr>
          <w:u w:val="single"/>
        </w:rPr>
      </w:pPr>
      <w:r w:rsidRPr="00D96499">
        <w:rPr>
          <w:u w:val="single"/>
        </w:rPr>
        <w:t>Transferring calls that originate at an Agency</w:t>
      </w:r>
    </w:p>
    <w:p w14:paraId="42C8F770" w14:textId="41F0538C" w:rsidR="00365CDD" w:rsidRDefault="00365CDD" w:rsidP="00365CDD">
      <w:r>
        <w:t>Calls may be originated by PSAPs and other Agencies in an ESInet, including calls that transit the OCIF (</w:t>
      </w:r>
      <w:r w:rsidR="008A5927">
        <w:fldChar w:fldCharType="begin"/>
      </w:r>
      <w:r w:rsidR="008A5927">
        <w:instrText xml:space="preserve"> REF _Ref200023444 \r \h </w:instrText>
      </w:r>
      <w:r w:rsidR="008A5927">
        <w:fldChar w:fldCharType="separate"/>
      </w:r>
      <w:r w:rsidR="008A5927">
        <w:t>4.21</w:t>
      </w:r>
      <w:r w:rsidR="008A5927">
        <w:fldChar w:fldCharType="end"/>
      </w:r>
      <w:r>
        <w:t xml:space="preserve">) such as call backs.  Such calls may need to be transferred.  If the call is related to an open incident, an EIDO MAY be conveyed, otherwise an EIDO MUST NOT be conveyed.  Transfers of calls that originate inside a PSAP SHALL use the Ad Hoc mechanisms described above, conforming to RFC4579 regardless of the bridge model used for emergency calls.  </w:t>
      </w:r>
    </w:p>
    <w:p w14:paraId="32C967B8" w14:textId="63EFF6CB" w:rsidR="00365CDD" w:rsidRDefault="00365CDD" w:rsidP="00365CDD">
      <w:r>
        <w:t xml:space="preserve">The flows described in section </w:t>
      </w:r>
      <w:r w:rsidR="00961DAC">
        <w:fldChar w:fldCharType="begin"/>
      </w:r>
      <w:r w:rsidR="00961DAC">
        <w:instrText xml:space="preserve"> REF _Ref200023580 \r \h </w:instrText>
      </w:r>
      <w:r w:rsidR="00961DAC">
        <w:fldChar w:fldCharType="separate"/>
      </w:r>
      <w:r w:rsidR="00961DAC">
        <w:t>4.8.1.1</w:t>
      </w:r>
      <w:r w:rsidR="00961DAC">
        <w:fldChar w:fldCharType="end"/>
      </w:r>
      <w:r>
        <w:t xml:space="preserve"> are used, with the obvious substitution of “caller” with the entity inside the ESInet originating the call, and “transfer-from PSAP” and “transfer-to PSAP” being the entities originating and receiving the transfer.  The OCIF (</w:t>
      </w:r>
      <w:r w:rsidR="00961DAC">
        <w:fldChar w:fldCharType="begin"/>
      </w:r>
      <w:r w:rsidR="00961DAC">
        <w:instrText xml:space="preserve"> REF _Ref200023639 \r \h </w:instrText>
      </w:r>
      <w:r w:rsidR="00961DAC">
        <w:fldChar w:fldCharType="separate"/>
      </w:r>
      <w:r w:rsidR="00961DAC">
        <w:t>4.21</w:t>
      </w:r>
      <w:r w:rsidR="00961DAC">
        <w:fldChar w:fldCharType="end"/>
      </w:r>
      <w:r>
        <w:t xml:space="preserve">) includes B2BUA capability to aid in transfers where one party in the transfer does not implement REFER.  The procedures in Section </w:t>
      </w:r>
      <w:r w:rsidR="00961DAC">
        <w:fldChar w:fldCharType="begin"/>
      </w:r>
      <w:r w:rsidR="00961DAC">
        <w:instrText xml:space="preserve"> REF _Ref200023596 \r \h </w:instrText>
      </w:r>
      <w:r w:rsidR="00961DAC">
        <w:fldChar w:fldCharType="separate"/>
      </w:r>
      <w:r w:rsidR="00961DAC">
        <w:t>4.8.1.1.2</w:t>
      </w:r>
      <w:r w:rsidR="00961DAC">
        <w:fldChar w:fldCharType="end"/>
      </w:r>
      <w:r>
        <w:t xml:space="preserve"> illustrate these flows with similar substitutions.</w:t>
      </w:r>
    </w:p>
    <w:p w14:paraId="739CC420" w14:textId="77777777" w:rsidR="00365CDD" w:rsidRDefault="00365CDD" w:rsidP="00365CDD">
      <w:r>
        <w:t>If a callback is transferred, the SIP Priority header field SHALL have the “</w:t>
      </w:r>
      <w:proofErr w:type="gramStart"/>
      <w:r>
        <w:t>sos.callback</w:t>
      </w:r>
      <w:proofErr w:type="gramEnd"/>
      <w:r>
        <w:t xml:space="preserve">” value in the INVITE messages in the transfer sequence, where Follow Up and calls to other entities would not.  Call Back calls and any other calls related to an open incident SHALL have the IncidentId of the incident in each INVITE.  </w:t>
      </w:r>
    </w:p>
    <w:p w14:paraId="08E3D308" w14:textId="208B5D77" w:rsidR="00365CDD" w:rsidRPr="00B53A0D" w:rsidRDefault="00365CDD" w:rsidP="006E5428">
      <w:pPr>
        <w:rPr>
          <w:rFonts w:cs="Tahoma"/>
          <w:szCs w:val="24"/>
        </w:rPr>
      </w:pPr>
      <w:r>
        <w:t xml:space="preserve">This section is intended to cover calls that are received at a PSAP through mechanisms other than those described in this document, for example a call received via a PSTN </w:t>
      </w:r>
      <w:r>
        <w:lastRenderedPageBreak/>
        <w:t>connection in a PSAP.  While such calls do not “originate” at a PSAP, if they are transferred the mechanisms described above SHALL be used.</w:t>
      </w:r>
    </w:p>
    <w:p w14:paraId="055EF09F" w14:textId="023B1F0B" w:rsidR="00E8275E" w:rsidRPr="00B53A0D" w:rsidRDefault="00E8275E" w:rsidP="00E8275E">
      <w:pPr>
        <w:pStyle w:val="Heading3"/>
        <w:spacing w:after="120"/>
      </w:pPr>
      <w:bookmarkStart w:id="11" w:name="_Ref19182570"/>
      <w:bookmarkStart w:id="12" w:name="_Toc28613986"/>
      <w:bookmarkStart w:id="13" w:name="_Toc199411798"/>
      <w:r w:rsidRPr="00B53A0D">
        <w:t>Attended Transfers</w:t>
      </w:r>
      <w:bookmarkEnd w:id="11"/>
      <w:bookmarkEnd w:id="12"/>
      <w:bookmarkEnd w:id="13"/>
    </w:p>
    <w:p w14:paraId="6846D802" w14:textId="05E64D27" w:rsidR="006E76E2" w:rsidRDefault="00212F9F" w:rsidP="006E76E2">
      <w:pPr>
        <w:pStyle w:val="BodyText"/>
        <w:rPr>
          <w:ins w:id="14" w:author="Daniel Mongrain" w:date="2026-05-25T14:14:00Z"/>
          <w:rFonts w:cs="Tahoma"/>
          <w:szCs w:val="24"/>
          <w:lang w:val="en-CA"/>
        </w:rPr>
      </w:pPr>
      <w:r w:rsidRPr="00B53A0D">
        <w:rPr>
          <w:rFonts w:cs="Tahoma"/>
          <w:szCs w:val="24"/>
        </w:rPr>
        <w:t>This document describes two ways that bridging is employed. One way is termed “ad hoc” and is characterized by using a bridge only when it is needed during transferring or conferencing more than two parties.</w:t>
      </w:r>
      <w:ins w:id="15" w:author="Daniel Mongrain" w:date="2026-05-25T14:02:00Z">
        <w:r w:rsidR="006E76E2">
          <w:rPr>
            <w:rFonts w:cs="Tahoma"/>
            <w:szCs w:val="24"/>
          </w:rPr>
          <w:t xml:space="preserve"> </w:t>
        </w:r>
      </w:ins>
      <w:ins w:id="16" w:author="Daniel Mongrain" w:date="2026-05-25T14:03:00Z">
        <w:r w:rsidR="006E76E2">
          <w:rPr>
            <w:rFonts w:cs="Tahoma"/>
            <w:szCs w:val="24"/>
            <w:lang w:val="en-CA"/>
          </w:rPr>
          <w:t>The text</w:t>
        </w:r>
      </w:ins>
      <w:ins w:id="17" w:author="Daniel Mongrain" w:date="2026-05-25T14:04:00Z">
        <w:r w:rsidR="006E76E2">
          <w:rPr>
            <w:rFonts w:cs="Tahoma"/>
            <w:szCs w:val="24"/>
            <w:lang w:val="en-CA"/>
          </w:rPr>
          <w:t xml:space="preserve"> in the previous version</w:t>
        </w:r>
      </w:ins>
      <w:ins w:id="18" w:author="Daniel Mongrain" w:date="2026-05-25T14:03:00Z">
        <w:r w:rsidR="006E76E2" w:rsidRPr="006E76E2">
          <w:rPr>
            <w:rFonts w:cs="Tahoma"/>
            <w:szCs w:val="24"/>
            <w:lang w:val="en-CA"/>
          </w:rPr>
          <w:t xml:space="preserve"> </w:t>
        </w:r>
      </w:ins>
      <w:ins w:id="19" w:author="Daniel Mongrain" w:date="2026-05-25T17:19:00Z">
        <w:r w:rsidR="00EF38F9">
          <w:rPr>
            <w:rFonts w:cs="Tahoma"/>
            <w:szCs w:val="24"/>
            <w:lang w:val="en-CA"/>
          </w:rPr>
          <w:t xml:space="preserve">of this document </w:t>
        </w:r>
      </w:ins>
      <w:bookmarkStart w:id="20" w:name="_GoBack"/>
      <w:bookmarkEnd w:id="20"/>
      <w:ins w:id="21" w:author="Daniel Mongrain" w:date="2026-05-25T14:03:00Z">
        <w:r w:rsidR="006E76E2" w:rsidRPr="006E76E2">
          <w:rPr>
            <w:rFonts w:cs="Tahoma"/>
            <w:szCs w:val="24"/>
            <w:lang w:val="en-CA"/>
          </w:rPr>
          <w:t>specifie</w:t>
        </w:r>
      </w:ins>
      <w:ins w:id="22" w:author="Daniel Mongrain" w:date="2026-05-25T14:04:00Z">
        <w:r w:rsidR="006E76E2">
          <w:rPr>
            <w:rFonts w:cs="Tahoma"/>
            <w:szCs w:val="24"/>
            <w:lang w:val="en-CA"/>
          </w:rPr>
          <w:t>d</w:t>
        </w:r>
      </w:ins>
      <w:ins w:id="23" w:author="Daniel Mongrain" w:date="2026-05-25T14:03:00Z">
        <w:r w:rsidR="006E76E2" w:rsidRPr="006E76E2">
          <w:rPr>
            <w:rFonts w:cs="Tahoma"/>
            <w:szCs w:val="24"/>
            <w:lang w:val="en-CA"/>
          </w:rPr>
          <w:t xml:space="preserve"> that, once a call with the </w:t>
        </w:r>
      </w:ins>
      <w:ins w:id="24" w:author="Daniel Mongrain" w:date="2026-05-25T14:13:00Z">
        <w:r w:rsidR="006E76E2">
          <w:rPr>
            <w:rFonts w:cs="Tahoma"/>
            <w:szCs w:val="24"/>
            <w:lang w:val="en-CA"/>
          </w:rPr>
          <w:t>a</w:t>
        </w:r>
      </w:ins>
      <w:ins w:id="25" w:author="Daniel Mongrain" w:date="2026-05-25T14:03:00Z">
        <w:r w:rsidR="006E76E2" w:rsidRPr="006E76E2">
          <w:rPr>
            <w:rFonts w:cs="Tahoma"/>
            <w:szCs w:val="24"/>
            <w:lang w:val="en-CA"/>
          </w:rPr>
          <w:t xml:space="preserve">d </w:t>
        </w:r>
      </w:ins>
      <w:ins w:id="26" w:author="Daniel Mongrain" w:date="2026-05-25T14:13:00Z">
        <w:r w:rsidR="006E76E2">
          <w:rPr>
            <w:rFonts w:cs="Tahoma"/>
            <w:szCs w:val="24"/>
            <w:lang w:val="en-CA"/>
          </w:rPr>
          <w:t>h</w:t>
        </w:r>
      </w:ins>
      <w:ins w:id="27" w:author="Daniel Mongrain" w:date="2026-05-25T14:03:00Z">
        <w:r w:rsidR="006E76E2" w:rsidRPr="006E76E2">
          <w:rPr>
            <w:rFonts w:cs="Tahoma"/>
            <w:szCs w:val="24"/>
            <w:lang w:val="en-CA"/>
          </w:rPr>
          <w:t xml:space="preserve">oc Bridge is established, the </w:t>
        </w:r>
      </w:ins>
      <w:ins w:id="28" w:author="Daniel Mongrain" w:date="2026-05-25T14:13:00Z">
        <w:r w:rsidR="006E76E2">
          <w:rPr>
            <w:rFonts w:cs="Tahoma"/>
            <w:szCs w:val="24"/>
            <w:lang w:val="en-CA"/>
          </w:rPr>
          <w:t>transfer-to</w:t>
        </w:r>
      </w:ins>
      <w:ins w:id="29" w:author="Daniel Mongrain" w:date="2026-05-25T14:03:00Z">
        <w:r w:rsidR="006E76E2" w:rsidRPr="006E76E2">
          <w:rPr>
            <w:rFonts w:cs="Tahoma"/>
            <w:szCs w:val="24"/>
            <w:lang w:val="en-CA"/>
          </w:rPr>
          <w:t xml:space="preserve"> “PSAP REFERs the caller to the bridge”. This is based on the premise the Bridge can reach the caller’s SIP User Agent (UA) </w:t>
        </w:r>
      </w:ins>
      <w:ins w:id="30" w:author="Daniel Mongrain" w:date="2026-05-25T14:13:00Z">
        <w:r w:rsidR="006E76E2">
          <w:rPr>
            <w:rFonts w:cs="Tahoma"/>
            <w:szCs w:val="24"/>
            <w:lang w:val="en-CA"/>
          </w:rPr>
          <w:t xml:space="preserve">handling </w:t>
        </w:r>
      </w:ins>
      <w:ins w:id="31" w:author="Daniel Mongrain" w:date="2026-05-25T14:03:00Z">
        <w:r w:rsidR="006E76E2" w:rsidRPr="006E76E2">
          <w:rPr>
            <w:rFonts w:cs="Tahoma"/>
            <w:szCs w:val="24"/>
            <w:lang w:val="en-CA"/>
          </w:rPr>
          <w:t>the existing call (be it a 9</w:t>
        </w:r>
        <w:r w:rsidR="006E76E2" w:rsidRPr="006E76E2">
          <w:rPr>
            <w:rFonts w:cs="Tahoma"/>
            <w:szCs w:val="24"/>
            <w:lang w:val="en-CA"/>
          </w:rPr>
          <w:noBreakHyphen/>
          <w:t>1</w:t>
        </w:r>
        <w:r w:rsidR="006E76E2" w:rsidRPr="006E76E2">
          <w:rPr>
            <w:rFonts w:cs="Tahoma"/>
            <w:szCs w:val="24"/>
            <w:lang w:val="en-CA"/>
          </w:rPr>
          <w:noBreakHyphen/>
          <w:t>1 call from the caller or a Callback call) and tell the UA to release the existing call and instead use this newly received call (as specified by the Replaces header which specifies the existing call’s details), i.e. the Bridge will generate an INVITE with Replaces header generated from the details found in the REFER request and this INVITE will reach the caller.</w:t>
        </w:r>
      </w:ins>
    </w:p>
    <w:p w14:paraId="77F7CAD4" w14:textId="77777777" w:rsidR="006E76E2" w:rsidRPr="006E76E2" w:rsidRDefault="006E76E2" w:rsidP="006E76E2">
      <w:pPr>
        <w:pStyle w:val="BodyText"/>
        <w:rPr>
          <w:ins w:id="32" w:author="Daniel Mongrain" w:date="2026-05-25T14:03:00Z"/>
          <w:rFonts w:cs="Tahoma"/>
          <w:szCs w:val="24"/>
          <w:lang w:val="en-CA"/>
        </w:rPr>
      </w:pPr>
      <w:ins w:id="33" w:author="Daniel Mongrain" w:date="2026-05-25T14:03:00Z">
        <w:r w:rsidRPr="006E76E2">
          <w:rPr>
            <w:rFonts w:cs="Tahoma"/>
            <w:szCs w:val="24"/>
            <w:lang w:val="en-CA"/>
          </w:rPr>
          <w:t>Unfortunately, this is problematic for a number of reasons:</w:t>
        </w:r>
      </w:ins>
    </w:p>
    <w:p w14:paraId="782D0E90" w14:textId="77777777" w:rsidR="006E76E2" w:rsidRPr="006E76E2" w:rsidRDefault="006E76E2" w:rsidP="006E76E2">
      <w:pPr>
        <w:pStyle w:val="BodyText"/>
        <w:numPr>
          <w:ilvl w:val="0"/>
          <w:numId w:val="248"/>
        </w:numPr>
        <w:rPr>
          <w:ins w:id="34" w:author="Daniel Mongrain" w:date="2026-05-25T14:03:00Z"/>
          <w:rFonts w:cs="Tahoma"/>
          <w:szCs w:val="24"/>
          <w:lang w:val="en-CA"/>
        </w:rPr>
      </w:pPr>
      <w:ins w:id="35" w:author="Daniel Mongrain" w:date="2026-05-25T14:03:00Z">
        <w:r w:rsidRPr="006E76E2">
          <w:rPr>
            <w:rFonts w:cs="Tahoma"/>
            <w:szCs w:val="24"/>
            <w:lang w:val="en-CA"/>
          </w:rPr>
          <w:t>If the caller’s identity is a TEL URI, it is impossible to craft a compliant REFER request which includes a Refer-To header with an embedded Replaces header</w:t>
        </w:r>
      </w:ins>
    </w:p>
    <w:p w14:paraId="7394ABB6" w14:textId="77777777" w:rsidR="006E76E2" w:rsidRPr="006E76E2" w:rsidRDefault="006E76E2" w:rsidP="006E76E2">
      <w:pPr>
        <w:pStyle w:val="BodyText"/>
        <w:numPr>
          <w:ilvl w:val="0"/>
          <w:numId w:val="248"/>
        </w:numPr>
        <w:rPr>
          <w:ins w:id="36" w:author="Daniel Mongrain" w:date="2026-05-25T14:03:00Z"/>
          <w:rFonts w:cs="Tahoma"/>
          <w:szCs w:val="24"/>
          <w:lang w:val="en-CA"/>
        </w:rPr>
      </w:pPr>
      <w:ins w:id="37" w:author="Daniel Mongrain" w:date="2026-05-25T14:03:00Z">
        <w:r w:rsidRPr="006E76E2">
          <w:rPr>
            <w:rFonts w:cs="Tahoma"/>
            <w:szCs w:val="24"/>
            <w:lang w:val="en-CA"/>
          </w:rPr>
          <w:t>If the caller is on the Public Switched Telephone Network (PSTN) and even if it used a SIP URI with parameter user=phone as its identity, there is no guarantee the INVITE will reach the same UA used by the existing call, if the call is sent to another PSTN gateway it will refuse the INVITE as it is not handling the existing call as specified in the Replaces header</w:t>
        </w:r>
      </w:ins>
    </w:p>
    <w:p w14:paraId="298C59A2" w14:textId="77777777" w:rsidR="006E76E2" w:rsidRPr="006E76E2" w:rsidRDefault="006E76E2" w:rsidP="006E76E2">
      <w:pPr>
        <w:pStyle w:val="BodyText"/>
        <w:numPr>
          <w:ilvl w:val="0"/>
          <w:numId w:val="248"/>
        </w:numPr>
        <w:rPr>
          <w:ins w:id="38" w:author="Daniel Mongrain" w:date="2026-05-25T14:03:00Z"/>
          <w:rFonts w:cs="Tahoma"/>
          <w:szCs w:val="24"/>
          <w:lang w:val="en-CA"/>
        </w:rPr>
      </w:pPr>
      <w:ins w:id="39" w:author="Daniel Mongrain" w:date="2026-05-25T14:03:00Z">
        <w:r w:rsidRPr="006E76E2">
          <w:rPr>
            <w:rFonts w:cs="Tahoma"/>
            <w:szCs w:val="24"/>
            <w:lang w:val="en-CA"/>
          </w:rPr>
          <w:t>In order to increase the likelihood to reach the caller’s UA, the Transferring PSAP would need to include in the Refer-To header all Routes learned from Record-Route headers specified for the existing call. Due to the use of Session Border Controllers (SBC – which are security devices used to secure SIP sessions) and their propensity for Topology Hiding, the route used by the existing call is hidden to the Transferring PSAP thus impossible to provide to the Bridge so it can have the INVITE with Replaces follow it.</w:t>
        </w:r>
      </w:ins>
    </w:p>
    <w:p w14:paraId="085760B7" w14:textId="77777777" w:rsidR="006E76E2" w:rsidRPr="006E76E2" w:rsidRDefault="006E76E2" w:rsidP="006E76E2">
      <w:pPr>
        <w:pStyle w:val="BodyText"/>
        <w:rPr>
          <w:ins w:id="40" w:author="Daniel Mongrain" w:date="2026-05-25T14:03:00Z"/>
          <w:rFonts w:cs="Tahoma"/>
          <w:szCs w:val="24"/>
          <w:lang w:val="en-CA"/>
        </w:rPr>
      </w:pPr>
    </w:p>
    <w:p w14:paraId="1B25FD30" w14:textId="77777777" w:rsidR="006E76E2" w:rsidRPr="006E76E2" w:rsidRDefault="006E76E2" w:rsidP="006E76E2">
      <w:pPr>
        <w:pStyle w:val="BodyText"/>
        <w:rPr>
          <w:ins w:id="41" w:author="Daniel Mongrain" w:date="2026-05-25T14:03:00Z"/>
          <w:rFonts w:cs="Tahoma"/>
          <w:szCs w:val="24"/>
          <w:lang w:val="en-CA"/>
        </w:rPr>
      </w:pPr>
      <w:ins w:id="42" w:author="Daniel Mongrain" w:date="2026-05-25T14:03:00Z">
        <w:r w:rsidRPr="006E76E2">
          <w:rPr>
            <w:rFonts w:cs="Tahoma"/>
            <w:szCs w:val="24"/>
            <w:lang w:val="en-CA"/>
          </w:rPr>
          <w:t>To address the above limitations, there are two alternative call flows which can be used to allow an Ad Hoc transfer to succeed:</w:t>
        </w:r>
      </w:ins>
    </w:p>
    <w:p w14:paraId="1B6ED077" w14:textId="77777777" w:rsidR="006E76E2" w:rsidRPr="006E76E2" w:rsidRDefault="006E76E2" w:rsidP="006E76E2">
      <w:pPr>
        <w:pStyle w:val="BodyText"/>
        <w:numPr>
          <w:ilvl w:val="0"/>
          <w:numId w:val="249"/>
        </w:numPr>
        <w:rPr>
          <w:ins w:id="43" w:author="Daniel Mongrain" w:date="2026-05-25T14:03:00Z"/>
          <w:rFonts w:cs="Tahoma"/>
          <w:szCs w:val="24"/>
          <w:lang w:val="en-CA"/>
        </w:rPr>
      </w:pPr>
      <w:ins w:id="44" w:author="Daniel Mongrain" w:date="2026-05-25T14:03:00Z">
        <w:r w:rsidRPr="006E76E2">
          <w:rPr>
            <w:rFonts w:cs="Tahoma"/>
            <w:szCs w:val="24"/>
            <w:lang w:val="en-CA"/>
          </w:rPr>
          <w:lastRenderedPageBreak/>
          <w:t>Instead of sending a REFER with a Refer-To header addressing the caller, the Transferring PSAP can send a REFER request via the existing call path addressing the Bridge’s Conference URI</w:t>
        </w:r>
      </w:ins>
    </w:p>
    <w:p w14:paraId="05401749" w14:textId="77777777" w:rsidR="006E76E2" w:rsidRPr="006E76E2" w:rsidRDefault="006E76E2" w:rsidP="006E76E2">
      <w:pPr>
        <w:pStyle w:val="BodyText"/>
        <w:numPr>
          <w:ilvl w:val="0"/>
          <w:numId w:val="249"/>
        </w:numPr>
        <w:rPr>
          <w:ins w:id="45" w:author="Daniel Mongrain" w:date="2026-05-25T14:03:00Z"/>
          <w:rFonts w:cs="Tahoma"/>
          <w:szCs w:val="24"/>
          <w:lang w:val="en-CA"/>
        </w:rPr>
      </w:pPr>
      <w:ins w:id="46" w:author="Daniel Mongrain" w:date="2026-05-25T14:03:00Z">
        <w:r w:rsidRPr="006E76E2">
          <w:rPr>
            <w:rFonts w:cs="Tahoma"/>
            <w:szCs w:val="24"/>
            <w:lang w:val="en-CA"/>
          </w:rPr>
          <w:t>Instead of addressing the caller, the Transferring PSAP addresses the REFER sent to the bridge to the Contact URI it received for the existing call:</w:t>
        </w:r>
      </w:ins>
    </w:p>
    <w:p w14:paraId="06CA0BE3" w14:textId="77777777" w:rsidR="006E76E2" w:rsidRPr="006E76E2" w:rsidRDefault="006E76E2" w:rsidP="006E76E2">
      <w:pPr>
        <w:pStyle w:val="BodyText"/>
        <w:numPr>
          <w:ilvl w:val="1"/>
          <w:numId w:val="249"/>
        </w:numPr>
        <w:rPr>
          <w:ins w:id="47" w:author="Daniel Mongrain" w:date="2026-05-25T14:03:00Z"/>
          <w:rFonts w:cs="Tahoma"/>
          <w:szCs w:val="24"/>
          <w:lang w:val="en-CA"/>
        </w:rPr>
      </w:pPr>
      <w:ins w:id="48" w:author="Daniel Mongrain" w:date="2026-05-25T14:03:00Z">
        <w:r w:rsidRPr="006E76E2">
          <w:rPr>
            <w:rFonts w:cs="Tahoma"/>
            <w:szCs w:val="24"/>
            <w:lang w:val="en-CA"/>
          </w:rPr>
          <w:t>In the INVITE of the incoming 9-1-1 call or</w:t>
        </w:r>
      </w:ins>
    </w:p>
    <w:p w14:paraId="1036B811" w14:textId="77777777" w:rsidR="006E76E2" w:rsidRPr="006E76E2" w:rsidRDefault="006E76E2" w:rsidP="006E76E2">
      <w:pPr>
        <w:pStyle w:val="BodyText"/>
        <w:numPr>
          <w:ilvl w:val="1"/>
          <w:numId w:val="249"/>
        </w:numPr>
        <w:rPr>
          <w:ins w:id="49" w:author="Daniel Mongrain" w:date="2026-05-25T14:03:00Z"/>
          <w:rFonts w:cs="Tahoma"/>
          <w:szCs w:val="24"/>
          <w:lang w:val="en-CA"/>
        </w:rPr>
      </w:pPr>
      <w:ins w:id="50" w:author="Daniel Mongrain" w:date="2026-05-25T14:03:00Z">
        <w:r w:rsidRPr="006E76E2">
          <w:rPr>
            <w:rFonts w:cs="Tahoma"/>
            <w:szCs w:val="24"/>
            <w:lang w:val="en-CA"/>
          </w:rPr>
          <w:t>In the 200 OK of the callback to the 9-1-1 caller.</w:t>
        </w:r>
      </w:ins>
    </w:p>
    <w:p w14:paraId="7AE7E822" w14:textId="1104D3EA" w:rsidR="00212F9F" w:rsidDel="006E76E2" w:rsidRDefault="006E76E2" w:rsidP="00212F9F">
      <w:pPr>
        <w:pStyle w:val="BodyText"/>
        <w:rPr>
          <w:del w:id="51" w:author="Daniel Mongrain" w:date="2026-05-25T14:07:00Z"/>
          <w:rFonts w:cs="Tahoma"/>
          <w:szCs w:val="24"/>
        </w:rPr>
      </w:pPr>
      <w:ins w:id="52" w:author="Daniel Mongrain" w:date="2026-05-25T14:07:00Z">
        <w:r w:rsidRPr="006E76E2">
          <w:rPr>
            <w:rFonts w:cs="Tahoma"/>
            <w:szCs w:val="24"/>
          </w:rPr>
          <w:t>This document will continue with option 2, as it is extremely similar to the existing Ad Hoc Conferencing call flow, the only difference is the URI specified in the Refer-To header.</w:t>
        </w:r>
      </w:ins>
    </w:p>
    <w:p w14:paraId="2DC15EAF" w14:textId="06B8D588" w:rsidR="00212F9F" w:rsidRPr="00B53A0D" w:rsidRDefault="00212F9F" w:rsidP="00212F9F">
      <w:pPr>
        <w:pStyle w:val="BodyText"/>
        <w:rPr>
          <w:rFonts w:cs="Tahoma"/>
          <w:szCs w:val="24"/>
        </w:rPr>
      </w:pPr>
      <w:r w:rsidRPr="00B53A0D">
        <w:rPr>
          <w:rFonts w:cs="Tahoma"/>
          <w:szCs w:val="24"/>
        </w:rPr>
        <w:t>The rough transfer sequence for ad hoc, based on the procedures defined in RFC 4579</w:t>
      </w:r>
      <w:r w:rsidRPr="00B53A0D">
        <w:rPr>
          <w:rStyle w:val="FootnoteReference"/>
          <w:rFonts w:cs="Tahoma"/>
          <w:sz w:val="18"/>
          <w:szCs w:val="18"/>
        </w:rPr>
        <w:footnoteReference w:id="2"/>
      </w:r>
      <w:r w:rsidRPr="00B53A0D">
        <w:rPr>
          <w:rFonts w:cs="Tahoma"/>
          <w:szCs w:val="24"/>
        </w:rPr>
        <w:t xml:space="preserve"> </w:t>
      </w:r>
      <w:r w:rsidRPr="00B53A0D">
        <w:rPr>
          <w:rFonts w:cs="Tahoma"/>
          <w:szCs w:val="24"/>
        </w:rPr>
        <w:fldChar w:fldCharType="begin"/>
      </w:r>
      <w:r w:rsidRPr="00B53A0D">
        <w:rPr>
          <w:rFonts w:cs="Tahoma"/>
          <w:szCs w:val="24"/>
        </w:rPr>
        <w:instrText xml:space="preserve"> REF _Ref521829945 \r \h  \* MERGEFORMAT </w:instrText>
      </w:r>
      <w:r w:rsidRPr="00B53A0D">
        <w:rPr>
          <w:rFonts w:cs="Tahoma"/>
          <w:szCs w:val="24"/>
        </w:rPr>
      </w:r>
      <w:r w:rsidRPr="00B53A0D">
        <w:rPr>
          <w:rFonts w:cs="Tahoma"/>
          <w:szCs w:val="24"/>
        </w:rPr>
        <w:fldChar w:fldCharType="separate"/>
      </w:r>
      <w:r w:rsidR="002E4E37">
        <w:rPr>
          <w:rFonts w:cs="Tahoma"/>
          <w:szCs w:val="24"/>
        </w:rPr>
        <w:t>[39]</w:t>
      </w:r>
      <w:r w:rsidRPr="00B53A0D">
        <w:rPr>
          <w:rFonts w:cs="Tahoma"/>
          <w:szCs w:val="24"/>
        </w:rPr>
        <w:fldChar w:fldCharType="end"/>
      </w:r>
      <w:r w:rsidRPr="00B53A0D">
        <w:rPr>
          <w:rFonts w:cs="Tahoma"/>
          <w:szCs w:val="24"/>
        </w:rPr>
        <w:t>, is:</w:t>
      </w:r>
    </w:p>
    <w:p w14:paraId="6E5A1CA3" w14:textId="77777777" w:rsidR="00212F9F" w:rsidRPr="00B53A0D" w:rsidRDefault="00212F9F" w:rsidP="00F770C6">
      <w:pPr>
        <w:pStyle w:val="BodyText"/>
        <w:numPr>
          <w:ilvl w:val="0"/>
          <w:numId w:val="60"/>
        </w:numPr>
        <w:spacing w:before="80" w:after="80"/>
        <w:ind w:left="720"/>
        <w:contextualSpacing/>
        <w:rPr>
          <w:rFonts w:cs="Tahoma"/>
          <w:szCs w:val="24"/>
        </w:rPr>
      </w:pPr>
      <w:r w:rsidRPr="00B53A0D">
        <w:rPr>
          <w:rFonts w:cs="Tahoma"/>
          <w:szCs w:val="24"/>
        </w:rPr>
        <w:t>PSAP creates a conference on the bridge</w:t>
      </w:r>
    </w:p>
    <w:p w14:paraId="7BA3FCFF" w14:textId="77777777" w:rsidR="006E76E2" w:rsidRPr="006E76E2" w:rsidRDefault="006E76E2" w:rsidP="006E76E2">
      <w:pPr>
        <w:pStyle w:val="BodyText"/>
        <w:numPr>
          <w:ilvl w:val="0"/>
          <w:numId w:val="60"/>
        </w:numPr>
        <w:spacing w:before="80" w:after="80"/>
        <w:ind w:left="720"/>
        <w:contextualSpacing/>
        <w:rPr>
          <w:ins w:id="53" w:author="Daniel Mongrain" w:date="2026-05-25T14:00:00Z"/>
          <w:rFonts w:cs="Tahoma"/>
          <w:szCs w:val="24"/>
        </w:rPr>
        <w:pPrChange w:id="54" w:author="Daniel Mongrain" w:date="2026-05-25T14:01:00Z">
          <w:pPr>
            <w:pStyle w:val="BodyText"/>
            <w:numPr>
              <w:numId w:val="60"/>
            </w:numPr>
            <w:tabs>
              <w:tab w:val="num" w:pos="360"/>
            </w:tabs>
            <w:spacing w:before="80" w:after="80"/>
            <w:ind w:left="360" w:hanging="360"/>
            <w:contextualSpacing/>
          </w:pPr>
        </w:pPrChange>
      </w:pPr>
      <w:ins w:id="55" w:author="Daniel Mongrain" w:date="2026-05-25T14:00:00Z">
        <w:r w:rsidRPr="006E76E2">
          <w:rPr>
            <w:rFonts w:cs="Tahoma"/>
            <w:szCs w:val="24"/>
          </w:rPr>
          <w:t>PSAP REFERs the existing call to the bridge by specifying its Contact URI</w:t>
        </w:r>
      </w:ins>
    </w:p>
    <w:p w14:paraId="5D2DC84F" w14:textId="77777777" w:rsidR="006E76E2" w:rsidRPr="006E76E2" w:rsidRDefault="006E76E2" w:rsidP="006E76E2">
      <w:pPr>
        <w:pStyle w:val="BodyText"/>
        <w:numPr>
          <w:ilvl w:val="1"/>
          <w:numId w:val="60"/>
        </w:numPr>
        <w:spacing w:before="80" w:after="80"/>
        <w:contextualSpacing/>
        <w:rPr>
          <w:ins w:id="56" w:author="Daniel Mongrain" w:date="2026-05-25T14:00:00Z"/>
          <w:rFonts w:cs="Tahoma"/>
          <w:szCs w:val="24"/>
        </w:rPr>
        <w:pPrChange w:id="57" w:author="Daniel Mongrain" w:date="2026-05-25T14:01:00Z">
          <w:pPr>
            <w:pStyle w:val="BodyText"/>
            <w:numPr>
              <w:numId w:val="60"/>
            </w:numPr>
            <w:tabs>
              <w:tab w:val="num" w:pos="360"/>
            </w:tabs>
            <w:spacing w:before="80" w:after="80"/>
            <w:ind w:left="360" w:hanging="360"/>
            <w:contextualSpacing/>
          </w:pPr>
        </w:pPrChange>
      </w:pPr>
      <w:ins w:id="58" w:author="Daniel Mongrain" w:date="2026-05-25T14:00:00Z">
        <w:r w:rsidRPr="006E76E2">
          <w:rPr>
            <w:rFonts w:cs="Tahoma"/>
            <w:szCs w:val="24"/>
          </w:rPr>
          <w:t>As found in the INVITE of the incoming 9-1-1 call or</w:t>
        </w:r>
      </w:ins>
    </w:p>
    <w:p w14:paraId="12099AD8" w14:textId="406A5A56" w:rsidR="00212F9F" w:rsidRPr="00B53A0D" w:rsidRDefault="006E76E2" w:rsidP="006E76E2">
      <w:pPr>
        <w:pStyle w:val="BodyText"/>
        <w:numPr>
          <w:ilvl w:val="1"/>
          <w:numId w:val="60"/>
        </w:numPr>
        <w:spacing w:before="80" w:after="80"/>
        <w:contextualSpacing/>
        <w:rPr>
          <w:rFonts w:cs="Tahoma"/>
          <w:szCs w:val="24"/>
        </w:rPr>
        <w:pPrChange w:id="59" w:author="Daniel Mongrain" w:date="2026-05-25T14:01:00Z">
          <w:pPr>
            <w:pStyle w:val="BodyText"/>
            <w:numPr>
              <w:numId w:val="60"/>
            </w:numPr>
            <w:tabs>
              <w:tab w:val="num" w:pos="360"/>
            </w:tabs>
            <w:spacing w:before="80" w:after="80"/>
            <w:ind w:left="360" w:hanging="360"/>
            <w:contextualSpacing/>
          </w:pPr>
        </w:pPrChange>
      </w:pPr>
      <w:ins w:id="60" w:author="Daniel Mongrain" w:date="2026-05-25T14:00:00Z">
        <w:r w:rsidRPr="006E76E2">
          <w:rPr>
            <w:rFonts w:cs="Tahoma"/>
            <w:szCs w:val="24"/>
          </w:rPr>
          <w:t>As found in the 200 OK of the callback via OCIF to the 9-1-1 caller</w:t>
        </w:r>
      </w:ins>
      <w:del w:id="61" w:author="Daniel Mongrain" w:date="2026-05-25T14:00:00Z">
        <w:r w:rsidR="00212F9F" w:rsidRPr="00B53A0D" w:rsidDel="006E76E2">
          <w:rPr>
            <w:rFonts w:cs="Tahoma"/>
            <w:szCs w:val="24"/>
          </w:rPr>
          <w:delText>PSAP REFERs the caller to the bridge</w:delText>
        </w:r>
      </w:del>
    </w:p>
    <w:p w14:paraId="15860D3D" w14:textId="77777777" w:rsidR="00212F9F" w:rsidRPr="00B53A0D" w:rsidRDefault="00212F9F" w:rsidP="00F770C6">
      <w:pPr>
        <w:pStyle w:val="BodyText"/>
        <w:numPr>
          <w:ilvl w:val="0"/>
          <w:numId w:val="60"/>
        </w:numPr>
        <w:spacing w:before="80" w:after="80"/>
        <w:ind w:left="720"/>
        <w:contextualSpacing/>
        <w:rPr>
          <w:rFonts w:cs="Tahoma"/>
          <w:szCs w:val="24"/>
        </w:rPr>
      </w:pPr>
      <w:r w:rsidRPr="00B53A0D">
        <w:rPr>
          <w:rFonts w:cs="Tahoma"/>
          <w:szCs w:val="24"/>
        </w:rPr>
        <w:t>PSAP tears down the original PSAP-Caller leg</w:t>
      </w:r>
    </w:p>
    <w:p w14:paraId="52B69C8C" w14:textId="77777777" w:rsidR="00212F9F" w:rsidRPr="00B53A0D" w:rsidRDefault="00212F9F" w:rsidP="00F770C6">
      <w:pPr>
        <w:pStyle w:val="BodyText"/>
        <w:numPr>
          <w:ilvl w:val="0"/>
          <w:numId w:val="60"/>
        </w:numPr>
        <w:spacing w:before="80" w:after="80"/>
        <w:ind w:left="720"/>
        <w:contextualSpacing/>
        <w:rPr>
          <w:rFonts w:cs="Tahoma"/>
          <w:szCs w:val="24"/>
        </w:rPr>
      </w:pPr>
      <w:r w:rsidRPr="00B53A0D">
        <w:rPr>
          <w:rFonts w:cs="Tahoma"/>
          <w:szCs w:val="24"/>
        </w:rPr>
        <w:t>PSAP REFERs transfer target (transfer-to PSAP for example) to the conference</w:t>
      </w:r>
    </w:p>
    <w:p w14:paraId="42A09A53" w14:textId="77777777" w:rsidR="00212F9F" w:rsidRPr="00B53A0D" w:rsidRDefault="00212F9F" w:rsidP="00F770C6">
      <w:pPr>
        <w:pStyle w:val="BodyText"/>
        <w:numPr>
          <w:ilvl w:val="0"/>
          <w:numId w:val="60"/>
        </w:numPr>
        <w:spacing w:before="80" w:after="80"/>
        <w:ind w:left="720"/>
        <w:contextualSpacing/>
        <w:rPr>
          <w:rFonts w:cs="Tahoma"/>
          <w:szCs w:val="24"/>
        </w:rPr>
      </w:pPr>
      <w:r w:rsidRPr="00B53A0D">
        <w:rPr>
          <w:rFonts w:cs="Tahoma"/>
          <w:szCs w:val="24"/>
        </w:rPr>
        <w:t>PSAP tears down its leg to the conference, the transfer-to PSAP and the caller remain</w:t>
      </w:r>
    </w:p>
    <w:p w14:paraId="264D3879" w14:textId="77777777" w:rsidR="00212F9F" w:rsidRPr="00B53A0D" w:rsidRDefault="00212F9F" w:rsidP="00F770C6">
      <w:pPr>
        <w:pStyle w:val="BodyText"/>
        <w:numPr>
          <w:ilvl w:val="0"/>
          <w:numId w:val="60"/>
        </w:numPr>
        <w:spacing w:before="80" w:after="80"/>
        <w:ind w:left="720"/>
        <w:contextualSpacing/>
        <w:rPr>
          <w:rFonts w:cs="Tahoma"/>
          <w:szCs w:val="24"/>
        </w:rPr>
      </w:pPr>
      <w:r w:rsidRPr="00B53A0D">
        <w:rPr>
          <w:rFonts w:cs="Tahoma"/>
          <w:szCs w:val="24"/>
        </w:rPr>
        <w:t>Transfer-to PSAP REFERs the caller to it</w:t>
      </w:r>
    </w:p>
    <w:p w14:paraId="7B7C3705" w14:textId="77777777" w:rsidR="00212F9F" w:rsidRPr="00B53A0D" w:rsidRDefault="00212F9F" w:rsidP="00F770C6">
      <w:pPr>
        <w:pStyle w:val="BodyText"/>
        <w:numPr>
          <w:ilvl w:val="0"/>
          <w:numId w:val="60"/>
        </w:numPr>
        <w:spacing w:before="80" w:after="80"/>
        <w:ind w:left="720"/>
        <w:contextualSpacing/>
        <w:rPr>
          <w:rFonts w:cs="Tahoma"/>
          <w:szCs w:val="24"/>
        </w:rPr>
      </w:pPr>
      <w:r w:rsidRPr="00B53A0D">
        <w:rPr>
          <w:rFonts w:cs="Tahoma"/>
          <w:szCs w:val="24"/>
        </w:rPr>
        <w:t>Transfer-to</w:t>
      </w:r>
      <w:r w:rsidRPr="00B53A0D" w:rsidDel="00FF55DE">
        <w:rPr>
          <w:rFonts w:cs="Tahoma"/>
          <w:szCs w:val="24"/>
        </w:rPr>
        <w:t xml:space="preserve"> </w:t>
      </w:r>
      <w:r w:rsidRPr="00B53A0D">
        <w:rPr>
          <w:rFonts w:cs="Tahoma"/>
          <w:szCs w:val="24"/>
        </w:rPr>
        <w:t>PSAP terminates the conference.</w:t>
      </w:r>
    </w:p>
    <w:p w14:paraId="6F132192" w14:textId="1B53C67F" w:rsidR="006E76E2" w:rsidRDefault="006E76E2" w:rsidP="00331BD7">
      <w:pPr>
        <w:pStyle w:val="BodyText"/>
        <w:spacing w:before="240" w:after="0"/>
        <w:rPr>
          <w:ins w:id="62" w:author="Daniel Mongrain" w:date="2026-05-25T14:18:00Z"/>
          <w:rStyle w:val="Strong"/>
          <w:rFonts w:cs="Tahoma"/>
          <w:b w:val="0"/>
          <w:color w:val="333333"/>
          <w:szCs w:val="24"/>
        </w:rPr>
      </w:pPr>
      <w:ins w:id="63" w:author="Daniel Mongrain" w:date="2026-05-25T14:16:00Z">
        <w:r w:rsidRPr="006E76E2">
          <w:rPr>
            <w:rStyle w:val="Strong"/>
            <w:rFonts w:cs="Tahoma"/>
            <w:b w:val="0"/>
            <w:color w:val="333333"/>
            <w:szCs w:val="24"/>
            <w:rPrChange w:id="64" w:author="Daniel Mongrain" w:date="2026-05-25T14:16:00Z">
              <w:rPr>
                <w:rStyle w:val="Strong"/>
                <w:rFonts w:cs="Tahoma"/>
                <w:color w:val="333333"/>
                <w:szCs w:val="24"/>
              </w:rPr>
            </w:rPrChange>
          </w:rPr>
          <w:t>All Bridges SHOULD support ad hoc signaling as it is the only method which can be used to transfer PSAP outbound calls (such as Callback calls).</w:t>
        </w:r>
      </w:ins>
    </w:p>
    <w:p w14:paraId="77F2C2DC" w14:textId="656A22CF" w:rsidR="006E76E2" w:rsidRDefault="006E76E2" w:rsidP="00331BD7">
      <w:pPr>
        <w:pStyle w:val="BodyText"/>
        <w:spacing w:before="240" w:after="0"/>
        <w:rPr>
          <w:ins w:id="65" w:author="Daniel Mongrain" w:date="2026-05-25T14:24:00Z"/>
          <w:rStyle w:val="Strong"/>
          <w:rFonts w:cs="Tahoma"/>
          <w:b w:val="0"/>
          <w:color w:val="333333"/>
          <w:szCs w:val="24"/>
        </w:rPr>
      </w:pPr>
      <w:ins w:id="66" w:author="Daniel Mongrain" w:date="2026-05-25T14:18:00Z">
        <w:r>
          <w:rPr>
            <w:rStyle w:val="Strong"/>
            <w:rFonts w:cs="Tahoma"/>
            <w:b w:val="0"/>
            <w:color w:val="333333"/>
            <w:szCs w:val="24"/>
          </w:rPr>
          <w:lastRenderedPageBreak/>
          <w:t xml:space="preserve">An NGCS implementation may wish to specify </w:t>
        </w:r>
      </w:ins>
      <w:ins w:id="67" w:author="Daniel Mongrain" w:date="2026-05-25T14:19:00Z">
        <w:r>
          <w:rPr>
            <w:rStyle w:val="Strong"/>
            <w:rFonts w:cs="Tahoma"/>
            <w:b w:val="0"/>
            <w:color w:val="333333"/>
            <w:szCs w:val="24"/>
          </w:rPr>
          <w:t xml:space="preserve">via SIP signaling which Conference Application (i.e. </w:t>
        </w:r>
      </w:ins>
      <w:ins w:id="68" w:author="Daniel Mongrain" w:date="2026-05-25T14:20:00Z">
        <w:r>
          <w:rPr>
            <w:rStyle w:val="Strong"/>
            <w:rFonts w:cs="Tahoma"/>
            <w:b w:val="0"/>
            <w:color w:val="333333"/>
            <w:szCs w:val="24"/>
          </w:rPr>
          <w:t xml:space="preserve">Conference Factory) a PSAP is to use instead of any provisioned or discovered </w:t>
        </w:r>
      </w:ins>
      <w:ins w:id="69" w:author="Daniel Mongrain" w:date="2026-05-25T14:21:00Z">
        <w:r>
          <w:rPr>
            <w:rStyle w:val="Strong"/>
            <w:rFonts w:cs="Tahoma"/>
            <w:b w:val="0"/>
            <w:color w:val="333333"/>
            <w:szCs w:val="24"/>
          </w:rPr>
          <w:t xml:space="preserve">Conference Application URI. </w:t>
        </w:r>
      </w:ins>
      <w:ins w:id="70" w:author="Daniel Mongrain" w:date="2026-05-25T14:57:00Z">
        <w:r w:rsidR="00C36D3E">
          <w:rPr>
            <w:rStyle w:val="Strong"/>
            <w:rFonts w:cs="Tahoma"/>
            <w:b w:val="0"/>
            <w:color w:val="333333"/>
            <w:szCs w:val="24"/>
          </w:rPr>
          <w:t xml:space="preserve">For </w:t>
        </w:r>
      </w:ins>
      <w:ins w:id="71" w:author="Daniel Mongrain" w:date="2026-05-25T14:59:00Z">
        <w:r w:rsidR="00C36D3E">
          <w:rPr>
            <w:rStyle w:val="Strong"/>
            <w:rFonts w:cs="Tahoma"/>
            <w:b w:val="0"/>
            <w:color w:val="333333"/>
            <w:szCs w:val="24"/>
          </w:rPr>
          <w:t>example,</w:t>
        </w:r>
      </w:ins>
      <w:ins w:id="72" w:author="Daniel Mongrain" w:date="2026-05-25T14:57:00Z">
        <w:r w:rsidR="00C36D3E">
          <w:rPr>
            <w:rStyle w:val="Strong"/>
            <w:rFonts w:cs="Tahoma"/>
            <w:b w:val="0"/>
            <w:color w:val="333333"/>
            <w:szCs w:val="24"/>
          </w:rPr>
          <w:t xml:space="preserve"> wh</w:t>
        </w:r>
      </w:ins>
      <w:ins w:id="73" w:author="Daniel Mongrain" w:date="2026-05-25T14:58:00Z">
        <w:r w:rsidR="00C36D3E">
          <w:rPr>
            <w:rStyle w:val="Strong"/>
            <w:rFonts w:cs="Tahoma"/>
            <w:b w:val="0"/>
            <w:color w:val="333333"/>
            <w:szCs w:val="24"/>
          </w:rPr>
          <w:t>en the NGCS wants the PSAP to send the INVITE to the Conference Application associated to th</w:t>
        </w:r>
      </w:ins>
      <w:ins w:id="74" w:author="Daniel Mongrain" w:date="2026-05-25T14:59:00Z">
        <w:r w:rsidR="00C36D3E">
          <w:rPr>
            <w:rStyle w:val="Strong"/>
            <w:rFonts w:cs="Tahoma"/>
            <w:b w:val="0"/>
            <w:color w:val="333333"/>
            <w:szCs w:val="24"/>
          </w:rPr>
          <w:t xml:space="preserve">e SIP cluster handling the existing call. </w:t>
        </w:r>
      </w:ins>
      <w:ins w:id="75" w:author="Daniel Mongrain" w:date="2026-05-25T14:21:00Z">
        <w:r>
          <w:rPr>
            <w:rStyle w:val="Strong"/>
            <w:rFonts w:cs="Tahoma"/>
            <w:b w:val="0"/>
            <w:color w:val="333333"/>
            <w:szCs w:val="24"/>
          </w:rPr>
          <w:t xml:space="preserve">This is done by specifying a Call-Info header with </w:t>
        </w:r>
      </w:ins>
      <w:ins w:id="76" w:author="Daniel Mongrain" w:date="2026-05-25T14:24:00Z">
        <w:r w:rsidR="00484CA0">
          <w:rPr>
            <w:rStyle w:val="Strong"/>
            <w:rFonts w:cs="Tahoma"/>
            <w:b w:val="0"/>
            <w:color w:val="333333"/>
            <w:szCs w:val="24"/>
          </w:rPr>
          <w:t>parameter “</w:t>
        </w:r>
      </w:ins>
      <w:ins w:id="77" w:author="Daniel Mongrain" w:date="2026-05-25T14:23:00Z">
        <w:r w:rsidR="00484CA0" w:rsidRPr="00484CA0">
          <w:rPr>
            <w:rStyle w:val="Strong"/>
            <w:rFonts w:cs="Tahoma"/>
            <w:b w:val="0"/>
            <w:color w:val="333333"/>
            <w:szCs w:val="24"/>
          </w:rPr>
          <w:t>purpose=emergency-ConferenceFactoryURI</w:t>
        </w:r>
      </w:ins>
      <w:ins w:id="78" w:author="Daniel Mongrain" w:date="2026-05-25T14:24:00Z">
        <w:r w:rsidR="00484CA0">
          <w:rPr>
            <w:rStyle w:val="Strong"/>
            <w:rFonts w:cs="Tahoma"/>
            <w:b w:val="0"/>
            <w:color w:val="333333"/>
            <w:szCs w:val="24"/>
          </w:rPr>
          <w:t>”, for example:</w:t>
        </w:r>
      </w:ins>
    </w:p>
    <w:p w14:paraId="3E84A15A" w14:textId="36588EE1" w:rsidR="00484CA0" w:rsidRDefault="00484CA0" w:rsidP="00C36D3E">
      <w:pPr>
        <w:pStyle w:val="BodyText"/>
        <w:spacing w:before="240" w:after="0"/>
        <w:ind w:firstLine="720"/>
        <w:rPr>
          <w:ins w:id="79" w:author="Daniel Mongrain" w:date="2026-05-25T14:25:00Z"/>
          <w:rStyle w:val="Strong"/>
          <w:rFonts w:cs="Tahoma"/>
          <w:b w:val="0"/>
          <w:color w:val="333333"/>
          <w:szCs w:val="24"/>
        </w:rPr>
        <w:pPrChange w:id="80" w:author="Daniel Mongrain" w:date="2026-05-25T15:00:00Z">
          <w:pPr>
            <w:pStyle w:val="BodyText"/>
            <w:spacing w:before="240" w:after="0"/>
          </w:pPr>
        </w:pPrChange>
      </w:pPr>
      <w:ins w:id="81" w:author="Daniel Mongrain" w:date="2026-05-25T14:24:00Z">
        <w:r>
          <w:rPr>
            <w:rStyle w:val="Strong"/>
            <w:rFonts w:cs="Tahoma"/>
            <w:b w:val="0"/>
            <w:color w:val="333333"/>
            <w:szCs w:val="24"/>
          </w:rPr>
          <w:t>Call-Info: &lt;</w:t>
        </w:r>
        <w:proofErr w:type="gramStart"/>
        <w:r>
          <w:rPr>
            <w:rStyle w:val="Strong"/>
            <w:rFonts w:cs="Tahoma"/>
            <w:b w:val="0"/>
            <w:color w:val="333333"/>
            <w:szCs w:val="24"/>
          </w:rPr>
          <w:t>sip:conference.ngcs.net</w:t>
        </w:r>
        <w:proofErr w:type="gramEnd"/>
        <w:r>
          <w:rPr>
            <w:rStyle w:val="Strong"/>
            <w:rFonts w:cs="Tahoma"/>
            <w:b w:val="0"/>
            <w:color w:val="333333"/>
            <w:szCs w:val="24"/>
          </w:rPr>
          <w:t>&gt;;</w:t>
        </w:r>
      </w:ins>
      <w:ins w:id="82" w:author="Daniel Mongrain" w:date="2026-05-25T14:25:00Z">
        <w:r>
          <w:rPr>
            <w:rStyle w:val="Strong"/>
            <w:rFonts w:cs="Tahoma"/>
            <w:b w:val="0"/>
            <w:color w:val="333333"/>
            <w:szCs w:val="24"/>
          </w:rPr>
          <w:t xml:space="preserve"> </w:t>
        </w:r>
        <w:r w:rsidRPr="00484CA0">
          <w:rPr>
            <w:rStyle w:val="Strong"/>
            <w:rFonts w:cs="Tahoma"/>
            <w:b w:val="0"/>
            <w:color w:val="333333"/>
            <w:szCs w:val="24"/>
          </w:rPr>
          <w:t>purpose=emergency-ConferenceFactoryURI</w:t>
        </w:r>
      </w:ins>
    </w:p>
    <w:p w14:paraId="7E6E2AB9" w14:textId="053808CF" w:rsidR="00484CA0" w:rsidRPr="006E76E2" w:rsidRDefault="00484CA0" w:rsidP="00331BD7">
      <w:pPr>
        <w:pStyle w:val="BodyText"/>
        <w:spacing w:before="240" w:after="0"/>
        <w:rPr>
          <w:ins w:id="83" w:author="Daniel Mongrain" w:date="2026-05-25T14:16:00Z"/>
          <w:rStyle w:val="Strong"/>
          <w:rFonts w:cs="Tahoma"/>
          <w:b w:val="0"/>
          <w:color w:val="333333"/>
          <w:szCs w:val="24"/>
          <w:rPrChange w:id="84" w:author="Daniel Mongrain" w:date="2026-05-25T14:16:00Z">
            <w:rPr>
              <w:ins w:id="85" w:author="Daniel Mongrain" w:date="2026-05-25T14:16:00Z"/>
              <w:rStyle w:val="Strong"/>
              <w:rFonts w:cs="Tahoma"/>
              <w:color w:val="333333"/>
              <w:szCs w:val="24"/>
            </w:rPr>
          </w:rPrChange>
        </w:rPr>
      </w:pPr>
      <w:ins w:id="86" w:author="Daniel Mongrain" w:date="2026-05-25T14:25:00Z">
        <w:r>
          <w:rPr>
            <w:rStyle w:val="Strong"/>
            <w:rFonts w:cs="Tahoma"/>
            <w:b w:val="0"/>
            <w:color w:val="333333"/>
            <w:szCs w:val="24"/>
          </w:rPr>
          <w:t xml:space="preserve">Such a Call-Info header can be </w:t>
        </w:r>
      </w:ins>
      <w:ins w:id="87" w:author="Daniel Mongrain" w:date="2026-05-25T14:26:00Z">
        <w:r>
          <w:rPr>
            <w:rStyle w:val="Strong"/>
            <w:rFonts w:cs="Tahoma"/>
            <w:b w:val="0"/>
            <w:color w:val="333333"/>
            <w:szCs w:val="24"/>
          </w:rPr>
          <w:t xml:space="preserve">specified in an INVITE sent to a PSAP or in the 200 OK response to a PSAP’s outbound call (such as a Callback call). </w:t>
        </w:r>
      </w:ins>
      <w:ins w:id="88" w:author="Daniel Mongrain" w:date="2026-05-25T14:25:00Z">
        <w:r>
          <w:rPr>
            <w:rStyle w:val="Strong"/>
            <w:rFonts w:cs="Tahoma"/>
            <w:b w:val="0"/>
            <w:color w:val="333333"/>
            <w:szCs w:val="24"/>
          </w:rPr>
          <w:t xml:space="preserve">A PSAP receiving </w:t>
        </w:r>
      </w:ins>
      <w:ins w:id="89" w:author="Daniel Mongrain" w:date="2026-05-25T14:26:00Z">
        <w:r>
          <w:rPr>
            <w:rStyle w:val="Strong"/>
            <w:rFonts w:cs="Tahoma"/>
            <w:b w:val="0"/>
            <w:color w:val="333333"/>
            <w:szCs w:val="24"/>
          </w:rPr>
          <w:t xml:space="preserve">such a Call-Info header SHOULD </w:t>
        </w:r>
      </w:ins>
      <w:ins w:id="90" w:author="Daniel Mongrain" w:date="2026-05-25T14:27:00Z">
        <w:r>
          <w:rPr>
            <w:rStyle w:val="Strong"/>
            <w:rFonts w:cs="Tahoma"/>
            <w:b w:val="0"/>
            <w:color w:val="333333"/>
            <w:szCs w:val="24"/>
          </w:rPr>
          <w:t>use the specified Conference Application URI when accomplishing a</w:t>
        </w:r>
      </w:ins>
      <w:ins w:id="91" w:author="Daniel Mongrain" w:date="2026-05-25T14:28:00Z">
        <w:r>
          <w:rPr>
            <w:rStyle w:val="Strong"/>
            <w:rFonts w:cs="Tahoma"/>
            <w:b w:val="0"/>
            <w:color w:val="333333"/>
            <w:szCs w:val="24"/>
          </w:rPr>
          <w:t>n ad hoc conference for the session</w:t>
        </w:r>
      </w:ins>
      <w:ins w:id="92" w:author="Daniel Mongrain" w:date="2026-05-25T15:03:00Z">
        <w:r w:rsidR="00C36D3E">
          <w:rPr>
            <w:rStyle w:val="Strong"/>
            <w:rFonts w:cs="Tahoma"/>
            <w:b w:val="0"/>
            <w:color w:val="333333"/>
            <w:szCs w:val="24"/>
          </w:rPr>
          <w:t xml:space="preserve"> in which</w:t>
        </w:r>
      </w:ins>
      <w:ins w:id="93" w:author="Daniel Mongrain" w:date="2026-05-25T14:28:00Z">
        <w:r>
          <w:rPr>
            <w:rStyle w:val="Strong"/>
            <w:rFonts w:cs="Tahoma"/>
            <w:b w:val="0"/>
            <w:color w:val="333333"/>
            <w:szCs w:val="24"/>
          </w:rPr>
          <w:t xml:space="preserve"> the Call-Info header </w:t>
        </w:r>
      </w:ins>
      <w:ins w:id="94" w:author="Daniel Mongrain" w:date="2026-05-25T15:03:00Z">
        <w:r w:rsidR="00C36D3E">
          <w:rPr>
            <w:rStyle w:val="Strong"/>
            <w:rFonts w:cs="Tahoma"/>
            <w:b w:val="0"/>
            <w:color w:val="333333"/>
            <w:szCs w:val="24"/>
          </w:rPr>
          <w:t>was received</w:t>
        </w:r>
      </w:ins>
      <w:ins w:id="95" w:author="Daniel Mongrain" w:date="2026-05-25T14:28:00Z">
        <w:r>
          <w:rPr>
            <w:rStyle w:val="Strong"/>
            <w:rFonts w:cs="Tahoma"/>
            <w:b w:val="0"/>
            <w:color w:val="333333"/>
            <w:szCs w:val="24"/>
          </w:rPr>
          <w:t>.</w:t>
        </w:r>
      </w:ins>
    </w:p>
    <w:p w14:paraId="479B65B6" w14:textId="69B58CA4" w:rsidR="007A051D" w:rsidRPr="00331BD7" w:rsidRDefault="002533CC" w:rsidP="00331BD7">
      <w:pPr>
        <w:pStyle w:val="BodyText"/>
        <w:spacing w:before="240" w:after="0"/>
        <w:rPr>
          <w:rFonts w:cs="Tahoma"/>
          <w:b/>
          <w:szCs w:val="24"/>
        </w:rPr>
      </w:pPr>
      <w:r w:rsidRPr="003F20BF">
        <w:rPr>
          <w:rStyle w:val="Strong"/>
          <w:rFonts w:cs="Tahoma"/>
          <w:color w:val="333333"/>
          <w:szCs w:val="24"/>
        </w:rPr>
        <w:t>N</w:t>
      </w:r>
      <w:r w:rsidR="006469C1" w:rsidRPr="003F20BF">
        <w:rPr>
          <w:rStyle w:val="Strong"/>
          <w:rFonts w:cs="Tahoma"/>
          <w:color w:val="333333"/>
          <w:szCs w:val="24"/>
        </w:rPr>
        <w:t>ote</w:t>
      </w:r>
      <w:r w:rsidRPr="00331BD7">
        <w:rPr>
          <w:rStyle w:val="Strong"/>
          <w:rFonts w:cs="Tahoma"/>
          <w:b w:val="0"/>
          <w:bCs w:val="0"/>
          <w:color w:val="333333"/>
          <w:szCs w:val="24"/>
        </w:rPr>
        <w:t xml:space="preserve">: When the caller drops voluntarily or involuntarily from the ad hoc Bridge, leaving only two participants, the ad hoc bridge must identify which participant will release the bridge resources. This can be achieved by moving the host in the &lt;host-info&gt; element on the conference subscription's NOTIFY. A future </w:t>
      </w:r>
      <w:r w:rsidR="00C904C9">
        <w:rPr>
          <w:rStyle w:val="Strong"/>
          <w:rFonts w:cs="Tahoma"/>
          <w:b w:val="0"/>
          <w:bCs w:val="0"/>
          <w:color w:val="333333"/>
          <w:szCs w:val="24"/>
        </w:rPr>
        <w:t>version</w:t>
      </w:r>
      <w:r w:rsidR="00C904C9" w:rsidRPr="00331BD7">
        <w:rPr>
          <w:rStyle w:val="Strong"/>
          <w:rFonts w:cs="Tahoma"/>
          <w:b w:val="0"/>
          <w:bCs w:val="0"/>
          <w:color w:val="333333"/>
          <w:szCs w:val="24"/>
        </w:rPr>
        <w:t xml:space="preserve"> </w:t>
      </w:r>
      <w:r w:rsidRPr="00331BD7">
        <w:rPr>
          <w:rStyle w:val="Strong"/>
          <w:rFonts w:cs="Tahoma"/>
          <w:b w:val="0"/>
          <w:bCs w:val="0"/>
          <w:color w:val="333333"/>
          <w:szCs w:val="24"/>
        </w:rPr>
        <w:t>of this document will normatively specify this behavior.</w:t>
      </w:r>
    </w:p>
    <w:p w14:paraId="6757BC71" w14:textId="2CB8C647" w:rsidR="00212F9F" w:rsidRPr="00B53A0D" w:rsidRDefault="00212F9F" w:rsidP="00212F9F">
      <w:pPr>
        <w:pStyle w:val="BodyText"/>
        <w:rPr>
          <w:rFonts w:cs="Tahoma"/>
          <w:szCs w:val="24"/>
        </w:rPr>
      </w:pPr>
      <w:r w:rsidRPr="00B53A0D">
        <w:rPr>
          <w:rFonts w:cs="Tahoma"/>
          <w:szCs w:val="24"/>
        </w:rPr>
        <w:t>Some calling devices may not support the Replaces header field (which can be determined by examin</w:t>
      </w:r>
      <w:r w:rsidR="009D0DA7">
        <w:rPr>
          <w:rFonts w:cs="Tahoma"/>
          <w:szCs w:val="24"/>
        </w:rPr>
        <w:t>in</w:t>
      </w:r>
      <w:r w:rsidRPr="00B53A0D">
        <w:rPr>
          <w:rFonts w:cs="Tahoma"/>
          <w:szCs w:val="24"/>
        </w:rPr>
        <w:t>g the content of the Supported header field to see if a “replaces” option tag is present, or by completing an OPTIONS transaction and obtaining the Accept header field that way). If the calling device does not support the Replaces header field, then a B2BUA in the path MUST be present which does support the Replaces header field in an ESInet supporting ad hoc bridging. Often, this B2BUA will be part of the BCF. All calls are relayed through the B2BUA. The B2BUA is transparent to signaling with the following exceptions:</w:t>
      </w:r>
    </w:p>
    <w:p w14:paraId="2BE51E2F" w14:textId="77777777" w:rsidR="00212F9F" w:rsidRPr="00B53A0D" w:rsidRDefault="00212F9F" w:rsidP="00F770C6">
      <w:pPr>
        <w:pStyle w:val="BodyText"/>
        <w:numPr>
          <w:ilvl w:val="0"/>
          <w:numId w:val="61"/>
        </w:numPr>
        <w:spacing w:before="80" w:after="80"/>
        <w:ind w:left="720"/>
        <w:contextualSpacing/>
        <w:rPr>
          <w:rFonts w:cs="Tahoma"/>
          <w:szCs w:val="24"/>
        </w:rPr>
      </w:pPr>
      <w:r w:rsidRPr="00B53A0D">
        <w:rPr>
          <w:rFonts w:cs="Tahoma"/>
          <w:szCs w:val="24"/>
        </w:rPr>
        <w:t>The Contact URL is modified to be a URL of the B2BUA for both the caller (Contact in INVITE) and PSAP (Contact in 200 OK).</w:t>
      </w:r>
    </w:p>
    <w:p w14:paraId="0FC3B078" w14:textId="77777777" w:rsidR="00212F9F" w:rsidRPr="00B53A0D" w:rsidRDefault="00212F9F" w:rsidP="00F770C6">
      <w:pPr>
        <w:pStyle w:val="BodyText"/>
        <w:numPr>
          <w:ilvl w:val="0"/>
          <w:numId w:val="61"/>
        </w:numPr>
        <w:spacing w:before="80" w:after="80"/>
        <w:ind w:left="720"/>
        <w:contextualSpacing/>
        <w:rPr>
          <w:rFonts w:cs="Tahoma"/>
          <w:szCs w:val="24"/>
        </w:rPr>
      </w:pPr>
      <w:r w:rsidRPr="00B53A0D">
        <w:rPr>
          <w:rFonts w:cs="Tahoma"/>
          <w:szCs w:val="24"/>
        </w:rPr>
        <w:t>The REFER method, when executed on the PSAP side to a conference bridge, causes the bridge to invite the B2BUA to the conference, and the B2BUA to respond as illustrated below. The leg between the caller and the B2BUA sees no transaction.</w:t>
      </w:r>
    </w:p>
    <w:p w14:paraId="61559254" w14:textId="745B2542" w:rsidR="00212F9F" w:rsidRPr="00192948" w:rsidRDefault="00D01419" w:rsidP="00F770C6">
      <w:pPr>
        <w:pStyle w:val="BodyText"/>
        <w:numPr>
          <w:ilvl w:val="0"/>
          <w:numId w:val="61"/>
        </w:numPr>
        <w:spacing w:before="80" w:after="80"/>
        <w:ind w:left="720"/>
        <w:contextualSpacing/>
        <w:rPr>
          <w:rFonts w:cs="Tahoma"/>
          <w:szCs w:val="24"/>
        </w:rPr>
      </w:pPr>
      <w:r>
        <w:rPr>
          <w:rFonts w:cs="Tahoma"/>
          <w:szCs w:val="24"/>
        </w:rPr>
        <w:t xml:space="preserve"> </w:t>
      </w:r>
      <w:r w:rsidR="00192948">
        <w:t>An INVITE sent into an ESInet by a B2BUA in the call path MUST indicate support for REPLACES.</w:t>
      </w:r>
    </w:p>
    <w:p w14:paraId="6198482A" w14:textId="5AFC8A67" w:rsidR="00192948" w:rsidRPr="00B53A0D" w:rsidRDefault="00FB620D" w:rsidP="00F770C6">
      <w:pPr>
        <w:pStyle w:val="BodyText"/>
        <w:numPr>
          <w:ilvl w:val="0"/>
          <w:numId w:val="61"/>
        </w:numPr>
        <w:spacing w:before="80" w:after="80"/>
        <w:ind w:left="720"/>
        <w:contextualSpacing/>
        <w:rPr>
          <w:rFonts w:cs="Tahoma"/>
          <w:szCs w:val="24"/>
        </w:rPr>
      </w:pPr>
      <w:r>
        <w:lastRenderedPageBreak/>
        <w:t>If a B2BUA in the call path receives an INVITE from a caller that does not include a Supported header field containing the "replaces" option-tag, it MUST provide the functionality described in this section.</w:t>
      </w:r>
    </w:p>
    <w:p w14:paraId="2ADB9D33" w14:textId="77777777" w:rsidR="00212F9F" w:rsidRPr="00B53A0D" w:rsidRDefault="00212F9F" w:rsidP="00F770C6">
      <w:pPr>
        <w:pStyle w:val="BodyText"/>
        <w:numPr>
          <w:ilvl w:val="0"/>
          <w:numId w:val="61"/>
        </w:numPr>
        <w:spacing w:before="80" w:after="80"/>
        <w:ind w:left="720"/>
        <w:contextualSpacing/>
        <w:rPr>
          <w:rFonts w:cs="Tahoma"/>
          <w:szCs w:val="24"/>
        </w:rPr>
      </w:pPr>
      <w:r w:rsidRPr="00B53A0D">
        <w:rPr>
          <w:rFonts w:cs="Tahoma"/>
          <w:szCs w:val="24"/>
        </w:rPr>
        <w:t>Media endpoints towards both the caller and the PSAP MAY be rewritten to be contained within the B2BUA.</w:t>
      </w:r>
    </w:p>
    <w:p w14:paraId="462A6A98" w14:textId="47563335" w:rsidR="00212F9F" w:rsidRPr="00B53A0D" w:rsidRDefault="00212F9F" w:rsidP="00212F9F">
      <w:pPr>
        <w:pStyle w:val="BodyText"/>
        <w:rPr>
          <w:rFonts w:cs="Tahoma"/>
          <w:szCs w:val="24"/>
        </w:rPr>
      </w:pPr>
      <w:r w:rsidRPr="00B53A0D">
        <w:rPr>
          <w:rFonts w:cs="Tahoma"/>
          <w:szCs w:val="24"/>
        </w:rPr>
        <w:t xml:space="preserve">The other mechanism is “Route All Calls Via a Conference Aware UA”. In this mechanism, at least the signaling portion of a bridge is always in the call path, and transfer is accomplished by adding and deleting parties to the bridge. An element in the call path effectively operates as a B2BUA, modifying the call signaling towards the PSAP and the response to the caller so that it appears </w:t>
      </w:r>
      <w:r w:rsidR="00422F09">
        <w:rPr>
          <w:rFonts w:cs="Tahoma"/>
          <w:szCs w:val="24"/>
        </w:rPr>
        <w:t xml:space="preserve">as </w:t>
      </w:r>
      <w:r w:rsidRPr="00B53A0D">
        <w:rPr>
          <w:rFonts w:cs="Tahoma"/>
          <w:szCs w:val="24"/>
        </w:rPr>
        <w:t>a bridge in the path, and, when transfer is actually needed, what was a B2BUA operates as a true bridge, allowing the transfer-to PSAP to be added to the bridge and the transfer-from PSAP to drop from the bridge. Often, a media mixer is not in the path unless needed.</w:t>
      </w:r>
    </w:p>
    <w:p w14:paraId="6448247B" w14:textId="77777777" w:rsidR="00212F9F" w:rsidRPr="00B53A0D" w:rsidRDefault="00212F9F" w:rsidP="00212F9F">
      <w:pPr>
        <w:pStyle w:val="BodyText"/>
        <w:rPr>
          <w:rFonts w:cs="Tahoma"/>
          <w:szCs w:val="24"/>
        </w:rPr>
      </w:pPr>
      <w:r w:rsidRPr="00B53A0D">
        <w:rPr>
          <w:rFonts w:cs="Tahoma"/>
          <w:szCs w:val="24"/>
        </w:rPr>
        <w:t>The high-level transfer sequence for this method is:</w:t>
      </w:r>
    </w:p>
    <w:p w14:paraId="3EAC65AA" w14:textId="77777777"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The original call arrives at a conference-aware UA.</w:t>
      </w:r>
    </w:p>
    <w:p w14:paraId="76C50292" w14:textId="77777777"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The conference-aware UA acts as a B2BUA and modifies the signaling towards the PSAP by adding the conference marker (“isfocus”) and modifying the Contact to be itself rather than the caller.</w:t>
      </w:r>
    </w:p>
    <w:p w14:paraId="7F0096BE" w14:textId="473180DC"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The PSAP gets the call and responds in the normal way. The response to the initial call will be sent to the conference-aware UA.</w:t>
      </w:r>
    </w:p>
    <w:p w14:paraId="54A3F307" w14:textId="019DD289"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The conference-aware UA modifies the response from the PSAP towards the caller by adding the conference indicator and modifies the Contact to identify itself. It MAY NOT modify the SDP, so the media is set up directly between the caller and the PSAP.</w:t>
      </w:r>
    </w:p>
    <w:p w14:paraId="30AF4510" w14:textId="77777777"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At some point, the PSAP desires to transfer the call to a transfer-to PSAP. Since it has the ‘isfocus’ from the conference UA already, it sends the conference-aware UA a REFER to ask it to add the transfer-to PSAP to the conference.</w:t>
      </w:r>
    </w:p>
    <w:p w14:paraId="4EF93168" w14:textId="77777777"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The conference-aware UA sends an INVITE to the transfer-to PSAP. It also MAY re-INVITE both the caller and the transfer-from PSAP, including SDP that moves the media to a media mixer if it was not already connected to one. The conference-aware UA is now acting as a normal bridge.</w:t>
      </w:r>
    </w:p>
    <w:p w14:paraId="48E93E45" w14:textId="77777777"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All parties accept their INVITEs and a 3-way conference with media mixing ensues.</w:t>
      </w:r>
    </w:p>
    <w:p w14:paraId="3706AE97" w14:textId="77777777"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t>The transfer-from PSAP then leaves the conference by sending a BYE.</w:t>
      </w:r>
    </w:p>
    <w:p w14:paraId="1664A250" w14:textId="77777777" w:rsidR="00212F9F" w:rsidRPr="00B53A0D" w:rsidRDefault="00212F9F" w:rsidP="00624BB8">
      <w:pPr>
        <w:pStyle w:val="BodyText"/>
        <w:numPr>
          <w:ilvl w:val="0"/>
          <w:numId w:val="62"/>
        </w:numPr>
        <w:spacing w:before="0" w:after="0"/>
        <w:ind w:left="720"/>
        <w:contextualSpacing/>
        <w:rPr>
          <w:rFonts w:cs="Tahoma"/>
          <w:szCs w:val="24"/>
        </w:rPr>
      </w:pPr>
      <w:r w:rsidRPr="00B53A0D">
        <w:rPr>
          <w:rFonts w:cs="Tahoma"/>
          <w:szCs w:val="24"/>
        </w:rPr>
        <w:lastRenderedPageBreak/>
        <w:t>The conference-aware UA then MAY re-INVITE the caller and the transfer-to PSAP, including signaling that will move the media to be direct between the transfer-to PSAP and the caller.</w:t>
      </w:r>
    </w:p>
    <w:p w14:paraId="1E848C19" w14:textId="07263809" w:rsidR="00BA0528" w:rsidRDefault="00FE7C38" w:rsidP="00212F9F">
      <w:pPr>
        <w:pStyle w:val="BodyText"/>
      </w:pPr>
      <w:r w:rsidRPr="00F603FA">
        <w:t xml:space="preserve">When an NGCS implements </w:t>
      </w:r>
      <w:proofErr w:type="gramStart"/>
      <w:r w:rsidRPr="00F603FA">
        <w:t>Route</w:t>
      </w:r>
      <w:proofErr w:type="gramEnd"/>
      <w:r w:rsidRPr="00F603FA">
        <w:t xml:space="preserve"> All Calls Via a Conference Aware UA, calls placed by Agencies within the ESInet, and specifically calls placed via the OCIF, MUST NOT have the Bridge in the path of the call when it is placed. If transfers </w:t>
      </w:r>
      <w:r>
        <w:t xml:space="preserve">on such outbound calls </w:t>
      </w:r>
      <w:r w:rsidRPr="00F603FA">
        <w:t xml:space="preserve">are required, Ad Hoc signaling is used to engage </w:t>
      </w:r>
      <w:r>
        <w:t>a</w:t>
      </w:r>
      <w:r w:rsidRPr="00F603FA">
        <w:t xml:space="preserve"> Bridge.</w:t>
      </w:r>
    </w:p>
    <w:p w14:paraId="6FA4D97D" w14:textId="6BFBCF0A" w:rsidR="00A4428F" w:rsidRPr="00A4428F" w:rsidRDefault="00A4428F" w:rsidP="00A4428F">
      <w:pPr>
        <w:pStyle w:val="BodyText"/>
        <w:rPr>
          <w:rFonts w:cs="Tahoma"/>
          <w:szCs w:val="24"/>
        </w:rPr>
      </w:pPr>
      <w:r w:rsidRPr="00A4428F">
        <w:rPr>
          <w:rFonts w:cs="Tahoma"/>
          <w:szCs w:val="24"/>
        </w:rPr>
        <w:t>In an NGCS that implements the Route All Calls via a Conference-Aware UA, the Contact header SHOULD contain a media feature tag of “</w:t>
      </w:r>
      <w:proofErr w:type="gramStart"/>
      <w:r w:rsidRPr="00A4428F">
        <w:rPr>
          <w:rFonts w:cs="Tahoma"/>
          <w:szCs w:val="24"/>
        </w:rPr>
        <w:t>urn:emergency</w:t>
      </w:r>
      <w:proofErr w:type="gramEnd"/>
      <w:r w:rsidRPr="00A4428F">
        <w:rPr>
          <w:rFonts w:cs="Tahoma"/>
          <w:szCs w:val="24"/>
        </w:rPr>
        <w:t>:conference-model:racvcau” immediately following the “isFocus” media feature tag, to alert recipients which model is used. An NGCS MAY include the media feature tag “</w:t>
      </w:r>
      <w:proofErr w:type="gramStart"/>
      <w:r w:rsidRPr="00A4428F">
        <w:rPr>
          <w:rFonts w:cs="Tahoma"/>
          <w:szCs w:val="24"/>
        </w:rPr>
        <w:t>urn:emergency</w:t>
      </w:r>
      <w:proofErr w:type="gramEnd"/>
      <w:r w:rsidRPr="00A4428F">
        <w:rPr>
          <w:rFonts w:cs="Tahoma"/>
          <w:szCs w:val="24"/>
        </w:rPr>
        <w:t xml:space="preserve">:conference-model:adhoc” if it implements the </w:t>
      </w:r>
      <w:r w:rsidR="006E20DE">
        <w:rPr>
          <w:rFonts w:cs="Tahoma"/>
          <w:szCs w:val="24"/>
        </w:rPr>
        <w:t>A</w:t>
      </w:r>
      <w:r w:rsidRPr="00A4428F">
        <w:rPr>
          <w:rFonts w:cs="Tahoma"/>
          <w:szCs w:val="24"/>
        </w:rPr>
        <w:t>d</w:t>
      </w:r>
      <w:r w:rsidR="006E20DE">
        <w:rPr>
          <w:rFonts w:cs="Tahoma"/>
          <w:szCs w:val="24"/>
        </w:rPr>
        <w:t xml:space="preserve"> H</w:t>
      </w:r>
      <w:r w:rsidRPr="00A4428F">
        <w:rPr>
          <w:rFonts w:cs="Tahoma"/>
          <w:szCs w:val="24"/>
        </w:rPr>
        <w:t xml:space="preserve">oc </w:t>
      </w:r>
      <w:r w:rsidR="006E20DE">
        <w:rPr>
          <w:rFonts w:cs="Tahoma"/>
          <w:szCs w:val="24"/>
        </w:rPr>
        <w:t xml:space="preserve">Bridge </w:t>
      </w:r>
      <w:r w:rsidRPr="00A4428F">
        <w:rPr>
          <w:rFonts w:cs="Tahoma"/>
          <w:szCs w:val="24"/>
        </w:rPr>
        <w:t>model.</w:t>
      </w:r>
    </w:p>
    <w:p w14:paraId="53A01690" w14:textId="76B177DC" w:rsidR="006230EC" w:rsidRDefault="00A4428F" w:rsidP="00212F9F">
      <w:pPr>
        <w:pStyle w:val="BodyText"/>
        <w:rPr>
          <w:rFonts w:cs="Tahoma"/>
          <w:szCs w:val="24"/>
        </w:rPr>
      </w:pPr>
      <w:r w:rsidRPr="006E5428">
        <w:rPr>
          <w:rFonts w:cs="Tahoma"/>
          <w:b/>
          <w:bCs/>
          <w:szCs w:val="24"/>
        </w:rPr>
        <w:t>Note</w:t>
      </w:r>
      <w:r w:rsidRPr="00A4428F">
        <w:rPr>
          <w:rFonts w:cs="Tahoma"/>
          <w:szCs w:val="24"/>
        </w:rPr>
        <w:t xml:space="preserve">: A future version of this document will require the </w:t>
      </w:r>
      <w:proofErr w:type="gramStart"/>
      <w:r w:rsidRPr="00A4428F">
        <w:rPr>
          <w:rFonts w:cs="Tahoma"/>
          <w:szCs w:val="24"/>
        </w:rPr>
        <w:t>urn:emergency</w:t>
      </w:r>
      <w:proofErr w:type="gramEnd"/>
      <w:r w:rsidRPr="00A4428F">
        <w:rPr>
          <w:rFonts w:cs="Tahoma"/>
          <w:szCs w:val="24"/>
        </w:rPr>
        <w:t>:conference-model:racvcau media feature tag to be present when that model is used.</w:t>
      </w:r>
    </w:p>
    <w:p w14:paraId="2DB3872B" w14:textId="67B1407F" w:rsidR="00212F9F" w:rsidRPr="00B53A0D" w:rsidRDefault="00212F9F" w:rsidP="00212F9F">
      <w:pPr>
        <w:pStyle w:val="BodyText"/>
        <w:rPr>
          <w:rFonts w:cs="Tahoma"/>
          <w:szCs w:val="24"/>
        </w:rPr>
      </w:pPr>
      <w:r w:rsidRPr="00B53A0D">
        <w:rPr>
          <w:rFonts w:cs="Tahoma"/>
          <w:szCs w:val="24"/>
        </w:rPr>
        <w:t xml:space="preserve">All Bridges in the ESInet/NGCS MUST implement the Session Recording Client interface defined by SIPREC (RFC 7866 </w:t>
      </w:r>
      <w:r w:rsidRPr="00B53A0D">
        <w:rPr>
          <w:rFonts w:cs="Tahoma"/>
          <w:szCs w:val="24"/>
        </w:rPr>
        <w:fldChar w:fldCharType="begin"/>
      </w:r>
      <w:r w:rsidRPr="00B53A0D">
        <w:rPr>
          <w:rFonts w:cs="Tahoma"/>
          <w:szCs w:val="24"/>
        </w:rPr>
        <w:instrText xml:space="preserve"> REF _Ref228504367 \r \h  \* MERGEFORMAT </w:instrText>
      </w:r>
      <w:r w:rsidRPr="00B53A0D">
        <w:rPr>
          <w:rFonts w:cs="Tahoma"/>
          <w:szCs w:val="24"/>
        </w:rPr>
      </w:r>
      <w:r w:rsidRPr="00B53A0D">
        <w:rPr>
          <w:rFonts w:cs="Tahoma"/>
          <w:szCs w:val="24"/>
        </w:rPr>
        <w:fldChar w:fldCharType="separate"/>
      </w:r>
      <w:r w:rsidR="002E4E37">
        <w:rPr>
          <w:rFonts w:cs="Tahoma"/>
          <w:szCs w:val="24"/>
        </w:rPr>
        <w:t>[116]</w:t>
      </w:r>
      <w:r w:rsidRPr="00B53A0D">
        <w:rPr>
          <w:rFonts w:cs="Tahoma"/>
          <w:szCs w:val="24"/>
        </w:rPr>
        <w:fldChar w:fldCharType="end"/>
      </w:r>
      <w:r w:rsidR="00293EAC">
        <w:rPr>
          <w:rFonts w:cs="Tahoma"/>
          <w:szCs w:val="24"/>
        </w:rPr>
        <w:t xml:space="preserve"> and RFC 9806 </w:t>
      </w:r>
      <w:r w:rsidR="00293EAC">
        <w:rPr>
          <w:rFonts w:cs="Tahoma"/>
          <w:szCs w:val="24"/>
        </w:rPr>
        <w:fldChar w:fldCharType="begin"/>
      </w:r>
      <w:r w:rsidR="00293EAC">
        <w:rPr>
          <w:rFonts w:cs="Tahoma"/>
          <w:szCs w:val="24"/>
        </w:rPr>
        <w:instrText xml:space="preserve"> REF _Ref202954106 \r \h </w:instrText>
      </w:r>
      <w:r w:rsidR="00293EAC">
        <w:rPr>
          <w:rFonts w:cs="Tahoma"/>
          <w:szCs w:val="24"/>
        </w:rPr>
      </w:r>
      <w:r w:rsidR="00293EAC">
        <w:rPr>
          <w:rFonts w:cs="Tahoma"/>
          <w:szCs w:val="24"/>
        </w:rPr>
        <w:fldChar w:fldCharType="separate"/>
      </w:r>
      <w:r w:rsidR="00293EAC">
        <w:rPr>
          <w:rFonts w:cs="Tahoma"/>
          <w:szCs w:val="24"/>
        </w:rPr>
        <w:t>[244]</w:t>
      </w:r>
      <w:r w:rsidR="00293EAC">
        <w:rPr>
          <w:rFonts w:cs="Tahoma"/>
          <w:szCs w:val="24"/>
        </w:rPr>
        <w:fldChar w:fldCharType="end"/>
      </w:r>
      <w:r w:rsidR="00293EAC">
        <w:rPr>
          <w:rFonts w:cs="Tahoma"/>
          <w:szCs w:val="24"/>
        </w:rPr>
        <w:t>)</w:t>
      </w:r>
      <w:r w:rsidRPr="00B53A0D">
        <w:rPr>
          <w:rFonts w:cs="Tahoma"/>
          <w:szCs w:val="24"/>
        </w:rPr>
        <w:t xml:space="preserve">. Provisioning MAY control whether the bridge does log media. </w:t>
      </w:r>
    </w:p>
    <w:p w14:paraId="1CAB4432" w14:textId="7C81C9EA" w:rsidR="00A34EE0" w:rsidRPr="00B53A0D" w:rsidRDefault="00212F9F" w:rsidP="00A34EE0">
      <w:pPr>
        <w:rPr>
          <w:rFonts w:cs="Tahoma"/>
          <w:szCs w:val="24"/>
        </w:rPr>
      </w:pPr>
      <w:bookmarkStart w:id="96" w:name="_Toc114549258"/>
      <w:r w:rsidRPr="00B53A0D">
        <w:rPr>
          <w:rFonts w:cs="Tahoma"/>
          <w:szCs w:val="24"/>
        </w:rPr>
        <w:t xml:space="preserve">When the bridge is used to transfer </w:t>
      </w:r>
      <w:r w:rsidR="001D4169">
        <w:rPr>
          <w:rFonts w:cs="Tahoma"/>
          <w:szCs w:val="24"/>
        </w:rPr>
        <w:t>a</w:t>
      </w:r>
      <w:r w:rsidR="001D4169" w:rsidRPr="00B53A0D">
        <w:rPr>
          <w:rFonts w:cs="Tahoma"/>
          <w:szCs w:val="24"/>
        </w:rPr>
        <w:t xml:space="preserve"> </w:t>
      </w:r>
      <w:r w:rsidRPr="00B53A0D">
        <w:rPr>
          <w:rFonts w:cs="Tahoma"/>
          <w:szCs w:val="24"/>
        </w:rPr>
        <w:t xml:space="preserve">call, </w:t>
      </w:r>
      <w:r w:rsidR="00483FA0">
        <w:rPr>
          <w:rFonts w:cs="Tahoma"/>
          <w:szCs w:val="24"/>
        </w:rPr>
        <w:t xml:space="preserve">information including </w:t>
      </w:r>
      <w:r w:rsidRPr="00B53A0D">
        <w:rPr>
          <w:rFonts w:cs="Tahoma"/>
          <w:szCs w:val="24"/>
        </w:rPr>
        <w:t xml:space="preserve">the location of the caller and any Additional Data </w:t>
      </w:r>
      <w:r w:rsidR="00483FA0">
        <w:rPr>
          <w:rFonts w:cs="Tahoma"/>
          <w:szCs w:val="24"/>
        </w:rPr>
        <w:t>received</w:t>
      </w:r>
      <w:r w:rsidR="00483FA0" w:rsidRPr="00B53A0D">
        <w:rPr>
          <w:rFonts w:cs="Tahoma"/>
          <w:szCs w:val="24"/>
        </w:rPr>
        <w:t xml:space="preserve"> </w:t>
      </w:r>
      <w:r w:rsidR="006D414D">
        <w:rPr>
          <w:rFonts w:cs="Tahoma"/>
          <w:szCs w:val="24"/>
        </w:rPr>
        <w:t xml:space="preserve">(or retrieved in conjunction) </w:t>
      </w:r>
      <w:r w:rsidRPr="00B53A0D">
        <w:rPr>
          <w:rFonts w:cs="Tahoma"/>
          <w:szCs w:val="24"/>
        </w:rPr>
        <w:t xml:space="preserve">with the call MUST be </w:t>
      </w:r>
      <w:r w:rsidR="000E3BA5">
        <w:rPr>
          <w:rFonts w:cs="Tahoma"/>
          <w:szCs w:val="24"/>
        </w:rPr>
        <w:t>conveyed</w:t>
      </w:r>
      <w:r w:rsidR="000E3BA5" w:rsidRPr="00B53A0D">
        <w:rPr>
          <w:rFonts w:cs="Tahoma"/>
          <w:szCs w:val="24"/>
        </w:rPr>
        <w:t xml:space="preserve"> </w:t>
      </w:r>
      <w:r w:rsidRPr="00B53A0D">
        <w:rPr>
          <w:rFonts w:cs="Tahoma"/>
          <w:szCs w:val="24"/>
        </w:rPr>
        <w:t xml:space="preserve">to the transfer target. The </w:t>
      </w:r>
      <w:r w:rsidR="000E3BA5">
        <w:rPr>
          <w:rFonts w:cs="Tahoma"/>
          <w:szCs w:val="24"/>
        </w:rPr>
        <w:t>emergency</w:t>
      </w:r>
      <w:r w:rsidR="00662E33">
        <w:rPr>
          <w:rFonts w:cs="Tahoma"/>
          <w:szCs w:val="24"/>
        </w:rPr>
        <w:t>-</w:t>
      </w:r>
      <w:r w:rsidRPr="00B53A0D">
        <w:rPr>
          <w:rFonts w:cs="Tahoma"/>
          <w:szCs w:val="24"/>
        </w:rPr>
        <w:t xml:space="preserve">Call Identifier and the </w:t>
      </w:r>
      <w:r w:rsidR="000E3BA5">
        <w:rPr>
          <w:rFonts w:cs="Tahoma"/>
          <w:szCs w:val="24"/>
        </w:rPr>
        <w:t>emergency</w:t>
      </w:r>
      <w:r w:rsidR="00725FF1">
        <w:rPr>
          <w:rFonts w:cs="Tahoma"/>
          <w:szCs w:val="24"/>
        </w:rPr>
        <w:t>-</w:t>
      </w:r>
      <w:r w:rsidRPr="00D748BE">
        <w:rPr>
          <w:rFonts w:cs="Tahoma"/>
          <w:szCs w:val="24"/>
        </w:rPr>
        <w:t xml:space="preserve">Incident Tracking Identifier MUST be copied from the REFER to the outgoing INVITE. The REFER MUST contain a suitable URN, usually the </w:t>
      </w:r>
      <w:r w:rsidR="002D4511">
        <w:rPr>
          <w:rFonts w:cs="Tahoma"/>
          <w:szCs w:val="24"/>
        </w:rPr>
        <w:t>URN</w:t>
      </w:r>
      <w:r w:rsidR="002D4511" w:rsidRPr="00D748BE">
        <w:rPr>
          <w:rFonts w:cs="Tahoma"/>
          <w:szCs w:val="24"/>
        </w:rPr>
        <w:t xml:space="preserve"> </w:t>
      </w:r>
      <w:r w:rsidRPr="00D748BE">
        <w:rPr>
          <w:rFonts w:cs="Tahoma"/>
          <w:szCs w:val="24"/>
        </w:rPr>
        <w:t xml:space="preserve">used to query the ECRF to determine the correct responder, or an appropriate </w:t>
      </w:r>
      <w:r w:rsidR="007D00E1">
        <w:rPr>
          <w:rFonts w:cs="Tahoma"/>
          <w:szCs w:val="24"/>
        </w:rPr>
        <w:t>URN</w:t>
      </w:r>
      <w:r w:rsidR="007D00E1" w:rsidRPr="00D748BE">
        <w:rPr>
          <w:rFonts w:cs="Tahoma"/>
          <w:szCs w:val="24"/>
        </w:rPr>
        <w:t xml:space="preserve"> </w:t>
      </w:r>
      <w:r w:rsidRPr="00D748BE">
        <w:rPr>
          <w:rFonts w:cs="Tahoma"/>
          <w:szCs w:val="24"/>
        </w:rPr>
        <w:t xml:space="preserve">from the </w:t>
      </w:r>
      <w:r w:rsidR="00EA6E07">
        <w:rPr>
          <w:rFonts w:cs="Tahoma"/>
          <w:szCs w:val="24"/>
        </w:rPr>
        <w:t>“</w:t>
      </w:r>
      <w:proofErr w:type="gramStart"/>
      <w:r w:rsidRPr="00D748BE">
        <w:rPr>
          <w:rFonts w:cs="Tahoma"/>
          <w:szCs w:val="24"/>
        </w:rPr>
        <w:t>urn:emergency</w:t>
      </w:r>
      <w:proofErr w:type="gramEnd"/>
      <w:r w:rsidRPr="00D748BE">
        <w:rPr>
          <w:rFonts w:cs="Tahoma"/>
          <w:szCs w:val="24"/>
        </w:rPr>
        <w:t>:service:responder</w:t>
      </w:r>
      <w:r w:rsidR="007E0B71">
        <w:rPr>
          <w:rFonts w:cs="Tahoma"/>
          <w:szCs w:val="24"/>
        </w:rPr>
        <w:t>”</w:t>
      </w:r>
      <w:r w:rsidRPr="00D748BE">
        <w:rPr>
          <w:rFonts w:cs="Tahoma"/>
          <w:szCs w:val="24"/>
        </w:rPr>
        <w:t xml:space="preserve"> tree if a specific responder was selected, a ‘serviceurn’ parameter of the Refer-To . A</w:t>
      </w:r>
      <w:r w:rsidR="007E0B71">
        <w:rPr>
          <w:rFonts w:cs="Tahoma"/>
          <w:szCs w:val="24"/>
        </w:rPr>
        <w:t>n agency transferring a</w:t>
      </w:r>
      <w:r w:rsidRPr="00D748BE">
        <w:rPr>
          <w:rFonts w:cs="Tahoma"/>
          <w:szCs w:val="24"/>
        </w:rPr>
        <w:t xml:space="preserve"> misrouted call to the proper PSAP typically </w:t>
      </w:r>
      <w:r w:rsidR="00267D1A">
        <w:rPr>
          <w:rFonts w:cs="Tahoma"/>
          <w:szCs w:val="24"/>
        </w:rPr>
        <w:t>uses</w:t>
      </w:r>
      <w:r w:rsidR="00267D1A" w:rsidRPr="00D748BE">
        <w:rPr>
          <w:rFonts w:cs="Tahoma"/>
          <w:szCs w:val="24"/>
        </w:rPr>
        <w:t xml:space="preserve"> </w:t>
      </w:r>
      <w:r w:rsidR="00267D1A">
        <w:rPr>
          <w:rFonts w:cs="Tahoma"/>
          <w:szCs w:val="24"/>
        </w:rPr>
        <w:t>“</w:t>
      </w:r>
      <w:proofErr w:type="gramStart"/>
      <w:r w:rsidRPr="00D748BE">
        <w:rPr>
          <w:rFonts w:cs="Tahoma"/>
          <w:szCs w:val="24"/>
        </w:rPr>
        <w:t>urn:service</w:t>
      </w:r>
      <w:proofErr w:type="gramEnd"/>
      <w:r w:rsidRPr="00D748BE">
        <w:rPr>
          <w:rFonts w:cs="Tahoma"/>
          <w:szCs w:val="24"/>
        </w:rPr>
        <w:t>:sos</w:t>
      </w:r>
      <w:r w:rsidR="00267D1A">
        <w:rPr>
          <w:rFonts w:cs="Tahoma"/>
          <w:szCs w:val="24"/>
        </w:rPr>
        <w:t>”</w:t>
      </w:r>
      <w:r w:rsidRPr="00D748BE">
        <w:rPr>
          <w:rFonts w:cs="Tahoma"/>
          <w:szCs w:val="24"/>
        </w:rPr>
        <w:t xml:space="preserve">, but could </w:t>
      </w:r>
      <w:r w:rsidR="003B433D">
        <w:rPr>
          <w:rFonts w:cs="Tahoma"/>
          <w:szCs w:val="24"/>
        </w:rPr>
        <w:t>use</w:t>
      </w:r>
      <w:r w:rsidR="003B433D" w:rsidRPr="00D748BE">
        <w:rPr>
          <w:rFonts w:cs="Tahoma"/>
          <w:szCs w:val="24"/>
        </w:rPr>
        <w:t xml:space="preserve"> </w:t>
      </w:r>
      <w:r w:rsidR="003B433D">
        <w:rPr>
          <w:rFonts w:cs="Tahoma"/>
          <w:szCs w:val="24"/>
        </w:rPr>
        <w:t>“</w:t>
      </w:r>
      <w:r w:rsidRPr="00D748BE">
        <w:rPr>
          <w:rFonts w:cs="Tahoma"/>
          <w:szCs w:val="24"/>
        </w:rPr>
        <w:t>urn:emergency:service:psap</w:t>
      </w:r>
      <w:r w:rsidR="003B433D">
        <w:rPr>
          <w:rFonts w:cs="Tahoma"/>
          <w:szCs w:val="24"/>
        </w:rPr>
        <w:t>”</w:t>
      </w:r>
      <w:r w:rsidRPr="00D748BE">
        <w:rPr>
          <w:rFonts w:cs="Tahoma"/>
          <w:szCs w:val="24"/>
        </w:rPr>
        <w:t xml:space="preserve"> if </w:t>
      </w:r>
      <w:r w:rsidR="003B433D">
        <w:rPr>
          <w:rFonts w:cs="Tahoma"/>
          <w:szCs w:val="24"/>
        </w:rPr>
        <w:t>an</w:t>
      </w:r>
      <w:r w:rsidR="003B433D" w:rsidRPr="00D748BE">
        <w:rPr>
          <w:rFonts w:cs="Tahoma"/>
          <w:szCs w:val="24"/>
        </w:rPr>
        <w:t xml:space="preserve"> </w:t>
      </w:r>
      <w:r w:rsidRPr="00D748BE">
        <w:rPr>
          <w:rFonts w:cs="Tahoma"/>
          <w:szCs w:val="24"/>
        </w:rPr>
        <w:t xml:space="preserve">ECRF was not used to reroute the call. The Refer-To header field contains the URI of the target (which may be returned from a LoST query) and MUST contain the </w:t>
      </w:r>
      <w:r w:rsidR="008E684B">
        <w:rPr>
          <w:rFonts w:cs="Tahoma"/>
          <w:szCs w:val="24"/>
        </w:rPr>
        <w:t xml:space="preserve">Service </w:t>
      </w:r>
      <w:r w:rsidRPr="00D748BE">
        <w:rPr>
          <w:rFonts w:cs="Tahoma"/>
          <w:szCs w:val="24"/>
        </w:rPr>
        <w:t xml:space="preserve">URN (in the </w:t>
      </w:r>
      <w:r w:rsidR="008E684B">
        <w:rPr>
          <w:rFonts w:cs="Tahoma"/>
          <w:szCs w:val="24"/>
        </w:rPr>
        <w:t>“</w:t>
      </w:r>
      <w:proofErr w:type="gramStart"/>
      <w:r w:rsidRPr="00D748BE">
        <w:rPr>
          <w:rFonts w:cs="Tahoma"/>
          <w:szCs w:val="24"/>
        </w:rPr>
        <w:t>urn:service</w:t>
      </w:r>
      <w:proofErr w:type="gramEnd"/>
      <w:r w:rsidRPr="00D748BE">
        <w:rPr>
          <w:rFonts w:cs="Tahoma"/>
          <w:szCs w:val="24"/>
        </w:rPr>
        <w:t>:sos</w:t>
      </w:r>
      <w:r w:rsidR="008E684B">
        <w:rPr>
          <w:rFonts w:cs="Tahoma"/>
          <w:szCs w:val="24"/>
        </w:rPr>
        <w:t>”</w:t>
      </w:r>
      <w:r w:rsidRPr="00D748BE">
        <w:rPr>
          <w:rFonts w:cs="Tahoma"/>
          <w:szCs w:val="24"/>
        </w:rPr>
        <w:t xml:space="preserve"> or </w:t>
      </w:r>
      <w:r w:rsidR="008E684B">
        <w:rPr>
          <w:rFonts w:cs="Tahoma"/>
          <w:szCs w:val="24"/>
        </w:rPr>
        <w:t>“</w:t>
      </w:r>
      <w:r w:rsidRPr="00D748BE">
        <w:rPr>
          <w:rFonts w:cs="Tahoma"/>
          <w:szCs w:val="24"/>
        </w:rPr>
        <w:t>urn:emergency:service</w:t>
      </w:r>
      <w:r w:rsidR="008E684B">
        <w:rPr>
          <w:rFonts w:cs="Tahoma"/>
          <w:szCs w:val="24"/>
        </w:rPr>
        <w:t>”</w:t>
      </w:r>
      <w:r w:rsidRPr="00D748BE">
        <w:rPr>
          <w:rFonts w:cs="Tahoma"/>
          <w:szCs w:val="24"/>
        </w:rPr>
        <w:t xml:space="preserve"> trees) as a </w:t>
      </w:r>
      <w:r w:rsidR="004E1ECD">
        <w:rPr>
          <w:rFonts w:cs="Tahoma"/>
          <w:szCs w:val="24"/>
        </w:rPr>
        <w:t>quoted string in a</w:t>
      </w:r>
      <w:r w:rsidRPr="00D748BE">
        <w:rPr>
          <w:rFonts w:cs="Tahoma"/>
          <w:szCs w:val="24"/>
        </w:rPr>
        <w:t xml:space="preserve"> ‘serviceurn’</w:t>
      </w:r>
      <w:r w:rsidR="004E1ECD">
        <w:rPr>
          <w:rFonts w:cs="Tahoma"/>
          <w:szCs w:val="24"/>
        </w:rPr>
        <w:t xml:space="preserve"> header parameter</w:t>
      </w:r>
      <w:r w:rsidRPr="00D748BE">
        <w:rPr>
          <w:rFonts w:cs="Tahoma"/>
          <w:szCs w:val="24"/>
        </w:rPr>
        <w:t xml:space="preserve">. The REFER to the bridge has the bridge’s URI in the </w:t>
      </w:r>
      <w:r w:rsidR="005B4D44">
        <w:rPr>
          <w:rFonts w:cs="Tahoma"/>
          <w:szCs w:val="24"/>
        </w:rPr>
        <w:t>“</w:t>
      </w:r>
      <w:r w:rsidRPr="00D748BE">
        <w:rPr>
          <w:rFonts w:cs="Tahoma"/>
          <w:szCs w:val="24"/>
        </w:rPr>
        <w:t>To:</w:t>
      </w:r>
      <w:r w:rsidR="00A57EBD">
        <w:rPr>
          <w:rFonts w:cs="Tahoma"/>
          <w:szCs w:val="24"/>
        </w:rPr>
        <w:t>”</w:t>
      </w:r>
      <w:r w:rsidRPr="00D748BE">
        <w:rPr>
          <w:rFonts w:cs="Tahoma"/>
          <w:szCs w:val="24"/>
        </w:rPr>
        <w:t xml:space="preserve"> and in the Request-URI. It also contains a Referred-By header field (RFC 3892) </w:t>
      </w:r>
      <w:r w:rsidRPr="00D748BE">
        <w:rPr>
          <w:rFonts w:cs="Tahoma"/>
          <w:szCs w:val="24"/>
        </w:rPr>
        <w:fldChar w:fldCharType="begin"/>
      </w:r>
      <w:r w:rsidRPr="00D748BE">
        <w:rPr>
          <w:rFonts w:cs="Tahoma"/>
          <w:szCs w:val="24"/>
        </w:rPr>
        <w:instrText xml:space="preserve"> REF _Ref142205002 \r \h </w:instrText>
      </w:r>
      <w:r w:rsidR="00ED7C1D" w:rsidRPr="00D748BE">
        <w:rPr>
          <w:rFonts w:cs="Tahoma"/>
          <w:szCs w:val="24"/>
        </w:rPr>
        <w:instrText xml:space="preserve"> \* MERGEFORMAT </w:instrText>
      </w:r>
      <w:r w:rsidRPr="00D748BE">
        <w:rPr>
          <w:rFonts w:cs="Tahoma"/>
          <w:szCs w:val="24"/>
        </w:rPr>
      </w:r>
      <w:r w:rsidRPr="00D748BE">
        <w:rPr>
          <w:rFonts w:cs="Tahoma"/>
          <w:szCs w:val="24"/>
        </w:rPr>
        <w:fldChar w:fldCharType="separate"/>
      </w:r>
      <w:r w:rsidR="002E4E37">
        <w:rPr>
          <w:rFonts w:cs="Tahoma"/>
          <w:szCs w:val="24"/>
        </w:rPr>
        <w:t>[28]</w:t>
      </w:r>
      <w:r w:rsidRPr="00D748BE">
        <w:rPr>
          <w:rFonts w:cs="Tahoma"/>
          <w:szCs w:val="24"/>
        </w:rPr>
        <w:fldChar w:fldCharType="end"/>
      </w:r>
      <w:r w:rsidRPr="00D748BE">
        <w:rPr>
          <w:rFonts w:cs="Tahoma"/>
          <w:szCs w:val="24"/>
        </w:rPr>
        <w:t xml:space="preserve"> with the URI of the primary PSAP. When the INVITE is created by the bridge to the secondary PSAP</w:t>
      </w:r>
      <w:r w:rsidR="00A57EBD">
        <w:rPr>
          <w:rFonts w:cs="Tahoma"/>
          <w:szCs w:val="24"/>
        </w:rPr>
        <w:t xml:space="preserve"> is created by the bridge</w:t>
      </w:r>
      <w:r w:rsidRPr="00D748BE">
        <w:rPr>
          <w:rFonts w:cs="Tahoma"/>
          <w:szCs w:val="24"/>
        </w:rPr>
        <w:t xml:space="preserve">, the INVITE MUST contain the </w:t>
      </w:r>
      <w:r w:rsidR="00A325FD">
        <w:rPr>
          <w:rFonts w:cs="Tahoma"/>
          <w:szCs w:val="24"/>
        </w:rPr>
        <w:lastRenderedPageBreak/>
        <w:t>S</w:t>
      </w:r>
      <w:r w:rsidR="00362CFF">
        <w:rPr>
          <w:rFonts w:cs="Tahoma"/>
          <w:szCs w:val="24"/>
        </w:rPr>
        <w:t xml:space="preserve">ervice </w:t>
      </w:r>
      <w:r w:rsidRPr="00D748BE">
        <w:rPr>
          <w:rFonts w:cs="Tahoma"/>
          <w:szCs w:val="24"/>
        </w:rPr>
        <w:t xml:space="preserve">URN in the Request-URI, </w:t>
      </w:r>
      <w:r w:rsidR="00A325FD">
        <w:rPr>
          <w:rFonts w:cs="Tahoma"/>
          <w:szCs w:val="24"/>
        </w:rPr>
        <w:t xml:space="preserve">and </w:t>
      </w:r>
      <w:r w:rsidRPr="00D748BE">
        <w:rPr>
          <w:rFonts w:cs="Tahoma"/>
          <w:szCs w:val="24"/>
        </w:rPr>
        <w:t xml:space="preserve">a Route header </w:t>
      </w:r>
      <w:r w:rsidR="00003F8B">
        <w:rPr>
          <w:rFonts w:cs="Tahoma"/>
          <w:szCs w:val="24"/>
        </w:rPr>
        <w:t xml:space="preserve">field </w:t>
      </w:r>
      <w:r w:rsidRPr="00D748BE">
        <w:rPr>
          <w:rFonts w:cs="Tahoma"/>
          <w:szCs w:val="24"/>
        </w:rPr>
        <w:t xml:space="preserve">containing the URI </w:t>
      </w:r>
      <w:r w:rsidR="00420542">
        <w:rPr>
          <w:rFonts w:cs="Tahoma"/>
          <w:szCs w:val="24"/>
        </w:rPr>
        <w:t xml:space="preserve">found </w:t>
      </w:r>
      <w:r w:rsidRPr="00D748BE">
        <w:rPr>
          <w:rFonts w:cs="Tahoma"/>
          <w:szCs w:val="24"/>
        </w:rPr>
        <w:t xml:space="preserve">in the </w:t>
      </w:r>
      <w:r w:rsidR="00CB4E90" w:rsidRPr="00D748BE">
        <w:rPr>
          <w:rFonts w:cs="Tahoma"/>
          <w:szCs w:val="24"/>
        </w:rPr>
        <w:t>R</w:t>
      </w:r>
      <w:r w:rsidR="00CB4E90">
        <w:rPr>
          <w:rFonts w:cs="Tahoma"/>
          <w:szCs w:val="24"/>
        </w:rPr>
        <w:t>efer</w:t>
      </w:r>
      <w:r w:rsidRPr="00D748BE">
        <w:rPr>
          <w:rFonts w:cs="Tahoma"/>
          <w:szCs w:val="24"/>
        </w:rPr>
        <w:t>-To</w:t>
      </w:r>
      <w:r w:rsidR="00CB4E90">
        <w:rPr>
          <w:rFonts w:cs="Tahoma"/>
          <w:szCs w:val="24"/>
        </w:rPr>
        <w:t xml:space="preserve"> header field</w:t>
      </w:r>
      <w:r w:rsidR="00A325FD">
        <w:rPr>
          <w:rFonts w:cs="Tahoma"/>
          <w:szCs w:val="24"/>
        </w:rPr>
        <w:t xml:space="preserve">. </w:t>
      </w:r>
      <w:r w:rsidR="00A459E4">
        <w:rPr>
          <w:rFonts w:cs="Tahoma"/>
          <w:szCs w:val="24"/>
        </w:rPr>
        <w:t>This URI MUST contain an</w:t>
      </w:r>
      <w:r w:rsidR="00C93FAA">
        <w:rPr>
          <w:rFonts w:cs="Tahoma"/>
          <w:szCs w:val="24"/>
        </w:rPr>
        <w:t xml:space="preserve"> “lr” parameter as per </w:t>
      </w:r>
      <w:r w:rsidR="00117C77">
        <w:rPr>
          <w:rFonts w:cs="Tahoma"/>
          <w:szCs w:val="24"/>
        </w:rPr>
        <w:t>section</w:t>
      </w:r>
      <w:r w:rsidR="00C93FAA">
        <w:rPr>
          <w:rFonts w:cs="Tahoma"/>
          <w:szCs w:val="24"/>
        </w:rPr>
        <w:t xml:space="preserve"> </w:t>
      </w:r>
      <w:r w:rsidR="00C93FAA">
        <w:rPr>
          <w:rFonts w:cs="Tahoma"/>
          <w:szCs w:val="24"/>
        </w:rPr>
        <w:fldChar w:fldCharType="begin"/>
      </w:r>
      <w:r w:rsidR="00C93FAA">
        <w:rPr>
          <w:rFonts w:cs="Tahoma"/>
          <w:szCs w:val="24"/>
        </w:rPr>
        <w:instrText xml:space="preserve"> REF _Ref205866613 \r \h </w:instrText>
      </w:r>
      <w:r w:rsidR="00C93FAA">
        <w:rPr>
          <w:rFonts w:cs="Tahoma"/>
          <w:szCs w:val="24"/>
        </w:rPr>
      </w:r>
      <w:r w:rsidR="00C93FAA">
        <w:rPr>
          <w:rFonts w:cs="Tahoma"/>
          <w:szCs w:val="24"/>
        </w:rPr>
        <w:fldChar w:fldCharType="separate"/>
      </w:r>
      <w:r w:rsidR="002E4E37">
        <w:rPr>
          <w:rFonts w:cs="Tahoma"/>
          <w:szCs w:val="24"/>
        </w:rPr>
        <w:t>3.1</w:t>
      </w:r>
      <w:r w:rsidR="00C93FAA">
        <w:rPr>
          <w:rFonts w:cs="Tahoma"/>
          <w:szCs w:val="24"/>
        </w:rPr>
        <w:fldChar w:fldCharType="end"/>
      </w:r>
      <w:r w:rsidR="005E0629">
        <w:rPr>
          <w:rFonts w:cs="Tahoma"/>
          <w:szCs w:val="24"/>
        </w:rPr>
        <w:t xml:space="preserve">. The INVITE </w:t>
      </w:r>
      <w:r w:rsidRPr="00D748BE">
        <w:rPr>
          <w:rFonts w:cs="Tahoma"/>
          <w:szCs w:val="24"/>
        </w:rPr>
        <w:t>MUST contain a Referred-By header field with the URI of the primary PSAP per RFC 3892. S/MIME protection of the referrer is OPTIONAL. If the</w:t>
      </w:r>
      <w:r w:rsidR="005E0629">
        <w:rPr>
          <w:rFonts w:cs="Tahoma"/>
          <w:szCs w:val="24"/>
        </w:rPr>
        <w:t xml:space="preserve"> REFER does not contain a </w:t>
      </w:r>
      <w:r w:rsidR="00693161" w:rsidRPr="00D748BE">
        <w:rPr>
          <w:rFonts w:cs="Tahoma"/>
          <w:szCs w:val="24"/>
        </w:rPr>
        <w:t>‘</w:t>
      </w:r>
      <w:r w:rsidRPr="00D748BE">
        <w:rPr>
          <w:rFonts w:cs="Tahoma"/>
          <w:szCs w:val="24"/>
        </w:rPr>
        <w:t>serviceurn</w:t>
      </w:r>
      <w:r w:rsidR="00693161" w:rsidRPr="00D748BE">
        <w:rPr>
          <w:rFonts w:cs="Tahoma"/>
          <w:szCs w:val="24"/>
        </w:rPr>
        <w:t>’</w:t>
      </w:r>
      <w:r w:rsidRPr="00D748BE">
        <w:rPr>
          <w:rFonts w:cs="Tahoma"/>
          <w:szCs w:val="24"/>
        </w:rPr>
        <w:t xml:space="preserve"> parameter </w:t>
      </w:r>
      <w:r w:rsidR="007924BF">
        <w:rPr>
          <w:rFonts w:cs="Tahoma"/>
          <w:szCs w:val="24"/>
        </w:rPr>
        <w:t xml:space="preserve">but does reference </w:t>
      </w:r>
      <w:r w:rsidRPr="00D748BE">
        <w:rPr>
          <w:rFonts w:cs="Tahoma"/>
          <w:szCs w:val="24"/>
        </w:rPr>
        <w:t xml:space="preserve">an EIDO, the bridge sets the Request-URI to </w:t>
      </w:r>
      <w:r w:rsidR="007924BF">
        <w:rPr>
          <w:rFonts w:cs="Tahoma"/>
          <w:szCs w:val="24"/>
        </w:rPr>
        <w:t>“</w:t>
      </w:r>
      <w:proofErr w:type="gramStart"/>
      <w:r w:rsidRPr="00D748BE">
        <w:rPr>
          <w:rFonts w:cs="Tahoma"/>
          <w:szCs w:val="24"/>
        </w:rPr>
        <w:t>urn:emergency</w:t>
      </w:r>
      <w:proofErr w:type="gramEnd"/>
      <w:r w:rsidRPr="00D748BE">
        <w:rPr>
          <w:rFonts w:cs="Tahoma"/>
          <w:szCs w:val="24"/>
        </w:rPr>
        <w:t>:service:sos</w:t>
      </w:r>
      <w:r w:rsidR="007924BF">
        <w:rPr>
          <w:rFonts w:cs="Tahoma"/>
          <w:szCs w:val="24"/>
        </w:rPr>
        <w:t>”</w:t>
      </w:r>
      <w:r w:rsidRPr="00D748BE">
        <w:rPr>
          <w:rFonts w:cs="Tahoma"/>
          <w:szCs w:val="24"/>
        </w:rPr>
        <w:t>. Additionally, any information the PSAP has determined beyond what it was sent SHOULD be given to the transfer target. The mechanism for accomplishing this is to create an EIDO and include it by</w:t>
      </w:r>
      <w:r w:rsidR="005A4456">
        <w:rPr>
          <w:rFonts w:cs="Tahoma"/>
          <w:szCs w:val="24"/>
        </w:rPr>
        <w:t xml:space="preserve"> </w:t>
      </w:r>
      <w:r w:rsidRPr="00D748BE">
        <w:rPr>
          <w:rFonts w:cs="Tahoma"/>
          <w:szCs w:val="24"/>
        </w:rPr>
        <w:t xml:space="preserve">reference in the transfer operation. The transferor creates </w:t>
      </w:r>
      <w:r w:rsidR="005A4456">
        <w:rPr>
          <w:rFonts w:cs="Tahoma"/>
          <w:szCs w:val="24"/>
        </w:rPr>
        <w:t>an</w:t>
      </w:r>
      <w:r w:rsidR="005A4456" w:rsidRPr="00D748BE">
        <w:rPr>
          <w:rFonts w:cs="Tahoma"/>
          <w:szCs w:val="24"/>
        </w:rPr>
        <w:t xml:space="preserve"> </w:t>
      </w:r>
      <w:r w:rsidRPr="00D748BE">
        <w:rPr>
          <w:rFonts w:cs="Tahoma"/>
          <w:szCs w:val="24"/>
        </w:rPr>
        <w:t>EIDO and includes a reference to the EIDO in a Call-Info header field with a purpose parameter of “</w:t>
      </w:r>
      <w:r w:rsidR="0021481C" w:rsidRPr="00D748BE">
        <w:rPr>
          <w:rFonts w:cs="Tahoma"/>
          <w:szCs w:val="24"/>
        </w:rPr>
        <w:t>emergency-eido</w:t>
      </w:r>
      <w:r w:rsidRPr="00D748BE">
        <w:rPr>
          <w:rFonts w:cs="Tahoma"/>
          <w:szCs w:val="24"/>
        </w:rPr>
        <w:t xml:space="preserve">” as an escaped header field in the Refer-To header field. Note that the Refer-To header field MUST be a </w:t>
      </w:r>
      <w:r w:rsidR="005A4456">
        <w:rPr>
          <w:rFonts w:cs="Tahoma"/>
          <w:szCs w:val="24"/>
        </w:rPr>
        <w:t>SIP</w:t>
      </w:r>
      <w:r w:rsidR="005A4456" w:rsidRPr="00D748BE">
        <w:rPr>
          <w:rFonts w:cs="Tahoma"/>
          <w:szCs w:val="24"/>
        </w:rPr>
        <w:t xml:space="preserve"> </w:t>
      </w:r>
      <w:r w:rsidRPr="00D748BE">
        <w:rPr>
          <w:rFonts w:cs="Tahoma"/>
          <w:szCs w:val="24"/>
        </w:rPr>
        <w:t>URI. Tel URIs do not support purpose parameters. The bridge include</w:t>
      </w:r>
      <w:r w:rsidR="0065371D">
        <w:rPr>
          <w:rFonts w:cs="Tahoma"/>
          <w:szCs w:val="24"/>
        </w:rPr>
        <w:t>s</w:t>
      </w:r>
      <w:r w:rsidRPr="00D748BE">
        <w:rPr>
          <w:rFonts w:cs="Tahoma"/>
          <w:szCs w:val="24"/>
        </w:rPr>
        <w:t xml:space="preserve"> this header field in the INVITE it sends to the transfer target. The EIDO includes the location reported for the caller (</w:t>
      </w:r>
      <w:r w:rsidR="006E40DF">
        <w:rPr>
          <w:rFonts w:cs="Tahoma"/>
          <w:szCs w:val="24"/>
        </w:rPr>
        <w:t xml:space="preserve">as </w:t>
      </w:r>
      <w:r w:rsidRPr="00D748BE">
        <w:rPr>
          <w:rFonts w:cs="Tahoma"/>
          <w:szCs w:val="24"/>
        </w:rPr>
        <w:t xml:space="preserve">received, i.e., by-value or by-reference), the callback number, and any Additional Data included </w:t>
      </w:r>
      <w:r w:rsidR="0072559A">
        <w:rPr>
          <w:rFonts w:cs="Tahoma"/>
          <w:szCs w:val="24"/>
        </w:rPr>
        <w:t>(or retrieved in conjunction with</w:t>
      </w:r>
      <w:r w:rsidR="005C40CB">
        <w:rPr>
          <w:rFonts w:cs="Tahoma"/>
          <w:szCs w:val="24"/>
        </w:rPr>
        <w:t>)</w:t>
      </w:r>
      <w:r w:rsidRPr="00D748BE">
        <w:rPr>
          <w:rFonts w:cs="Tahoma"/>
          <w:szCs w:val="24"/>
        </w:rPr>
        <w:t xml:space="preserve"> the call. (See </w:t>
      </w:r>
      <w:r w:rsidR="00117C77">
        <w:rPr>
          <w:rFonts w:cs="Tahoma"/>
          <w:szCs w:val="24"/>
        </w:rPr>
        <w:t>section</w:t>
      </w:r>
      <w:r w:rsidRPr="00D748BE">
        <w:rPr>
          <w:rFonts w:cs="Tahoma"/>
          <w:szCs w:val="24"/>
        </w:rPr>
        <w:t xml:space="preserve"> </w:t>
      </w:r>
      <w:r w:rsidR="00986D7A" w:rsidRPr="00D748BE">
        <w:rPr>
          <w:rFonts w:cs="Tahoma"/>
          <w:szCs w:val="24"/>
        </w:rPr>
        <w:fldChar w:fldCharType="begin"/>
      </w:r>
      <w:r w:rsidR="00986D7A" w:rsidRPr="00D748BE">
        <w:rPr>
          <w:rFonts w:cs="Tahoma"/>
          <w:szCs w:val="24"/>
        </w:rPr>
        <w:instrText xml:space="preserve"> REF _Ref526418315 \r \h </w:instrText>
      </w:r>
      <w:r w:rsidR="00ED7C1D" w:rsidRPr="00D748BE">
        <w:rPr>
          <w:rFonts w:cs="Tahoma"/>
          <w:szCs w:val="24"/>
        </w:rPr>
        <w:instrText xml:space="preserve"> \* MERGEFORMAT </w:instrText>
      </w:r>
      <w:r w:rsidR="00986D7A" w:rsidRPr="00D748BE">
        <w:rPr>
          <w:rFonts w:cs="Tahoma"/>
          <w:szCs w:val="24"/>
        </w:rPr>
      </w:r>
      <w:r w:rsidR="00986D7A" w:rsidRPr="00D748BE">
        <w:rPr>
          <w:rFonts w:cs="Tahoma"/>
          <w:szCs w:val="24"/>
        </w:rPr>
        <w:fldChar w:fldCharType="separate"/>
      </w:r>
      <w:r w:rsidR="002E4E37">
        <w:rPr>
          <w:rFonts w:cs="Tahoma"/>
          <w:szCs w:val="24"/>
        </w:rPr>
        <w:t>4.7.2</w:t>
      </w:r>
      <w:r w:rsidR="00986D7A" w:rsidRPr="00D748BE">
        <w:rPr>
          <w:rFonts w:cs="Tahoma"/>
          <w:szCs w:val="24"/>
        </w:rPr>
        <w:fldChar w:fldCharType="end"/>
      </w:r>
      <w:r w:rsidRPr="00D748BE">
        <w:rPr>
          <w:rFonts w:cs="Tahoma"/>
          <w:szCs w:val="24"/>
        </w:rPr>
        <w:t xml:space="preserve"> for fu</w:t>
      </w:r>
      <w:r w:rsidR="0021481C" w:rsidRPr="00D748BE">
        <w:rPr>
          <w:rFonts w:cs="Tahoma"/>
          <w:szCs w:val="24"/>
        </w:rPr>
        <w:t>r</w:t>
      </w:r>
      <w:r w:rsidRPr="00D748BE">
        <w:rPr>
          <w:rFonts w:cs="Tahoma"/>
          <w:szCs w:val="24"/>
        </w:rPr>
        <w:t>ther discussion.)</w:t>
      </w:r>
      <w:r w:rsidR="00A34EE0" w:rsidRPr="00D748BE">
        <w:rPr>
          <w:rFonts w:cs="Tahoma"/>
          <w:szCs w:val="24"/>
        </w:rPr>
        <w:t xml:space="preserve"> An example of the associated header</w:t>
      </w:r>
      <w:r w:rsidR="00A34EE0" w:rsidRPr="00B53A0D">
        <w:rPr>
          <w:rFonts w:cs="Tahoma"/>
          <w:szCs w:val="24"/>
        </w:rPr>
        <w:t xml:space="preserve"> fields is shown below.</w:t>
      </w:r>
    </w:p>
    <w:p w14:paraId="7163ED81" w14:textId="77777777" w:rsidR="00A34EE0" w:rsidRPr="00BF32AC" w:rsidRDefault="00A34EE0" w:rsidP="00436327">
      <w:pPr>
        <w:pStyle w:val="Examples"/>
      </w:pPr>
      <w:r w:rsidRPr="00BF32AC">
        <w:t xml:space="preserve">REFER </w:t>
      </w:r>
      <w:proofErr w:type="gramStart"/>
      <w:r w:rsidRPr="00BF32AC">
        <w:t>sip:+12125551234@OSP-Provider.com</w:t>
      </w:r>
      <w:proofErr w:type="gramEnd"/>
      <w:r w:rsidRPr="00BF32AC">
        <w:t xml:space="preserve"> SIP/2.0</w:t>
      </w:r>
    </w:p>
    <w:p w14:paraId="219B68AC" w14:textId="77777777" w:rsidR="00A34EE0" w:rsidRPr="00BF32AC" w:rsidRDefault="00A34EE0" w:rsidP="00436327">
      <w:pPr>
        <w:pStyle w:val="Examples"/>
      </w:pPr>
      <w:r w:rsidRPr="00BF32AC">
        <w:t>…</w:t>
      </w:r>
    </w:p>
    <w:p w14:paraId="620B5D3B" w14:textId="2171D384" w:rsidR="00A34EE0" w:rsidRPr="00BF32AC" w:rsidRDefault="00A34EE0" w:rsidP="00A34EE0">
      <w:pPr>
        <w:ind w:left="720"/>
        <w:rPr>
          <w:rFonts w:ascii="Courier New" w:hAnsi="Courier New" w:cs="Courier New"/>
          <w:kern w:val="0"/>
          <w:sz w:val="20"/>
        </w:rPr>
      </w:pPr>
      <w:r w:rsidRPr="00BF32AC">
        <w:rPr>
          <w:rFonts w:ascii="Courier New" w:hAnsi="Courier New" w:cs="Courier New"/>
          <w:kern w:val="0"/>
          <w:sz w:val="20"/>
        </w:rPr>
        <w:t>Refer-To:</w:t>
      </w:r>
      <w:r w:rsidR="00A54409">
        <w:rPr>
          <w:rFonts w:ascii="Courier New" w:hAnsi="Courier New" w:cs="Courier New"/>
          <w:kern w:val="0"/>
          <w:sz w:val="20"/>
        </w:rPr>
        <w:t>&lt;</w:t>
      </w:r>
      <w:proofErr w:type="gramStart"/>
      <w:r w:rsidR="00630E87" w:rsidRPr="006E5428">
        <w:t>sip:Poison-Control@cnty.st.us</w:t>
      </w:r>
      <w:proofErr w:type="gramEnd"/>
      <w:r w:rsidR="00630E87" w:rsidRPr="006E5428">
        <w:t>?Call-Info=%3Chttps%3A%2F%2FNG911PSAP-A.911Authority-A.net%2Feido09245673%3E%3Bpurpose%3Demergency-eido</w:t>
      </w:r>
      <w:r w:rsidR="00235962">
        <w:rPr>
          <w:rFonts w:ascii="Courier New" w:hAnsi="Courier New" w:cs="Courier New"/>
          <w:sz w:val="20"/>
        </w:rPr>
        <w:t>&gt;</w:t>
      </w:r>
      <w:r w:rsidR="00D43111">
        <w:rPr>
          <w:rFonts w:ascii="Courier New" w:hAnsi="Courier New" w:cs="Courier New"/>
          <w:sz w:val="20"/>
        </w:rPr>
        <w:t>;serviceurn</w:t>
      </w:r>
      <w:r w:rsidR="00E41882">
        <w:rPr>
          <w:rFonts w:ascii="Courier New" w:hAnsi="Courier New" w:cs="Courier New"/>
          <w:sz w:val="20"/>
        </w:rPr>
        <w:t>=</w:t>
      </w:r>
      <w:r w:rsidR="00630E87">
        <w:rPr>
          <w:rFonts w:ascii="Courier New" w:hAnsi="Courier New" w:cs="Courier New"/>
          <w:sz w:val="20"/>
        </w:rPr>
        <w:t>”</w:t>
      </w:r>
      <w:r w:rsidR="00E41882">
        <w:rPr>
          <w:rFonts w:ascii="Courier New" w:hAnsi="Courier New" w:cs="Courier New"/>
          <w:sz w:val="20"/>
        </w:rPr>
        <w:t>urn:service:sos</w:t>
      </w:r>
      <w:r w:rsidR="00630E87">
        <w:rPr>
          <w:rFonts w:ascii="Courier New" w:hAnsi="Courier New" w:cs="Courier New"/>
          <w:sz w:val="20"/>
        </w:rPr>
        <w:t>”</w:t>
      </w:r>
    </w:p>
    <w:p w14:paraId="71A99825" w14:textId="28BCAED8" w:rsidR="00212F9F" w:rsidRPr="00B53A0D" w:rsidRDefault="00A34EE0" w:rsidP="003518F2">
      <w:pPr>
        <w:ind w:left="720"/>
        <w:rPr>
          <w:rFonts w:cs="Tahoma"/>
          <w:szCs w:val="24"/>
        </w:rPr>
      </w:pPr>
      <w:r w:rsidRPr="00B53A0D">
        <w:rPr>
          <w:rFonts w:ascii="Courier New" w:hAnsi="Courier New" w:cs="Courier New"/>
          <w:szCs w:val="24"/>
        </w:rPr>
        <w:t>…</w:t>
      </w:r>
    </w:p>
    <w:p w14:paraId="123EA72D" w14:textId="6565A51D" w:rsidR="00212F9F" w:rsidRPr="00B53A0D" w:rsidRDefault="00A9474A" w:rsidP="00212F9F">
      <w:pPr>
        <w:pStyle w:val="BodyText"/>
        <w:rPr>
          <w:rFonts w:cs="Tahoma"/>
          <w:szCs w:val="24"/>
        </w:rPr>
      </w:pPr>
      <w:r>
        <w:rPr>
          <w:rFonts w:cs="Tahoma"/>
          <w:szCs w:val="24"/>
        </w:rPr>
        <w:t>A</w:t>
      </w:r>
      <w:r w:rsidRPr="00B53A0D">
        <w:rPr>
          <w:rFonts w:cs="Tahoma"/>
          <w:szCs w:val="24"/>
        </w:rPr>
        <w:t xml:space="preserve"> </w:t>
      </w:r>
      <w:r w:rsidR="00212F9F" w:rsidRPr="00B53A0D">
        <w:rPr>
          <w:rFonts w:cs="Tahoma"/>
          <w:szCs w:val="24"/>
        </w:rPr>
        <w:t xml:space="preserve">bridge is a </w:t>
      </w:r>
      <w:r w:rsidR="00DA44E5">
        <w:rPr>
          <w:rFonts w:cs="Tahoma"/>
          <w:szCs w:val="24"/>
        </w:rPr>
        <w:t>S</w:t>
      </w:r>
      <w:r w:rsidR="00DA44E5" w:rsidRPr="00B53A0D">
        <w:rPr>
          <w:rFonts w:cs="Tahoma"/>
          <w:szCs w:val="24"/>
        </w:rPr>
        <w:t>ervice</w:t>
      </w:r>
      <w:r w:rsidR="00212F9F" w:rsidRPr="00B53A0D">
        <w:rPr>
          <w:rFonts w:cs="Tahoma"/>
          <w:szCs w:val="24"/>
        </w:rPr>
        <w:t xml:space="preserve">: each element of </w:t>
      </w:r>
      <w:r>
        <w:rPr>
          <w:rFonts w:cs="Tahoma"/>
          <w:szCs w:val="24"/>
        </w:rPr>
        <w:t>a</w:t>
      </w:r>
      <w:r w:rsidRPr="00B53A0D">
        <w:rPr>
          <w:rFonts w:cs="Tahoma"/>
          <w:szCs w:val="24"/>
        </w:rPr>
        <w:t xml:space="preserve"> </w:t>
      </w:r>
      <w:r w:rsidR="00212F9F" w:rsidRPr="00B53A0D">
        <w:rPr>
          <w:rFonts w:cs="Tahoma"/>
          <w:szCs w:val="24"/>
        </w:rPr>
        <w:t xml:space="preserve">bridge MUST implement the </w:t>
      </w:r>
      <w:r>
        <w:rPr>
          <w:rFonts w:cs="Tahoma"/>
          <w:szCs w:val="24"/>
        </w:rPr>
        <w:t>notifier</w:t>
      </w:r>
      <w:r w:rsidR="00212F9F" w:rsidRPr="00B53A0D">
        <w:rPr>
          <w:rFonts w:cs="Tahoma"/>
          <w:szCs w:val="24"/>
        </w:rPr>
        <w:t>-side of ElementState</w:t>
      </w:r>
      <w:r w:rsidR="003C60FE" w:rsidRPr="006E5428">
        <w:rPr>
          <w:rFonts w:cs="Tahoma"/>
          <w:szCs w:val="24"/>
        </w:rPr>
        <w:t xml:space="preserve">, subject to certain conditions as described in section </w:t>
      </w:r>
      <w:r w:rsidR="003C60FE" w:rsidRPr="006E5428">
        <w:rPr>
          <w:rFonts w:cs="Tahoma"/>
          <w:szCs w:val="24"/>
        </w:rPr>
        <w:fldChar w:fldCharType="begin"/>
      </w:r>
      <w:r w:rsidR="003C60FE" w:rsidRPr="006E5428">
        <w:rPr>
          <w:rFonts w:cs="Tahoma"/>
          <w:szCs w:val="24"/>
        </w:rPr>
        <w:instrText xml:space="preserve"> REF _Ref206675055 \r \h </w:instrText>
      </w:r>
      <w:r w:rsidR="00CB4F13">
        <w:rPr>
          <w:rFonts w:cs="Tahoma"/>
          <w:szCs w:val="24"/>
        </w:rPr>
        <w:instrText xml:space="preserve"> \* MERGEFORMAT </w:instrText>
      </w:r>
      <w:r w:rsidR="003C60FE" w:rsidRPr="006E5428">
        <w:rPr>
          <w:rFonts w:cs="Tahoma"/>
          <w:szCs w:val="24"/>
        </w:rPr>
      </w:r>
      <w:r w:rsidR="003C60FE" w:rsidRPr="006E5428">
        <w:rPr>
          <w:rFonts w:cs="Tahoma"/>
          <w:szCs w:val="24"/>
        </w:rPr>
        <w:fldChar w:fldCharType="separate"/>
      </w:r>
      <w:r w:rsidR="003C60FE" w:rsidRPr="006E5428">
        <w:rPr>
          <w:rFonts w:cs="Tahoma"/>
          <w:szCs w:val="24"/>
        </w:rPr>
        <w:t>2.4.1</w:t>
      </w:r>
      <w:r w:rsidR="003C60FE" w:rsidRPr="006E5428">
        <w:rPr>
          <w:rFonts w:cs="Tahoma"/>
          <w:szCs w:val="24"/>
        </w:rPr>
        <w:fldChar w:fldCharType="end"/>
      </w:r>
      <w:r w:rsidR="003C60FE" w:rsidRPr="006E5428">
        <w:rPr>
          <w:rFonts w:cs="Tahoma"/>
          <w:szCs w:val="24"/>
        </w:rPr>
        <w:t>, and MAY implement the subscriber-side</w:t>
      </w:r>
      <w:r w:rsidR="00212F9F" w:rsidRPr="00B53A0D">
        <w:rPr>
          <w:rFonts w:cs="Tahoma"/>
          <w:szCs w:val="24"/>
        </w:rPr>
        <w:t xml:space="preserve">. As bridges are typically a local </w:t>
      </w:r>
      <w:r w:rsidR="00DA44E5">
        <w:rPr>
          <w:rFonts w:cs="Tahoma"/>
          <w:szCs w:val="24"/>
        </w:rPr>
        <w:t>S</w:t>
      </w:r>
      <w:r w:rsidR="00DA44E5" w:rsidRPr="00B53A0D">
        <w:rPr>
          <w:rFonts w:cs="Tahoma"/>
          <w:szCs w:val="24"/>
        </w:rPr>
        <w:t>ervice</w:t>
      </w:r>
      <w:r w:rsidR="00212F9F" w:rsidRPr="00B53A0D">
        <w:rPr>
          <w:rFonts w:cs="Tahoma"/>
          <w:szCs w:val="24"/>
        </w:rPr>
        <w:t xml:space="preserve">, it is RECOMMENDED that ServiceState for the bridge </w:t>
      </w:r>
      <w:r w:rsidR="00DA44E5">
        <w:rPr>
          <w:rFonts w:cs="Tahoma"/>
          <w:szCs w:val="24"/>
        </w:rPr>
        <w:t>S</w:t>
      </w:r>
      <w:r w:rsidR="00DA44E5" w:rsidRPr="00B53A0D">
        <w:rPr>
          <w:rFonts w:cs="Tahoma"/>
          <w:szCs w:val="24"/>
        </w:rPr>
        <w:t xml:space="preserve">ervice </w:t>
      </w:r>
      <w:r w:rsidR="00212F9F" w:rsidRPr="00B53A0D">
        <w:rPr>
          <w:rFonts w:cs="Tahoma"/>
          <w:szCs w:val="24"/>
        </w:rPr>
        <w:t xml:space="preserve">be implemented by each NGCS that provides a bridge </w:t>
      </w:r>
      <w:r w:rsidR="00DA44E5">
        <w:rPr>
          <w:rFonts w:cs="Tahoma"/>
          <w:szCs w:val="24"/>
        </w:rPr>
        <w:t>S</w:t>
      </w:r>
      <w:r w:rsidR="00DA44E5" w:rsidRPr="00B53A0D">
        <w:rPr>
          <w:rFonts w:cs="Tahoma"/>
          <w:szCs w:val="24"/>
        </w:rPr>
        <w:t>ervice</w:t>
      </w:r>
      <w:r w:rsidR="00212F9F" w:rsidRPr="00B53A0D">
        <w:rPr>
          <w:rFonts w:cs="Tahoma"/>
          <w:szCs w:val="24"/>
        </w:rPr>
        <w:t xml:space="preserve">. For the Ad Hoc case, the transfer-to PSAP MUST release the bridge when the </w:t>
      </w:r>
      <w:r w:rsidR="00212F9F">
        <w:rPr>
          <w:rFonts w:cs="Tahoma"/>
          <w:szCs w:val="24"/>
        </w:rPr>
        <w:t>transfer-from</w:t>
      </w:r>
      <w:r w:rsidR="00212F9F" w:rsidRPr="00B53A0D">
        <w:rPr>
          <w:rFonts w:cs="Tahoma"/>
          <w:szCs w:val="24"/>
        </w:rPr>
        <w:t xml:space="preserve"> PSAP terminates its leg of the </w:t>
      </w:r>
      <w:proofErr w:type="gramStart"/>
      <w:r w:rsidR="00212F9F" w:rsidRPr="00B53A0D">
        <w:rPr>
          <w:rFonts w:cs="Tahoma"/>
          <w:szCs w:val="24"/>
        </w:rPr>
        <w:t>call in</w:t>
      </w:r>
      <w:proofErr w:type="gramEnd"/>
      <w:r w:rsidR="00212F9F" w:rsidRPr="00B53A0D">
        <w:rPr>
          <w:rFonts w:cs="Tahoma"/>
          <w:szCs w:val="24"/>
        </w:rPr>
        <w:t xml:space="preserve"> order to release bridge resources.</w:t>
      </w:r>
    </w:p>
    <w:p w14:paraId="08A013D6" w14:textId="76C70E7B" w:rsidR="00212F9F" w:rsidRPr="00B53A0D" w:rsidRDefault="00212F9F" w:rsidP="00212F9F">
      <w:pPr>
        <w:pStyle w:val="BodyText"/>
        <w:rPr>
          <w:rFonts w:cs="Tahoma"/>
          <w:szCs w:val="24"/>
        </w:rPr>
      </w:pPr>
      <w:r w:rsidRPr="00B53A0D">
        <w:rPr>
          <w:rFonts w:cs="Tahoma"/>
          <w:szCs w:val="24"/>
        </w:rPr>
        <w:t xml:space="preserve">As discussed in </w:t>
      </w:r>
      <w:r w:rsidR="00117C77">
        <w:rPr>
          <w:rFonts w:cs="Tahoma"/>
          <w:szCs w:val="24"/>
        </w:rPr>
        <w:t>section</w:t>
      </w:r>
      <w:r w:rsidRPr="00B53A0D">
        <w:rPr>
          <w:rFonts w:cs="Tahoma"/>
          <w:szCs w:val="24"/>
        </w:rPr>
        <w:t xml:space="preserve"> 5.7 of NENA 08</w:t>
      </w:r>
      <w:r w:rsidRPr="00B53A0D">
        <w:rPr>
          <w:rFonts w:cs="Tahoma"/>
          <w:szCs w:val="24"/>
        </w:rPr>
        <w:noBreakHyphen/>
        <w:t xml:space="preserve">002 </w:t>
      </w:r>
      <w:r w:rsidRPr="00B53A0D">
        <w:rPr>
          <w:rFonts w:cs="Tahoma"/>
          <w:szCs w:val="24"/>
        </w:rPr>
        <w:fldChar w:fldCharType="begin"/>
      </w:r>
      <w:r w:rsidRPr="00B53A0D">
        <w:rPr>
          <w:rFonts w:cs="Tahoma"/>
          <w:szCs w:val="24"/>
        </w:rPr>
        <w:instrText xml:space="preserve"> REF _Ref118281567 \r \h  \* MERGEFORMAT </w:instrText>
      </w:r>
      <w:r w:rsidRPr="00B53A0D">
        <w:rPr>
          <w:rFonts w:cs="Tahoma"/>
          <w:szCs w:val="24"/>
        </w:rPr>
      </w:r>
      <w:r w:rsidRPr="00B53A0D">
        <w:rPr>
          <w:rFonts w:cs="Tahoma"/>
          <w:szCs w:val="24"/>
        </w:rPr>
        <w:fldChar w:fldCharType="separate"/>
      </w:r>
      <w:r w:rsidR="002E4E37">
        <w:rPr>
          <w:rFonts w:cs="Tahoma"/>
          <w:szCs w:val="24"/>
        </w:rPr>
        <w:t>[70]</w:t>
      </w:r>
      <w:r w:rsidRPr="00B53A0D">
        <w:rPr>
          <w:rFonts w:cs="Tahoma"/>
          <w:szCs w:val="24"/>
        </w:rPr>
        <w:fldChar w:fldCharType="end"/>
      </w:r>
      <w:r w:rsidRPr="00B53A0D">
        <w:rPr>
          <w:rFonts w:cs="Tahoma"/>
          <w:szCs w:val="24"/>
        </w:rPr>
        <w:t>, there is a problem in that some devices which could originate 9</w:t>
      </w:r>
      <w:r w:rsidRPr="00B53A0D">
        <w:rPr>
          <w:rFonts w:cs="Tahoma"/>
          <w:szCs w:val="24"/>
        </w:rPr>
        <w:noBreakHyphen/>
        <w:t>1</w:t>
      </w:r>
      <w:r w:rsidRPr="00B53A0D">
        <w:rPr>
          <w:rFonts w:cs="Tahoma"/>
          <w:szCs w:val="24"/>
        </w:rPr>
        <w:noBreakHyphen/>
        <w:t xml:space="preserve">1 </w:t>
      </w:r>
      <w:proofErr w:type="gramStart"/>
      <w:r w:rsidRPr="00B53A0D">
        <w:rPr>
          <w:rFonts w:cs="Tahoma"/>
          <w:szCs w:val="24"/>
        </w:rPr>
        <w:t>calls</w:t>
      </w:r>
      <w:proofErr w:type="gramEnd"/>
      <w:r w:rsidRPr="00B53A0D">
        <w:rPr>
          <w:rFonts w:cs="Tahoma"/>
          <w:szCs w:val="24"/>
        </w:rPr>
        <w:t xml:space="preserve"> do not support the Replaces header field. If a PSAP needs to transfer a call originated by such a device, it cannot use the standardized SIP signaling </w:t>
      </w:r>
      <w:r w:rsidRPr="00B53A0D">
        <w:rPr>
          <w:rFonts w:cs="Tahoma"/>
          <w:szCs w:val="24"/>
        </w:rPr>
        <w:t xml:space="preserve">to the caller as described above. With Route All Calls Via a Conference-Aware UA, the </w:t>
      </w:r>
      <w:r w:rsidRPr="00B53A0D">
        <w:rPr>
          <w:rFonts w:cs="Tahoma"/>
          <w:szCs w:val="24"/>
        </w:rPr>
        <w:lastRenderedPageBreak/>
        <w:t xml:space="preserve">conference-aware UA never changes the leg towards the </w:t>
      </w:r>
      <w:r>
        <w:rPr>
          <w:rFonts w:cs="Tahoma"/>
          <w:szCs w:val="24"/>
        </w:rPr>
        <w:t>caller</w:t>
      </w:r>
      <w:r w:rsidRPr="00B53A0D">
        <w:rPr>
          <w:rFonts w:cs="Tahoma"/>
          <w:szCs w:val="24"/>
        </w:rPr>
        <w:t xml:space="preserve"> (unless it must re-INVITE to change SDP if the initial media was negotiated directly between the caller and the PSAP). Thus, the calling device need not support the Replaces header field. For the ad hoc method, to support devices that do not implement the Replaces header field, a Back-to-Back User Agent is needed between the caller and the bridge/PSAP. Often the B2BUA will be located in the BCF, because most commercial Session Border Controllers which are deployed within a BCF have that functionality built in. Some SBCs may “anchor” media, meaning that they terminate the caller’s media at the B2BUA and relay it towards the PSAP or bridge. Others may only affect the signaling. The B2BUA element will always be in the path for all callers if deployed, especially if it is part of the BCF but may not affect the signaling for callers that indicate support for Replaces. </w:t>
      </w:r>
    </w:p>
    <w:p w14:paraId="0025ABD9" w14:textId="31F66D20" w:rsidR="00212F9F" w:rsidRDefault="00212F9F" w:rsidP="00212F9F">
      <w:pPr>
        <w:pStyle w:val="BodyText"/>
        <w:rPr>
          <w:rFonts w:cs="Tahoma"/>
          <w:szCs w:val="24"/>
        </w:rPr>
      </w:pPr>
      <w:r w:rsidRPr="00B53A0D">
        <w:rPr>
          <w:rFonts w:cs="Tahoma"/>
          <w:szCs w:val="24"/>
        </w:rPr>
        <w:t xml:space="preserve">Conferencing procedures are documented in RFC 4579 </w:t>
      </w:r>
      <w:r w:rsidRPr="00B53A0D">
        <w:rPr>
          <w:rFonts w:cs="Tahoma"/>
          <w:szCs w:val="24"/>
        </w:rPr>
        <w:fldChar w:fldCharType="begin"/>
      </w:r>
      <w:r w:rsidRPr="00B53A0D">
        <w:rPr>
          <w:rFonts w:cs="Tahoma"/>
          <w:szCs w:val="24"/>
        </w:rPr>
        <w:instrText xml:space="preserve"> REF _Ref521829945 \r \h  \* MERGEFORMAT </w:instrText>
      </w:r>
      <w:r w:rsidRPr="00B53A0D">
        <w:rPr>
          <w:rFonts w:cs="Tahoma"/>
          <w:szCs w:val="24"/>
        </w:rPr>
      </w:r>
      <w:r w:rsidRPr="00B53A0D">
        <w:rPr>
          <w:rFonts w:cs="Tahoma"/>
          <w:szCs w:val="24"/>
        </w:rPr>
        <w:fldChar w:fldCharType="separate"/>
      </w:r>
      <w:r w:rsidR="002E4E37">
        <w:rPr>
          <w:rFonts w:cs="Tahoma"/>
          <w:szCs w:val="24"/>
        </w:rPr>
        <w:t>[39]</w:t>
      </w:r>
      <w:r w:rsidRPr="00B53A0D">
        <w:rPr>
          <w:rFonts w:cs="Tahoma"/>
          <w:szCs w:val="24"/>
        </w:rPr>
        <w:fldChar w:fldCharType="end"/>
      </w:r>
      <w:r w:rsidRPr="00B53A0D">
        <w:rPr>
          <w:rFonts w:cs="Tahoma"/>
          <w:szCs w:val="24"/>
        </w:rPr>
        <w:t xml:space="preserve">. This document includes definition of an Event package that allows conference participants to manage the conference. In the message sequences below, all participants are conference-aware (that is, they implement the event package). </w:t>
      </w:r>
      <w:r w:rsidR="00C74740" w:rsidRPr="006E5428">
        <w:rPr>
          <w:rFonts w:cs="Tahoma"/>
          <w:szCs w:val="24"/>
        </w:rPr>
        <w:t>A bridge SHOULD implement the notifier-side of the Conference-state event package.</w:t>
      </w:r>
      <w:r w:rsidR="003D02A5" w:rsidRPr="003D02A5">
        <w:rPr>
          <w:rFonts w:cs="Tahoma"/>
          <w:szCs w:val="24"/>
        </w:rPr>
        <w:t xml:space="preserve"> </w:t>
      </w:r>
      <w:r w:rsidRPr="003D02A5">
        <w:rPr>
          <w:rFonts w:cs="Tahoma"/>
          <w:szCs w:val="24"/>
        </w:rPr>
        <w:t>It is no</w:t>
      </w:r>
      <w:r w:rsidRPr="00B53A0D">
        <w:rPr>
          <w:rFonts w:cs="Tahoma"/>
          <w:szCs w:val="24"/>
        </w:rPr>
        <w:t xml:space="preserve">t necessary for the caller to be conference-aware. If the caller is not conference aware, the SUBSCRIBE to the conference package does not occur. The caller, or some element in the path, MUST implement the Replaces header field (see </w:t>
      </w:r>
      <w:r w:rsidR="00117C77">
        <w:rPr>
          <w:rFonts w:cs="Tahoma"/>
          <w:szCs w:val="24"/>
        </w:rPr>
        <w:t>section</w:t>
      </w:r>
      <w:r w:rsidRPr="00B53A0D">
        <w:rPr>
          <w:rFonts w:cs="Tahoma"/>
          <w:szCs w:val="24"/>
        </w:rPr>
        <w:t xml:space="preserve"> </w:t>
      </w:r>
      <w:r w:rsidRPr="00B53A0D">
        <w:rPr>
          <w:rFonts w:cs="Tahoma"/>
          <w:szCs w:val="24"/>
        </w:rPr>
        <w:fldChar w:fldCharType="begin"/>
      </w:r>
      <w:r w:rsidRPr="00B53A0D">
        <w:rPr>
          <w:rFonts w:cs="Tahoma"/>
          <w:szCs w:val="24"/>
        </w:rPr>
        <w:instrText xml:space="preserve"> REF _Ref520910528 \r \h  \* MERGEFORMAT </w:instrText>
      </w:r>
      <w:r w:rsidRPr="00B53A0D">
        <w:rPr>
          <w:rFonts w:cs="Tahoma"/>
          <w:szCs w:val="24"/>
        </w:rPr>
      </w:r>
      <w:r w:rsidRPr="00B53A0D">
        <w:rPr>
          <w:rFonts w:cs="Tahoma"/>
          <w:szCs w:val="24"/>
        </w:rPr>
        <w:fldChar w:fldCharType="separate"/>
      </w:r>
      <w:r w:rsidR="002E4E37">
        <w:rPr>
          <w:rFonts w:cs="Tahoma"/>
          <w:szCs w:val="24"/>
        </w:rPr>
        <w:t>3.1.1.2</w:t>
      </w:r>
      <w:r w:rsidRPr="00B53A0D">
        <w:rPr>
          <w:rFonts w:cs="Tahoma"/>
          <w:szCs w:val="24"/>
        </w:rPr>
        <w:fldChar w:fldCharType="end"/>
      </w:r>
      <w:r w:rsidRPr="00B53A0D">
        <w:rPr>
          <w:rFonts w:cs="Tahoma"/>
          <w:szCs w:val="24"/>
        </w:rPr>
        <w:t>). Three scenarios are illustrated below: Ad Hoc without B2BUA, Ad Hoc with B2BUA- and Route All Calls Via a Conference-Aware UA.</w:t>
      </w:r>
    </w:p>
    <w:p w14:paraId="50788CD1" w14:textId="0BE4B937" w:rsidR="009C448F" w:rsidRPr="00B53A0D" w:rsidRDefault="009C448F" w:rsidP="00212F9F">
      <w:pPr>
        <w:pStyle w:val="BodyText"/>
        <w:rPr>
          <w:rFonts w:cs="Tahoma"/>
          <w:szCs w:val="24"/>
        </w:rPr>
      </w:pPr>
      <w:r>
        <w:rPr>
          <w:rFonts w:cs="Tahoma"/>
          <w:szCs w:val="24"/>
        </w:rPr>
        <w:t>NOTE: Implementing the notifier-side of the Conference-state event package will be made mandatory in a future version of this document.</w:t>
      </w:r>
    </w:p>
    <w:p w14:paraId="403E52AA" w14:textId="77777777" w:rsidR="00212F9F" w:rsidRPr="00B53A0D" w:rsidRDefault="00212F9F" w:rsidP="00212F9F">
      <w:pPr>
        <w:pStyle w:val="Heading4"/>
        <w:ind w:left="1170" w:hanging="1170"/>
      </w:pPr>
      <w:bookmarkStart w:id="97" w:name="_Toc246520877"/>
      <w:bookmarkStart w:id="98" w:name="_Toc256335141"/>
      <w:bookmarkStart w:id="99" w:name="_Ref438614512"/>
      <w:bookmarkStart w:id="100" w:name="_Ref486866864"/>
      <w:bookmarkStart w:id="101" w:name="_Ref507505238"/>
      <w:bookmarkStart w:id="102" w:name="_Ref508293268"/>
      <w:bookmarkStart w:id="103" w:name="_Ref513058602"/>
      <w:bookmarkStart w:id="104" w:name="_Toc515351472"/>
      <w:bookmarkStart w:id="105" w:name="_Ref516937705"/>
      <w:bookmarkStart w:id="106" w:name="_Ref200023580"/>
      <w:r w:rsidRPr="00B53A0D">
        <w:t>SIP Ad Hoc Flow with No B2BUA on Ingress Call Path</w:t>
      </w:r>
      <w:bookmarkEnd w:id="96"/>
      <w:bookmarkEnd w:id="97"/>
      <w:bookmarkEnd w:id="98"/>
      <w:bookmarkEnd w:id="99"/>
      <w:bookmarkEnd w:id="100"/>
      <w:bookmarkEnd w:id="101"/>
      <w:bookmarkEnd w:id="102"/>
      <w:bookmarkEnd w:id="103"/>
      <w:bookmarkEnd w:id="104"/>
      <w:bookmarkEnd w:id="105"/>
      <w:bookmarkEnd w:id="106"/>
    </w:p>
    <w:p w14:paraId="7F5A1F81" w14:textId="77777777" w:rsidR="0008624A" w:rsidRPr="00B53A0D" w:rsidRDefault="0008624A" w:rsidP="0008624A">
      <w:pPr>
        <w:pStyle w:val="Heading5"/>
        <w:ind w:left="1440" w:hanging="1440"/>
      </w:pPr>
      <w:bookmarkStart w:id="107" w:name="_Ref126745048"/>
      <w:bookmarkStart w:id="108" w:name="_Toc246520878"/>
      <w:r w:rsidRPr="00B53A0D">
        <w:t xml:space="preserve">Creation of a Conference </w:t>
      </w:r>
      <w:bookmarkEnd w:id="107"/>
      <w:bookmarkEnd w:id="108"/>
    </w:p>
    <w:p w14:paraId="3F779BBD" w14:textId="7B7CBA60" w:rsidR="0008624A" w:rsidRPr="00B53A0D" w:rsidRDefault="0008624A" w:rsidP="0008624A">
      <w:pPr>
        <w:pStyle w:val="BodyText"/>
        <w:rPr>
          <w:rFonts w:cs="Tahoma"/>
          <w:szCs w:val="24"/>
        </w:rPr>
      </w:pPr>
      <w:r w:rsidRPr="00B53A0D">
        <w:rPr>
          <w:rFonts w:cs="Tahoma"/>
          <w:szCs w:val="24"/>
        </w:rPr>
        <w:t xml:space="preserve">This scenario described in the call flow depicted below follows </w:t>
      </w:r>
      <w:r w:rsidR="00117C77">
        <w:rPr>
          <w:rFonts w:cs="Tahoma"/>
          <w:szCs w:val="24"/>
        </w:rPr>
        <w:t>section</w:t>
      </w:r>
      <w:r w:rsidRPr="00B53A0D">
        <w:rPr>
          <w:rFonts w:cs="Tahoma"/>
          <w:szCs w:val="24"/>
        </w:rPr>
        <w:t xml:space="preserve"> 5.4 of RFC 4579 </w:t>
      </w:r>
      <w:r w:rsidRPr="00B53A0D">
        <w:rPr>
          <w:rFonts w:cs="Tahoma"/>
          <w:szCs w:val="24"/>
        </w:rPr>
        <w:fldChar w:fldCharType="begin"/>
      </w:r>
      <w:r w:rsidRPr="00B53A0D">
        <w:rPr>
          <w:rFonts w:cs="Tahoma"/>
          <w:szCs w:val="24"/>
        </w:rPr>
        <w:instrText xml:space="preserve"> REF _Ref521829945 \r \h  \* MERGEFORMAT </w:instrText>
      </w:r>
      <w:r w:rsidRPr="00B53A0D">
        <w:rPr>
          <w:rFonts w:cs="Tahoma"/>
          <w:szCs w:val="24"/>
        </w:rPr>
      </w:r>
      <w:r w:rsidRPr="00B53A0D">
        <w:rPr>
          <w:rFonts w:cs="Tahoma"/>
          <w:szCs w:val="24"/>
        </w:rPr>
        <w:fldChar w:fldCharType="separate"/>
      </w:r>
      <w:r w:rsidR="002E4E37">
        <w:rPr>
          <w:rFonts w:cs="Tahoma"/>
          <w:szCs w:val="24"/>
        </w:rPr>
        <w:t>[39]</w:t>
      </w:r>
      <w:r w:rsidRPr="00B53A0D">
        <w:rPr>
          <w:rFonts w:cs="Tahoma"/>
          <w:szCs w:val="24"/>
        </w:rPr>
        <w:fldChar w:fldCharType="end"/>
      </w:r>
      <w:r w:rsidRPr="00B53A0D">
        <w:rPr>
          <w:rFonts w:cs="Tahoma"/>
          <w:szCs w:val="24"/>
        </w:rPr>
        <w:t>.</w:t>
      </w:r>
    </w:p>
    <w:p w14:paraId="429A9C5D" w14:textId="291E5C39" w:rsidR="006E5F3C" w:rsidRPr="000916F8" w:rsidRDefault="008D3687" w:rsidP="000916F8">
      <w:pPr>
        <w:rPr>
          <w:rFonts w:cs="Tahoma"/>
          <w:szCs w:val="24"/>
        </w:rPr>
      </w:pPr>
      <w:r w:rsidRPr="00B53A0D">
        <w:rPr>
          <w:rFonts w:cs="Tahoma"/>
          <w:noProof/>
          <w:sz w:val="22"/>
          <w:szCs w:val="22"/>
          <w:lang w:val="fr-CA" w:eastAsia="fr-CA"/>
        </w:rPr>
        <w:lastRenderedPageBreak/>
        <w:drawing>
          <wp:inline distT="0" distB="0" distL="0" distR="0" wp14:anchorId="0CC4C7C8" wp14:editId="6AB46FC3">
            <wp:extent cx="6123685" cy="4592763"/>
            <wp:effectExtent l="0" t="0" r="0" b="0"/>
            <wp:docPr id="1682" name="Picture 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 name="Picture 168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137738" cy="4603303"/>
                    </a:xfrm>
                    <a:prstGeom prst="rect">
                      <a:avLst/>
                    </a:prstGeom>
                    <a:noFill/>
                  </pic:spPr>
                </pic:pic>
              </a:graphicData>
            </a:graphic>
          </wp:inline>
        </w:drawing>
      </w:r>
    </w:p>
    <w:p w14:paraId="53C2DF6B" w14:textId="14E17D26" w:rsidR="007E0DD7" w:rsidRPr="00B53A0D" w:rsidRDefault="007E0DD7" w:rsidP="007E0DD7">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1</w:t>
      </w:r>
      <w:r w:rsidR="0040248D">
        <w:rPr>
          <w:rFonts w:cs="Tahoma"/>
          <w:szCs w:val="22"/>
        </w:rPr>
        <w:fldChar w:fldCharType="end"/>
      </w:r>
      <w:r w:rsidRPr="00B53A0D">
        <w:rPr>
          <w:rFonts w:cs="Tahoma"/>
          <w:szCs w:val="22"/>
        </w:rPr>
        <w:t>. Ad Hoc Conference Call Flow Using SIP</w:t>
      </w:r>
    </w:p>
    <w:p w14:paraId="7601F4C5" w14:textId="77777777"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t>The transfer-from PSAP creates a conference by first sending an INVITE with specified Media in the SDP to a conference application, using a URI that is known by/provisioned at the transfer-from</w:t>
      </w:r>
      <w:r w:rsidRPr="00B53A0D" w:rsidDel="00AA786E">
        <w:rPr>
          <w:rFonts w:cs="Tahoma"/>
          <w:szCs w:val="24"/>
        </w:rPr>
        <w:t xml:space="preserve"> </w:t>
      </w:r>
      <w:r w:rsidRPr="00B53A0D">
        <w:rPr>
          <w:rFonts w:cs="Tahoma"/>
          <w:szCs w:val="24"/>
        </w:rPr>
        <w:t>PSAP.</w:t>
      </w:r>
    </w:p>
    <w:p w14:paraId="44180ECB" w14:textId="7BA2F5CD"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t>The Conference Application responds by sending a 302 Moved message, which redirects the transfer-from</w:t>
      </w:r>
      <w:r w:rsidRPr="00B53A0D" w:rsidDel="00AA786E">
        <w:rPr>
          <w:rFonts w:cs="Tahoma"/>
          <w:szCs w:val="24"/>
        </w:rPr>
        <w:t xml:space="preserve"> </w:t>
      </w:r>
      <w:r w:rsidRPr="00B53A0D">
        <w:rPr>
          <w:rFonts w:cs="Tahoma"/>
          <w:szCs w:val="24"/>
        </w:rPr>
        <w:t xml:space="preserve">PSAP to the conference </w:t>
      </w:r>
      <w:r w:rsidR="005C681F" w:rsidRPr="00B53A0D">
        <w:rPr>
          <w:rFonts w:cs="Tahoma"/>
          <w:szCs w:val="24"/>
        </w:rPr>
        <w:t>bridge and</w:t>
      </w:r>
      <w:r w:rsidRPr="00B53A0D">
        <w:rPr>
          <w:rFonts w:cs="Tahoma"/>
          <w:szCs w:val="24"/>
        </w:rPr>
        <w:t xml:space="preserve"> provides the Conference</w:t>
      </w:r>
      <w:r w:rsidR="009459BE">
        <w:rPr>
          <w:rFonts w:cs="Tahoma"/>
          <w:szCs w:val="24"/>
        </w:rPr>
        <w:t xml:space="preserve"> URI</w:t>
      </w:r>
      <w:r w:rsidRPr="00B53A0D">
        <w:rPr>
          <w:rFonts w:cs="Tahoma"/>
          <w:szCs w:val="24"/>
        </w:rPr>
        <w:t xml:space="preserve"> that SHOULD be used for the conference.</w:t>
      </w:r>
    </w:p>
    <w:p w14:paraId="69FC6ADE" w14:textId="77777777"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t>The transfer-from</w:t>
      </w:r>
      <w:r w:rsidRPr="00B53A0D" w:rsidDel="00AA786E">
        <w:rPr>
          <w:rFonts w:cs="Tahoma"/>
          <w:szCs w:val="24"/>
        </w:rPr>
        <w:t xml:space="preserve"> </w:t>
      </w:r>
      <w:r w:rsidRPr="00B53A0D">
        <w:rPr>
          <w:rFonts w:cs="Tahoma"/>
          <w:szCs w:val="24"/>
        </w:rPr>
        <w:t xml:space="preserve">PSAP acknowledges the receipt of the 302 Moved </w:t>
      </w:r>
      <w:proofErr w:type="gramStart"/>
      <w:r w:rsidRPr="00B53A0D">
        <w:rPr>
          <w:rFonts w:cs="Tahoma"/>
          <w:szCs w:val="24"/>
        </w:rPr>
        <w:t>message</w:t>
      </w:r>
      <w:proofErr w:type="gramEnd"/>
      <w:r w:rsidRPr="00B53A0D">
        <w:rPr>
          <w:rFonts w:cs="Tahoma"/>
          <w:szCs w:val="24"/>
        </w:rPr>
        <w:t>.</w:t>
      </w:r>
    </w:p>
    <w:p w14:paraId="139CC0C9" w14:textId="77777777"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lastRenderedPageBreak/>
        <w:t>The transfer-from</w:t>
      </w:r>
      <w:r w:rsidRPr="00B53A0D" w:rsidDel="00AA786E">
        <w:rPr>
          <w:rFonts w:cs="Tahoma"/>
          <w:szCs w:val="24"/>
        </w:rPr>
        <w:t xml:space="preserve"> </w:t>
      </w:r>
      <w:r w:rsidRPr="00B53A0D">
        <w:rPr>
          <w:rFonts w:cs="Tahoma"/>
          <w:szCs w:val="24"/>
        </w:rPr>
        <w:t>PSAP generates an INVITE with specified Media in the SDP to establish a session with the conference bridge</w:t>
      </w:r>
      <w:r w:rsidRPr="00B53A0D">
        <w:rPr>
          <w:rStyle w:val="FootnoteReference"/>
          <w:rFonts w:cs="Tahoma"/>
          <w:sz w:val="18"/>
          <w:szCs w:val="18"/>
        </w:rPr>
        <w:footnoteReference w:id="3"/>
      </w:r>
      <w:r w:rsidRPr="00B53A0D">
        <w:rPr>
          <w:rFonts w:cs="Tahoma"/>
          <w:szCs w:val="24"/>
        </w:rPr>
        <w:t>.</w:t>
      </w:r>
    </w:p>
    <w:p w14:paraId="7F9C9557" w14:textId="77777777"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t>The conference bridge responds to the INVITE by returning a 180 Ringing message.</w:t>
      </w:r>
    </w:p>
    <w:p w14:paraId="351A1EE5" w14:textId="77777777"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t>The conference bridge then returns a 200 OK message, and a media session is established between the transfer-from</w:t>
      </w:r>
      <w:r w:rsidRPr="00B53A0D" w:rsidDel="00AA786E">
        <w:rPr>
          <w:rFonts w:cs="Tahoma"/>
          <w:szCs w:val="24"/>
        </w:rPr>
        <w:t xml:space="preserve"> </w:t>
      </w:r>
      <w:r w:rsidRPr="00B53A0D">
        <w:rPr>
          <w:rFonts w:cs="Tahoma"/>
          <w:szCs w:val="24"/>
        </w:rPr>
        <w:t>PSAP and the conference bridge.</w:t>
      </w:r>
    </w:p>
    <w:p w14:paraId="46200D6F" w14:textId="77777777"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t>The transfer-from</w:t>
      </w:r>
      <w:r w:rsidRPr="00B53A0D" w:rsidDel="00AA786E">
        <w:rPr>
          <w:rFonts w:cs="Tahoma"/>
          <w:szCs w:val="24"/>
        </w:rPr>
        <w:t xml:space="preserve"> </w:t>
      </w:r>
      <w:r w:rsidRPr="00B53A0D">
        <w:rPr>
          <w:rFonts w:cs="Tahoma"/>
          <w:szCs w:val="24"/>
        </w:rPr>
        <w:t>PSAP returns an ACK message in response to the 200 OK.</w:t>
      </w:r>
    </w:p>
    <w:p w14:paraId="56B037C9" w14:textId="77777777" w:rsidR="007E0DD7" w:rsidRPr="00B53A0D" w:rsidRDefault="007E0DD7" w:rsidP="00624BB8">
      <w:pPr>
        <w:pStyle w:val="BodyText"/>
        <w:spacing w:before="80" w:after="80"/>
        <w:ind w:left="720" w:hanging="360"/>
        <w:contextualSpacing/>
        <w:rPr>
          <w:rFonts w:cs="Tahoma"/>
          <w:szCs w:val="24"/>
        </w:rPr>
      </w:pPr>
      <w:r w:rsidRPr="00B53A0D">
        <w:rPr>
          <w:rFonts w:cs="Tahoma"/>
          <w:i/>
          <w:szCs w:val="24"/>
        </w:rPr>
        <w:t>Media: If SDP includes media-type specification for audio and/or video and/or RTT, then RTP media is exchanged. If SDP includes media-type specification for MSRP, then MSRP messages are exchanged.</w:t>
      </w:r>
    </w:p>
    <w:p w14:paraId="4158F967" w14:textId="77777777" w:rsidR="007E0DD7" w:rsidRPr="00B53A0D" w:rsidRDefault="007E0DD7" w:rsidP="00624BB8">
      <w:pPr>
        <w:pStyle w:val="BodyText"/>
        <w:numPr>
          <w:ilvl w:val="0"/>
          <w:numId w:val="63"/>
        </w:numPr>
        <w:spacing w:before="80" w:after="80"/>
        <w:ind w:left="720"/>
        <w:contextualSpacing/>
        <w:rPr>
          <w:rFonts w:cs="Tahoma"/>
          <w:szCs w:val="24"/>
        </w:rPr>
      </w:pPr>
      <w:r w:rsidRPr="00B53A0D">
        <w:rPr>
          <w:rFonts w:cs="Tahoma"/>
          <w:szCs w:val="24"/>
        </w:rPr>
        <w:t>through 11. Once the media session is established, the transfer-from</w:t>
      </w:r>
      <w:r w:rsidRPr="00B53A0D" w:rsidDel="00AA786E">
        <w:rPr>
          <w:rFonts w:cs="Tahoma"/>
          <w:szCs w:val="24"/>
        </w:rPr>
        <w:t xml:space="preserve"> </w:t>
      </w:r>
      <w:r w:rsidRPr="00B53A0D">
        <w:rPr>
          <w:rFonts w:cs="Tahoma"/>
          <w:szCs w:val="24"/>
        </w:rPr>
        <w:t xml:space="preserve">PSAP subscribes to the conference associated with the URI obtained from the Contact header field provided in the 200 OK message from the conference bridge. </w:t>
      </w:r>
    </w:p>
    <w:p w14:paraId="0D64C707" w14:textId="6BB73518" w:rsidR="007E0DD7" w:rsidRPr="00B53A0D" w:rsidRDefault="007E0DD7" w:rsidP="00EF38F9">
      <w:pPr>
        <w:pStyle w:val="Heading5"/>
      </w:pPr>
      <w:bookmarkStart w:id="109" w:name="_Toc246520879"/>
      <w:bookmarkStart w:id="110" w:name="_Ref200023596"/>
      <w:r w:rsidRPr="00B53A0D">
        <w:t>Transfer-from PSAP Asks Bridge to Invite the Caller to the Conference</w:t>
      </w:r>
      <w:bookmarkEnd w:id="109"/>
      <w:bookmarkEnd w:id="110"/>
    </w:p>
    <w:p w14:paraId="6E340C84" w14:textId="7A4014CA" w:rsidR="007E0DD7" w:rsidRPr="00B53A0D" w:rsidRDefault="007E0DD7" w:rsidP="007E0DD7">
      <w:pPr>
        <w:rPr>
          <w:rFonts w:cs="Tahoma"/>
          <w:szCs w:val="24"/>
        </w:rPr>
      </w:pPr>
      <w:r w:rsidRPr="00B53A0D">
        <w:rPr>
          <w:rFonts w:cs="Tahoma"/>
          <w:szCs w:val="24"/>
        </w:rPr>
        <w:t xml:space="preserve">This flow is based on </w:t>
      </w:r>
      <w:r w:rsidR="00117C77">
        <w:rPr>
          <w:rFonts w:cs="Tahoma"/>
          <w:szCs w:val="24"/>
        </w:rPr>
        <w:t>section</w:t>
      </w:r>
      <w:r w:rsidRPr="00B53A0D">
        <w:rPr>
          <w:rFonts w:cs="Tahoma"/>
          <w:szCs w:val="24"/>
        </w:rPr>
        <w:t xml:space="preserve"> 5.10 of RFC 4579 </w:t>
      </w:r>
      <w:r w:rsidRPr="00B53A0D">
        <w:rPr>
          <w:rFonts w:cs="Tahoma"/>
          <w:szCs w:val="24"/>
        </w:rPr>
        <w:fldChar w:fldCharType="begin"/>
      </w:r>
      <w:r w:rsidRPr="00B53A0D">
        <w:rPr>
          <w:rFonts w:cs="Tahoma"/>
          <w:szCs w:val="24"/>
        </w:rPr>
        <w:instrText xml:space="preserve"> REF _Ref521829945 \r \h  \* MERGEFORMAT </w:instrText>
      </w:r>
      <w:r w:rsidRPr="00B53A0D">
        <w:rPr>
          <w:rFonts w:cs="Tahoma"/>
          <w:szCs w:val="24"/>
        </w:rPr>
      </w:r>
      <w:r w:rsidRPr="00B53A0D">
        <w:rPr>
          <w:rFonts w:cs="Tahoma"/>
          <w:szCs w:val="24"/>
        </w:rPr>
        <w:fldChar w:fldCharType="separate"/>
      </w:r>
      <w:r w:rsidR="002E4E37">
        <w:rPr>
          <w:rFonts w:cs="Tahoma"/>
          <w:szCs w:val="24"/>
        </w:rPr>
        <w:t>[39]</w:t>
      </w:r>
      <w:r w:rsidRPr="00B53A0D">
        <w:rPr>
          <w:rFonts w:cs="Tahoma"/>
          <w:szCs w:val="24"/>
        </w:rPr>
        <w:fldChar w:fldCharType="end"/>
      </w:r>
      <w:r w:rsidRPr="00B53A0D">
        <w:rPr>
          <w:rFonts w:cs="Tahoma"/>
          <w:szCs w:val="24"/>
        </w:rPr>
        <w:t xml:space="preserve">. </w:t>
      </w:r>
    </w:p>
    <w:p w14:paraId="43A723E4" w14:textId="12FEC39D" w:rsidR="001820D4" w:rsidRPr="00B53A0D" w:rsidRDefault="00BA1052" w:rsidP="00E43FE5">
      <w:pPr>
        <w:pStyle w:val="BodyText"/>
        <w:tabs>
          <w:tab w:val="left" w:pos="540"/>
        </w:tabs>
        <w:jc w:val="center"/>
        <w:rPr>
          <w:rFonts w:cs="Tahoma"/>
          <w:szCs w:val="24"/>
        </w:rPr>
      </w:pPr>
      <w:commentRangeStart w:id="111"/>
      <w:r w:rsidRPr="00B53A0D">
        <w:rPr>
          <w:rFonts w:cs="Tahoma"/>
          <w:noProof/>
          <w:sz w:val="22"/>
          <w:szCs w:val="22"/>
          <w:lang w:val="fr-CA" w:eastAsia="fr-CA"/>
        </w:rPr>
        <w:lastRenderedPageBreak/>
        <w:drawing>
          <wp:inline distT="0" distB="0" distL="0" distR="0" wp14:anchorId="52A32A76" wp14:editId="6894BB91">
            <wp:extent cx="6081824" cy="4561367"/>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087776" cy="4565831"/>
                    </a:xfrm>
                    <a:prstGeom prst="rect">
                      <a:avLst/>
                    </a:prstGeom>
                    <a:noFill/>
                    <a:ln w="9525">
                      <a:noFill/>
                      <a:miter lim="800000"/>
                      <a:headEnd/>
                      <a:tailEnd/>
                    </a:ln>
                  </pic:spPr>
                </pic:pic>
              </a:graphicData>
            </a:graphic>
          </wp:inline>
        </w:drawing>
      </w:r>
      <w:commentRangeEnd w:id="111"/>
      <w:r w:rsidR="00EF1811">
        <w:rPr>
          <w:rStyle w:val="CommentReference"/>
        </w:rPr>
        <w:commentReference w:id="111"/>
      </w:r>
    </w:p>
    <w:p w14:paraId="70C16CF6" w14:textId="681F31A7" w:rsidR="00E43FE5" w:rsidRPr="00B53A0D" w:rsidRDefault="00E43FE5" w:rsidP="00E43FE5">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2</w:t>
      </w:r>
      <w:r w:rsidR="0040248D">
        <w:rPr>
          <w:rFonts w:cs="Tahoma"/>
          <w:szCs w:val="22"/>
        </w:rPr>
        <w:fldChar w:fldCharType="end"/>
      </w:r>
      <w:r w:rsidRPr="00B53A0D">
        <w:rPr>
          <w:rFonts w:cs="Tahoma"/>
          <w:szCs w:val="22"/>
        </w:rPr>
        <w:t xml:space="preserve"> Transfer-from PSAP Asks Bridge to Invite the Caller to the Conference</w:t>
      </w:r>
    </w:p>
    <w:p w14:paraId="42D0D877" w14:textId="3FFEF28B" w:rsidR="007721CC" w:rsidRPr="00B53A0D" w:rsidRDefault="00E43FE5" w:rsidP="00DE2747">
      <w:pPr>
        <w:pStyle w:val="BodyText"/>
        <w:numPr>
          <w:ilvl w:val="0"/>
          <w:numId w:val="64"/>
        </w:numPr>
        <w:spacing w:before="80" w:after="80"/>
        <w:ind w:left="720"/>
        <w:contextualSpacing/>
        <w:rPr>
          <w:rFonts w:cs="Tahoma"/>
          <w:szCs w:val="24"/>
        </w:rPr>
      </w:pPr>
      <w:r w:rsidRPr="00B53A0D">
        <w:rPr>
          <w:rFonts w:cs="Tahoma"/>
          <w:szCs w:val="24"/>
        </w:rPr>
        <w:t xml:space="preserve">After the transfer-from PSAP establishes the conference, it sends a REFER method to the conference bridge asking it to invite the </w:t>
      </w:r>
      <w:ins w:id="112" w:author="Daniel Mongrain" w:date="2026-05-25T16:48:00Z">
        <w:r w:rsidR="00EF1811" w:rsidRPr="00EF1811">
          <w:rPr>
            <w:rFonts w:cs="Tahoma"/>
            <w:szCs w:val="24"/>
          </w:rPr>
          <w:t>existing call’s Contac</w:t>
        </w:r>
        <w:r w:rsidR="00EF1811">
          <w:rPr>
            <w:rFonts w:cs="Tahoma"/>
            <w:szCs w:val="24"/>
          </w:rPr>
          <w:t xml:space="preserve">t </w:t>
        </w:r>
      </w:ins>
      <w:del w:id="113" w:author="Daniel Mongrain" w:date="2026-05-25T16:48:00Z">
        <w:r w:rsidRPr="00B53A0D" w:rsidDel="00EF1811">
          <w:rPr>
            <w:rFonts w:cs="Tahoma"/>
            <w:szCs w:val="24"/>
          </w:rPr>
          <w:delText xml:space="preserve">caller </w:delText>
        </w:r>
      </w:del>
      <w:r w:rsidRPr="00B53A0D">
        <w:rPr>
          <w:rFonts w:cs="Tahoma"/>
          <w:szCs w:val="24"/>
        </w:rPr>
        <w:t>to the conference. The REFER method contains an escaped Replaces header field value in the URI included in the Refer-To header field</w:t>
      </w:r>
      <w:ins w:id="114" w:author="Daniel Mongrain" w:date="2026-05-25T16:48:00Z">
        <w:r w:rsidR="00EF1811" w:rsidRPr="00EF1811">
          <w:rPr>
            <w:rFonts w:cs="Tahoma"/>
            <w:szCs w:val="24"/>
          </w:rPr>
          <w:t>, addressing the Contact URI learned from the either the received INVITE or the 200 OK of the outgoing call</w:t>
        </w:r>
      </w:ins>
      <w:r w:rsidRPr="00B53A0D">
        <w:rPr>
          <w:rFonts w:cs="Tahoma"/>
          <w:szCs w:val="24"/>
        </w:rPr>
        <w:t>.</w:t>
      </w:r>
    </w:p>
    <w:p w14:paraId="610D359B"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bridge returns a 200 OK message to the transfer-from PSAP.</w:t>
      </w:r>
    </w:p>
    <w:p w14:paraId="52CE561F" w14:textId="77777777" w:rsidR="007721CC" w:rsidRPr="00B53A0D" w:rsidRDefault="007721CC" w:rsidP="00DE2747">
      <w:pPr>
        <w:pStyle w:val="BodyText"/>
        <w:numPr>
          <w:ilvl w:val="0"/>
          <w:numId w:val="64"/>
        </w:numPr>
        <w:spacing w:before="80" w:after="80"/>
        <w:ind w:left="720"/>
        <w:contextualSpacing/>
        <w:rPr>
          <w:rFonts w:cs="Tahoma"/>
          <w:szCs w:val="24"/>
        </w:rPr>
      </w:pPr>
      <w:commentRangeStart w:id="115"/>
      <w:r w:rsidRPr="00B53A0D">
        <w:rPr>
          <w:rFonts w:cs="Tahoma"/>
          <w:szCs w:val="24"/>
        </w:rPr>
        <w:lastRenderedPageBreak/>
        <w:t>The bridge then returns a NOTIFY message, indicating the subscription state of the REFER request (i.e., active).</w:t>
      </w:r>
      <w:commentRangeEnd w:id="115"/>
      <w:r w:rsidR="00EF38F9">
        <w:rPr>
          <w:rStyle w:val="CommentReference"/>
        </w:rPr>
        <w:commentReference w:id="115"/>
      </w:r>
    </w:p>
    <w:p w14:paraId="50CAC2CB"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transfer-from PSAP returns a 200 OK in response to the NOTIFY message.</w:t>
      </w:r>
    </w:p>
    <w:p w14:paraId="0D9FD64B" w14:textId="00DF20CF"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 xml:space="preserve">The bridge invites the </w:t>
      </w:r>
      <w:ins w:id="116" w:author="Daniel Mongrain" w:date="2026-05-25T16:49:00Z">
        <w:r w:rsidR="00EF1811" w:rsidRPr="00EF1811">
          <w:rPr>
            <w:rFonts w:cs="Tahoma"/>
            <w:szCs w:val="24"/>
          </w:rPr>
          <w:t>existing call’s Contact</w:t>
        </w:r>
        <w:r w:rsidR="00EF1811" w:rsidRPr="00EF1811" w:rsidDel="00EF1811">
          <w:rPr>
            <w:rFonts w:cs="Tahoma"/>
            <w:szCs w:val="24"/>
          </w:rPr>
          <w:t xml:space="preserve"> </w:t>
        </w:r>
      </w:ins>
      <w:del w:id="117" w:author="Daniel Mongrain" w:date="2026-05-25T16:49:00Z">
        <w:r w:rsidRPr="00B53A0D" w:rsidDel="00EF1811">
          <w:rPr>
            <w:rFonts w:cs="Tahoma"/>
            <w:szCs w:val="24"/>
          </w:rPr>
          <w:delText xml:space="preserve">caller </w:delText>
        </w:r>
      </w:del>
      <w:r w:rsidRPr="00B53A0D">
        <w:rPr>
          <w:rFonts w:cs="Tahoma"/>
          <w:szCs w:val="24"/>
        </w:rPr>
        <w:t xml:space="preserve">to the conference by sending an INVITE method containing the </w:t>
      </w:r>
      <w:r w:rsidR="00860609" w:rsidRPr="00860609">
        <w:rPr>
          <w:rFonts w:cs="Tahoma"/>
          <w:color w:val="333333"/>
          <w:szCs w:val="24"/>
        </w:rPr>
        <w:t>Conference URI</w:t>
      </w:r>
      <w:r w:rsidRPr="00B53A0D">
        <w:rPr>
          <w:rFonts w:cs="Tahoma"/>
          <w:szCs w:val="24"/>
        </w:rPr>
        <w:t xml:space="preserve"> and a Replaces header field that references the leg between the caller and the transfer-from PSAP and specified Media in the SDP.</w:t>
      </w:r>
    </w:p>
    <w:p w14:paraId="47ECA7FA" w14:textId="054AF303"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 xml:space="preserve">The </w:t>
      </w:r>
      <w:ins w:id="118" w:author="Daniel Mongrain" w:date="2026-05-25T16:49:00Z">
        <w:r w:rsidR="00EF1811" w:rsidRPr="00EF1811">
          <w:rPr>
            <w:rFonts w:cs="Tahoma"/>
            <w:szCs w:val="24"/>
          </w:rPr>
          <w:t>existing call’s Contact</w:t>
        </w:r>
        <w:r w:rsidR="00EF1811" w:rsidRPr="00EF1811" w:rsidDel="00EF1811">
          <w:rPr>
            <w:rFonts w:cs="Tahoma"/>
            <w:szCs w:val="24"/>
          </w:rPr>
          <w:t xml:space="preserve"> </w:t>
        </w:r>
      </w:ins>
      <w:del w:id="119" w:author="Daniel Mongrain" w:date="2026-05-25T16:49:00Z">
        <w:r w:rsidRPr="00B53A0D" w:rsidDel="00EF1811">
          <w:rPr>
            <w:rFonts w:cs="Tahoma"/>
            <w:szCs w:val="24"/>
          </w:rPr>
          <w:delText xml:space="preserve">caller </w:delText>
        </w:r>
      </w:del>
      <w:r w:rsidRPr="00B53A0D">
        <w:rPr>
          <w:rFonts w:cs="Tahoma"/>
          <w:szCs w:val="24"/>
        </w:rPr>
        <w:t>accepts the invitation by returning a 200 OK message.</w:t>
      </w:r>
    </w:p>
    <w:p w14:paraId="5CF50C84"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bridge acknowledges receipt of the 200 OK message by returning an ACK.</w:t>
      </w:r>
    </w:p>
    <w:p w14:paraId="3FEE16F8" w14:textId="77777777" w:rsidR="007721CC" w:rsidRPr="00B53A0D" w:rsidRDefault="007721CC" w:rsidP="00624BB8">
      <w:pPr>
        <w:pStyle w:val="BodyText"/>
        <w:ind w:left="720" w:hanging="360"/>
        <w:contextualSpacing/>
        <w:rPr>
          <w:rFonts w:cs="Tahoma"/>
          <w:i/>
          <w:szCs w:val="24"/>
        </w:rPr>
      </w:pPr>
      <w:r w:rsidRPr="00B53A0D">
        <w:rPr>
          <w:rFonts w:cs="Tahoma"/>
          <w:i/>
          <w:szCs w:val="24"/>
        </w:rPr>
        <w:t>A media session is established between the caller and the bridge.</w:t>
      </w:r>
    </w:p>
    <w:p w14:paraId="2BF3FAF7" w14:textId="77777777" w:rsidR="007721CC" w:rsidRPr="00B53A0D" w:rsidRDefault="007721CC" w:rsidP="00624BB8">
      <w:pPr>
        <w:pStyle w:val="BodyText"/>
        <w:ind w:left="720" w:hanging="360"/>
        <w:contextualSpacing/>
        <w:rPr>
          <w:rFonts w:cs="Tahoma"/>
          <w:i/>
          <w:szCs w:val="24"/>
        </w:rPr>
      </w:pPr>
      <w:r w:rsidRPr="00B53A0D">
        <w:rPr>
          <w:rFonts w:cs="Tahoma"/>
          <w:i/>
          <w:szCs w:val="24"/>
        </w:rPr>
        <w:t>If SDP includes media-type specification for audio and/or video and/or RTT, then RTP media is exchanged. If SDP includes media-type specification for MSRP, then MSRP messages are exchanged.</w:t>
      </w:r>
    </w:p>
    <w:p w14:paraId="49EFAB86" w14:textId="1D86620D"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 xml:space="preserve">The </w:t>
      </w:r>
      <w:ins w:id="120" w:author="Daniel Mongrain" w:date="2026-05-25T16:49:00Z">
        <w:r w:rsidR="00EF1811" w:rsidRPr="00EF1811">
          <w:rPr>
            <w:rFonts w:cs="Tahoma"/>
            <w:szCs w:val="24"/>
          </w:rPr>
          <w:t>existing call’s Contact</w:t>
        </w:r>
        <w:r w:rsidR="00EF1811" w:rsidRPr="00EF1811" w:rsidDel="00EF1811">
          <w:rPr>
            <w:rFonts w:cs="Tahoma"/>
            <w:szCs w:val="24"/>
          </w:rPr>
          <w:t xml:space="preserve"> </w:t>
        </w:r>
      </w:ins>
      <w:del w:id="121" w:author="Daniel Mongrain" w:date="2026-05-25T16:49:00Z">
        <w:r w:rsidRPr="00B53A0D" w:rsidDel="00EF1811">
          <w:rPr>
            <w:rFonts w:cs="Tahoma"/>
            <w:szCs w:val="24"/>
          </w:rPr>
          <w:delText xml:space="preserve">caller </w:delText>
        </w:r>
      </w:del>
      <w:r w:rsidRPr="00B53A0D">
        <w:rPr>
          <w:rFonts w:cs="Tahoma"/>
          <w:szCs w:val="24"/>
        </w:rPr>
        <w:t>releases the connection to the transfer-from PSAP by sending a BYE message.</w:t>
      </w:r>
    </w:p>
    <w:p w14:paraId="0A940CB3"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transfer-from PSAP responds by returning a 200 OK message.</w:t>
      </w:r>
    </w:p>
    <w:p w14:paraId="6CB7DA69" w14:textId="77777777" w:rsidR="007721CC" w:rsidRPr="00B53A0D" w:rsidRDefault="007721CC" w:rsidP="00DE2747">
      <w:pPr>
        <w:pStyle w:val="BodyText"/>
        <w:numPr>
          <w:ilvl w:val="0"/>
          <w:numId w:val="64"/>
        </w:numPr>
        <w:spacing w:before="80" w:after="80"/>
        <w:ind w:left="720"/>
        <w:contextualSpacing/>
        <w:rPr>
          <w:rFonts w:cs="Tahoma"/>
          <w:szCs w:val="24"/>
        </w:rPr>
      </w:pPr>
      <w:commentRangeStart w:id="122"/>
      <w:r w:rsidRPr="00B53A0D">
        <w:rPr>
          <w:rFonts w:cs="Tahoma"/>
          <w:szCs w:val="24"/>
        </w:rPr>
        <w:t>The bridge sends a NOTIFY message to the transfer-from PSAP to provide REFER processing status.</w:t>
      </w:r>
      <w:commentRangeEnd w:id="122"/>
      <w:r w:rsidR="00EF38F9">
        <w:rPr>
          <w:rStyle w:val="CommentReference"/>
        </w:rPr>
        <w:commentReference w:id="122"/>
      </w:r>
    </w:p>
    <w:p w14:paraId="6442CE80"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transfer-from PSAP responds by returning a 200 OK message.</w:t>
      </w:r>
    </w:p>
    <w:p w14:paraId="71F8F51D"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bridge sends a NOTIFY message to the transfer-from PSAP to provide updated status associated with the conference state.</w:t>
      </w:r>
    </w:p>
    <w:p w14:paraId="76E059F6"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transfer-from PSAP responds by returning a 200 OK message.</w:t>
      </w:r>
    </w:p>
    <w:p w14:paraId="17E81919" w14:textId="04C57298"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 xml:space="preserve">The caller subscribes to the conference associated with the Conference </w:t>
      </w:r>
      <w:r w:rsidR="00196EC6">
        <w:rPr>
          <w:rFonts w:cs="Tahoma"/>
          <w:szCs w:val="24"/>
        </w:rPr>
        <w:t>URI</w:t>
      </w:r>
      <w:r w:rsidR="00196EC6" w:rsidRPr="00B53A0D">
        <w:rPr>
          <w:rFonts w:cs="Tahoma"/>
          <w:szCs w:val="24"/>
        </w:rPr>
        <w:t xml:space="preserve"> </w:t>
      </w:r>
      <w:r w:rsidRPr="00B53A0D">
        <w:rPr>
          <w:rFonts w:cs="Tahoma"/>
          <w:szCs w:val="24"/>
        </w:rPr>
        <w:t>provided in the INVITE message from the bridge by sending a SUBSCRIBE message to the bridge. (Optional)</w:t>
      </w:r>
    </w:p>
    <w:p w14:paraId="3E1788C2"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bridge acknowledges the subscription request by sending a 200 OK message back to the caller. (Optional)</w:t>
      </w:r>
    </w:p>
    <w:p w14:paraId="27E6488E" w14:textId="77777777" w:rsidR="007721CC" w:rsidRPr="00B53A0D" w:rsidRDefault="007721CC" w:rsidP="00DE2747">
      <w:pPr>
        <w:pStyle w:val="BodyText"/>
        <w:numPr>
          <w:ilvl w:val="0"/>
          <w:numId w:val="64"/>
        </w:numPr>
        <w:spacing w:before="80" w:after="80"/>
        <w:ind w:left="720"/>
        <w:contextualSpacing/>
        <w:rPr>
          <w:rFonts w:cs="Tahoma"/>
          <w:szCs w:val="24"/>
        </w:rPr>
      </w:pPr>
      <w:r w:rsidRPr="00B53A0D">
        <w:rPr>
          <w:rFonts w:cs="Tahoma"/>
          <w:szCs w:val="24"/>
        </w:rPr>
        <w:t>The bridge then returns a NOTIFY message to the caller to provide subscription status information. (Optional)</w:t>
      </w:r>
    </w:p>
    <w:p w14:paraId="71B1D834" w14:textId="77777777" w:rsidR="00D12B72" w:rsidRPr="00D12B72" w:rsidRDefault="007721CC" w:rsidP="00DE2747">
      <w:pPr>
        <w:pStyle w:val="BodyText"/>
        <w:numPr>
          <w:ilvl w:val="0"/>
          <w:numId w:val="64"/>
        </w:numPr>
        <w:spacing w:before="80" w:after="80"/>
        <w:ind w:left="720"/>
        <w:contextualSpacing/>
        <w:rPr>
          <w:rFonts w:cs="Tahoma"/>
          <w:sz w:val="22"/>
          <w:szCs w:val="22"/>
        </w:rPr>
      </w:pPr>
      <w:r w:rsidRPr="00B53A0D">
        <w:rPr>
          <w:rFonts w:cs="Tahoma"/>
          <w:szCs w:val="24"/>
        </w:rPr>
        <w:t>The caller responds by returning a 200 OK message. (Optional)</w:t>
      </w:r>
    </w:p>
    <w:p w14:paraId="60926356" w14:textId="77777777" w:rsidR="00CD675A" w:rsidRDefault="00CD675A" w:rsidP="00CD675A">
      <w:pPr>
        <w:pStyle w:val="BodyText"/>
        <w:spacing w:before="80" w:after="80"/>
        <w:contextualSpacing/>
        <w:rPr>
          <w:rFonts w:cs="Tahoma"/>
          <w:szCs w:val="24"/>
        </w:rPr>
      </w:pPr>
    </w:p>
    <w:p w14:paraId="074239CB" w14:textId="6B110319" w:rsidR="00CD675A" w:rsidRPr="00B53A0D" w:rsidRDefault="00CD675A" w:rsidP="00CD675A">
      <w:pPr>
        <w:pStyle w:val="Heading5"/>
        <w:ind w:left="1440" w:hanging="1440"/>
      </w:pPr>
      <w:bookmarkStart w:id="123" w:name="_Ref124417307"/>
      <w:bookmarkStart w:id="124" w:name="_Toc246520880"/>
      <w:r w:rsidRPr="00B53A0D">
        <w:lastRenderedPageBreak/>
        <w:t>Transfer-to PSAP is Invited to the Conference</w:t>
      </w:r>
      <w:bookmarkEnd w:id="123"/>
      <w:bookmarkEnd w:id="124"/>
    </w:p>
    <w:p w14:paraId="12AFCF48" w14:textId="2ACE360F" w:rsidR="00CD675A" w:rsidRPr="00B53A0D" w:rsidRDefault="00CD675A" w:rsidP="00CD675A">
      <w:pPr>
        <w:pStyle w:val="BodyText"/>
        <w:rPr>
          <w:rFonts w:cs="Tahoma"/>
          <w:szCs w:val="24"/>
        </w:rPr>
      </w:pPr>
      <w:r w:rsidRPr="00B53A0D">
        <w:rPr>
          <w:rFonts w:cs="Tahoma"/>
          <w:szCs w:val="24"/>
        </w:rPr>
        <w:t xml:space="preserve">This flow is based on </w:t>
      </w:r>
      <w:r w:rsidR="00117C77">
        <w:rPr>
          <w:rFonts w:cs="Tahoma"/>
          <w:szCs w:val="24"/>
        </w:rPr>
        <w:t>section</w:t>
      </w:r>
      <w:r w:rsidRPr="00B53A0D">
        <w:rPr>
          <w:rFonts w:cs="Tahoma"/>
          <w:szCs w:val="24"/>
        </w:rPr>
        <w:t xml:space="preserve"> 5.5 of RFC 4579 </w:t>
      </w:r>
      <w:r w:rsidRPr="00B53A0D">
        <w:rPr>
          <w:rFonts w:cs="Tahoma"/>
          <w:szCs w:val="24"/>
        </w:rPr>
        <w:fldChar w:fldCharType="begin"/>
      </w:r>
      <w:r w:rsidRPr="00B53A0D">
        <w:rPr>
          <w:rFonts w:cs="Tahoma"/>
          <w:szCs w:val="24"/>
        </w:rPr>
        <w:instrText xml:space="preserve"> REF _Ref521829945 \r \h  \* MERGEFORMAT </w:instrText>
      </w:r>
      <w:r w:rsidRPr="00B53A0D">
        <w:rPr>
          <w:rFonts w:cs="Tahoma"/>
          <w:szCs w:val="24"/>
        </w:rPr>
      </w:r>
      <w:r w:rsidRPr="00B53A0D">
        <w:rPr>
          <w:rFonts w:cs="Tahoma"/>
          <w:szCs w:val="24"/>
        </w:rPr>
        <w:fldChar w:fldCharType="separate"/>
      </w:r>
      <w:r w:rsidR="002E4E37">
        <w:rPr>
          <w:rFonts w:cs="Tahoma"/>
          <w:szCs w:val="24"/>
        </w:rPr>
        <w:t>[39]</w:t>
      </w:r>
      <w:r w:rsidRPr="00B53A0D">
        <w:rPr>
          <w:rFonts w:cs="Tahoma"/>
          <w:szCs w:val="24"/>
        </w:rPr>
        <w:fldChar w:fldCharType="end"/>
      </w:r>
      <w:r w:rsidRPr="00B53A0D">
        <w:rPr>
          <w:rFonts w:cs="Tahoma"/>
          <w:szCs w:val="24"/>
        </w:rPr>
        <w:t>.</w:t>
      </w:r>
    </w:p>
    <w:p w14:paraId="49338BBE" w14:textId="77777777" w:rsidR="003D2C29" w:rsidRDefault="00AD7CF6" w:rsidP="00AD7CF6">
      <w:pPr>
        <w:pStyle w:val="BodyText"/>
        <w:spacing w:before="80" w:after="80"/>
        <w:contextualSpacing/>
        <w:jc w:val="center"/>
        <w:rPr>
          <w:rFonts w:cs="Tahoma"/>
          <w:sz w:val="22"/>
          <w:szCs w:val="22"/>
        </w:rPr>
      </w:pPr>
      <w:r w:rsidRPr="00B53A0D">
        <w:rPr>
          <w:rFonts w:cs="Tahoma"/>
          <w:noProof/>
          <w:sz w:val="22"/>
          <w:szCs w:val="22"/>
          <w:lang w:val="fr-CA" w:eastAsia="fr-CA"/>
        </w:rPr>
        <w:drawing>
          <wp:inline distT="0" distB="0" distL="0" distR="0" wp14:anchorId="25D5FC64" wp14:editId="04F3F029">
            <wp:extent cx="6152707" cy="4614530"/>
            <wp:effectExtent l="0" t="0" r="635"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173204" cy="4629903"/>
                    </a:xfrm>
                    <a:prstGeom prst="rect">
                      <a:avLst/>
                    </a:prstGeom>
                    <a:noFill/>
                    <a:ln w="9525">
                      <a:noFill/>
                      <a:miter lim="800000"/>
                      <a:headEnd/>
                      <a:tailEnd/>
                    </a:ln>
                  </pic:spPr>
                </pic:pic>
              </a:graphicData>
            </a:graphic>
          </wp:inline>
        </w:drawing>
      </w:r>
    </w:p>
    <w:p w14:paraId="4F20E813" w14:textId="2237BE1B" w:rsidR="003D2C29" w:rsidRPr="00B53A0D" w:rsidRDefault="003D2C29" w:rsidP="003D2C29">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3</w:t>
      </w:r>
      <w:r w:rsidR="0040248D">
        <w:rPr>
          <w:rFonts w:cs="Tahoma"/>
          <w:szCs w:val="22"/>
        </w:rPr>
        <w:fldChar w:fldCharType="end"/>
      </w:r>
      <w:r w:rsidRPr="00B53A0D">
        <w:rPr>
          <w:rFonts w:cs="Tahoma"/>
          <w:szCs w:val="22"/>
        </w:rPr>
        <w:t xml:space="preserve"> Secondary PSAP Invited to Conference</w:t>
      </w:r>
    </w:p>
    <w:p w14:paraId="0155E955" w14:textId="418BE60A" w:rsidR="00566CA6" w:rsidRPr="00C44C7E" w:rsidRDefault="00566CA6" w:rsidP="00624BB8">
      <w:pPr>
        <w:pStyle w:val="BodyText"/>
        <w:numPr>
          <w:ilvl w:val="0"/>
          <w:numId w:val="64"/>
        </w:numPr>
        <w:spacing w:before="0" w:after="0"/>
        <w:ind w:left="720"/>
        <w:contextualSpacing/>
        <w:rPr>
          <w:rFonts w:cs="Tahoma"/>
          <w:szCs w:val="24"/>
        </w:rPr>
      </w:pPr>
      <w:r w:rsidRPr="00624BB8">
        <w:rPr>
          <w:rFonts w:cs="Tahoma"/>
          <w:szCs w:val="24"/>
        </w:rPr>
        <w:t xml:space="preserve">The transfer-from PSAP sends a REFER method to the conference bridge asking it to invite the transfer-to PSAP to the conference. The REFER method contains the </w:t>
      </w:r>
      <w:r w:rsidR="00196EC6" w:rsidRPr="0021481C">
        <w:rPr>
          <w:rFonts w:cs="Tahoma"/>
          <w:color w:val="333333"/>
          <w:szCs w:val="24"/>
        </w:rPr>
        <w:t>Conference URI</w:t>
      </w:r>
      <w:r w:rsidRPr="00624BB8">
        <w:rPr>
          <w:rFonts w:cs="Tahoma"/>
          <w:szCs w:val="24"/>
        </w:rPr>
        <w:t xml:space="preserve"> and a Refer-To header field that contains the URI of the transfer-to PSAP. The REFER method also contains an </w:t>
      </w:r>
      <w:r w:rsidRPr="00C44C7E">
        <w:rPr>
          <w:rFonts w:cs="Tahoma"/>
          <w:szCs w:val="24"/>
        </w:rPr>
        <w:t xml:space="preserve">escaped Call-Info header field value </w:t>
      </w:r>
      <w:r w:rsidRPr="00C44C7E">
        <w:rPr>
          <w:rFonts w:cs="Tahoma"/>
          <w:szCs w:val="24"/>
        </w:rPr>
        <w:lastRenderedPageBreak/>
        <w:t xml:space="preserve">containing a reference URI that points to the EIDO data structure and a purpose parameter </w:t>
      </w:r>
      <w:proofErr w:type="gramStart"/>
      <w:r w:rsidRPr="00C44C7E">
        <w:rPr>
          <w:rFonts w:cs="Tahoma"/>
          <w:szCs w:val="24"/>
        </w:rPr>
        <w:t xml:space="preserve">of </w:t>
      </w:r>
      <w:r w:rsidR="0021481C" w:rsidRPr="00C44C7E">
        <w:rPr>
          <w:rFonts w:cs="Tahoma"/>
          <w:szCs w:val="24"/>
        </w:rPr>
        <w:t>”emergency</w:t>
      </w:r>
      <w:proofErr w:type="gramEnd"/>
      <w:r w:rsidR="0021481C" w:rsidRPr="00C44C7E">
        <w:rPr>
          <w:rFonts w:cs="Tahoma"/>
          <w:szCs w:val="24"/>
        </w:rPr>
        <w:t>-eido</w:t>
      </w:r>
      <w:r w:rsidRPr="00C44C7E">
        <w:rPr>
          <w:rFonts w:cs="Tahoma"/>
          <w:szCs w:val="24"/>
        </w:rPr>
        <w:t>”.</w:t>
      </w:r>
    </w:p>
    <w:p w14:paraId="57E5035F" w14:textId="77777777" w:rsidR="00566CA6" w:rsidRPr="00624BB8" w:rsidRDefault="00566CA6" w:rsidP="00624BB8">
      <w:pPr>
        <w:pStyle w:val="BodyText"/>
        <w:numPr>
          <w:ilvl w:val="0"/>
          <w:numId w:val="64"/>
        </w:numPr>
        <w:spacing w:before="0" w:after="0"/>
        <w:ind w:left="720"/>
        <w:contextualSpacing/>
        <w:rPr>
          <w:rFonts w:cs="Tahoma"/>
          <w:szCs w:val="24"/>
        </w:rPr>
      </w:pPr>
      <w:r w:rsidRPr="00C44C7E">
        <w:rPr>
          <w:rFonts w:cs="Tahoma"/>
          <w:szCs w:val="24"/>
        </w:rPr>
        <w:t>The bridge returns a 200 OK message to the transfer</w:t>
      </w:r>
      <w:r w:rsidRPr="00624BB8">
        <w:rPr>
          <w:rFonts w:cs="Tahoma"/>
          <w:szCs w:val="24"/>
        </w:rPr>
        <w:t>-from PSAP.</w:t>
      </w:r>
    </w:p>
    <w:p w14:paraId="07BF34C6"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bridge then returns a NOTIFY message, indicating that subscription state of the REFER request (i.e., active).</w:t>
      </w:r>
    </w:p>
    <w:p w14:paraId="4D584607"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transfer-from PSAP returns a 200 OK in response to the NOTIFY message.</w:t>
      </w:r>
    </w:p>
    <w:p w14:paraId="4E8359ED" w14:textId="20FA5FDE" w:rsidR="00566CA6" w:rsidRPr="00C44C7E" w:rsidRDefault="00566CA6" w:rsidP="00624BB8">
      <w:pPr>
        <w:pStyle w:val="BodyText"/>
        <w:numPr>
          <w:ilvl w:val="0"/>
          <w:numId w:val="64"/>
        </w:numPr>
        <w:spacing w:before="0" w:after="0"/>
        <w:ind w:left="720"/>
        <w:contextualSpacing/>
        <w:rPr>
          <w:rFonts w:cs="Tahoma"/>
          <w:szCs w:val="24"/>
        </w:rPr>
      </w:pPr>
      <w:r w:rsidRPr="00624BB8">
        <w:rPr>
          <w:rFonts w:cs="Tahoma"/>
          <w:szCs w:val="24"/>
        </w:rPr>
        <w:t xml:space="preserve">The bridge invites the transfer-to PSAP to the conference by sending an INVITE method with SDP containing the </w:t>
      </w:r>
      <w:r w:rsidR="00F36FA0" w:rsidRPr="0021481C">
        <w:rPr>
          <w:rFonts w:cs="Tahoma"/>
          <w:color w:val="333333"/>
          <w:szCs w:val="24"/>
        </w:rPr>
        <w:t>Conference URI</w:t>
      </w:r>
      <w:r w:rsidRPr="00624BB8">
        <w:rPr>
          <w:rFonts w:cs="Tahoma"/>
          <w:szCs w:val="24"/>
        </w:rPr>
        <w:t xml:space="preserve"> and Contact header field that contains the </w:t>
      </w:r>
      <w:r w:rsidR="00F36FA0" w:rsidRPr="00624BB8">
        <w:rPr>
          <w:rFonts w:cs="Tahoma"/>
          <w:szCs w:val="24"/>
        </w:rPr>
        <w:t xml:space="preserve">Conference </w:t>
      </w:r>
      <w:r w:rsidRPr="00624BB8">
        <w:rPr>
          <w:rFonts w:cs="Tahoma"/>
          <w:szCs w:val="24"/>
        </w:rPr>
        <w:t xml:space="preserve">URI and the ‘isfocus’ </w:t>
      </w:r>
      <w:r w:rsidRPr="00C44C7E">
        <w:rPr>
          <w:rFonts w:cs="Tahoma"/>
          <w:szCs w:val="24"/>
        </w:rPr>
        <w:t>feature parameter. The INVITE contains the Call-Info header field containing a reference URI that points to the EIDO data structure and a purpose parameter of “</w:t>
      </w:r>
      <w:r w:rsidR="0021481C" w:rsidRPr="00C44C7E">
        <w:rPr>
          <w:rFonts w:cs="Tahoma"/>
          <w:szCs w:val="24"/>
        </w:rPr>
        <w:t>emergency-eido</w:t>
      </w:r>
      <w:r w:rsidRPr="00C44C7E">
        <w:rPr>
          <w:rFonts w:cs="Tahoma"/>
          <w:szCs w:val="24"/>
        </w:rPr>
        <w:t>”.</w:t>
      </w:r>
    </w:p>
    <w:p w14:paraId="201DBBB5" w14:textId="77777777" w:rsidR="00566CA6" w:rsidRPr="00C44C7E" w:rsidRDefault="00566CA6" w:rsidP="00624BB8">
      <w:pPr>
        <w:pStyle w:val="BodyText"/>
        <w:numPr>
          <w:ilvl w:val="0"/>
          <w:numId w:val="64"/>
        </w:numPr>
        <w:spacing w:before="0" w:after="0"/>
        <w:ind w:left="720"/>
        <w:contextualSpacing/>
        <w:rPr>
          <w:rFonts w:cs="Tahoma"/>
          <w:szCs w:val="24"/>
        </w:rPr>
      </w:pPr>
      <w:r w:rsidRPr="00C44C7E">
        <w:rPr>
          <w:rFonts w:cs="Tahoma"/>
          <w:szCs w:val="24"/>
        </w:rPr>
        <w:t>The transfer-to PSAP UA responds by returning a 180 Ringing message to the bridge.</w:t>
      </w:r>
    </w:p>
    <w:p w14:paraId="2FB6C3BB"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transfer-to PSAP accepts the invitation by returning a 200 OK message.</w:t>
      </w:r>
    </w:p>
    <w:p w14:paraId="117FA086"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bridge acknowledges receipt of the 200 OK message by returning an ACK.</w:t>
      </w:r>
    </w:p>
    <w:p w14:paraId="683DE202" w14:textId="77777777" w:rsidR="00566CA6" w:rsidRPr="00624BB8" w:rsidRDefault="00566CA6" w:rsidP="00624BB8">
      <w:pPr>
        <w:pStyle w:val="BodyText"/>
        <w:spacing w:before="0" w:after="0"/>
        <w:ind w:left="720" w:hanging="360"/>
        <w:contextualSpacing/>
        <w:rPr>
          <w:rFonts w:cs="Tahoma"/>
          <w:i/>
          <w:szCs w:val="24"/>
        </w:rPr>
      </w:pPr>
      <w:r w:rsidRPr="00624BB8">
        <w:rPr>
          <w:rFonts w:cs="Tahoma"/>
          <w:i/>
          <w:szCs w:val="24"/>
        </w:rPr>
        <w:t>A media session is established between the transfer-to PSAP and the bridge.</w:t>
      </w:r>
    </w:p>
    <w:p w14:paraId="291462CF" w14:textId="77777777" w:rsidR="00566CA6" w:rsidRPr="00624BB8" w:rsidRDefault="00566CA6" w:rsidP="00624BB8">
      <w:pPr>
        <w:pStyle w:val="BodyText"/>
        <w:spacing w:before="0" w:after="0"/>
        <w:ind w:left="720" w:hanging="360"/>
        <w:contextualSpacing/>
        <w:rPr>
          <w:rFonts w:cs="Tahoma"/>
          <w:i/>
          <w:szCs w:val="24"/>
        </w:rPr>
      </w:pPr>
      <w:r w:rsidRPr="00624BB8">
        <w:rPr>
          <w:rFonts w:cs="Tahoma"/>
          <w:i/>
          <w:szCs w:val="24"/>
        </w:rPr>
        <w:t>If SDP includes media-type specification for audio and/or video and/or RTT, then RTP media is exchanged. If SDP includes media-type specification for MSRP, then MSRP messages are exchanged.</w:t>
      </w:r>
    </w:p>
    <w:p w14:paraId="0E1F7140"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 xml:space="preserve">The bridge returns a NOTIFY message to the transfer-from PSAP to provide updated status of the subscription associated with the REFER request. </w:t>
      </w:r>
    </w:p>
    <w:p w14:paraId="674853C1"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transfer-from PSAP responds to the NOTIFY message by returning a 200 OK message.</w:t>
      </w:r>
    </w:p>
    <w:p w14:paraId="5CC1F318" w14:textId="403C841E"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 xml:space="preserve">The transfer-to PSAP subscribes to the conference associated with the </w:t>
      </w:r>
      <w:r w:rsidR="00355CA3" w:rsidRPr="0021481C">
        <w:rPr>
          <w:rFonts w:cs="Tahoma"/>
          <w:color w:val="333333"/>
          <w:szCs w:val="24"/>
        </w:rPr>
        <w:t>Conference URI</w:t>
      </w:r>
      <w:r w:rsidRPr="00624BB8">
        <w:rPr>
          <w:rFonts w:cs="Tahoma"/>
          <w:szCs w:val="24"/>
        </w:rPr>
        <w:t xml:space="preserve"> provided in the INVITE message from the bridge by sending a SUBSCRIBE message to the bridge.</w:t>
      </w:r>
    </w:p>
    <w:p w14:paraId="1797D3B6"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bridge acknowledges the subscription request by sending a 200 OK message back to the transfer-to PSAP.</w:t>
      </w:r>
    </w:p>
    <w:p w14:paraId="36A1A77D"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bridge then returns a NOTIFY message to the transfer-to PSAP to provide subscription status information.</w:t>
      </w:r>
    </w:p>
    <w:p w14:paraId="72A32CFD"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transfer-to PSAP responds by returning a 200 OK message.</w:t>
      </w:r>
    </w:p>
    <w:p w14:paraId="7901EA28" w14:textId="77777777" w:rsidR="00566CA6" w:rsidRPr="00624BB8" w:rsidRDefault="00566CA6" w:rsidP="00624BB8">
      <w:pPr>
        <w:pStyle w:val="BodyText"/>
        <w:numPr>
          <w:ilvl w:val="0"/>
          <w:numId w:val="64"/>
        </w:numPr>
        <w:spacing w:before="0" w:after="0"/>
        <w:ind w:left="720"/>
        <w:contextualSpacing/>
        <w:rPr>
          <w:rFonts w:cs="Tahoma"/>
          <w:szCs w:val="24"/>
        </w:rPr>
      </w:pPr>
      <w:r w:rsidRPr="00624BB8">
        <w:rPr>
          <w:rFonts w:cs="Tahoma"/>
          <w:szCs w:val="24"/>
        </w:rPr>
        <w:t>The bridge sends a NOTIFY message to the transfer-from PSAP providing updated status for the subscription associated with the REFER request.</w:t>
      </w:r>
    </w:p>
    <w:p w14:paraId="7B1201A2" w14:textId="77777777" w:rsidR="00DB6F8C" w:rsidRPr="00624BB8" w:rsidRDefault="00566CA6" w:rsidP="00624BB8">
      <w:pPr>
        <w:pStyle w:val="BodyText"/>
        <w:numPr>
          <w:ilvl w:val="0"/>
          <w:numId w:val="64"/>
        </w:numPr>
        <w:spacing w:before="0" w:after="0"/>
        <w:ind w:left="720"/>
        <w:contextualSpacing/>
        <w:rPr>
          <w:rFonts w:cs="Tahoma"/>
          <w:i/>
          <w:szCs w:val="24"/>
        </w:rPr>
      </w:pPr>
      <w:r w:rsidRPr="00624BB8">
        <w:rPr>
          <w:rFonts w:cs="Tahoma"/>
          <w:szCs w:val="24"/>
        </w:rPr>
        <w:lastRenderedPageBreak/>
        <w:t>The transfer-from PSAP responds to the NOTIFY message by returning a 200 OK message.</w:t>
      </w:r>
    </w:p>
    <w:p w14:paraId="42B5D8AF" w14:textId="6E2410AB" w:rsidR="00566CA6" w:rsidRPr="00624BB8" w:rsidRDefault="00D22C3C" w:rsidP="00624BB8">
      <w:pPr>
        <w:pStyle w:val="BodyText"/>
        <w:spacing w:before="0" w:after="0"/>
        <w:ind w:left="720" w:hanging="360"/>
        <w:contextualSpacing/>
        <w:rPr>
          <w:rFonts w:cs="Tahoma"/>
          <w:i/>
          <w:szCs w:val="24"/>
        </w:rPr>
      </w:pPr>
      <w:r w:rsidRPr="00624BB8">
        <w:rPr>
          <w:rFonts w:cs="Tahoma"/>
          <w:i/>
          <w:szCs w:val="24"/>
        </w:rPr>
        <w:t>A</w:t>
      </w:r>
      <w:r w:rsidR="00566CA6" w:rsidRPr="00624BB8">
        <w:rPr>
          <w:rFonts w:cs="Tahoma"/>
          <w:i/>
          <w:szCs w:val="24"/>
        </w:rPr>
        <w:t>t this point the caller, transfer-from PSAP, and transfer-to PSAP are all participants in the conference.</w:t>
      </w:r>
    </w:p>
    <w:p w14:paraId="78A0659B" w14:textId="1DC9923B" w:rsidR="00ED7C1D" w:rsidRDefault="00ED7C1D" w:rsidP="00DB6F8C">
      <w:pPr>
        <w:pStyle w:val="BodyText"/>
        <w:spacing w:before="0" w:after="0"/>
        <w:ind w:left="446"/>
        <w:contextualSpacing/>
        <w:rPr>
          <w:rFonts w:cs="Tahoma"/>
          <w:i/>
          <w:sz w:val="23"/>
          <w:szCs w:val="23"/>
        </w:rPr>
      </w:pPr>
    </w:p>
    <w:p w14:paraId="554696E0" w14:textId="795FF271" w:rsidR="00566CA6" w:rsidRPr="00383A80" w:rsidRDefault="00566CA6" w:rsidP="00566CA6">
      <w:pPr>
        <w:pStyle w:val="Heading6"/>
        <w:keepNext/>
        <w:rPr>
          <w:b/>
          <w:bCs/>
          <w:u w:val="none"/>
        </w:rPr>
      </w:pPr>
      <w:bookmarkStart w:id="125" w:name="_Ref242418077"/>
      <w:bookmarkStart w:id="126" w:name="_Toc246520881"/>
      <w:r w:rsidRPr="00383A80">
        <w:rPr>
          <w:b/>
          <w:bCs/>
          <w:u w:val="none"/>
        </w:rPr>
        <w:t>Transfer-from PSAP Drops Out of Conference; Transfer-to PSAP Completes Transfer</w:t>
      </w:r>
      <w:bookmarkEnd w:id="125"/>
      <w:bookmarkEnd w:id="126"/>
    </w:p>
    <w:p w14:paraId="1016FF65" w14:textId="77777777" w:rsidR="00566CA6" w:rsidRPr="00B53A0D" w:rsidRDefault="00566CA6" w:rsidP="00566CA6">
      <w:pPr>
        <w:pStyle w:val="BodyText"/>
        <w:keepNext/>
        <w:jc w:val="center"/>
        <w:rPr>
          <w:rFonts w:cs="Tahoma"/>
          <w:sz w:val="22"/>
          <w:szCs w:val="22"/>
        </w:rPr>
      </w:pPr>
      <w:r w:rsidRPr="00B53A0D">
        <w:rPr>
          <w:rFonts w:cs="Tahoma"/>
          <w:noProof/>
          <w:sz w:val="22"/>
          <w:szCs w:val="22"/>
          <w:lang w:val="fr-CA" w:eastAsia="fr-CA"/>
        </w:rPr>
        <w:drawing>
          <wp:inline distT="0" distB="0" distL="0" distR="0" wp14:anchorId="29647DB2" wp14:editId="24E4B8AB">
            <wp:extent cx="6096000" cy="457200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105974" cy="4579481"/>
                    </a:xfrm>
                    <a:prstGeom prst="rect">
                      <a:avLst/>
                    </a:prstGeom>
                    <a:noFill/>
                    <a:ln w="9525">
                      <a:noFill/>
                      <a:miter lim="800000"/>
                      <a:headEnd/>
                      <a:tailEnd/>
                    </a:ln>
                  </pic:spPr>
                </pic:pic>
              </a:graphicData>
            </a:graphic>
          </wp:inline>
        </w:drawing>
      </w:r>
    </w:p>
    <w:p w14:paraId="5D508E5F" w14:textId="3F87ACC5" w:rsidR="00566CA6" w:rsidRPr="00B53A0D" w:rsidRDefault="00566CA6" w:rsidP="00566CA6">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Pr="00B53A0D">
        <w:rPr>
          <w:rFonts w:cs="Tahoma"/>
          <w:szCs w:val="22"/>
        </w:rPr>
        <w:t xml:space="preserve"> Transfer-from PSAP Drops, Transfer-to PSAP Completes Transfer</w:t>
      </w:r>
    </w:p>
    <w:p w14:paraId="004D6DAB"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lastRenderedPageBreak/>
        <w:t>Upon determining that the emergency call transfer should be completed, the transfer-from PSAP disconnects from the call by sending a BYE message to the bridge.</w:t>
      </w:r>
    </w:p>
    <w:p w14:paraId="3574E481"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conference bridge responds by returning a 200 OK message.</w:t>
      </w:r>
    </w:p>
    <w:p w14:paraId="606F0939"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bridge then returns a NOTIFY message indicating that the subscription to the conference has been terminated.</w:t>
      </w:r>
    </w:p>
    <w:p w14:paraId="1EC1A833"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transfer-from PSAP returns a 200 OK in response to the NOTIFY.</w:t>
      </w:r>
    </w:p>
    <w:p w14:paraId="065E73DD"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bridge then returns a NOTIFY message to the caller indicating that there has been a change to the subscription state. (Optional)</w:t>
      </w:r>
    </w:p>
    <w:p w14:paraId="708F95C3"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caller returns a 200 OK in response to the NOTIFY. (Optional)</w:t>
      </w:r>
    </w:p>
    <w:p w14:paraId="4F7147AF"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bridge returns a NOTIFY message to the transfer-to PSAP indicating that there has been a change to the subscription state.</w:t>
      </w:r>
    </w:p>
    <w:p w14:paraId="47D7E981"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transfer-to PSAP returns a 200 OK in response to the NOTIFY.</w:t>
      </w:r>
    </w:p>
    <w:p w14:paraId="4125C70A"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Upon recognizing that the caller and the transfer-to PSAP are the only remaining participants in the conference, the transfer-to PSAP completes the transfer by sending an INVITE to the caller requesting that they replace their connection to the bridge with a direct connection to the transfer-to PSAP. The transfer-to PSAP learns the URI of the caller through the entity attribute in the endpoint section of the user’s container in the conference NOTIFY from the bridge.</w:t>
      </w:r>
    </w:p>
    <w:p w14:paraId="6151A7EB"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caller responds by returning a 200 OK message to the transfer-to PSAP.</w:t>
      </w:r>
    </w:p>
    <w:p w14:paraId="14A3C1AF"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transfer-to PSAP returns an ACK in response to the 200 OK.</w:t>
      </w:r>
    </w:p>
    <w:p w14:paraId="694A0BD9" w14:textId="77777777" w:rsidR="00763E4F" w:rsidRPr="0060562C" w:rsidRDefault="00763E4F" w:rsidP="00624BB8">
      <w:pPr>
        <w:pStyle w:val="BodyText"/>
        <w:spacing w:before="80" w:after="80"/>
        <w:ind w:left="720" w:hanging="360"/>
        <w:contextualSpacing/>
        <w:rPr>
          <w:rFonts w:cs="Tahoma"/>
          <w:i/>
          <w:sz w:val="23"/>
          <w:szCs w:val="23"/>
        </w:rPr>
      </w:pPr>
      <w:r w:rsidRPr="0060562C">
        <w:rPr>
          <w:rFonts w:cs="Tahoma"/>
          <w:i/>
          <w:sz w:val="23"/>
          <w:szCs w:val="23"/>
        </w:rPr>
        <w:t>A media session is established between the transfer-to PSAP and the caller.</w:t>
      </w:r>
    </w:p>
    <w:p w14:paraId="58B5634A" w14:textId="77777777" w:rsidR="00763E4F" w:rsidRPr="00B53A0D" w:rsidRDefault="00763E4F" w:rsidP="00624BB8">
      <w:pPr>
        <w:pStyle w:val="BodyText"/>
        <w:spacing w:before="80" w:after="80"/>
        <w:ind w:left="720" w:hanging="360"/>
        <w:contextualSpacing/>
        <w:rPr>
          <w:rFonts w:cs="Tahoma"/>
          <w:i/>
          <w:szCs w:val="24"/>
        </w:rPr>
      </w:pPr>
      <w:r w:rsidRPr="0060562C">
        <w:rPr>
          <w:rFonts w:cs="Tahoma"/>
          <w:i/>
          <w:sz w:val="23"/>
          <w:szCs w:val="23"/>
        </w:rPr>
        <w:t>If SDP includes media-type specification for audio and/or video and/or RTT, then RTP media is exchanged. If SDP includes media-type specification for MSRP, then MSRP messages are exchanged.</w:t>
      </w:r>
    </w:p>
    <w:p w14:paraId="41AEF775"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caller then sends a BYE to the bridge to terminate the session.</w:t>
      </w:r>
    </w:p>
    <w:p w14:paraId="70581AB8"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bridge responds by sending the caller a 200 OK message.</w:t>
      </w:r>
    </w:p>
    <w:p w14:paraId="7F05EF2A"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transfer-to PSAP also terminates its session with the bridge by sending a BYE message to the bridge.</w:t>
      </w:r>
    </w:p>
    <w:p w14:paraId="21B514DF"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bridge responds by sending a 200 OK message to the transfer-to</w:t>
      </w:r>
      <w:r w:rsidRPr="00B53A0D" w:rsidDel="00254DE4">
        <w:rPr>
          <w:rFonts w:cs="Tahoma"/>
          <w:szCs w:val="24"/>
        </w:rPr>
        <w:t xml:space="preserve"> </w:t>
      </w:r>
      <w:r w:rsidRPr="00B53A0D">
        <w:rPr>
          <w:rFonts w:cs="Tahoma"/>
          <w:szCs w:val="24"/>
        </w:rPr>
        <w:t>PSAP.</w:t>
      </w:r>
    </w:p>
    <w:p w14:paraId="3AEE772B"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bridge then returns a NOTIFY message to the transfer-to</w:t>
      </w:r>
      <w:r w:rsidRPr="00B53A0D" w:rsidDel="00254DE4">
        <w:rPr>
          <w:rFonts w:cs="Tahoma"/>
          <w:szCs w:val="24"/>
        </w:rPr>
        <w:t xml:space="preserve"> </w:t>
      </w:r>
      <w:r w:rsidRPr="00B53A0D">
        <w:rPr>
          <w:rFonts w:cs="Tahoma"/>
          <w:szCs w:val="24"/>
        </w:rPr>
        <w:t>PSAP indicating that the subscription to the conference has been terminated.</w:t>
      </w:r>
    </w:p>
    <w:p w14:paraId="695E8363"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t>The transfer-to</w:t>
      </w:r>
      <w:r w:rsidRPr="00B53A0D" w:rsidDel="00254DE4">
        <w:rPr>
          <w:rFonts w:cs="Tahoma"/>
          <w:szCs w:val="24"/>
        </w:rPr>
        <w:t xml:space="preserve"> </w:t>
      </w:r>
      <w:r w:rsidRPr="00B53A0D">
        <w:rPr>
          <w:rFonts w:cs="Tahoma"/>
          <w:szCs w:val="24"/>
        </w:rPr>
        <w:t>PSAP returns a 200 OK in response to the NOTIFY message.</w:t>
      </w:r>
    </w:p>
    <w:p w14:paraId="69E353D7" w14:textId="77777777" w:rsidR="00763E4F" w:rsidRPr="00B53A0D" w:rsidRDefault="00763E4F" w:rsidP="00624BB8">
      <w:pPr>
        <w:pStyle w:val="ListParagraph"/>
        <w:numPr>
          <w:ilvl w:val="0"/>
          <w:numId w:val="64"/>
        </w:numPr>
        <w:spacing w:before="80" w:after="80"/>
        <w:ind w:left="720"/>
        <w:rPr>
          <w:rFonts w:cs="Tahoma"/>
          <w:szCs w:val="24"/>
        </w:rPr>
      </w:pPr>
      <w:r w:rsidRPr="00B53A0D">
        <w:rPr>
          <w:rFonts w:cs="Tahoma"/>
          <w:szCs w:val="24"/>
        </w:rPr>
        <w:lastRenderedPageBreak/>
        <w:t>The bridge sends a NOTIFY message to the caller indicating that the subscription to the conference has been terminated. (Optional)</w:t>
      </w:r>
    </w:p>
    <w:p w14:paraId="2C33D37D" w14:textId="77777777" w:rsidR="00F60810" w:rsidRDefault="00763E4F" w:rsidP="00624BB8">
      <w:pPr>
        <w:pStyle w:val="ListParagraph"/>
        <w:numPr>
          <w:ilvl w:val="0"/>
          <w:numId w:val="64"/>
        </w:numPr>
        <w:spacing w:before="80" w:after="80"/>
        <w:ind w:left="720"/>
        <w:rPr>
          <w:rFonts w:cs="Tahoma"/>
          <w:szCs w:val="24"/>
        </w:rPr>
      </w:pPr>
      <w:r w:rsidRPr="00B53A0D">
        <w:rPr>
          <w:rFonts w:cs="Tahoma"/>
          <w:szCs w:val="24"/>
        </w:rPr>
        <w:t>The caller responds with a 200 OK message. (Optional)</w:t>
      </w:r>
    </w:p>
    <w:p w14:paraId="477DFCF2" w14:textId="1A182AEF" w:rsidR="00E43FE5" w:rsidRPr="00547992" w:rsidRDefault="00763E4F" w:rsidP="00624BB8">
      <w:pPr>
        <w:spacing w:before="80" w:after="80"/>
        <w:ind w:left="720" w:hanging="360"/>
        <w:contextualSpacing/>
        <w:rPr>
          <w:rFonts w:cs="Tahoma"/>
          <w:szCs w:val="24"/>
        </w:rPr>
      </w:pPr>
      <w:r w:rsidRPr="00547992">
        <w:rPr>
          <w:rFonts w:cs="Tahoma"/>
          <w:i/>
          <w:szCs w:val="24"/>
        </w:rPr>
        <w:t>At this point, the transfer is complete, and the caller and the transfer-to</w:t>
      </w:r>
      <w:r w:rsidRPr="00547992" w:rsidDel="00254DE4">
        <w:rPr>
          <w:rFonts w:cs="Tahoma"/>
          <w:i/>
          <w:szCs w:val="24"/>
        </w:rPr>
        <w:t xml:space="preserve"> </w:t>
      </w:r>
      <w:r w:rsidRPr="00547992">
        <w:rPr>
          <w:rFonts w:cs="Tahoma"/>
          <w:i/>
          <w:szCs w:val="24"/>
        </w:rPr>
        <w:t>PSAP are involved in a two-way call.</w:t>
      </w:r>
    </w:p>
    <w:p w14:paraId="3BF9635F" w14:textId="77777777" w:rsidR="00841DCB" w:rsidRPr="00B53A0D" w:rsidRDefault="00841DCB" w:rsidP="00841DCB">
      <w:pPr>
        <w:pStyle w:val="Heading4"/>
        <w:ind w:left="1170" w:hanging="1170"/>
      </w:pPr>
      <w:bookmarkStart w:id="127" w:name="_Ref374706504"/>
      <w:bookmarkStart w:id="128" w:name="_Ref507505308"/>
      <w:bookmarkStart w:id="129" w:name="_Toc515351473"/>
      <w:r w:rsidRPr="00B53A0D">
        <w:t>SIP Ad Hoc Method with B2BUA</w:t>
      </w:r>
      <w:bookmarkEnd w:id="127"/>
      <w:r w:rsidRPr="00B53A0D">
        <w:t xml:space="preserve"> in the Ingress Call Path</w:t>
      </w:r>
      <w:bookmarkEnd w:id="128"/>
      <w:bookmarkEnd w:id="129"/>
    </w:p>
    <w:p w14:paraId="6965FC6A" w14:textId="77777777" w:rsidR="00841DCB" w:rsidRPr="00B53A0D" w:rsidRDefault="00841DCB" w:rsidP="00841DCB">
      <w:r w:rsidRPr="00B53A0D">
        <w:t>This scenario is the same as above with the addition of the B2BUA for calling devices that do not support the Replaces header field. In this example, the B2BUA anchors media, although not all B2BUAs will do that.</w:t>
      </w:r>
    </w:p>
    <w:p w14:paraId="37775AFB" w14:textId="77777777" w:rsidR="00322BE5" w:rsidRPr="00B53A0D" w:rsidRDefault="00322BE5" w:rsidP="00322BE5">
      <w:pPr>
        <w:pStyle w:val="Heading5"/>
        <w:ind w:left="1440" w:hanging="1440"/>
      </w:pPr>
      <w:bookmarkStart w:id="130" w:name="_Ref374708413"/>
      <w:r w:rsidRPr="00B53A0D">
        <w:lastRenderedPageBreak/>
        <w:t>Initial Call and Initial Conference Creation</w:t>
      </w:r>
      <w:bookmarkEnd w:id="130"/>
      <w:r w:rsidRPr="00B53A0D">
        <w:t xml:space="preserve"> </w:t>
      </w:r>
    </w:p>
    <w:p w14:paraId="517D336E" w14:textId="77777777" w:rsidR="00444943" w:rsidRDefault="008559E3" w:rsidP="006C0A82">
      <w:pPr>
        <w:spacing w:before="0" w:after="0"/>
        <w:jc w:val="center"/>
        <w:rPr>
          <w:rFonts w:cs="Tahoma"/>
          <w:color w:val="FF0000"/>
          <w:szCs w:val="24"/>
        </w:rPr>
      </w:pPr>
      <w:r w:rsidRPr="00B53A0D">
        <w:rPr>
          <w:rFonts w:cs="Tahoma"/>
          <w:noProof/>
          <w:sz w:val="22"/>
          <w:szCs w:val="22"/>
          <w:lang w:val="fr-CA" w:eastAsia="fr-CA"/>
        </w:rPr>
        <w:drawing>
          <wp:inline distT="0" distB="0" distL="0" distR="0" wp14:anchorId="0A32F8E4" wp14:editId="6D17D834">
            <wp:extent cx="6152707" cy="4614530"/>
            <wp:effectExtent l="0" t="0" r="635" b="0"/>
            <wp:docPr id="1676" name="Picture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 name="Picture 167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157148" cy="4617860"/>
                    </a:xfrm>
                    <a:prstGeom prst="rect">
                      <a:avLst/>
                    </a:prstGeom>
                    <a:noFill/>
                  </pic:spPr>
                </pic:pic>
              </a:graphicData>
            </a:graphic>
          </wp:inline>
        </w:drawing>
      </w:r>
    </w:p>
    <w:p w14:paraId="0BC94B4B" w14:textId="7A34D5B0" w:rsidR="00444943" w:rsidRPr="00B53A0D" w:rsidRDefault="00444943" w:rsidP="00444943">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5</w:t>
      </w:r>
      <w:r w:rsidR="0040248D">
        <w:rPr>
          <w:rFonts w:cs="Tahoma"/>
          <w:szCs w:val="22"/>
        </w:rPr>
        <w:fldChar w:fldCharType="end"/>
      </w:r>
      <w:r w:rsidRPr="00B53A0D">
        <w:rPr>
          <w:rFonts w:cs="Tahoma"/>
          <w:szCs w:val="22"/>
        </w:rPr>
        <w:t xml:space="preserve"> Ad Hoc Conference Call Flow Using SIP with B2BUA</w:t>
      </w:r>
    </w:p>
    <w:p w14:paraId="445A3471" w14:textId="77777777" w:rsidR="00444943" w:rsidRPr="00B53A0D" w:rsidRDefault="00444943" w:rsidP="005E5382">
      <w:pPr>
        <w:pStyle w:val="BodyText"/>
        <w:numPr>
          <w:ilvl w:val="0"/>
          <w:numId w:val="65"/>
        </w:numPr>
        <w:spacing w:before="80" w:after="80"/>
        <w:contextualSpacing/>
        <w:rPr>
          <w:rFonts w:cs="Tahoma"/>
          <w:szCs w:val="24"/>
        </w:rPr>
      </w:pPr>
      <w:r w:rsidRPr="00B53A0D">
        <w:rPr>
          <w:rFonts w:cs="Tahoma"/>
          <w:szCs w:val="24"/>
        </w:rPr>
        <w:t>The caller initiates an emergency session request by sending an INVITE message to the B2BUA. The INVITE contains callback information and a Geolocation header with caller location information. The Supported header field does not indicate support for the Replaces header field.</w:t>
      </w:r>
    </w:p>
    <w:p w14:paraId="75B9BAEE" w14:textId="0355FFCC"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 xml:space="preserve">The B2BUA forwards the INVITE to the ESRP (the </w:t>
      </w:r>
      <w:r w:rsidR="00847ED7" w:rsidRPr="00B53A0D">
        <w:rPr>
          <w:rFonts w:cs="Tahoma"/>
          <w:sz w:val="23"/>
          <w:szCs w:val="23"/>
        </w:rPr>
        <w:t>UR</w:t>
      </w:r>
      <w:r w:rsidR="00847ED7">
        <w:rPr>
          <w:rFonts w:cs="Tahoma"/>
          <w:sz w:val="23"/>
          <w:szCs w:val="23"/>
        </w:rPr>
        <w:t>I</w:t>
      </w:r>
      <w:r w:rsidR="00847ED7" w:rsidRPr="00B53A0D">
        <w:rPr>
          <w:rFonts w:cs="Tahoma"/>
          <w:sz w:val="23"/>
          <w:szCs w:val="23"/>
        </w:rPr>
        <w:t xml:space="preserve"> </w:t>
      </w:r>
      <w:r w:rsidRPr="00B53A0D">
        <w:rPr>
          <w:rFonts w:cs="Tahoma"/>
          <w:sz w:val="23"/>
          <w:szCs w:val="23"/>
        </w:rPr>
        <w:t>in the Route header field</w:t>
      </w:r>
      <w:r w:rsidR="0019344A">
        <w:rPr>
          <w:rFonts w:cs="Tahoma"/>
          <w:sz w:val="23"/>
          <w:szCs w:val="23"/>
        </w:rPr>
        <w:t xml:space="preserve">, </w:t>
      </w:r>
      <w:r w:rsidR="0019344A">
        <w:rPr>
          <w:rFonts w:cs="Tahoma"/>
          <w:color w:val="000000"/>
          <w:szCs w:val="24"/>
        </w:rPr>
        <w:t>which should contain the “lr” parameter to avoid Request-URI</w:t>
      </w:r>
      <w:r w:rsidR="00F67BD5" w:rsidRPr="00F67BD5">
        <w:rPr>
          <w:rFonts w:cs="Tahoma"/>
          <w:color w:val="000000"/>
          <w:szCs w:val="24"/>
        </w:rPr>
        <w:t xml:space="preserve"> </w:t>
      </w:r>
      <w:r w:rsidR="00F67BD5">
        <w:rPr>
          <w:rFonts w:cs="Tahoma"/>
          <w:color w:val="000000"/>
          <w:szCs w:val="24"/>
        </w:rPr>
        <w:t>rewriting</w:t>
      </w:r>
      <w:r w:rsidRPr="00B53A0D">
        <w:rPr>
          <w:rFonts w:cs="Tahoma"/>
          <w:sz w:val="23"/>
          <w:szCs w:val="23"/>
        </w:rPr>
        <w:t xml:space="preserve">) after changing the Contact header field to point to itself and changing the offer SDP media endpoint </w:t>
      </w:r>
      <w:r w:rsidRPr="00B53A0D">
        <w:rPr>
          <w:rFonts w:cs="Tahoma"/>
          <w:sz w:val="23"/>
          <w:szCs w:val="23"/>
        </w:rPr>
        <w:lastRenderedPageBreak/>
        <w:t>address and port to be itself. The INVITE includes a Supported header field indicating support for Replaces. The call proceeds through the ESInet/NGCS normally, and arrives at a PSAP.</w:t>
      </w:r>
    </w:p>
    <w:p w14:paraId="71452043"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 xml:space="preserve">The PSAP responds by returning a 200 OK message to the B2BUA, including its Contact URL and answer SDP in the response. </w:t>
      </w:r>
    </w:p>
    <w:p w14:paraId="03F3A873"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The B2BUA responds to the receipt of the 200 OK from the PSAP by sending a 200 OK message to the caller’s device, changing the Contact to be itself and the answer SDP address and port to be itself.</w:t>
      </w:r>
    </w:p>
    <w:p w14:paraId="3591EBDD"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The caller’s device responds by sending an ACK to the B2BUA.</w:t>
      </w:r>
    </w:p>
    <w:p w14:paraId="3A125DF1" w14:textId="77777777" w:rsidR="007E37B1" w:rsidRPr="00B53A0D" w:rsidRDefault="007E37B1" w:rsidP="005E5382">
      <w:pPr>
        <w:pStyle w:val="BodyText"/>
        <w:spacing w:before="80" w:after="80"/>
        <w:ind w:left="720" w:hanging="360"/>
        <w:contextualSpacing/>
        <w:rPr>
          <w:rFonts w:cs="Tahoma"/>
          <w:sz w:val="23"/>
          <w:szCs w:val="23"/>
        </w:rPr>
      </w:pPr>
      <w:r w:rsidRPr="00B53A0D">
        <w:rPr>
          <w:rFonts w:cs="Tahoma"/>
          <w:i/>
          <w:sz w:val="23"/>
          <w:szCs w:val="23"/>
        </w:rPr>
        <w:t>A media session is established between the caller and the B2BUA.</w:t>
      </w:r>
    </w:p>
    <w:p w14:paraId="6DAACC87" w14:textId="77777777" w:rsidR="007E37B1" w:rsidRPr="00B53A0D" w:rsidRDefault="007E37B1" w:rsidP="005E5382">
      <w:pPr>
        <w:pStyle w:val="ListParagraph"/>
        <w:numPr>
          <w:ilvl w:val="0"/>
          <w:numId w:val="65"/>
        </w:numPr>
        <w:tabs>
          <w:tab w:val="left" w:pos="0"/>
        </w:tabs>
        <w:spacing w:before="80" w:after="80"/>
        <w:rPr>
          <w:rFonts w:cs="Tahoma"/>
          <w:sz w:val="23"/>
          <w:szCs w:val="23"/>
        </w:rPr>
      </w:pPr>
      <w:r w:rsidRPr="00B53A0D">
        <w:rPr>
          <w:rFonts w:cs="Tahoma"/>
          <w:sz w:val="23"/>
          <w:szCs w:val="23"/>
        </w:rPr>
        <w:t>The B2BUA sends an ACK to the PSAP in response to receiving an ACK from the caller’s device.</w:t>
      </w:r>
    </w:p>
    <w:p w14:paraId="4C75390C" w14:textId="77777777" w:rsidR="007E37B1" w:rsidRPr="00B53A0D" w:rsidRDefault="007E37B1" w:rsidP="005E5382">
      <w:pPr>
        <w:tabs>
          <w:tab w:val="left" w:pos="0"/>
          <w:tab w:val="left" w:pos="720"/>
          <w:tab w:val="left" w:pos="990"/>
        </w:tabs>
        <w:spacing w:before="80" w:after="80"/>
        <w:ind w:left="720" w:hanging="360"/>
        <w:contextualSpacing/>
        <w:rPr>
          <w:rFonts w:cs="Tahoma"/>
          <w:sz w:val="23"/>
          <w:szCs w:val="23"/>
        </w:rPr>
      </w:pPr>
      <w:r w:rsidRPr="00B53A0D">
        <w:rPr>
          <w:rFonts w:cs="Tahoma"/>
          <w:i/>
          <w:sz w:val="23"/>
          <w:szCs w:val="23"/>
        </w:rPr>
        <w:t>A media session is established between the B2BUA and the transfer-from PSAP.</w:t>
      </w:r>
    </w:p>
    <w:p w14:paraId="481A71AD"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The transfer-from PSAP creates a conference by first sending an INVITE with specified Media in the SDP to a Conference Application, using a URI that is known by/provisioned at the transfer-from PSAP.</w:t>
      </w:r>
    </w:p>
    <w:p w14:paraId="3987DE67" w14:textId="65F2F094"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 xml:space="preserve">The Conference Application responds by sending a 302 Moved message, which redirects the transfer-from PSAP to the conference </w:t>
      </w:r>
      <w:r w:rsidR="00942367" w:rsidRPr="00B53A0D">
        <w:rPr>
          <w:rFonts w:cs="Tahoma"/>
          <w:sz w:val="23"/>
          <w:szCs w:val="23"/>
        </w:rPr>
        <w:t>bridge and</w:t>
      </w:r>
      <w:r w:rsidRPr="00B53A0D">
        <w:rPr>
          <w:rFonts w:cs="Tahoma"/>
          <w:sz w:val="23"/>
          <w:szCs w:val="23"/>
        </w:rPr>
        <w:t xml:space="preserve"> provides the Conference</w:t>
      </w:r>
      <w:r w:rsidR="00355CA3">
        <w:rPr>
          <w:rFonts w:cs="Tahoma"/>
          <w:sz w:val="23"/>
          <w:szCs w:val="23"/>
        </w:rPr>
        <w:t xml:space="preserve"> URI</w:t>
      </w:r>
      <w:r w:rsidRPr="00B53A0D">
        <w:rPr>
          <w:rFonts w:cs="Tahoma"/>
          <w:sz w:val="23"/>
          <w:szCs w:val="23"/>
        </w:rPr>
        <w:t xml:space="preserve"> that should be used for the conference.</w:t>
      </w:r>
    </w:p>
    <w:p w14:paraId="2C6BE61E"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 xml:space="preserve">The transfer-from PSAP acknowledges the receipt of the 302 Moved </w:t>
      </w:r>
      <w:proofErr w:type="gramStart"/>
      <w:r w:rsidRPr="00B53A0D">
        <w:rPr>
          <w:rFonts w:cs="Tahoma"/>
          <w:sz w:val="23"/>
          <w:szCs w:val="23"/>
        </w:rPr>
        <w:t>message</w:t>
      </w:r>
      <w:proofErr w:type="gramEnd"/>
      <w:r w:rsidRPr="00B53A0D">
        <w:rPr>
          <w:rFonts w:cs="Tahoma"/>
          <w:sz w:val="23"/>
          <w:szCs w:val="23"/>
        </w:rPr>
        <w:t>.</w:t>
      </w:r>
    </w:p>
    <w:p w14:paraId="4267D86D"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The transfer-from PSAP generates an INVITE with specified Media in the SDP to establish a session with the conference bridge</w:t>
      </w:r>
      <w:r w:rsidRPr="00B53A0D">
        <w:rPr>
          <w:rStyle w:val="FootnoteReference"/>
          <w:rFonts w:cs="Tahoma"/>
          <w:sz w:val="18"/>
          <w:szCs w:val="18"/>
        </w:rPr>
        <w:footnoteReference w:id="4"/>
      </w:r>
      <w:r w:rsidRPr="00B53A0D">
        <w:rPr>
          <w:rFonts w:cs="Tahoma"/>
          <w:sz w:val="23"/>
          <w:szCs w:val="23"/>
        </w:rPr>
        <w:t>.</w:t>
      </w:r>
    </w:p>
    <w:p w14:paraId="24E6AB09"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The conference bridge responds to the INVITE by returning a 180 Ringing message.</w:t>
      </w:r>
    </w:p>
    <w:p w14:paraId="403C3F27"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The conference bridge then returns a 200 OK message, and a media session is established between the transfer-from PSAP and the conference bridge.</w:t>
      </w:r>
    </w:p>
    <w:p w14:paraId="624F8E90"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 xml:space="preserve">The transfer-from PSAP returns an ACK message in response to the 200 OK. </w:t>
      </w:r>
    </w:p>
    <w:p w14:paraId="211D0A86" w14:textId="77777777" w:rsidR="007E37B1" w:rsidRPr="00B53A0D" w:rsidRDefault="007E37B1" w:rsidP="005E5382">
      <w:pPr>
        <w:pStyle w:val="BodyText"/>
        <w:numPr>
          <w:ilvl w:val="0"/>
          <w:numId w:val="65"/>
        </w:numPr>
        <w:spacing w:before="80" w:after="80"/>
        <w:contextualSpacing/>
        <w:rPr>
          <w:rFonts w:cs="Tahoma"/>
          <w:sz w:val="23"/>
          <w:szCs w:val="23"/>
        </w:rPr>
      </w:pPr>
      <w:r w:rsidRPr="00B53A0D">
        <w:rPr>
          <w:rFonts w:cs="Tahoma"/>
          <w:sz w:val="23"/>
          <w:szCs w:val="23"/>
        </w:rPr>
        <w:t>Media. If SDP includes media-type specification for audio and/or video and/or RTT, then RTP media is exchanged. If SDP includes media-type specification for MSRP, then MSRP messages are exchanged.</w:t>
      </w:r>
    </w:p>
    <w:p w14:paraId="722972D8" w14:textId="77777777" w:rsidR="007E37B1" w:rsidRPr="00B53A0D" w:rsidRDefault="007E37B1" w:rsidP="005E5382">
      <w:pPr>
        <w:pStyle w:val="BodyText"/>
        <w:numPr>
          <w:ilvl w:val="0"/>
          <w:numId w:val="65"/>
        </w:numPr>
        <w:spacing w:before="80" w:after="80"/>
        <w:contextualSpacing/>
        <w:rPr>
          <w:rFonts w:cs="Tahoma"/>
          <w:sz w:val="22"/>
          <w:szCs w:val="22"/>
        </w:rPr>
      </w:pPr>
      <w:r w:rsidRPr="00B53A0D">
        <w:rPr>
          <w:rFonts w:cs="Tahoma"/>
          <w:sz w:val="23"/>
          <w:szCs w:val="23"/>
        </w:rPr>
        <w:lastRenderedPageBreak/>
        <w:t>through 18. Once the media session is established, the transfer-from PSAP subscribes to the conference associated with the URI obtained from the Contact header field provided in the 200 OK message from the conference bridge.</w:t>
      </w:r>
    </w:p>
    <w:p w14:paraId="3B27C334" w14:textId="7C953605" w:rsidR="007E37B1" w:rsidRPr="00B53A0D" w:rsidRDefault="007E37B1" w:rsidP="007E37B1">
      <w:pPr>
        <w:pStyle w:val="Heading5"/>
        <w:ind w:left="1440" w:hanging="1440"/>
      </w:pPr>
      <w:bookmarkStart w:id="131" w:name="_Ref374708417"/>
      <w:r w:rsidRPr="00B53A0D">
        <w:t>Transfer-from PSAP Asks Bridge to Invite the B2BUA to the Conference</w:t>
      </w:r>
      <w:bookmarkEnd w:id="131"/>
      <w:r w:rsidRPr="00B53A0D">
        <w:t xml:space="preserve"> </w:t>
      </w:r>
    </w:p>
    <w:p w14:paraId="7F7869BE" w14:textId="54F5A94A" w:rsidR="007E37B1" w:rsidRPr="00B53A0D" w:rsidRDefault="007E37B1" w:rsidP="007E37B1">
      <w:pPr>
        <w:rPr>
          <w:rFonts w:cs="Tahoma"/>
          <w:szCs w:val="24"/>
        </w:rPr>
      </w:pPr>
      <w:r w:rsidRPr="00B53A0D">
        <w:rPr>
          <w:rFonts w:cs="Tahoma"/>
          <w:szCs w:val="24"/>
        </w:rPr>
        <w:t xml:space="preserve">This flow is based on </w:t>
      </w:r>
      <w:r w:rsidR="00117C77">
        <w:rPr>
          <w:rFonts w:cs="Tahoma"/>
          <w:szCs w:val="24"/>
        </w:rPr>
        <w:t>section</w:t>
      </w:r>
      <w:r w:rsidRPr="00B53A0D">
        <w:rPr>
          <w:rFonts w:cs="Tahoma"/>
          <w:szCs w:val="24"/>
        </w:rPr>
        <w:t xml:space="preserve"> 5.10 of RFC 4579 </w:t>
      </w:r>
      <w:r w:rsidRPr="00B53A0D">
        <w:rPr>
          <w:rFonts w:cs="Tahoma"/>
          <w:szCs w:val="24"/>
        </w:rPr>
        <w:fldChar w:fldCharType="begin"/>
      </w:r>
      <w:r w:rsidRPr="00B53A0D">
        <w:rPr>
          <w:rFonts w:cs="Tahoma"/>
          <w:szCs w:val="24"/>
        </w:rPr>
        <w:instrText xml:space="preserve"> REF _Ref172544155 \r \h  \* MERGEFORMAT </w:instrText>
      </w:r>
      <w:r w:rsidRPr="00B53A0D">
        <w:rPr>
          <w:rFonts w:cs="Tahoma"/>
          <w:szCs w:val="24"/>
        </w:rPr>
      </w:r>
      <w:r w:rsidRPr="00B53A0D">
        <w:rPr>
          <w:rFonts w:cs="Tahoma"/>
          <w:szCs w:val="24"/>
        </w:rPr>
        <w:fldChar w:fldCharType="separate"/>
      </w:r>
      <w:r w:rsidR="002E4E37">
        <w:rPr>
          <w:rFonts w:cs="Tahoma"/>
          <w:szCs w:val="24"/>
        </w:rPr>
        <w:t>[39]</w:t>
      </w:r>
      <w:r w:rsidRPr="00B53A0D">
        <w:rPr>
          <w:rFonts w:cs="Tahoma"/>
          <w:szCs w:val="24"/>
        </w:rPr>
        <w:fldChar w:fldCharType="end"/>
      </w:r>
      <w:r w:rsidRPr="00B53A0D">
        <w:rPr>
          <w:rFonts w:cs="Tahoma"/>
          <w:szCs w:val="24"/>
        </w:rPr>
        <w:t xml:space="preserve">. </w:t>
      </w:r>
    </w:p>
    <w:p w14:paraId="22B23126" w14:textId="77777777" w:rsidR="0098563E" w:rsidRDefault="0098563E" w:rsidP="0098563E">
      <w:pPr>
        <w:spacing w:before="0" w:after="0"/>
        <w:jc w:val="center"/>
        <w:rPr>
          <w:rFonts w:cs="Tahoma"/>
          <w:color w:val="FF0000"/>
          <w:szCs w:val="24"/>
        </w:rPr>
      </w:pPr>
      <w:commentRangeStart w:id="132"/>
      <w:r w:rsidRPr="00B53A0D">
        <w:rPr>
          <w:rFonts w:cs="Tahoma"/>
          <w:noProof/>
          <w:sz w:val="22"/>
          <w:szCs w:val="22"/>
          <w:lang w:val="fr-CA" w:eastAsia="fr-CA"/>
        </w:rPr>
        <w:drawing>
          <wp:inline distT="0" distB="0" distL="0" distR="0" wp14:anchorId="373F7D5E" wp14:editId="65C5CAFD">
            <wp:extent cx="6025118" cy="4518837"/>
            <wp:effectExtent l="0" t="0" r="0" b="0"/>
            <wp:docPr id="1684" name="Picture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 name="Picture 168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040941" cy="4530704"/>
                    </a:xfrm>
                    <a:prstGeom prst="rect">
                      <a:avLst/>
                    </a:prstGeom>
                    <a:noFill/>
                  </pic:spPr>
                </pic:pic>
              </a:graphicData>
            </a:graphic>
          </wp:inline>
        </w:drawing>
      </w:r>
      <w:commentRangeEnd w:id="132"/>
      <w:r w:rsidR="00EF1811">
        <w:rPr>
          <w:rStyle w:val="CommentReference"/>
        </w:rPr>
        <w:commentReference w:id="132"/>
      </w:r>
    </w:p>
    <w:p w14:paraId="4FC063AA" w14:textId="595760F9" w:rsidR="00C936AA" w:rsidRPr="00B53A0D" w:rsidRDefault="00C936AA" w:rsidP="00C936AA">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6</w:t>
      </w:r>
      <w:r w:rsidR="0040248D">
        <w:rPr>
          <w:rFonts w:cs="Tahoma"/>
          <w:szCs w:val="22"/>
        </w:rPr>
        <w:fldChar w:fldCharType="end"/>
      </w:r>
      <w:r w:rsidRPr="00B53A0D">
        <w:rPr>
          <w:rFonts w:cs="Tahoma"/>
          <w:szCs w:val="22"/>
        </w:rPr>
        <w:t xml:space="preserve"> Transfer-from PSAP Asks Bridge to Invite the Caller/B2BUA to the Conference</w:t>
      </w:r>
    </w:p>
    <w:p w14:paraId="07B0966D" w14:textId="7CDF9792"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lastRenderedPageBreak/>
        <w:t xml:space="preserve">After the transfer-from PSAP establishes the conference, it sends a REFER method to the conference bridge asking it to invite the </w:t>
      </w:r>
      <w:ins w:id="133" w:author="Daniel Mongrain" w:date="2026-05-25T16:56:00Z">
        <w:r w:rsidR="00EF1811" w:rsidRPr="00EF1811">
          <w:rPr>
            <w:rFonts w:cs="Tahoma"/>
            <w:sz w:val="23"/>
            <w:szCs w:val="23"/>
          </w:rPr>
          <w:t>existing call’s Contact</w:t>
        </w:r>
        <w:r w:rsidR="00EF1811" w:rsidRPr="00EF1811" w:rsidDel="00EF1811">
          <w:rPr>
            <w:rFonts w:cs="Tahoma"/>
            <w:sz w:val="23"/>
            <w:szCs w:val="23"/>
          </w:rPr>
          <w:t xml:space="preserve"> </w:t>
        </w:r>
      </w:ins>
      <w:del w:id="134" w:author="Daniel Mongrain" w:date="2026-05-25T16:56:00Z">
        <w:r w:rsidRPr="00B53A0D" w:rsidDel="00EF1811">
          <w:rPr>
            <w:rFonts w:cs="Tahoma"/>
            <w:sz w:val="23"/>
            <w:szCs w:val="23"/>
          </w:rPr>
          <w:delText xml:space="preserve">caller/B2BUA </w:delText>
        </w:r>
      </w:del>
      <w:r w:rsidRPr="00B53A0D">
        <w:rPr>
          <w:rFonts w:cs="Tahoma"/>
          <w:sz w:val="23"/>
          <w:szCs w:val="23"/>
        </w:rPr>
        <w:t>to the conference. The REFER method contains an escaped Replaces header field value in the URI included in the Refer-To header field</w:t>
      </w:r>
      <w:ins w:id="135" w:author="Daniel Mongrain" w:date="2026-05-25T16:57:00Z">
        <w:r w:rsidR="00EF1811" w:rsidRPr="00EF1811">
          <w:rPr>
            <w:rFonts w:cs="Tahoma"/>
            <w:sz w:val="23"/>
            <w:szCs w:val="23"/>
          </w:rPr>
          <w:t>, addressing the Contact URI learned from the either the received INVITE or the 200 OK of the outgoing call</w:t>
        </w:r>
      </w:ins>
      <w:r w:rsidRPr="00B53A0D">
        <w:rPr>
          <w:rFonts w:cs="Tahoma"/>
          <w:sz w:val="23"/>
          <w:szCs w:val="23"/>
        </w:rPr>
        <w:t>.</w:t>
      </w:r>
    </w:p>
    <w:p w14:paraId="1C878CC5"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bridge returns a 200 OK message to the transfer-from PSAP.</w:t>
      </w:r>
    </w:p>
    <w:p w14:paraId="17302BC0" w14:textId="77777777" w:rsidR="00867868" w:rsidRPr="00B53A0D" w:rsidRDefault="00867868" w:rsidP="005E5382">
      <w:pPr>
        <w:pStyle w:val="BodyText"/>
        <w:numPr>
          <w:ilvl w:val="0"/>
          <w:numId w:val="66"/>
        </w:numPr>
        <w:spacing w:before="80" w:after="80"/>
        <w:contextualSpacing/>
        <w:rPr>
          <w:rFonts w:cs="Tahoma"/>
          <w:sz w:val="23"/>
          <w:szCs w:val="23"/>
        </w:rPr>
      </w:pPr>
      <w:commentRangeStart w:id="136"/>
      <w:r w:rsidRPr="00B53A0D">
        <w:rPr>
          <w:rFonts w:cs="Tahoma"/>
          <w:sz w:val="23"/>
          <w:szCs w:val="23"/>
        </w:rPr>
        <w:t>The bridge then returns a NOTIFY message, indicating the subscription state of the REFER request (i.e., active).</w:t>
      </w:r>
      <w:commentRangeEnd w:id="136"/>
      <w:r w:rsidR="00EF38F9">
        <w:rPr>
          <w:rStyle w:val="CommentReference"/>
        </w:rPr>
        <w:commentReference w:id="136"/>
      </w:r>
    </w:p>
    <w:p w14:paraId="2E0B117C"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transfer-from PSAP returns a 200 OK in response to the NOTIFY message.</w:t>
      </w:r>
    </w:p>
    <w:p w14:paraId="79AA8661" w14:textId="54CB5794"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 xml:space="preserve">The bridge invites the </w:t>
      </w:r>
      <w:ins w:id="137" w:author="Daniel Mongrain" w:date="2026-05-25T17:00:00Z">
        <w:r w:rsidR="00EF1811" w:rsidRPr="00EF1811">
          <w:rPr>
            <w:rFonts w:cs="Tahoma"/>
            <w:sz w:val="23"/>
            <w:szCs w:val="23"/>
          </w:rPr>
          <w:t xml:space="preserve">existing call’s Contact </w:t>
        </w:r>
      </w:ins>
      <w:del w:id="138" w:author="Daniel Mongrain" w:date="2026-05-25T17:00:00Z">
        <w:r w:rsidRPr="00B53A0D" w:rsidDel="00EF1811">
          <w:rPr>
            <w:rFonts w:cs="Tahoma"/>
            <w:sz w:val="23"/>
            <w:szCs w:val="23"/>
          </w:rPr>
          <w:delText xml:space="preserve">caller/B2BUA </w:delText>
        </w:r>
      </w:del>
      <w:r w:rsidRPr="00B53A0D">
        <w:rPr>
          <w:rFonts w:cs="Tahoma"/>
          <w:sz w:val="23"/>
          <w:szCs w:val="23"/>
        </w:rPr>
        <w:t xml:space="preserve">to the conference by sending an INVITE method containing the </w:t>
      </w:r>
      <w:ins w:id="139" w:author="Daniel Mongrain" w:date="2026-05-25T17:00:00Z">
        <w:r w:rsidR="00EF1811" w:rsidRPr="00EF1811">
          <w:rPr>
            <w:rFonts w:cs="Tahoma"/>
            <w:color w:val="333333"/>
            <w:szCs w:val="24"/>
          </w:rPr>
          <w:t xml:space="preserve">existing call’s Contact </w:t>
        </w:r>
      </w:ins>
      <w:del w:id="140" w:author="Daniel Mongrain" w:date="2026-05-25T17:00:00Z">
        <w:r w:rsidR="00776E89" w:rsidRPr="00A94718" w:rsidDel="00EF1811">
          <w:rPr>
            <w:rFonts w:cs="Tahoma"/>
            <w:color w:val="333333"/>
            <w:szCs w:val="24"/>
          </w:rPr>
          <w:delText xml:space="preserve">Conference </w:delText>
        </w:r>
      </w:del>
      <w:r w:rsidR="00776E89" w:rsidRPr="00A94718">
        <w:rPr>
          <w:rFonts w:cs="Tahoma"/>
          <w:color w:val="333333"/>
          <w:szCs w:val="24"/>
        </w:rPr>
        <w:t>URI</w:t>
      </w:r>
      <w:r w:rsidRPr="00B53A0D">
        <w:rPr>
          <w:rFonts w:cs="Tahoma"/>
          <w:sz w:val="23"/>
          <w:szCs w:val="23"/>
        </w:rPr>
        <w:t xml:space="preserve"> and a Replaces header field that references the leg between the B2BUA and the transfer-from PSAP and an SDP offer.</w:t>
      </w:r>
    </w:p>
    <w:p w14:paraId="1DF22A41"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INVITE arrives at the B2BUA. It does not forward the INVITE. Instead, it accepts the invitation by returning a 200 OK message containing an answer SDP with the media address and port of itself.</w:t>
      </w:r>
    </w:p>
    <w:p w14:paraId="6E4BD28E" w14:textId="77777777" w:rsidR="00867868" w:rsidRPr="00B53A0D" w:rsidRDefault="00867868" w:rsidP="00624BB8">
      <w:pPr>
        <w:pStyle w:val="BodyText"/>
        <w:numPr>
          <w:ilvl w:val="0"/>
          <w:numId w:val="66"/>
        </w:numPr>
        <w:spacing w:before="80" w:after="80"/>
        <w:contextualSpacing/>
        <w:rPr>
          <w:rFonts w:cs="Tahoma"/>
          <w:sz w:val="23"/>
          <w:szCs w:val="23"/>
        </w:rPr>
      </w:pPr>
      <w:r w:rsidRPr="00B53A0D">
        <w:rPr>
          <w:rFonts w:cs="Tahoma"/>
          <w:sz w:val="23"/>
          <w:szCs w:val="23"/>
        </w:rPr>
        <w:t>The bridge acknowledges receipt of the 200 OK message by returning an ACK.</w:t>
      </w:r>
    </w:p>
    <w:p w14:paraId="6DD994B5" w14:textId="77777777" w:rsidR="00867868" w:rsidRPr="00B53A0D" w:rsidRDefault="00867868" w:rsidP="00624BB8">
      <w:pPr>
        <w:pStyle w:val="BodyText"/>
        <w:spacing w:before="80" w:after="80"/>
        <w:ind w:left="720" w:hanging="360"/>
        <w:contextualSpacing/>
        <w:rPr>
          <w:rFonts w:cs="Tahoma"/>
          <w:sz w:val="23"/>
          <w:szCs w:val="23"/>
        </w:rPr>
      </w:pPr>
      <w:r w:rsidRPr="00B53A0D">
        <w:rPr>
          <w:rFonts w:cs="Tahoma"/>
          <w:i/>
          <w:sz w:val="23"/>
          <w:szCs w:val="23"/>
        </w:rPr>
        <w:t>A media session is established between the B2BUA and the bridge. The media session between the caller and the B2BUA is not affected.</w:t>
      </w:r>
      <w:r w:rsidRPr="00B53A0D">
        <w:rPr>
          <w:rFonts w:cs="Tahoma"/>
          <w:sz w:val="23"/>
          <w:szCs w:val="23"/>
        </w:rPr>
        <w:t xml:space="preserve"> </w:t>
      </w:r>
      <w:r w:rsidRPr="00B53A0D">
        <w:rPr>
          <w:rFonts w:cs="Tahoma"/>
          <w:i/>
          <w:sz w:val="23"/>
          <w:szCs w:val="23"/>
        </w:rPr>
        <w:t>If SDP includes media-type specification for audio and/or video and/or RTT, then RTP media is exchanged. If SDP includes media-type specification for MSRP, then MSRP messages are exchanged.</w:t>
      </w:r>
    </w:p>
    <w:p w14:paraId="4F2ADF29"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B2BUA releases the connection to the transfer-from PSAP by sending a BYE message.</w:t>
      </w:r>
    </w:p>
    <w:p w14:paraId="3AC00807"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transfer-from PSAP responds by returning a 200 OK message.</w:t>
      </w:r>
    </w:p>
    <w:p w14:paraId="7400D01A" w14:textId="77777777" w:rsidR="00867868" w:rsidRPr="00B53A0D" w:rsidRDefault="00867868" w:rsidP="005E5382">
      <w:pPr>
        <w:pStyle w:val="BodyText"/>
        <w:numPr>
          <w:ilvl w:val="0"/>
          <w:numId w:val="66"/>
        </w:numPr>
        <w:spacing w:before="80" w:after="80"/>
        <w:contextualSpacing/>
        <w:rPr>
          <w:rFonts w:cs="Tahoma"/>
          <w:sz w:val="23"/>
          <w:szCs w:val="23"/>
        </w:rPr>
      </w:pPr>
      <w:commentRangeStart w:id="141"/>
      <w:r w:rsidRPr="00B53A0D">
        <w:rPr>
          <w:rFonts w:cs="Tahoma"/>
          <w:sz w:val="23"/>
          <w:szCs w:val="23"/>
        </w:rPr>
        <w:t>The bridge sends a NOTIFY message to the transfer-from PSAP to provide REFER processing status.</w:t>
      </w:r>
      <w:commentRangeEnd w:id="141"/>
      <w:r w:rsidR="00EF38F9">
        <w:rPr>
          <w:rStyle w:val="CommentReference"/>
        </w:rPr>
        <w:commentReference w:id="141"/>
      </w:r>
    </w:p>
    <w:p w14:paraId="5E3C744C"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transfer-from PSAP responds by returning a 200 OK message.</w:t>
      </w:r>
    </w:p>
    <w:p w14:paraId="50467561"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bridge sends a NOTIFY message to the transfer-from PSAP to provide updated status associated with the conference state.</w:t>
      </w:r>
    </w:p>
    <w:p w14:paraId="3A11E80D"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transfer-from PSAP responds by returning a 200 OK message.</w:t>
      </w:r>
    </w:p>
    <w:p w14:paraId="5BFFFE15" w14:textId="5EB23BA1"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 xml:space="preserve">The B2BUA subscribes to the conference associated with the Conference </w:t>
      </w:r>
      <w:r w:rsidR="003B278E">
        <w:rPr>
          <w:rFonts w:cs="Tahoma"/>
          <w:sz w:val="23"/>
          <w:szCs w:val="23"/>
        </w:rPr>
        <w:t>URI</w:t>
      </w:r>
      <w:r w:rsidR="003B278E" w:rsidRPr="00B53A0D">
        <w:rPr>
          <w:rFonts w:cs="Tahoma"/>
          <w:sz w:val="23"/>
          <w:szCs w:val="23"/>
        </w:rPr>
        <w:t xml:space="preserve"> </w:t>
      </w:r>
      <w:r w:rsidRPr="00B53A0D">
        <w:rPr>
          <w:rFonts w:cs="Tahoma"/>
          <w:sz w:val="23"/>
          <w:szCs w:val="23"/>
        </w:rPr>
        <w:t>provided in the INVITE message from the bridge by sending a SUBSCRIBE message to the bridge. (Optional)</w:t>
      </w:r>
    </w:p>
    <w:p w14:paraId="06C350C9"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t>The bridge acknowledges the subscription request by sending a 200 OK message back to the B2BUA. (Optional)</w:t>
      </w:r>
    </w:p>
    <w:p w14:paraId="0DFEEABE" w14:textId="77777777" w:rsidR="00867868" w:rsidRPr="00B53A0D" w:rsidRDefault="00867868" w:rsidP="005E5382">
      <w:pPr>
        <w:pStyle w:val="BodyText"/>
        <w:numPr>
          <w:ilvl w:val="0"/>
          <w:numId w:val="66"/>
        </w:numPr>
        <w:spacing w:before="80" w:after="80"/>
        <w:contextualSpacing/>
        <w:rPr>
          <w:rFonts w:cs="Tahoma"/>
          <w:sz w:val="23"/>
          <w:szCs w:val="23"/>
        </w:rPr>
      </w:pPr>
      <w:r w:rsidRPr="00B53A0D">
        <w:rPr>
          <w:rFonts w:cs="Tahoma"/>
          <w:sz w:val="23"/>
          <w:szCs w:val="23"/>
        </w:rPr>
        <w:lastRenderedPageBreak/>
        <w:t>The bridge then returns a NOTIFY message to the B2BUA to provide subscription status information. (Optional)</w:t>
      </w:r>
    </w:p>
    <w:p w14:paraId="07802596" w14:textId="77777777" w:rsidR="00867868" w:rsidRPr="00B53A0D" w:rsidRDefault="00867868" w:rsidP="005E5382">
      <w:pPr>
        <w:pStyle w:val="BodyText"/>
        <w:numPr>
          <w:ilvl w:val="0"/>
          <w:numId w:val="66"/>
        </w:numPr>
        <w:spacing w:before="80" w:after="80"/>
        <w:contextualSpacing/>
        <w:rPr>
          <w:rFonts w:cs="Tahoma"/>
          <w:sz w:val="22"/>
          <w:szCs w:val="22"/>
        </w:rPr>
      </w:pPr>
      <w:r w:rsidRPr="00B53A0D">
        <w:rPr>
          <w:rFonts w:cs="Tahoma"/>
          <w:sz w:val="23"/>
          <w:szCs w:val="23"/>
        </w:rPr>
        <w:t>The B2BUA responds by returning a 200 OK message. (Optional)</w:t>
      </w:r>
      <w:r w:rsidRPr="00B53A0D">
        <w:rPr>
          <w:rFonts w:cs="Tahoma"/>
          <w:sz w:val="22"/>
          <w:szCs w:val="22"/>
        </w:rPr>
        <w:br w:type="page"/>
      </w:r>
    </w:p>
    <w:p w14:paraId="5A2EA58F" w14:textId="06F0BFD6" w:rsidR="00867868" w:rsidRPr="00B53A0D" w:rsidRDefault="00867868" w:rsidP="0021481C">
      <w:pPr>
        <w:pStyle w:val="Heading5"/>
        <w:ind w:left="1440" w:hanging="1440"/>
      </w:pPr>
      <w:bookmarkStart w:id="142" w:name="_Ref507514601"/>
      <w:r w:rsidRPr="00B53A0D">
        <w:lastRenderedPageBreak/>
        <w:t>Transfer-to PSAP is Invited to the Conference</w:t>
      </w:r>
      <w:bookmarkEnd w:id="142"/>
      <w:r w:rsidRPr="00B53A0D">
        <w:t xml:space="preserve"> </w:t>
      </w:r>
    </w:p>
    <w:p w14:paraId="4A925662" w14:textId="09F7E7B6" w:rsidR="00867868" w:rsidRPr="00B53A0D" w:rsidRDefault="00867868" w:rsidP="00867868">
      <w:pPr>
        <w:pStyle w:val="BodyText"/>
        <w:rPr>
          <w:rFonts w:cs="Tahoma"/>
          <w:sz w:val="22"/>
          <w:szCs w:val="22"/>
        </w:rPr>
      </w:pPr>
      <w:r w:rsidRPr="00B53A0D">
        <w:rPr>
          <w:rFonts w:cs="Tahoma"/>
          <w:szCs w:val="24"/>
        </w:rPr>
        <w:t xml:space="preserve">This flow is based on </w:t>
      </w:r>
      <w:r w:rsidR="00117C77">
        <w:rPr>
          <w:rFonts w:cs="Tahoma"/>
          <w:szCs w:val="24"/>
        </w:rPr>
        <w:t>section</w:t>
      </w:r>
      <w:r w:rsidRPr="00B53A0D">
        <w:rPr>
          <w:rFonts w:cs="Tahoma"/>
          <w:szCs w:val="24"/>
        </w:rPr>
        <w:t xml:space="preserve"> 5.5 of RFC 4579 </w:t>
      </w:r>
      <w:r w:rsidRPr="00B53A0D">
        <w:rPr>
          <w:rFonts w:cs="Tahoma"/>
          <w:szCs w:val="24"/>
        </w:rPr>
        <w:fldChar w:fldCharType="begin"/>
      </w:r>
      <w:r w:rsidRPr="00B53A0D">
        <w:rPr>
          <w:rFonts w:cs="Tahoma"/>
          <w:szCs w:val="24"/>
        </w:rPr>
        <w:instrText xml:space="preserve"> REF _Ref521829945 \r \h  \* MERGEFORMAT </w:instrText>
      </w:r>
      <w:r w:rsidRPr="00B53A0D">
        <w:rPr>
          <w:rFonts w:cs="Tahoma"/>
          <w:szCs w:val="24"/>
        </w:rPr>
      </w:r>
      <w:r w:rsidRPr="00B53A0D">
        <w:rPr>
          <w:rFonts w:cs="Tahoma"/>
          <w:szCs w:val="24"/>
        </w:rPr>
        <w:fldChar w:fldCharType="separate"/>
      </w:r>
      <w:r w:rsidR="002E4E37">
        <w:rPr>
          <w:rFonts w:cs="Tahoma"/>
          <w:szCs w:val="24"/>
        </w:rPr>
        <w:t>[39]</w:t>
      </w:r>
      <w:r w:rsidRPr="00B53A0D">
        <w:rPr>
          <w:rFonts w:cs="Tahoma"/>
          <w:szCs w:val="24"/>
        </w:rPr>
        <w:fldChar w:fldCharType="end"/>
      </w:r>
      <w:r w:rsidRPr="00B53A0D">
        <w:rPr>
          <w:rFonts w:cs="Tahoma"/>
          <w:szCs w:val="24"/>
        </w:rPr>
        <w:t>. There are no differences (other than step numbers) between this flow and the comparable flow in the no-B2BUA case</w:t>
      </w:r>
      <w:r w:rsidRPr="00B53A0D">
        <w:rPr>
          <w:rFonts w:cs="Tahoma"/>
          <w:sz w:val="22"/>
          <w:szCs w:val="22"/>
        </w:rPr>
        <w:t>.</w:t>
      </w:r>
    </w:p>
    <w:p w14:paraId="26232DAA" w14:textId="77777777" w:rsidR="00A0179E" w:rsidRDefault="00A0179E" w:rsidP="00A0179E">
      <w:pPr>
        <w:spacing w:before="0" w:after="0"/>
        <w:jc w:val="center"/>
        <w:rPr>
          <w:rFonts w:cs="Tahoma"/>
          <w:color w:val="FF0000"/>
          <w:szCs w:val="24"/>
        </w:rPr>
      </w:pPr>
      <w:r w:rsidRPr="00B53A0D">
        <w:rPr>
          <w:rFonts w:cs="Tahoma"/>
          <w:noProof/>
          <w:sz w:val="22"/>
          <w:szCs w:val="22"/>
          <w:lang w:val="fr-CA" w:eastAsia="fr-CA"/>
        </w:rPr>
        <w:drawing>
          <wp:inline distT="0" distB="0" distL="0" distR="0" wp14:anchorId="0A2CFB90" wp14:editId="0A2E563A">
            <wp:extent cx="6172200" cy="4629150"/>
            <wp:effectExtent l="0" t="0" r="0" b="0"/>
            <wp:docPr id="1685" name="Picture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 name="Picture 168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72200" cy="4629150"/>
                    </a:xfrm>
                    <a:prstGeom prst="rect">
                      <a:avLst/>
                    </a:prstGeom>
                    <a:noFill/>
                  </pic:spPr>
                </pic:pic>
              </a:graphicData>
            </a:graphic>
          </wp:inline>
        </w:drawing>
      </w:r>
    </w:p>
    <w:p w14:paraId="03EF5E14" w14:textId="35E37394" w:rsidR="00757322" w:rsidRPr="00B53A0D" w:rsidRDefault="00757322" w:rsidP="00757322">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7</w:t>
      </w:r>
      <w:r w:rsidR="0040248D">
        <w:rPr>
          <w:rFonts w:cs="Tahoma"/>
          <w:szCs w:val="22"/>
        </w:rPr>
        <w:fldChar w:fldCharType="end"/>
      </w:r>
      <w:r w:rsidRPr="00B53A0D">
        <w:rPr>
          <w:rFonts w:cs="Tahoma"/>
          <w:szCs w:val="22"/>
        </w:rPr>
        <w:t xml:space="preserve"> Transfer-to PSAP Invited to Conference</w:t>
      </w:r>
    </w:p>
    <w:p w14:paraId="14CA21DD" w14:textId="6DBB384A"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 xml:space="preserve">The transfer-from PSAP sends a REFER method to the conference bridge asking it to invite the transfer-to PSAP to the conference. The REFER method contains the </w:t>
      </w:r>
      <w:r w:rsidR="003B278E" w:rsidRPr="0021481C">
        <w:rPr>
          <w:rFonts w:cs="Tahoma"/>
          <w:color w:val="333333"/>
          <w:szCs w:val="24"/>
        </w:rPr>
        <w:t>Conference URI</w:t>
      </w:r>
      <w:r w:rsidRPr="00624BB8">
        <w:rPr>
          <w:rFonts w:cs="Tahoma"/>
          <w:szCs w:val="24"/>
        </w:rPr>
        <w:t xml:space="preserve"> and a Refer-To header field that contains the URI of the transfer-to PSAP. The REFER method also contains an escaped Call-Info header field value </w:t>
      </w:r>
      <w:r w:rsidRPr="00624BB8">
        <w:rPr>
          <w:rFonts w:cs="Tahoma"/>
          <w:szCs w:val="24"/>
        </w:rPr>
        <w:lastRenderedPageBreak/>
        <w:t>containing a reference URI that points to the EIDO data structure and a purpose parameter of “</w:t>
      </w:r>
      <w:r w:rsidR="0021481C" w:rsidRPr="00624BB8">
        <w:rPr>
          <w:rFonts w:cs="Tahoma"/>
          <w:szCs w:val="24"/>
        </w:rPr>
        <w:t>emergency-eido</w:t>
      </w:r>
      <w:r w:rsidRPr="00624BB8">
        <w:rPr>
          <w:rFonts w:cs="Tahoma"/>
          <w:szCs w:val="24"/>
        </w:rPr>
        <w:t>”.</w:t>
      </w:r>
    </w:p>
    <w:p w14:paraId="2981CCF7"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bridge returns a 200 OK message to the transfer-from PSAP.</w:t>
      </w:r>
    </w:p>
    <w:p w14:paraId="73A0EF1D"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bridge then returns a NOTIFY message, indicating that subscription state of the REFER request (i.e., active).</w:t>
      </w:r>
    </w:p>
    <w:p w14:paraId="000229C2"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transfer-from PSAP returns a 200 OK in response to the NOTIFY message.</w:t>
      </w:r>
    </w:p>
    <w:p w14:paraId="6E0896DE" w14:textId="2EE1ED1F"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 xml:space="preserve">The bridge invites the transfer-to PSAP to the conference by sending an INVITE method containing the </w:t>
      </w:r>
      <w:r w:rsidR="003B278E" w:rsidRPr="0021481C">
        <w:rPr>
          <w:rFonts w:cs="Tahoma"/>
          <w:color w:val="333333"/>
          <w:szCs w:val="24"/>
        </w:rPr>
        <w:t>Conference URI</w:t>
      </w:r>
      <w:r w:rsidRPr="00624BB8">
        <w:rPr>
          <w:rFonts w:cs="Tahoma"/>
          <w:szCs w:val="24"/>
        </w:rPr>
        <w:t xml:space="preserve"> and Contact header field that contains the conference URI, the ‘isfocus’ feature parameter, and an SDP offer. The INVITE contains the Call-Info header field containing a reference URI that points to the EIDO data structure and a purpose parameter of “</w:t>
      </w:r>
      <w:r w:rsidR="0021481C">
        <w:rPr>
          <w:rFonts w:cs="Tahoma"/>
          <w:szCs w:val="24"/>
        </w:rPr>
        <w:t>emergency-eido</w:t>
      </w:r>
      <w:r w:rsidRPr="00624BB8">
        <w:rPr>
          <w:rFonts w:cs="Tahoma"/>
          <w:szCs w:val="24"/>
        </w:rPr>
        <w:t>”.</w:t>
      </w:r>
    </w:p>
    <w:p w14:paraId="5A90C6F9"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transfer-to PSAP UA responds by returning a 180 Ringing message to the bridge.</w:t>
      </w:r>
    </w:p>
    <w:p w14:paraId="7F2E1DB0"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transfer-to PSAP accepts the invitation by returning a 200 OK message.</w:t>
      </w:r>
    </w:p>
    <w:p w14:paraId="2735E3F9"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 xml:space="preserve"> The bridge acknowledges receipt of the 200 OK message by returning an ACK.</w:t>
      </w:r>
    </w:p>
    <w:p w14:paraId="597784D2" w14:textId="77777777" w:rsidR="003158D9" w:rsidRPr="00624BB8" w:rsidRDefault="003158D9" w:rsidP="00624BB8">
      <w:pPr>
        <w:pStyle w:val="BodyText"/>
        <w:spacing w:before="0" w:after="0"/>
        <w:ind w:left="360"/>
        <w:contextualSpacing/>
        <w:rPr>
          <w:rFonts w:cs="Tahoma"/>
          <w:i/>
          <w:szCs w:val="24"/>
        </w:rPr>
      </w:pPr>
      <w:r w:rsidRPr="00624BB8">
        <w:rPr>
          <w:rFonts w:cs="Tahoma"/>
          <w:i/>
          <w:szCs w:val="24"/>
        </w:rPr>
        <w:t>A media session is established between the transfer-to PSAP and the bridge. If SDP includes media-type specification for audio and/or video and/or RTT, then RTP media is exchanged. If SDP includes media-type specification for MSRP, then MSRP messages are exchanged.</w:t>
      </w:r>
    </w:p>
    <w:p w14:paraId="592F636D"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 xml:space="preserve">The bridge returns a NOTIFY message to the transfer-from PSAP to provide updated status of the subscription associated with the REFER request. </w:t>
      </w:r>
    </w:p>
    <w:p w14:paraId="0A061F19"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transfer-from PSAP responds to the NOTIFY message by returning a 200 OK message.</w:t>
      </w:r>
    </w:p>
    <w:p w14:paraId="27E3B509" w14:textId="2C5277F5"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 xml:space="preserve">The transfer-to PSAP subscribes to the conference associated with the </w:t>
      </w:r>
      <w:r w:rsidR="007B38D0" w:rsidRPr="0021481C">
        <w:rPr>
          <w:rFonts w:cs="Tahoma"/>
          <w:color w:val="333333"/>
          <w:szCs w:val="24"/>
        </w:rPr>
        <w:t>Conference URI</w:t>
      </w:r>
      <w:r w:rsidRPr="00624BB8">
        <w:rPr>
          <w:rFonts w:cs="Tahoma"/>
          <w:szCs w:val="24"/>
        </w:rPr>
        <w:t xml:space="preserve"> provided in the INVITE message from the bridge by sending a SUBSCRIBE message to the bridge.</w:t>
      </w:r>
    </w:p>
    <w:p w14:paraId="65A4E186"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bridge acknowledges the subscription request by sending a 200 OK message back to the transfer-to PSAP.</w:t>
      </w:r>
    </w:p>
    <w:p w14:paraId="016CC7EC"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bridge then returns a NOTIFY message to the transfer-to PSAP to provide subscription status information.</w:t>
      </w:r>
    </w:p>
    <w:p w14:paraId="453E4DF9"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transfer-to PSAP responds by returning a 200 OK message.</w:t>
      </w:r>
    </w:p>
    <w:p w14:paraId="02422DDE"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t>The bridge sends a NOTIFY message to the transfer-from PSAP providing updated status for the subscription associated with the REFER request.</w:t>
      </w:r>
    </w:p>
    <w:p w14:paraId="3FE64583" w14:textId="77777777" w:rsidR="003158D9" w:rsidRPr="00624BB8" w:rsidRDefault="003158D9" w:rsidP="00624BB8">
      <w:pPr>
        <w:pStyle w:val="BodyText"/>
        <w:numPr>
          <w:ilvl w:val="0"/>
          <w:numId w:val="66"/>
        </w:numPr>
        <w:spacing w:before="0" w:after="0"/>
        <w:contextualSpacing/>
        <w:rPr>
          <w:rFonts w:cs="Tahoma"/>
          <w:szCs w:val="24"/>
        </w:rPr>
      </w:pPr>
      <w:r w:rsidRPr="00624BB8">
        <w:rPr>
          <w:rFonts w:cs="Tahoma"/>
          <w:szCs w:val="24"/>
        </w:rPr>
        <w:lastRenderedPageBreak/>
        <w:t>The transfer-from PSAP responds to the NOTIFY message by returning a 200 OK message.</w:t>
      </w:r>
    </w:p>
    <w:p w14:paraId="00057E59" w14:textId="77777777" w:rsidR="003158D9" w:rsidRPr="00624BB8" w:rsidRDefault="003158D9" w:rsidP="00624BB8">
      <w:pPr>
        <w:pStyle w:val="BodyText"/>
        <w:spacing w:before="0" w:after="0"/>
        <w:ind w:left="360"/>
        <w:contextualSpacing/>
        <w:rPr>
          <w:rFonts w:cs="Tahoma"/>
          <w:i/>
          <w:szCs w:val="24"/>
        </w:rPr>
      </w:pPr>
      <w:r w:rsidRPr="00624BB8">
        <w:rPr>
          <w:rFonts w:cs="Tahoma"/>
          <w:i/>
          <w:szCs w:val="24"/>
        </w:rPr>
        <w:t>At this point the caller (via the B2BUA), transfer-from PSAP, and transfer-to PSAP are all participants in the conference.</w:t>
      </w:r>
    </w:p>
    <w:p w14:paraId="2EDADA35" w14:textId="7E3A8399" w:rsidR="00DE4F49" w:rsidRPr="00B53A0D" w:rsidRDefault="00DE4F49" w:rsidP="00DE4F49">
      <w:pPr>
        <w:pStyle w:val="Heading5"/>
        <w:ind w:left="1440" w:hanging="1440"/>
      </w:pPr>
      <w:bookmarkStart w:id="143" w:name="_Ref374707833"/>
      <w:r w:rsidRPr="00B53A0D">
        <w:t>Transfer-from PSAP Drops Out of Conference; Transfer-to PSAP Completes Transfer</w:t>
      </w:r>
      <w:bookmarkEnd w:id="143"/>
    </w:p>
    <w:p w14:paraId="425A748E" w14:textId="77777777" w:rsidR="003A6307" w:rsidRDefault="003A6307" w:rsidP="003158D9">
      <w:pPr>
        <w:spacing w:before="0" w:after="0"/>
        <w:rPr>
          <w:rFonts w:cs="Tahoma"/>
          <w:color w:val="FF0000"/>
          <w:szCs w:val="24"/>
        </w:rPr>
      </w:pPr>
      <w:commentRangeStart w:id="144"/>
      <w:r w:rsidRPr="00B53A0D">
        <w:rPr>
          <w:rFonts w:cs="Tahoma"/>
          <w:noProof/>
          <w:sz w:val="22"/>
          <w:szCs w:val="22"/>
          <w:lang w:val="fr-CA" w:eastAsia="fr-CA"/>
        </w:rPr>
        <w:drawing>
          <wp:inline distT="0" distB="0" distL="0" distR="0" wp14:anchorId="41435593" wp14:editId="667D3D6B">
            <wp:extent cx="6375585" cy="4781688"/>
            <wp:effectExtent l="0" t="0" r="6350" b="0"/>
            <wp:docPr id="1694" name="Picture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 name="Picture 169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375585" cy="4781688"/>
                    </a:xfrm>
                    <a:prstGeom prst="rect">
                      <a:avLst/>
                    </a:prstGeom>
                    <a:noFill/>
                  </pic:spPr>
                </pic:pic>
              </a:graphicData>
            </a:graphic>
          </wp:inline>
        </w:drawing>
      </w:r>
      <w:commentRangeEnd w:id="144"/>
      <w:r w:rsidR="00A53E98">
        <w:rPr>
          <w:rStyle w:val="CommentReference"/>
          <w:rFonts w:cs="Tahoma"/>
          <w:color w:val="FF0000"/>
          <w:sz w:val="24"/>
          <w:szCs w:val="24"/>
        </w:rPr>
        <w:commentReference w:id="144"/>
      </w:r>
    </w:p>
    <w:p w14:paraId="08974037" w14:textId="7C855E82" w:rsidR="0042018B" w:rsidRPr="00B53A0D" w:rsidRDefault="0042018B" w:rsidP="0042018B">
      <w:pPr>
        <w:pStyle w:val="Caption"/>
        <w:keepNext w:val="0"/>
        <w:rPr>
          <w:rFonts w:cs="Tahoma"/>
          <w:szCs w:val="22"/>
        </w:rPr>
      </w:pPr>
      <w:r w:rsidRPr="00B53A0D">
        <w:rPr>
          <w:rFonts w:cs="Tahoma"/>
          <w:szCs w:val="22"/>
        </w:rPr>
        <w:t xml:space="preserve">Figure </w:t>
      </w:r>
      <w:r w:rsidR="0040248D">
        <w:rPr>
          <w:rFonts w:cs="Tahoma"/>
          <w:szCs w:val="22"/>
        </w:rPr>
        <w:fldChar w:fldCharType="begin"/>
      </w:r>
      <w:r w:rsidR="0040248D">
        <w:rPr>
          <w:rFonts w:cs="Tahoma"/>
          <w:szCs w:val="22"/>
        </w:rPr>
        <w:instrText xml:space="preserve"> STYLEREF 1 \s </w:instrText>
      </w:r>
      <w:r w:rsidR="0040248D">
        <w:rPr>
          <w:rFonts w:cs="Tahoma"/>
          <w:szCs w:val="22"/>
        </w:rPr>
        <w:fldChar w:fldCharType="separate"/>
      </w:r>
      <w:r w:rsidR="0040248D">
        <w:rPr>
          <w:rFonts w:cs="Tahoma"/>
          <w:noProof/>
          <w:szCs w:val="22"/>
        </w:rPr>
        <w:t>4</w:t>
      </w:r>
      <w:r w:rsidR="0040248D">
        <w:rPr>
          <w:rFonts w:cs="Tahoma"/>
          <w:szCs w:val="22"/>
        </w:rPr>
        <w:fldChar w:fldCharType="end"/>
      </w:r>
      <w:r w:rsidR="0040248D">
        <w:rPr>
          <w:rFonts w:cs="Tahoma"/>
          <w:szCs w:val="22"/>
        </w:rPr>
        <w:noBreakHyphen/>
      </w:r>
      <w:r w:rsidR="0040248D">
        <w:rPr>
          <w:rFonts w:cs="Tahoma"/>
          <w:szCs w:val="22"/>
        </w:rPr>
        <w:fldChar w:fldCharType="begin"/>
      </w:r>
      <w:r w:rsidR="0040248D">
        <w:rPr>
          <w:rFonts w:cs="Tahoma"/>
          <w:szCs w:val="22"/>
        </w:rPr>
        <w:instrText xml:space="preserve"> SEQ Figure \* ARABIC \s 1 </w:instrText>
      </w:r>
      <w:r w:rsidR="0040248D">
        <w:rPr>
          <w:rFonts w:cs="Tahoma"/>
          <w:szCs w:val="22"/>
        </w:rPr>
        <w:fldChar w:fldCharType="separate"/>
      </w:r>
      <w:r w:rsidR="0040248D">
        <w:rPr>
          <w:rFonts w:cs="Tahoma"/>
          <w:noProof/>
          <w:szCs w:val="22"/>
        </w:rPr>
        <w:t>8</w:t>
      </w:r>
      <w:r w:rsidR="0040248D">
        <w:rPr>
          <w:rFonts w:cs="Tahoma"/>
          <w:szCs w:val="22"/>
        </w:rPr>
        <w:fldChar w:fldCharType="end"/>
      </w:r>
      <w:r w:rsidRPr="00B53A0D">
        <w:rPr>
          <w:rFonts w:cs="Tahoma"/>
          <w:szCs w:val="22"/>
        </w:rPr>
        <w:t xml:space="preserve"> Transfer-from PSAP Drops, Transfer-to PSAP Completes Transfer</w:t>
      </w:r>
    </w:p>
    <w:p w14:paraId="1831384C"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lastRenderedPageBreak/>
        <w:t>Upon determining that the emergency call transfer should be completed, the transfer-from PSAP disconnects from the call by sending a BYE message to the bridge.</w:t>
      </w:r>
    </w:p>
    <w:p w14:paraId="334970BC"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conference bridge responds by returning a 200 OK message.</w:t>
      </w:r>
    </w:p>
    <w:p w14:paraId="2376ADD2"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bridge then returns a NOTIFY message indicating that the subscription to the conference has been terminated.</w:t>
      </w:r>
    </w:p>
    <w:p w14:paraId="1AF71CBF"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transfer-from PSAP returns a 200 OK in response to the NOTIFY.</w:t>
      </w:r>
    </w:p>
    <w:p w14:paraId="15167B7E"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bridge then returns a NOTIFY message to the B2BUA indicating that there has been a change to the subscription state. (Optional)</w:t>
      </w:r>
    </w:p>
    <w:p w14:paraId="1A8C5BC7"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B2BUA returns a 200 OK in response to the NOTIFY. (Optional)</w:t>
      </w:r>
    </w:p>
    <w:p w14:paraId="15A9B451"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bridge returns a NOTIFY message to the transfer-to PSAP indicating that there has been a change to the subscription state.</w:t>
      </w:r>
    </w:p>
    <w:p w14:paraId="2A7744CB"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transfer-to PSAP returns a 200 OK in response to the NOTIFY.</w:t>
      </w:r>
    </w:p>
    <w:p w14:paraId="3C96F085"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Upon recognizing that the caller (via the B2BUA) and the transfer-to PSAP are the only remaining participants in the conference, the transfer-to PSAP completes the transfer by sending an INVITE with an SDP offer to the B2BUA requesting that they replace their connection to the bridge with a direct connection to the transfer-to PSAP. The transfer-to PSAP learns the URI of the B2BUA through the entity attribute in the endpoint section of the user’s container in the conference NOTIFY from the bridge.</w:t>
      </w:r>
    </w:p>
    <w:p w14:paraId="0595F0D1"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B2BUA responds by returning a 200 OK message to the transfer-to PSAP.</w:t>
      </w:r>
    </w:p>
    <w:p w14:paraId="644434E0"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transfer-to PSAP returns an ACK in response to the 200 OK.</w:t>
      </w:r>
    </w:p>
    <w:p w14:paraId="27AD62FF" w14:textId="77777777" w:rsidR="00194E39" w:rsidRPr="00624BB8" w:rsidRDefault="00194E39" w:rsidP="00624BB8">
      <w:pPr>
        <w:spacing w:before="80" w:after="80"/>
        <w:ind w:left="720" w:hanging="360"/>
        <w:contextualSpacing/>
        <w:rPr>
          <w:rFonts w:cs="Tahoma"/>
          <w:i/>
          <w:szCs w:val="24"/>
        </w:rPr>
      </w:pPr>
      <w:r w:rsidRPr="00624BB8">
        <w:rPr>
          <w:rFonts w:cs="Tahoma"/>
          <w:i/>
          <w:szCs w:val="24"/>
        </w:rPr>
        <w:t>A media session is established between the transfer-to PSAP, the B2BUA (acting as a media relay), and the caller. If SDP includes media-type specification for audio and/or video and/or RTT, then RTP media is exchanged. If SDP includes media-type specification for MSRP, then MSRP messages are exchanged.</w:t>
      </w:r>
    </w:p>
    <w:p w14:paraId="41BBA083"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B2BUA then sends a BYE to the bridge to terminate the session.</w:t>
      </w:r>
    </w:p>
    <w:p w14:paraId="56098D31"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bridge responds by sending the B2BUA a 200 OK message.</w:t>
      </w:r>
    </w:p>
    <w:p w14:paraId="477A7534"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transfer-to PSAP also terminates its session with the bridge by sending a BYE message to the bridge.</w:t>
      </w:r>
    </w:p>
    <w:p w14:paraId="3FEF3504"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bridge responds by sending a 200 OK message to the transfer-to PSAP.</w:t>
      </w:r>
    </w:p>
    <w:p w14:paraId="56D1AE39"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bridge then returns a NOTIFY message to the transfer-to PSAP indicating that the subscription to the conference has been terminated.</w:t>
      </w:r>
    </w:p>
    <w:p w14:paraId="45159D65"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transfer-to PSAP returns a 200 OK in response to the NOTIFY message.</w:t>
      </w:r>
    </w:p>
    <w:p w14:paraId="6943F99D"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lastRenderedPageBreak/>
        <w:t>The bridge sends a NOTIFY message to the B2BUA indicating that the subscription to the conference has been terminated. (Optional)</w:t>
      </w:r>
    </w:p>
    <w:p w14:paraId="6FCBF8A3" w14:textId="77777777" w:rsidR="00194E39" w:rsidRPr="00624BB8" w:rsidRDefault="00194E39" w:rsidP="00624BB8">
      <w:pPr>
        <w:pStyle w:val="ListParagraph"/>
        <w:numPr>
          <w:ilvl w:val="0"/>
          <w:numId w:val="68"/>
        </w:numPr>
        <w:spacing w:before="80" w:after="80"/>
        <w:rPr>
          <w:rFonts w:cs="Tahoma"/>
          <w:szCs w:val="24"/>
        </w:rPr>
      </w:pPr>
      <w:r w:rsidRPr="00624BB8">
        <w:rPr>
          <w:rFonts w:cs="Tahoma"/>
          <w:szCs w:val="24"/>
        </w:rPr>
        <w:t>The B2BUA responds with a 200 OK message. (Optional)</w:t>
      </w:r>
    </w:p>
    <w:p w14:paraId="7F0E8809" w14:textId="77777777" w:rsidR="00194E39" w:rsidRPr="00B53A0D" w:rsidRDefault="00194E39" w:rsidP="00624BB8">
      <w:pPr>
        <w:spacing w:before="80" w:after="80"/>
        <w:ind w:left="720" w:hanging="360"/>
        <w:contextualSpacing/>
        <w:rPr>
          <w:rFonts w:cs="Tahoma"/>
          <w:i/>
          <w:sz w:val="23"/>
          <w:szCs w:val="23"/>
        </w:rPr>
      </w:pPr>
      <w:r w:rsidRPr="00624BB8">
        <w:rPr>
          <w:rFonts w:cs="Tahoma"/>
          <w:i/>
          <w:szCs w:val="24"/>
        </w:rPr>
        <w:t>At this point, the transfer is complete, and the caller (via the B2BUA) and the transfer-to PSAP are involved in a two-way call via the B2BUA</w:t>
      </w:r>
      <w:r w:rsidRPr="00B53A0D">
        <w:rPr>
          <w:rFonts w:cs="Tahoma"/>
          <w:i/>
          <w:sz w:val="23"/>
          <w:szCs w:val="23"/>
        </w:rPr>
        <w:t>.</w:t>
      </w:r>
    </w:p>
    <w:p w14:paraId="6B85C72A" w14:textId="77777777" w:rsidR="00194E39" w:rsidRPr="00B53A0D" w:rsidRDefault="00194E39" w:rsidP="00194E39">
      <w:pPr>
        <w:pStyle w:val="Heading5"/>
        <w:ind w:left="1440" w:hanging="1440"/>
      </w:pPr>
      <w:bookmarkStart w:id="145" w:name="_Ref187764226"/>
      <w:r w:rsidRPr="00B53A0D">
        <w:t>Call Termination</w:t>
      </w:r>
      <w:bookmarkEnd w:id="145"/>
    </w:p>
    <w:p w14:paraId="7DF0B50C" w14:textId="213858A3" w:rsidR="00BF3BA2" w:rsidRPr="00B53A0D" w:rsidRDefault="00BF3BA2" w:rsidP="00BF3BA2">
      <w:pPr>
        <w:rPr>
          <w:rFonts w:cs="Tahoma"/>
          <w:szCs w:val="24"/>
        </w:rPr>
      </w:pPr>
      <w:r w:rsidRPr="00B53A0D">
        <w:rPr>
          <w:rFonts w:cs="Tahoma"/>
          <w:szCs w:val="24"/>
        </w:rPr>
        <w:t>If the caller terminates the call, it send</w:t>
      </w:r>
      <w:r w:rsidR="0066438E">
        <w:rPr>
          <w:rFonts w:cs="Tahoma"/>
          <w:szCs w:val="24"/>
        </w:rPr>
        <w:t>s</w:t>
      </w:r>
      <w:r w:rsidRPr="00B53A0D">
        <w:rPr>
          <w:rFonts w:cs="Tahoma"/>
          <w:szCs w:val="24"/>
        </w:rPr>
        <w:t xml:space="preserve"> a BYE to the B2BUA. The B2BUA forward</w:t>
      </w:r>
      <w:r w:rsidR="0066438E">
        <w:rPr>
          <w:rFonts w:cs="Tahoma"/>
          <w:szCs w:val="24"/>
        </w:rPr>
        <w:t>s</w:t>
      </w:r>
      <w:r w:rsidRPr="00B53A0D">
        <w:rPr>
          <w:rFonts w:cs="Tahoma"/>
          <w:szCs w:val="24"/>
        </w:rPr>
        <w:t xml:space="preserve"> it to the transfer-to PSAP after modifying the Contact to itself. The transfer-to PSAP respond</w:t>
      </w:r>
      <w:r w:rsidR="0066438E">
        <w:rPr>
          <w:rFonts w:cs="Tahoma"/>
          <w:szCs w:val="24"/>
        </w:rPr>
        <w:t>s</w:t>
      </w:r>
      <w:r w:rsidRPr="00B53A0D">
        <w:rPr>
          <w:rFonts w:cs="Tahoma"/>
          <w:szCs w:val="24"/>
        </w:rPr>
        <w:t xml:space="preserve"> with a 200 OK which it send</w:t>
      </w:r>
      <w:r w:rsidR="0066438E">
        <w:rPr>
          <w:rFonts w:cs="Tahoma"/>
          <w:szCs w:val="24"/>
        </w:rPr>
        <w:t>s</w:t>
      </w:r>
      <w:r w:rsidRPr="00B53A0D">
        <w:rPr>
          <w:rFonts w:cs="Tahoma"/>
          <w:szCs w:val="24"/>
        </w:rPr>
        <w:t xml:space="preserve"> to the B2BUA. The B2BUA then forward</w:t>
      </w:r>
      <w:r w:rsidR="0066438E">
        <w:rPr>
          <w:rFonts w:cs="Tahoma"/>
          <w:szCs w:val="24"/>
        </w:rPr>
        <w:t>s</w:t>
      </w:r>
      <w:r w:rsidRPr="00B53A0D">
        <w:rPr>
          <w:rFonts w:cs="Tahoma"/>
          <w:szCs w:val="24"/>
        </w:rPr>
        <w:t xml:space="preserve"> the </w:t>
      </w:r>
      <w:r w:rsidR="005C29F3">
        <w:rPr>
          <w:rFonts w:cs="Tahoma"/>
          <w:szCs w:val="24"/>
        </w:rPr>
        <w:t>200 OK</w:t>
      </w:r>
      <w:r w:rsidRPr="00B53A0D">
        <w:rPr>
          <w:rFonts w:cs="Tahoma"/>
          <w:szCs w:val="24"/>
        </w:rPr>
        <w:t xml:space="preserve"> to the caller. If the PSAP terminates the call, it send</w:t>
      </w:r>
      <w:r w:rsidR="0066438E">
        <w:rPr>
          <w:rFonts w:cs="Tahoma"/>
          <w:szCs w:val="24"/>
        </w:rPr>
        <w:t>s</w:t>
      </w:r>
      <w:r w:rsidRPr="00B53A0D">
        <w:rPr>
          <w:rFonts w:cs="Tahoma"/>
          <w:szCs w:val="24"/>
        </w:rPr>
        <w:t xml:space="preserve"> a BYE to the B2BUA, which forward</w:t>
      </w:r>
      <w:r w:rsidR="007439C6">
        <w:rPr>
          <w:rFonts w:cs="Tahoma"/>
          <w:szCs w:val="24"/>
        </w:rPr>
        <w:t>s</w:t>
      </w:r>
      <w:r w:rsidRPr="00B53A0D">
        <w:rPr>
          <w:rFonts w:cs="Tahoma"/>
          <w:szCs w:val="24"/>
        </w:rPr>
        <w:t xml:space="preserve"> it to the caller after modifying the Contact. The caller respond</w:t>
      </w:r>
      <w:r w:rsidR="007439C6">
        <w:rPr>
          <w:rFonts w:cs="Tahoma"/>
          <w:szCs w:val="24"/>
        </w:rPr>
        <w:t>s</w:t>
      </w:r>
      <w:r w:rsidRPr="00B53A0D">
        <w:rPr>
          <w:rFonts w:cs="Tahoma"/>
          <w:szCs w:val="24"/>
        </w:rPr>
        <w:t xml:space="preserve"> to the BYE with a 200 OK which it send</w:t>
      </w:r>
      <w:r w:rsidR="007439C6">
        <w:rPr>
          <w:rFonts w:cs="Tahoma"/>
          <w:szCs w:val="24"/>
        </w:rPr>
        <w:t>s</w:t>
      </w:r>
      <w:r w:rsidRPr="00B53A0D">
        <w:rPr>
          <w:rFonts w:cs="Tahoma"/>
          <w:szCs w:val="24"/>
        </w:rPr>
        <w:t xml:space="preserve"> to the B2BUA. The B2BUA forward</w:t>
      </w:r>
      <w:r w:rsidR="007439C6">
        <w:rPr>
          <w:rFonts w:cs="Tahoma"/>
          <w:szCs w:val="24"/>
        </w:rPr>
        <w:t>s</w:t>
      </w:r>
      <w:r w:rsidRPr="00B53A0D">
        <w:rPr>
          <w:rFonts w:cs="Tahoma"/>
          <w:szCs w:val="24"/>
        </w:rPr>
        <w:t xml:space="preserve"> that to the PSAP. (Steps not shown.)</w:t>
      </w:r>
      <w:bookmarkEnd w:id="0"/>
    </w:p>
    <w:sectPr w:rsidR="00BF3BA2" w:rsidRPr="00B53A0D" w:rsidSect="00EF38F9">
      <w:headerReference w:type="even" r:id="rId19"/>
      <w:headerReference w:type="default" r:id="rId20"/>
      <w:footerReference w:type="default" r:id="rId21"/>
      <w:headerReference w:type="first" r:id="rId22"/>
      <w:type w:val="continuous"/>
      <w:pgSz w:w="12240" w:h="15840"/>
      <w:pgMar w:top="720" w:right="1080" w:bottom="108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1" w:author="Daniel Mongrain" w:date="2026-05-25T16:45:00Z" w:initials="DM">
    <w:p w14:paraId="65F87F2C" w14:textId="538CF786" w:rsidR="00EF1811" w:rsidRDefault="00EF1811">
      <w:pPr>
        <w:pStyle w:val="CommentText"/>
      </w:pPr>
      <w:r>
        <w:rPr>
          <w:rStyle w:val="CommentReference"/>
        </w:rPr>
        <w:annotationRef/>
      </w:r>
      <w:r>
        <w:t>Needs to be updated to show the REFER in step 12 is to existing call Contact, not caller</w:t>
      </w:r>
    </w:p>
  </w:comment>
  <w:comment w:id="115" w:author="Daniel Mongrain" w:date="2026-05-25T17:02:00Z" w:initials="DM">
    <w:p w14:paraId="67795EDC" w14:textId="6279C7A2" w:rsidR="00EF38F9" w:rsidRDefault="00EF38F9">
      <w:pPr>
        <w:pStyle w:val="CommentText"/>
      </w:pPr>
      <w:r>
        <w:rPr>
          <w:rStyle w:val="CommentReference"/>
        </w:rPr>
        <w:annotationRef/>
      </w:r>
      <w:r>
        <w:t>There is no such NOTIFY, notifications related to the REFER request are sent whenever the Bridge receives a response (provisional or final) from the called party. This should move after step 17 to inform PSAP call was accepted by invited party.</w:t>
      </w:r>
    </w:p>
  </w:comment>
  <w:comment w:id="122" w:author="Daniel Mongrain" w:date="2026-05-25T17:05:00Z" w:initials="DM">
    <w:p w14:paraId="75F09371" w14:textId="269F9B88" w:rsidR="00EF38F9" w:rsidRDefault="00EF38F9">
      <w:pPr>
        <w:pStyle w:val="CommentText"/>
      </w:pPr>
      <w:r>
        <w:rPr>
          <w:rStyle w:val="CommentReference"/>
        </w:rPr>
        <w:annotationRef/>
      </w:r>
      <w:r>
        <w:t>To be moved after step 17 and merged with other comment</w:t>
      </w:r>
    </w:p>
  </w:comment>
  <w:comment w:id="132" w:author="Daniel Mongrain" w:date="2026-05-25T16:55:00Z" w:initials="DM">
    <w:p w14:paraId="14478816" w14:textId="63326B9F" w:rsidR="00EF1811" w:rsidRDefault="00EF1811">
      <w:pPr>
        <w:pStyle w:val="CommentText"/>
      </w:pPr>
      <w:r>
        <w:rPr>
          <w:rStyle w:val="CommentReference"/>
        </w:rPr>
        <w:annotationRef/>
      </w:r>
      <w:r>
        <w:t>Need to update to specify in step 19 Refer-To is to existing call’s Contact URI</w:t>
      </w:r>
    </w:p>
  </w:comment>
  <w:comment w:id="136" w:author="Daniel Mongrain" w:date="2026-05-25T17:07:00Z" w:initials="DM">
    <w:p w14:paraId="49FC64DF" w14:textId="3C968141" w:rsidR="00EF38F9" w:rsidRDefault="00EF38F9">
      <w:pPr>
        <w:pStyle w:val="CommentText"/>
      </w:pPr>
      <w:r>
        <w:rPr>
          <w:rStyle w:val="CommentReference"/>
        </w:rPr>
        <w:annotationRef/>
      </w:r>
      <w:r>
        <w:t>As per above, there is no such notification, move to after step 24.</w:t>
      </w:r>
    </w:p>
  </w:comment>
  <w:comment w:id="141" w:author="Daniel Mongrain" w:date="2026-05-25T17:07:00Z" w:initials="DM">
    <w:p w14:paraId="42FF520E" w14:textId="3BB75ED5" w:rsidR="00EF38F9" w:rsidRDefault="00EF38F9">
      <w:pPr>
        <w:pStyle w:val="CommentText"/>
      </w:pPr>
      <w:r>
        <w:rPr>
          <w:rStyle w:val="CommentReference"/>
        </w:rPr>
        <w:annotationRef/>
      </w:r>
      <w:r>
        <w:t>As per above, move to after step 24 and merge with previous comment.</w:t>
      </w:r>
    </w:p>
  </w:comment>
  <w:comment w:id="144" w:author="Steve O'Conor" w:date="2021-11-18T09:20:00Z" w:initials="SO">
    <w:p w14:paraId="50693A82" w14:textId="77777777" w:rsidR="00C36D3E" w:rsidRDefault="00C36D3E" w:rsidP="004A0B47">
      <w:pPr>
        <w:pStyle w:val="CommentText"/>
      </w:pPr>
      <w:r>
        <w:rPr>
          <w:rStyle w:val="CommentReference"/>
        </w:rPr>
        <w:annotationRef/>
      </w:r>
      <w:r>
        <w:t>Replaced with G. Caron Contribution</w:t>
      </w:r>
    </w:p>
    <w:p w14:paraId="32C49CC6" w14:textId="6FF66052" w:rsidR="00C36D3E" w:rsidRDefault="00C36D3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5F87F2C" w15:done="0"/>
  <w15:commentEx w15:paraId="67795EDC" w15:done="0"/>
  <w15:commentEx w15:paraId="75F09371" w15:done="0"/>
  <w15:commentEx w15:paraId="14478816" w15:done="0"/>
  <w15:commentEx w15:paraId="49FC64DF" w15:done="0"/>
  <w15:commentEx w15:paraId="42FF520E" w15:done="0"/>
  <w15:commentEx w15:paraId="32C49C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140595" w16cex:dateUtc="2025-07-23T19:40:00Z"/>
  <w16cex:commentExtensible w16cex:durableId="2954E465" w16cex:dateUtc="2025-07-23T19:41:00Z"/>
  <w16cex:commentExtensible w16cex:durableId="6C7F4E77" w16cex:dateUtc="2026-04-28T18:18:00Z"/>
  <w16cex:commentExtensible w16cex:durableId="3C030147" w16cex:dateUtc="2025-07-23T19:43:00Z"/>
  <w16cex:commentExtensible w16cex:durableId="3590FFE0" w16cex:dateUtc="2025-08-28T16:03:00Z"/>
  <w16cex:commentExtensible w16cex:durableId="644CB5FA" w16cex:dateUtc="2025-05-29T15:56:00Z"/>
  <w16cex:commentExtensible w16cex:durableId="337A63C2" w16cex:dateUtc="2026-04-29T19:33:00Z"/>
  <w16cex:commentExtensible w16cex:durableId="588432E2" w16cex:dateUtc="2026-05-13T15:55:00Z"/>
  <w16cex:commentExtensible w16cex:durableId="0D509E96" w16cex:dateUtc="2026-04-28T20:20:00Z"/>
  <w16cex:commentExtensible w16cex:durableId="5B1815A5" w16cex:dateUtc="2025-12-10T20:27:00Z"/>
  <w16cex:commentExtensible w16cex:durableId="658A72F7" w16cex:dateUtc="2026-04-29T19:33:00Z"/>
  <w16cex:commentExtensible w16cex:durableId="33EF70B8" w16cex:dateUtc="2025-11-13T21:26:00Z"/>
  <w16cex:commentExtensible w16cex:durableId="13234007" w16cex:dateUtc="2025-11-13T21:22:00Z"/>
  <w16cex:commentExtensible w16cex:durableId="40F4758C" w16cex:dateUtc="2026-04-28T20:04:00Z"/>
  <w16cex:commentExtensible w16cex:durableId="6847B855" w16cex:dateUtc="2026-04-09T17:29:00Z"/>
  <w16cex:commentExtensible w16cex:durableId="78987ECA" w16cex:dateUtc="2025-07-23T19:56:00Z"/>
  <w16cex:commentExtensible w16cex:durableId="3C8EE13E" w16cex:dateUtc="2025-07-23T19:27:00Z"/>
  <w16cex:commentExtensible w16cex:durableId="2658416D" w16cex:dateUtc="2022-06-18T19:19:00Z"/>
  <w16cex:commentExtensible w16cex:durableId="0E85297E" w16cex:dateUtc="2025-06-04T17:56:00Z"/>
  <w16cex:commentExtensible w16cex:durableId="282D6AD4" w16cex:dateUtc="2023-06-09T13:09:00Z"/>
  <w16cex:commentExtensible w16cex:durableId="282D6C07" w16cex:dateUtc="2023-06-09T13:14:00Z"/>
  <w16cex:commentExtensible w16cex:durableId="24F6DEAD" w16cex:dateUtc="2021-09-23T15:08:00Z"/>
  <w16cex:commentExtensible w16cex:durableId="267ABF80" w16cex:dateUtc="2022-07-14T20:14:00Z"/>
  <w16cex:commentExtensible w16cex:durableId="0DCD82A8" w16cex:dateUtc="2025-07-23T15:32:00Z"/>
  <w16cex:commentExtensible w16cex:durableId="267AC122" w16cex:dateUtc="2022-07-14T20:21:00Z"/>
  <w16cex:commentExtensible w16cex:durableId="26815E35" w16cex:dateUtc="2022-07-19T23:45:00Z"/>
  <w16cex:commentExtensible w16cex:durableId="191B5FD4" w16cex:dateUtc="2026-05-20T10:47:00Z"/>
  <w16cex:commentExtensible w16cex:durableId="15492823" w16cex:dateUtc="2025-01-15T21:39:00Z"/>
  <w16cex:commentExtensible w16cex:durableId="13E2FFC8" w16cex:dateUtc="2025-01-22T17:47:00Z"/>
  <w16cex:commentExtensible w16cex:durableId="44C4C2FF" w16cex:dateUtc="2025-01-22T17:48:00Z"/>
  <w16cex:commentExtensible w16cex:durableId="2DDCE2E0" w16cex:dateUtc="2025-01-15T21:50:00Z"/>
  <w16cex:commentExtensible w16cex:durableId="5730A031" w16cex:dateUtc="2025-01-15T21:52:00Z"/>
  <w16cex:commentExtensible w16cex:durableId="6C086B9D" w16cex:dateUtc="2025-01-22T18:33:00Z"/>
  <w16cex:commentExtensible w16cex:durableId="39ECB823" w16cex:dateUtc="2025-12-10T20:24:00Z"/>
  <w16cex:commentExtensible w16cex:durableId="4D038AEF" w16cex:dateUtc="2025-01-15T22:02:00Z"/>
  <w16cex:commentExtensible w16cex:durableId="616F34A5" w16cex:dateUtc="2025-05-28T20:57:00Z"/>
  <w16cex:commentExtensible w16cex:durableId="78884649" w16cex:dateUtc="2025-05-08T19:10:00Z"/>
  <w16cex:commentExtensible w16cex:durableId="1F34ED1B" w16cex:dateUtc="2025-05-08T19:07:00Z"/>
  <w16cex:commentExtensible w16cex:durableId="6D34761F" w16cex:dateUtc="2025-05-15T20:13:00Z"/>
  <w16cex:commentExtensible w16cex:durableId="2834817D" w16cex:dateUtc="2023-06-14T22:12:00Z"/>
  <w16cex:commentExtensible w16cex:durableId="24BC4630" w16cex:dateUtc="2025-07-25T15:49:00Z"/>
  <w16cex:commentExtensible w16cex:durableId="33259AA7" w16cex:dateUtc="2025-05-08T19:29:00Z"/>
  <w16cex:commentExtensible w16cex:durableId="6C56C006" w16cex:dateUtc="2026-04-09T16:14:00Z"/>
  <w16cex:commentExtensible w16cex:durableId="1A8EEDB1" w16cex:dateUtc="2026-04-09T16:21:00Z"/>
  <w16cex:commentExtensible w16cex:durableId="61FDC6DF" w16cex:dateUtc="2026-04-09T16:26:00Z"/>
  <w16cex:commentExtensible w16cex:durableId="25C1ED38" w16cex:dateUtc="2022-02-24T16:40:00Z"/>
  <w16cex:commentExtensible w16cex:durableId="7A481F71" w16cex:dateUtc="2025-07-23T19:34:00Z"/>
  <w16cex:commentExtensible w16cex:durableId="7C249BD4" w16cex:dateUtc="2025-07-28T15:05:00Z"/>
  <w16cex:commentExtensible w16cex:durableId="4B5AAB7D" w16cex:dateUtc="2026-04-02T17:25:00Z"/>
  <w16cex:commentExtensible w16cex:durableId="0F8AE7D6" w16cex:dateUtc="2026-04-02T17:33:00Z"/>
  <w16cex:commentExtensible w16cex:durableId="011AFE71" w16cex:dateUtc="2025-08-13T20:11:00Z"/>
  <w16cex:commentExtensible w16cex:durableId="79D51775" w16cex:dateUtc="2025-08-13T20:17:00Z"/>
  <w16cex:commentExtensible w16cex:durableId="744296E7" w16cex:dateUtc="2025-08-13T20:19:00Z"/>
  <w16cex:commentExtensible w16cex:durableId="4C226793" w16cex:dateUtc="2025-08-13T20:12:00Z"/>
  <w16cex:commentExtensible w16cex:durableId="260BB8B9" w16cex:dateUtc="2022-04-21T15:04:00Z"/>
  <w16cex:commentExtensible w16cex:durableId="261E36A4" w16cex:dateUtc="2022-05-05T15:42:00Z"/>
  <w16cex:commentExtensible w16cex:durableId="261FAC02" w16cex:dateUtc="2022-05-06T18:15:00Z"/>
  <w16cex:commentExtensible w16cex:durableId="261FABDC" w16cex:dateUtc="2022-05-06T18:14:00Z"/>
  <w16cex:commentExtensible w16cex:durableId="2649F72A" w16cex:dateUtc="2022-06-07T20:11:00Z"/>
  <w16cex:commentExtensible w16cex:durableId="69CD9B75" w16cex:dateUtc="2025-06-12T16:23:00Z"/>
  <w16cex:commentExtensible w16cex:durableId="74E7CDC3" w16cex:dateUtc="2025-06-12T16:24:00Z"/>
  <w16cex:commentExtensible w16cex:durableId="44132DA7" w16cex:dateUtc="2026-04-16T15:55:00Z"/>
  <w16cex:commentExtensible w16cex:durableId="261E3B2F" w16cex:dateUtc="2022-05-05T16:01:00Z"/>
  <w16cex:commentExtensible w16cex:durableId="29CB3CCD" w16cex:dateUtc="2025-12-15T21:18:00Z"/>
  <w16cex:commentExtensible w16cex:durableId="310C680A" w16cex:dateUtc="2025-07-16T16:07:00Z"/>
  <w16cex:commentExtensible w16cex:durableId="3B505DF7" w16cex:dateUtc="2023-12-29T19:48:00Z"/>
  <w16cex:commentExtensible w16cex:durableId="7180C4A3" w16cex:dateUtc="2023-12-29T19:44:00Z"/>
  <w16cex:commentExtensible w16cex:durableId="7B81B689" w16cex:dateUtc="2023-12-29T19:46:00Z"/>
  <w16cex:commentExtensible w16cex:durableId="09793D8F" w16cex:dateUtc="2025-08-21T20:32:00Z"/>
  <w16cex:commentExtensible w16cex:durableId="4C90B3E3" w16cex:dateUtc="2025-07-28T15:58:00Z"/>
  <w16cex:commentExtensible w16cex:durableId="42A883FF" w16cex:dateUtc="2025-07-25T17:08:00Z"/>
  <w16cex:commentExtensible w16cex:durableId="0146D32F" w16cex:dateUtc="2025-07-17T19:16:00Z"/>
  <w16cex:commentExtensible w16cex:durableId="265A9755" w16cex:dateUtc="2022-06-20T13:51:00Z"/>
  <w16cex:commentExtensible w16cex:durableId="79DE0325" w16cex:dateUtc="2024-06-29T13:45:00Z"/>
  <w16cex:commentExtensible w16cex:durableId="30CADDEC" w16cex:dateUtc="2025-04-02T16:45:00Z"/>
  <w16cex:commentExtensible w16cex:durableId="443ADE60" w16cex:dateUtc="2024-06-29T20:16:00Z"/>
  <w16cex:commentExtensible w16cex:durableId="0058D965" w16cex:dateUtc="2026-05-06T22:27:00Z"/>
  <w16cex:commentExtensible w16cex:durableId="473D5949" w16cex:dateUtc="2025-05-07T16:59:00Z"/>
  <w16cex:commentExtensible w16cex:durableId="3DE3099A" w16cex:dateUtc="2025-05-07T17:19:00Z"/>
  <w16cex:commentExtensible w16cex:durableId="765F1A5F" w16cex:dateUtc="2025-05-07T17:28:00Z"/>
  <w16cex:commentExtensible w16cex:durableId="5FF7F4AF" w16cex:dateUtc="2025-05-07T17:26:00Z"/>
  <w16cex:commentExtensible w16cex:durableId="53075643" w16cex:dateUtc="2025-05-07T17:27:00Z"/>
  <w16cex:commentExtensible w16cex:durableId="26277768" w16cex:dateUtc="2022-05-12T16:09:00Z"/>
  <w16cex:commentExtensible w16cex:durableId="70005BE0" w16cex:dateUtc="2025-07-28T15:53:00Z"/>
  <w16cex:commentExtensible w16cex:durableId="24F704E9" w16cex:dateUtc="2021-09-23T17:51:00Z"/>
  <w16cex:commentExtensible w16cex:durableId="5DD064A5" w16cex:dateUtc="2026-04-28T17:44:00Z"/>
  <w16cex:commentExtensible w16cex:durableId="49C29554" w16cex:dateUtc="2025-06-05T17:32:00Z"/>
  <w16cex:commentExtensible w16cex:durableId="371CB08A" w16cex:dateUtc="2025-05-15T20:45:00Z"/>
  <w16cex:commentExtensible w16cex:durableId="27EBB961" w16cex:dateUtc="2023-04-20T17:15:00Z"/>
  <w16cex:commentExtensible w16cex:durableId="273C0A25" w16cex:dateUtc="2024-03-14T21:06:00Z"/>
  <w16cex:commentExtensible w16cex:durableId="254097EF" w16cex:dateUtc="2021-11-18T14:14:00Z"/>
  <w16cex:commentExtensible w16cex:durableId="6DF2BA8D" w16cex:dateUtc="2025-12-15T22:05:00Z"/>
  <w16cex:commentExtensible w16cex:durableId="2540984A" w16cex:dateUtc="2021-11-18T14:15:00Z"/>
  <w16cex:commentExtensible w16cex:durableId="25409884" w16cex:dateUtc="2021-11-18T14:16:00Z"/>
  <w16cex:commentExtensible w16cex:durableId="254098D3" w16cex:dateUtc="2021-11-18T14:18:00Z"/>
  <w16cex:commentExtensible w16cex:durableId="254098F5" w16cex:dateUtc="2021-11-18T14:18:00Z"/>
  <w16cex:commentExtensible w16cex:durableId="25409937" w16cex:dateUtc="2021-11-18T14:19:00Z"/>
  <w16cex:commentExtensible w16cex:durableId="25409957" w16cex:dateUtc="2021-11-18T14:20:00Z"/>
  <w16cex:commentExtensible w16cex:durableId="0B07DC30" w16cex:dateUtc="2025-04-30T17:47:00Z"/>
  <w16cex:commentExtensible w16cex:durableId="14C47BA6" w16cex:dateUtc="2024-01-25T14:30:00Z"/>
  <w16cex:commentExtensible w16cex:durableId="4866E2C0" w16cex:dateUtc="2025-04-30T17:51:00Z"/>
  <w16cex:commentExtensible w16cex:durableId="02F2E45C" w16cex:dateUtc="2025-04-30T17:55:00Z"/>
  <w16cex:commentExtensible w16cex:durableId="09D99670" w16cex:dateUtc="2025-05-29T16:15:00Z"/>
  <w16cex:commentExtensible w16cex:durableId="26C44F68" w16cex:dateUtc="2022-09-08T15:24:00Z"/>
  <w16cex:commentExtensible w16cex:durableId="26C44F8B" w16cex:dateUtc="2022-09-08T15:24:00Z"/>
  <w16cex:commentExtensible w16cex:durableId="44A40B3B" w16cex:dateUtc="2024-06-30T17:46:00Z"/>
  <w16cex:commentExtensible w16cex:durableId="590F6559" w16cex:dateUtc="2025-01-22T19:29:00Z"/>
  <w16cex:commentExtensible w16cex:durableId="77D5C5F4" w16cex:dateUtc="2025-01-22T19:02:00Z"/>
  <w16cex:commentExtensible w16cex:durableId="79EC24E1" w16cex:dateUtc="2025-01-22T19:31:00Z"/>
  <w16cex:commentExtensible w16cex:durableId="257FFEC5" w16cex:dateUtc="2022-01-05T16:25:00Z"/>
  <w16cex:commentExtensible w16cex:durableId="7B848D2E" w16cex:dateUtc="2025-07-09T18:03:00Z"/>
  <w16cex:commentExtensible w16cex:durableId="25409ADB" w16cex:dateUtc="2021-11-18T14:26:00Z"/>
  <w16cex:commentExtensible w16cex:durableId="25409B79" w16cex:dateUtc="2021-11-18T14:29:00Z"/>
  <w16cex:commentExtensible w16cex:durableId="25409BD4" w16cex:dateUtc="2021-11-18T14:31:00Z"/>
  <w16cex:commentExtensible w16cex:durableId="25409C23" w16cex:dateUtc="2021-11-18T14:32:00Z"/>
  <w16cex:commentExtensible w16cex:durableId="25409C75" w16cex:dateUtc="2021-11-18T14:33:00Z"/>
  <w16cex:commentExtensible w16cex:durableId="25409CDA" w16cex:dateUtc="2021-11-18T14:35:00Z"/>
  <w16cex:commentExtensible w16cex:durableId="6B8745E9" w16cex:dateUtc="2025-01-22T19:36:00Z"/>
  <w16cex:commentExtensible w16cex:durableId="25252108" w16cex:dateUtc="2021-10-28T17:15:00Z"/>
  <w16cex:commentExtensible w16cex:durableId="274EC69C" w16cex:dateUtc="2024-04-18T19:46:00Z"/>
  <w16cex:commentExtensible w16cex:durableId="1527C071" w16cex:dateUtc="2024-04-25T12:36:00Z"/>
  <w16cex:commentExtensible w16cex:durableId="323F9AC9" w16cex:dateUtc="2024-10-17T16:05:00Z"/>
  <w16cex:commentExtensible w16cex:durableId="282D6898" w16cex:dateUtc="2023-06-09T13:00:00Z"/>
  <w16cex:commentExtensible w16cex:durableId="1216ED63" w16cex:dateUtc="2025-07-28T16:04:00Z"/>
  <w16cex:commentExtensible w16cex:durableId="08BA61A6" w16cex:dateUtc="2025-07-28T16:06:00Z"/>
  <w16cex:commentExtensible w16cex:durableId="3F1F470E" w16cex:dateUtc="2025-01-15T20:12:00Z"/>
  <w16cex:commentExtensible w16cex:durableId="285FE8EC" w16cex:dateUtc="2023-07-17T20:21:00Z"/>
  <w16cex:commentExtensible w16cex:durableId="25E6E74D" w16cex:dateUtc="2022-03-24T16:49:00Z"/>
  <w16cex:commentExtensible w16cex:durableId="1F3A7821" w16cex:dateUtc="2025-03-19T20:23:00Z"/>
  <w16cex:commentExtensible w16cex:durableId="0AB56276" w16cex:dateUtc="2026-03-19T23:38:00Z"/>
  <w16cex:commentExtensible w16cex:durableId="4647F50E" w16cex:dateUtc="2026-05-01T16:24:00Z"/>
  <w16cex:commentExtensible w16cex:durableId="421C88E8" w16cex:dateUtc="2025-08-14T18:14:00Z"/>
  <w16cex:commentExtensible w16cex:durableId="676AD359" w16cex:dateUtc="2026-03-12T17:47:00Z"/>
  <w16cex:commentExtensible w16cex:durableId="23CE2C20" w16cex:dateUtc="2026-02-19T16:25:00Z"/>
  <w16cex:commentExtensible w16cex:durableId="2616ED6A" w16cex:dateUtc="2026-03-12T17:48:00Z"/>
  <w16cex:commentExtensible w16cex:durableId="29217D77" w16cex:dateUtc="2026-03-12T17:48:00Z"/>
  <w16cex:commentExtensible w16cex:durableId="4FF9C4A5" w16cex:dateUtc="2026-02-19T16:26:00Z"/>
  <w16cex:commentExtensible w16cex:durableId="5868A62F" w16cex:dateUtc="2026-03-26T17:18:00Z"/>
  <w16cex:commentExtensible w16cex:durableId="7983AE43" w16cex:dateUtc="2025-08-13T20:14:00Z"/>
  <w16cex:commentExtensible w16cex:durableId="04CD86D9" w16cex:dateUtc="2025-12-04T22:34:00Z"/>
  <w16cex:commentExtensible w16cex:durableId="4A9CA837" w16cex:dateUtc="2026-02-19T17:45:00Z"/>
  <w16cex:commentExtensible w16cex:durableId="2E585C7C" w16cex:dateUtc="2026-02-19T17:46:00Z"/>
  <w16cex:commentExtensible w16cex:durableId="27FE2B64" w16cex:dateUtc="2023-05-04T17:02:00Z"/>
  <w16cex:commentExtensible w16cex:durableId="6485A600" w16cex:dateUtc="2025-06-05T17:33:00Z"/>
  <w16cex:commentExtensible w16cex:durableId="26D9D036" w16cex:dateUtc="2025-07-16T14:29:00Z"/>
  <w16cex:commentExtensible w16cex:durableId="1E77D33A" w16cex:dateUtc="2025-07-16T14:56:00Z"/>
  <w16cex:commentExtensible w16cex:durableId="39A878BC" w16cex:dateUtc="2025-07-16T14:57:00Z"/>
  <w16cex:commentExtensible w16cex:durableId="60BA21F1" w16cex:dateUtc="2025-07-16T14:59:00Z"/>
  <w16cex:commentExtensible w16cex:durableId="251BCC1B" w16cex:dateUtc="2021-10-21T15:23:00Z"/>
  <w16cex:commentExtensible w16cex:durableId="25A64244" w16cex:dateUtc="2022-02-03T17:00:00Z"/>
  <w16cex:commentExtensible w16cex:durableId="19FEEF3C" w16cex:dateUtc="2025-04-03T16:40:00Z"/>
  <w16cex:commentExtensible w16cex:durableId="6B10AAF8" w16cex:dateUtc="2026-04-02T17:37:00Z"/>
  <w16cex:commentExtensible w16cex:durableId="3B395DC9" w16cex:dateUtc="2026-04-02T17:39:00Z"/>
  <w16cex:commentExtensible w16cex:durableId="43803CD2" w16cex:dateUtc="2026-05-20T11:21:00Z"/>
  <w16cex:commentExtensible w16cex:durableId="57FD7998" w16cex:dateUtc="2024-03-14T20:55:00Z"/>
  <w16cex:commentExtensible w16cex:durableId="5A106760" w16cex:dateUtc="2025-07-16T15:12:00Z"/>
  <w16cex:commentExtensible w16cex:durableId="26D6BF52" w16cex:dateUtc="2022-09-21T22:14:00Z"/>
  <w16cex:commentExtensible w16cex:durableId="10C44641" w16cex:dateUtc="2025-07-16T15:32:00Z"/>
  <w16cex:commentExtensible w16cex:durableId="1AA75E88" w16cex:dateUtc="2025-07-16T15:28:00Z"/>
  <w16cex:commentExtensible w16cex:durableId="6AE2A5C0" w16cex:dateUtc="2025-07-16T15:35:00Z"/>
  <w16cex:commentExtensible w16cex:durableId="00208238" w16cex:dateUtc="2025-07-16T16:03:00Z"/>
  <w16cex:commentExtensible w16cex:durableId="24A19CBE" w16cex:dateUtc="2025-07-23T15:40:00Z"/>
  <w16cex:commentExtensible w16cex:durableId="08FFF98C" w16cex:dateUtc="2026-02-12T00:56:00Z"/>
  <w16cex:commentExtensible w16cex:durableId="3DD0D3A2" w16cex:dateUtc="2025-08-13T20:25:00Z"/>
  <w16cex:commentExtensible w16cex:durableId="4B755678" w16cex:dateUtc="2025-05-15T20:17:00Z"/>
  <w16cex:commentExtensible w16cex:durableId="42CE03B3" w16cex:dateUtc="2026-04-16T16:26:00Z"/>
  <w16cex:commentExtensible w16cex:durableId="229FE9E9" w16cex:dateUtc="2025-05-14T19:34:00Z"/>
  <w16cex:commentExtensible w16cex:durableId="59DD321E" w16cex:dateUtc="2026-05-02T13:10:00Z"/>
  <w16cex:commentExtensible w16cex:durableId="62311776" w16cex:dateUtc="2026-04-16T16:27:00Z"/>
  <w16cex:commentExtensible w16cex:durableId="49AE3C6B" w16cex:dateUtc="2026-05-01T14:43:00Z"/>
  <w16cex:commentExtensible w16cex:durableId="4C5B124D" w16cex:dateUtc="2026-05-01T14:46:00Z"/>
  <w16cex:commentExtensible w16cex:durableId="77F5A301" w16cex:dateUtc="2024-03-28T15:44:00Z"/>
  <w16cex:commentExtensible w16cex:durableId="279526B7" w16cex:dateUtc="2024-06-26T19:17:00Z"/>
  <w16cex:commentExtensible w16cex:durableId="5C9C7A16" w16cex:dateUtc="2024-06-26T20:10:00Z"/>
  <w16cex:commentExtensible w16cex:durableId="2EC08302" w16cex:dateUtc="2024-06-26T20:11:00Z"/>
  <w16cex:commentExtensible w16cex:durableId="34B0EA94" w16cex:dateUtc="2024-06-26T20:09:00Z"/>
  <w16cex:commentExtensible w16cex:durableId="2CD4FDC8" w16cex:dateUtc="2024-06-26T20:20:00Z"/>
  <w16cex:commentExtensible w16cex:durableId="474D191A" w16cex:dateUtc="2024-06-26T20:23:00Z"/>
  <w16cex:commentExtensible w16cex:durableId="1212917C" w16cex:dateUtc="2024-06-26T20:25:00Z"/>
  <w16cex:commentExtensible w16cex:durableId="56F06CDE" w16cex:dateUtc="2024-06-26T20:15:00Z"/>
  <w16cex:commentExtensible w16cex:durableId="28319CAF" w16cex:dateUtc="2023-06-12T17:31:00Z"/>
  <w16cex:commentExtensible w16cex:durableId="36E15207" w16cex:dateUtc="2026-04-29T19:37:00Z"/>
  <w16cex:commentExtensible w16cex:durableId="1FEEAEF0" w16cex:dateUtc="2026-04-29T19:42:00Z"/>
  <w16cex:commentExtensible w16cex:durableId="16C7559D" w16cex:dateUtc="2026-04-29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5F87F2C" w16cid:durableId="2DBEFB20"/>
  <w16cid:commentId w16cid:paraId="67795EDC" w16cid:durableId="2DBEFF21"/>
  <w16cid:commentId w16cid:paraId="75F09371" w16cid:durableId="2DBEFFF1"/>
  <w16cid:commentId w16cid:paraId="14478816" w16cid:durableId="2DBEFD90"/>
  <w16cid:commentId w16cid:paraId="49FC64DF" w16cid:durableId="2DBF0048"/>
  <w16cid:commentId w16cid:paraId="42FF520E" w16cid:durableId="2DBF006F"/>
  <w16cid:commentId w16cid:paraId="32C49CC6" w16cid:durableId="254099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C84C73" w14:textId="77777777" w:rsidR="006D1098" w:rsidRDefault="006D1098" w:rsidP="00573339">
      <w:r>
        <w:separator/>
      </w:r>
    </w:p>
  </w:endnote>
  <w:endnote w:type="continuationSeparator" w:id="0">
    <w:p w14:paraId="0F8C69BF" w14:textId="77777777" w:rsidR="006D1098" w:rsidRDefault="006D1098" w:rsidP="00573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
    <w:altName w:val="Calibri"/>
    <w:charset w:val="00"/>
    <w:family w:val="roman"/>
    <w:pitch w:val="variabl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roman"/>
    <w:pitch w:val="variable"/>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iberation Mono">
    <w:altName w:val="Courier New"/>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6E630" w14:textId="77777777" w:rsidR="00620460" w:rsidRDefault="00620460" w:rsidP="0072757D">
    <w:pPr>
      <w:pStyle w:val="Footer"/>
      <w:spacing w:before="60"/>
      <w:ind w:right="360"/>
      <w:jc w:val="center"/>
    </w:pPr>
    <w:r w:rsidRPr="002A5757">
      <w:rPr>
        <w:color w:val="FF0000"/>
        <w:szCs w:val="24"/>
      </w:rPr>
      <w:t>[</w:t>
    </w:r>
    <w:r>
      <w:rPr>
        <w:color w:val="FF0000"/>
      </w:rPr>
      <w:t>MM/DD/YYYY</w:t>
    </w:r>
    <w:r w:rsidRPr="002A5757">
      <w:rPr>
        <w:color w:val="FF0000"/>
        <w:szCs w:val="24"/>
      </w:rPr>
      <w:t>]</w:t>
    </w:r>
    <w:proofErr w:type="gramStart"/>
    <w:r>
      <w:rPr>
        <w:color w:val="FF0000"/>
        <w:szCs w:val="24"/>
      </w:rPr>
      <w:tab/>
      <w:t xml:space="preserve">  </w:t>
    </w:r>
    <w:r>
      <w:tab/>
    </w:r>
    <w:proofErr w:type="gramEnd"/>
    <w:r>
      <w:t xml:space="preserve">  Page </w:t>
    </w:r>
    <w:r>
      <w:rPr>
        <w:rStyle w:val="PageNumber"/>
      </w:rPr>
      <w:fldChar w:fldCharType="begin"/>
    </w:r>
    <w:r>
      <w:rPr>
        <w:rStyle w:val="PageNumber"/>
      </w:rPr>
      <w:instrText xml:space="preserve"> PAGE </w:instrText>
    </w:r>
    <w:r>
      <w:rPr>
        <w:rStyle w:val="PageNumber"/>
      </w:rPr>
      <w:fldChar w:fldCharType="separate"/>
    </w:r>
    <w:r>
      <w:rPr>
        <w:rStyle w:val="PageNumber"/>
        <w:noProof/>
      </w:rPr>
      <w:t>526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628</w:t>
    </w:r>
    <w:r>
      <w:rPr>
        <w:rStyle w:val="PageNumber"/>
      </w:rPr>
      <w:fldChar w:fldCharType="end"/>
    </w:r>
  </w:p>
  <w:p w14:paraId="6BE968CC" w14:textId="77777777" w:rsidR="00620460" w:rsidRDefault="00620460" w:rsidP="0072757D">
    <w:pPr>
      <w:pStyle w:val="Footer"/>
      <w:ind w:right="360"/>
      <w:jc w:val="center"/>
    </w:pPr>
    <w:r>
      <w:rPr>
        <w:noProof/>
        <w:lang w:val="fr-CA" w:eastAsia="fr-CA"/>
      </w:rPr>
      <w:drawing>
        <wp:inline distT="0" distB="0" distL="0" distR="0" wp14:anchorId="04DCF0FF" wp14:editId="674B2EFC">
          <wp:extent cx="828827" cy="394263"/>
          <wp:effectExtent l="0" t="0" r="0" b="6350"/>
          <wp:docPr id="1668" name="Picture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NA_Alt_Outlin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455" cy="395513"/>
                  </a:xfrm>
                  <a:prstGeom prst="rect">
                    <a:avLst/>
                  </a:prstGeom>
                </pic:spPr>
              </pic:pic>
            </a:graphicData>
          </a:graphic>
        </wp:inline>
      </w:drawing>
    </w:r>
  </w:p>
  <w:p w14:paraId="74663E23" w14:textId="77777777" w:rsidR="00620460" w:rsidRPr="00160C4A" w:rsidRDefault="00620460" w:rsidP="0072757D">
    <w:pPr>
      <w:tabs>
        <w:tab w:val="left" w:pos="72"/>
        <w:tab w:val="left" w:pos="102"/>
        <w:tab w:val="left" w:pos="720"/>
        <w:tab w:val="left" w:pos="1440"/>
        <w:tab w:val="right" w:pos="8742"/>
        <w:tab w:val="left" w:pos="9360"/>
      </w:tabs>
      <w:jc w:val="center"/>
      <w:rPr>
        <w:b/>
      </w:rPr>
    </w:pPr>
    <w:r>
      <w:rPr>
        <w:b/>
        <w:i/>
        <w:iCs/>
        <w:color w:val="FF0000"/>
      </w:rPr>
      <w:t xml:space="preserve">© </w:t>
    </w:r>
    <w:r w:rsidRPr="006D5A9D">
      <w:rPr>
        <w:b/>
        <w:i/>
        <w:iCs/>
        <w:color w:val="FF0000"/>
      </w:rPr>
      <w:t xml:space="preserve">Copyright </w:t>
    </w:r>
    <w:r>
      <w:rPr>
        <w:b/>
        <w:i/>
        <w:iCs/>
        <w:color w:val="FF0000"/>
      </w:rPr>
      <w:t>2011-2019</w:t>
    </w:r>
    <w:r w:rsidRPr="006D5A9D">
      <w:rPr>
        <w:b/>
        <w:i/>
        <w:iCs/>
        <w:color w:val="FF0000"/>
      </w:rPr>
      <w:t xml:space="preserve"> National Emergency Number Association, Inc.</w:t>
    </w:r>
  </w:p>
  <w:p w14:paraId="116AB170" w14:textId="77777777" w:rsidR="00620460" w:rsidRDefault="00620460" w:rsidP="0072757D">
    <w:pPr>
      <w:pStyle w:val="Footer"/>
    </w:pPr>
  </w:p>
  <w:p w14:paraId="4525DEBE" w14:textId="77777777" w:rsidR="00620460" w:rsidRDefault="00620460" w:rsidP="0072757D">
    <w:pPr>
      <w:pStyle w:val="Footer"/>
    </w:pPr>
  </w:p>
  <w:p w14:paraId="58DEFCAF" w14:textId="77777777" w:rsidR="00620460" w:rsidRPr="00BC74F9" w:rsidRDefault="00620460" w:rsidP="007275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21BDC4" w14:textId="77777777" w:rsidR="006D1098" w:rsidRDefault="006D1098" w:rsidP="00573339">
      <w:r>
        <w:separator/>
      </w:r>
    </w:p>
  </w:footnote>
  <w:footnote w:type="continuationSeparator" w:id="0">
    <w:p w14:paraId="1676B3ED" w14:textId="77777777" w:rsidR="006D1098" w:rsidRDefault="006D1098" w:rsidP="00573339">
      <w:r>
        <w:continuationSeparator/>
      </w:r>
    </w:p>
  </w:footnote>
  <w:footnote w:id="1">
    <w:p w14:paraId="5C996354" w14:textId="77777777" w:rsidR="00C36D3E" w:rsidRDefault="00C36D3E" w:rsidP="00254BDE">
      <w:pPr>
        <w:pStyle w:val="FootnoteText"/>
      </w:pPr>
      <w:r>
        <w:rPr>
          <w:rStyle w:val="FootnoteReference"/>
        </w:rPr>
        <w:footnoteRef/>
      </w:r>
      <w:r>
        <w:t xml:space="preserve"> </w:t>
      </w:r>
      <w:r w:rsidRPr="00EF1811">
        <w:rPr>
          <w:sz w:val="20"/>
        </w:rPr>
        <w:t>As per RFC 3261, bridging and transfer flows described in this section support INVITEs with and without an SDP offer.</w:t>
      </w:r>
    </w:p>
  </w:footnote>
  <w:footnote w:id="2">
    <w:p w14:paraId="7D86323E" w14:textId="57355C8C" w:rsidR="00C36D3E" w:rsidRDefault="00C36D3E" w:rsidP="00212F9F">
      <w:pPr>
        <w:pStyle w:val="FootnoteText"/>
      </w:pPr>
      <w:r w:rsidRPr="00C45FC8">
        <w:rPr>
          <w:rStyle w:val="FootnoteReference"/>
        </w:rPr>
        <w:footnoteRef/>
      </w:r>
      <w:r w:rsidRPr="00C45FC8">
        <w:t xml:space="preserve"> </w:t>
      </w:r>
      <w:r w:rsidRPr="00EF38F9">
        <w:rPr>
          <w:sz w:val="20"/>
        </w:rPr>
        <w:t>The ad hoc method described in this document functionally adheres to RFC 4579 however the terminology used herein may differ. For example, the “Bridge” relates to the “Focus” application in RFC 4579 and the “Conference Application” relates to the “Conference</w:t>
      </w:r>
      <w:r>
        <w:rPr>
          <w:sz w:val="20"/>
        </w:rPr>
        <w:t xml:space="preserve"> </w:t>
      </w:r>
      <w:r w:rsidRPr="00EF38F9">
        <w:rPr>
          <w:sz w:val="20"/>
        </w:rPr>
        <w:t>Factory” application in RFC 4579. The terms used herein should be interpreted broadly to support functionalities defined in RFC 4579.</w:t>
      </w:r>
    </w:p>
  </w:footnote>
  <w:footnote w:id="3">
    <w:p w14:paraId="5DD10DE6" w14:textId="77777777" w:rsidR="00C36D3E" w:rsidRPr="003F34EE" w:rsidRDefault="00C36D3E" w:rsidP="007E0DD7">
      <w:pPr>
        <w:pStyle w:val="FootnoteText"/>
        <w:rPr>
          <w:sz w:val="20"/>
        </w:rPr>
      </w:pPr>
      <w:r w:rsidRPr="009F26F9">
        <w:rPr>
          <w:rStyle w:val="FootnoteReference"/>
          <w:sz w:val="18"/>
        </w:rPr>
        <w:footnoteRef/>
      </w:r>
      <w:r>
        <w:t xml:space="preserve"> </w:t>
      </w:r>
      <w:r w:rsidRPr="003F34EE">
        <w:rPr>
          <w:sz w:val="20"/>
        </w:rPr>
        <w:t>Note that, based on RFC 4579, the messages sent in Steps 2, 3</w:t>
      </w:r>
      <w:r>
        <w:rPr>
          <w:sz w:val="20"/>
        </w:rPr>
        <w:t>,</w:t>
      </w:r>
      <w:r w:rsidRPr="003F34EE">
        <w:rPr>
          <w:sz w:val="20"/>
        </w:rPr>
        <w:t xml:space="preserve"> and 4 are optional and may not be exchanged if the conference application and the media server are the same.</w:t>
      </w:r>
    </w:p>
  </w:footnote>
  <w:footnote w:id="4">
    <w:p w14:paraId="497DA5A5" w14:textId="77777777" w:rsidR="00C36D3E" w:rsidRPr="003F34EE" w:rsidRDefault="00C36D3E" w:rsidP="007E37B1">
      <w:pPr>
        <w:pStyle w:val="FootnoteText"/>
        <w:rPr>
          <w:sz w:val="20"/>
        </w:rPr>
      </w:pPr>
      <w:r w:rsidRPr="009F26F9">
        <w:rPr>
          <w:rStyle w:val="FootnoteReference"/>
          <w:sz w:val="18"/>
        </w:rPr>
        <w:footnoteRef/>
      </w:r>
      <w:r>
        <w:t xml:space="preserve"> </w:t>
      </w:r>
      <w:r w:rsidRPr="003F34EE">
        <w:rPr>
          <w:sz w:val="20"/>
        </w:rPr>
        <w:t xml:space="preserve">Note that, based on RFC 4579, the messages sent in Steps 2, </w:t>
      </w:r>
      <w:r>
        <w:rPr>
          <w:sz w:val="20"/>
        </w:rPr>
        <w:t>8</w:t>
      </w:r>
      <w:r w:rsidRPr="003F34EE">
        <w:rPr>
          <w:sz w:val="20"/>
        </w:rPr>
        <w:t xml:space="preserve">, </w:t>
      </w:r>
      <w:r>
        <w:rPr>
          <w:sz w:val="20"/>
        </w:rPr>
        <w:t>9,</w:t>
      </w:r>
      <w:r w:rsidRPr="003F34EE">
        <w:rPr>
          <w:sz w:val="20"/>
        </w:rPr>
        <w:t xml:space="preserve"> and </w:t>
      </w:r>
      <w:r>
        <w:rPr>
          <w:sz w:val="20"/>
        </w:rPr>
        <w:t>10</w:t>
      </w:r>
      <w:r w:rsidRPr="003F34EE">
        <w:rPr>
          <w:sz w:val="20"/>
        </w:rPr>
        <w:t xml:space="preserve"> are optional and may not be exchanged if the conference application and the media server are the same.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9A8DA9" w14:textId="183BE432" w:rsidR="00620460" w:rsidRDefault="00620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425B5" w14:textId="4FEFBF42" w:rsidR="00620460" w:rsidRDefault="00620460" w:rsidP="00CD2D13">
    <w:pPr>
      <w:ind w:left="5670"/>
      <w:contextualSpacing/>
      <w:jc w:val="right"/>
      <w:rPr>
        <w:color w:val="FF0000"/>
        <w:szCs w:val="24"/>
      </w:rPr>
    </w:pPr>
    <w:r>
      <w:rPr>
        <w:noProof/>
      </w:rPr>
      <mc:AlternateContent>
        <mc:Choice Requires="wps">
          <w:drawing>
            <wp:anchor distT="0" distB="0" distL="114300" distR="114300" simplePos="0" relativeHeight="251652608" behindDoc="1" locked="0" layoutInCell="0" allowOverlap="1" wp14:anchorId="0CAE42C5" wp14:editId="6E344BC1">
              <wp:simplePos x="0" y="0"/>
              <wp:positionH relativeFrom="margin">
                <wp:align>center</wp:align>
              </wp:positionH>
              <wp:positionV relativeFrom="margin">
                <wp:align>center</wp:align>
              </wp:positionV>
              <wp:extent cx="6216015" cy="2486025"/>
              <wp:effectExtent l="0" t="1581150" r="0" b="1438275"/>
              <wp:wrapNone/>
              <wp:docPr id="1626" name="Text Box 1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16015" cy="24860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1A36A6" w14:textId="77777777" w:rsidR="00620460" w:rsidRDefault="00620460" w:rsidP="006E4E13">
                          <w:pPr>
                            <w:jc w:val="center"/>
                            <w:rPr>
                              <w:szCs w:val="24"/>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AE42C5" id="_x0000_t202" coordsize="21600,21600" o:spt="202" path="m,l,21600r21600,l21600,xe">
              <v:stroke joinstyle="miter"/>
              <v:path gradientshapeok="t" o:connecttype="rect"/>
            </v:shapetype>
            <v:shape id="Text Box 1626" o:spid="_x0000_s1026" type="#_x0000_t202" style="position:absolute;left:0;text-align:left;margin-left:0;margin-top:0;width:489.45pt;height:195.75pt;rotation:-45;z-index:-251663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" o:allowincell="f" filled="f" stroked="f">
              <v:stroke joinstyle="round"/>
              <o:lock v:ext="edit" shapetype="t"/>
              <v:textbox style="mso-fit-shape-to-text:t">
                <w:txbxContent>
                  <w:p w14:paraId="341A36A6" w14:textId="77777777" w:rsidR="00620460" w:rsidRDefault="00620460" w:rsidP="006E4E13">
                    <w:pPr>
                      <w:jc w:val="center"/>
                      <w:rPr>
                        <w:szCs w:val="24"/>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r w:rsidRPr="00CC420A">
      <w:rPr>
        <w:szCs w:val="24"/>
      </w:rPr>
      <w:t xml:space="preserve">NENA </w:t>
    </w:r>
    <w:r w:rsidRPr="002A5757">
      <w:rPr>
        <w:color w:val="FF0000"/>
        <w:szCs w:val="24"/>
      </w:rPr>
      <w:t>[Document Name]</w:t>
    </w:r>
  </w:p>
  <w:p w14:paraId="156755B1" w14:textId="77777777" w:rsidR="00620460" w:rsidRPr="002A5757" w:rsidRDefault="00620460" w:rsidP="00CD2D13">
    <w:pPr>
      <w:spacing w:before="0" w:after="0"/>
      <w:contextualSpacing/>
      <w:jc w:val="right"/>
      <w:rPr>
        <w:color w:val="FF0000"/>
        <w:szCs w:val="24"/>
      </w:rPr>
    </w:pPr>
    <w:r>
      <w:t>NENA-STA-</w:t>
    </w:r>
    <w:r>
      <w:rPr>
        <w:color w:val="FF0000"/>
      </w:rPr>
      <w:t>XXX.X-YYYY</w:t>
    </w:r>
    <w:r w:rsidRPr="0074513C">
      <w:rPr>
        <w:color w:val="FF0000"/>
        <w:szCs w:val="24"/>
      </w:rPr>
      <w:t>,</w:t>
    </w:r>
    <w:r w:rsidRPr="005D2A8E">
      <w:rPr>
        <w:color w:val="FF0000"/>
        <w:szCs w:val="24"/>
      </w:rPr>
      <w:t xml:space="preserve"> </w:t>
    </w:r>
    <w:r>
      <w:rPr>
        <w:color w:val="FF0000"/>
        <w:szCs w:val="24"/>
      </w:rPr>
      <w:t>Month Day, Year</w:t>
    </w:r>
    <w:r>
      <w:rPr>
        <w:szCs w:val="24"/>
      </w:rPr>
      <w:t xml:space="preserve"> </w:t>
    </w:r>
  </w:p>
  <w:p w14:paraId="384F1EF9" w14:textId="77777777" w:rsidR="00620460" w:rsidRDefault="00620460" w:rsidP="00CD2D13">
    <w:pPr>
      <w:pBdr>
        <w:top w:val="double" w:sz="6" w:space="1" w:color="auto"/>
      </w:pBdr>
      <w:tabs>
        <w:tab w:val="left" w:pos="1"/>
        <w:tab w:val="left" w:pos="720"/>
        <w:tab w:val="left" w:pos="1440"/>
        <w:tab w:val="left" w:pos="1776"/>
        <w:tab w:val="left" w:pos="2160"/>
        <w:tab w:val="left" w:pos="2880"/>
        <w:tab w:val="left" w:pos="3600"/>
        <w:tab w:val="left" w:pos="4320"/>
        <w:tab w:val="left" w:pos="5040"/>
        <w:tab w:val="left" w:pos="5760"/>
        <w:tab w:val="left" w:pos="6480"/>
        <w:tab w:val="left" w:pos="7200"/>
        <w:tab w:val="left" w:pos="7920"/>
        <w:tab w:val="left" w:pos="8640"/>
        <w:tab w:val="left" w:pos="9360"/>
      </w:tabs>
      <w:contextualSpacing/>
    </w:pPr>
  </w:p>
  <w:p w14:paraId="4D5E1793" w14:textId="4CAE1BF8" w:rsidR="00620460" w:rsidRDefault="00620460" w:rsidP="00CD2D13">
    <w:pPr>
      <w:pStyle w:val="Heade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B33D2" w14:textId="18BCA613" w:rsidR="00620460" w:rsidRDefault="00620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9B"/>
    <w:multiLevelType w:val="multilevel"/>
    <w:tmpl w:val="0000009B"/>
    <w:name w:val="WW8Num155"/>
    <w:lvl w:ilvl="0">
      <w:start w:val="1"/>
      <w:numFmt w:val="decimal"/>
      <w:lvlText w:val="%1."/>
      <w:lvlJc w:val="left"/>
      <w:pPr>
        <w:tabs>
          <w:tab w:val="num" w:pos="0"/>
        </w:tabs>
        <w:ind w:left="720" w:hanging="360"/>
      </w:pPr>
      <w:rPr>
        <w:rFonts w:ascii="Symbol" w:hAnsi="Symbol" w:cs="Symbol"/>
        <w:szCs w:val="24"/>
      </w:rPr>
    </w:lvl>
    <w:lvl w:ilvl="1">
      <w:start w:val="1"/>
      <w:numFmt w:val="lowerLetter"/>
      <w:lvlText w:val="%2."/>
      <w:lvlJc w:val="left"/>
      <w:pPr>
        <w:tabs>
          <w:tab w:val="num" w:pos="0"/>
        </w:tabs>
        <w:ind w:left="1440" w:hanging="360"/>
      </w:pPr>
      <w:rPr>
        <w:rFonts w:ascii="Courier New" w:hAnsi="Courier New" w:cs="Courier New"/>
      </w:rPr>
    </w:lvl>
    <w:lvl w:ilvl="2">
      <w:start w:val="1"/>
      <w:numFmt w:val="lowerRoman"/>
      <w:lvlText w:val="%2.%3."/>
      <w:lvlJc w:val="right"/>
      <w:pPr>
        <w:tabs>
          <w:tab w:val="num" w:pos="0"/>
        </w:tabs>
        <w:ind w:left="2160" w:hanging="180"/>
      </w:pPr>
      <w:rPr>
        <w:rFonts w:ascii="Wingdings" w:hAnsi="Wingdings" w:cs="Wingdings"/>
      </w:r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503174"/>
    <w:multiLevelType w:val="hybridMultilevel"/>
    <w:tmpl w:val="BB2E8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560D57"/>
    <w:multiLevelType w:val="hybridMultilevel"/>
    <w:tmpl w:val="BA5A8132"/>
    <w:lvl w:ilvl="0" w:tplc="4D422F0A">
      <w:start w:val="1"/>
      <w:numFmt w:val="decimal"/>
      <w:lvlText w:val="%1."/>
      <w:lvlJc w:val="left"/>
      <w:pPr>
        <w:ind w:left="79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63065A"/>
    <w:multiLevelType w:val="hybridMultilevel"/>
    <w:tmpl w:val="6E6CB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135658"/>
    <w:multiLevelType w:val="multilevel"/>
    <w:tmpl w:val="F912EA9A"/>
    <w:styleLink w:val="StyleBulletedSymbolsymbolRedLeft025Hanging0251"/>
    <w:lvl w:ilvl="0">
      <w:start w:val="1"/>
      <w:numFmt w:val="decimal"/>
      <w:lvlText w:val="%1."/>
      <w:lvlJc w:val="left"/>
      <w:pPr>
        <w:tabs>
          <w:tab w:val="num" w:pos="0"/>
        </w:tabs>
      </w:pPr>
    </w:lvl>
    <w:lvl w:ilvl="1">
      <w:numFmt w:val="bullet"/>
      <w:lvlText w:val=""/>
      <w:legacy w:legacy="1" w:legacySpace="0" w:legacyIndent="360"/>
      <w:lvlJc w:val="left"/>
      <w:rPr>
        <w:rFonts w:ascii="Symbol" w:hAnsi="Symbol"/>
        <w:color w:val="FF0000"/>
        <w:kern w:val="28"/>
        <w:sz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0226EC"/>
    <w:multiLevelType w:val="hybridMultilevel"/>
    <w:tmpl w:val="5ACE0F5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2A17A52"/>
    <w:multiLevelType w:val="hybridMultilevel"/>
    <w:tmpl w:val="CB8EC388"/>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7" w15:restartNumberingAfterBreak="0">
    <w:nsid w:val="04350B3C"/>
    <w:multiLevelType w:val="hybridMultilevel"/>
    <w:tmpl w:val="903A6ED6"/>
    <w:lvl w:ilvl="0" w:tplc="7D64025C">
      <w:start w:val="50"/>
      <w:numFmt w:val="decimal"/>
      <w:lvlText w:val="%1."/>
      <w:lvlJc w:val="right"/>
      <w:pPr>
        <w:ind w:left="648" w:hanging="360"/>
      </w:pPr>
      <w:rPr>
        <w:rFonts w:ascii="Tahoma" w:eastAsia="Times New Roman" w:hAnsi="Tahoma" w:cs="Tahom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B929F9"/>
    <w:multiLevelType w:val="multilevel"/>
    <w:tmpl w:val="E27894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074A60EF"/>
    <w:multiLevelType w:val="multilevel"/>
    <w:tmpl w:val="EA2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57938"/>
    <w:multiLevelType w:val="hybridMultilevel"/>
    <w:tmpl w:val="5156ADEC"/>
    <w:lvl w:ilvl="0" w:tplc="C9F68200">
      <w:start w:val="1"/>
      <w:numFmt w:val="decimal"/>
      <w:lvlText w:val="%1."/>
      <w:lvlJc w:val="left"/>
      <w:pPr>
        <w:ind w:left="799" w:hanging="360"/>
      </w:pPr>
      <w:rPr>
        <w:sz w:val="24"/>
        <w:szCs w:val="24"/>
      </w:rPr>
    </w:lvl>
    <w:lvl w:ilvl="1" w:tplc="04090019">
      <w:start w:val="1"/>
      <w:numFmt w:val="lowerLetter"/>
      <w:lvlText w:val="%2."/>
      <w:lvlJc w:val="left"/>
      <w:pPr>
        <w:ind w:left="1519" w:hanging="360"/>
      </w:pPr>
    </w:lvl>
    <w:lvl w:ilvl="2" w:tplc="0409001B" w:tentative="1">
      <w:start w:val="1"/>
      <w:numFmt w:val="lowerRoman"/>
      <w:lvlText w:val="%3."/>
      <w:lvlJc w:val="right"/>
      <w:pPr>
        <w:ind w:left="2239" w:hanging="180"/>
      </w:pPr>
    </w:lvl>
    <w:lvl w:ilvl="3" w:tplc="0409000F" w:tentative="1">
      <w:start w:val="1"/>
      <w:numFmt w:val="decimal"/>
      <w:lvlText w:val="%4."/>
      <w:lvlJc w:val="left"/>
      <w:pPr>
        <w:ind w:left="2959" w:hanging="360"/>
      </w:pPr>
    </w:lvl>
    <w:lvl w:ilvl="4" w:tplc="04090019" w:tentative="1">
      <w:start w:val="1"/>
      <w:numFmt w:val="lowerLetter"/>
      <w:lvlText w:val="%5."/>
      <w:lvlJc w:val="left"/>
      <w:pPr>
        <w:ind w:left="3679" w:hanging="360"/>
      </w:pPr>
    </w:lvl>
    <w:lvl w:ilvl="5" w:tplc="0409001B" w:tentative="1">
      <w:start w:val="1"/>
      <w:numFmt w:val="lowerRoman"/>
      <w:lvlText w:val="%6."/>
      <w:lvlJc w:val="right"/>
      <w:pPr>
        <w:ind w:left="4399" w:hanging="180"/>
      </w:pPr>
    </w:lvl>
    <w:lvl w:ilvl="6" w:tplc="0409000F" w:tentative="1">
      <w:start w:val="1"/>
      <w:numFmt w:val="decimal"/>
      <w:lvlText w:val="%7."/>
      <w:lvlJc w:val="left"/>
      <w:pPr>
        <w:ind w:left="5119" w:hanging="360"/>
      </w:pPr>
    </w:lvl>
    <w:lvl w:ilvl="7" w:tplc="04090019" w:tentative="1">
      <w:start w:val="1"/>
      <w:numFmt w:val="lowerLetter"/>
      <w:lvlText w:val="%8."/>
      <w:lvlJc w:val="left"/>
      <w:pPr>
        <w:ind w:left="5839" w:hanging="360"/>
      </w:pPr>
    </w:lvl>
    <w:lvl w:ilvl="8" w:tplc="0409001B" w:tentative="1">
      <w:start w:val="1"/>
      <w:numFmt w:val="lowerRoman"/>
      <w:lvlText w:val="%9."/>
      <w:lvlJc w:val="right"/>
      <w:pPr>
        <w:ind w:left="6559" w:hanging="180"/>
      </w:pPr>
    </w:lvl>
  </w:abstractNum>
  <w:abstractNum w:abstractNumId="11" w15:restartNumberingAfterBreak="0">
    <w:nsid w:val="08CA5BD8"/>
    <w:multiLevelType w:val="hybridMultilevel"/>
    <w:tmpl w:val="D936902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A93698"/>
    <w:multiLevelType w:val="hybridMultilevel"/>
    <w:tmpl w:val="37089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B3E5D"/>
    <w:multiLevelType w:val="hybridMultilevel"/>
    <w:tmpl w:val="624EB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61169C"/>
    <w:multiLevelType w:val="hybridMultilevel"/>
    <w:tmpl w:val="B5BEE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4F53E6"/>
    <w:multiLevelType w:val="hybridMultilevel"/>
    <w:tmpl w:val="E11E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563B9D"/>
    <w:multiLevelType w:val="hybridMultilevel"/>
    <w:tmpl w:val="F1DE69DE"/>
    <w:lvl w:ilvl="0" w:tplc="C966CCBC">
      <w:start w:val="40"/>
      <w:numFmt w:val="decimal"/>
      <w:lvlText w:val="%1."/>
      <w:lvlJc w:val="right"/>
      <w:pPr>
        <w:ind w:left="648" w:hanging="360"/>
      </w:pPr>
      <w:rPr>
        <w:rFonts w:ascii="Tahoma" w:eastAsia="Times New Roman" w:hAnsi="Tahoma" w:cs="Tahom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6231E"/>
    <w:multiLevelType w:val="hybridMultilevel"/>
    <w:tmpl w:val="D74035EE"/>
    <w:lvl w:ilvl="0" w:tplc="B3D09F76">
      <w:start w:val="1"/>
      <w:numFmt w:val="bullet"/>
      <w:lvlText w:val="•"/>
      <w:lvlJc w:val="left"/>
      <w:pPr>
        <w:tabs>
          <w:tab w:val="num" w:pos="720"/>
        </w:tabs>
        <w:ind w:left="720" w:hanging="360"/>
      </w:pPr>
      <w:rPr>
        <w:rFonts w:ascii="Arial" w:hAnsi="Arial" w:hint="default"/>
        <w:lang w:val="en-CA"/>
      </w:rPr>
    </w:lvl>
    <w:lvl w:ilvl="1" w:tplc="ECB44DF0" w:tentative="1">
      <w:start w:val="1"/>
      <w:numFmt w:val="bullet"/>
      <w:lvlText w:val="•"/>
      <w:lvlJc w:val="left"/>
      <w:pPr>
        <w:tabs>
          <w:tab w:val="num" w:pos="1440"/>
        </w:tabs>
        <w:ind w:left="1440" w:hanging="360"/>
      </w:pPr>
      <w:rPr>
        <w:rFonts w:ascii="Arial" w:hAnsi="Arial" w:hint="default"/>
      </w:rPr>
    </w:lvl>
    <w:lvl w:ilvl="2" w:tplc="525C017C" w:tentative="1">
      <w:start w:val="1"/>
      <w:numFmt w:val="bullet"/>
      <w:lvlText w:val="•"/>
      <w:lvlJc w:val="left"/>
      <w:pPr>
        <w:tabs>
          <w:tab w:val="num" w:pos="2160"/>
        </w:tabs>
        <w:ind w:left="2160" w:hanging="360"/>
      </w:pPr>
      <w:rPr>
        <w:rFonts w:ascii="Arial" w:hAnsi="Arial" w:hint="default"/>
      </w:rPr>
    </w:lvl>
    <w:lvl w:ilvl="3" w:tplc="4F9C73A2" w:tentative="1">
      <w:start w:val="1"/>
      <w:numFmt w:val="bullet"/>
      <w:lvlText w:val="•"/>
      <w:lvlJc w:val="left"/>
      <w:pPr>
        <w:tabs>
          <w:tab w:val="num" w:pos="2880"/>
        </w:tabs>
        <w:ind w:left="2880" w:hanging="360"/>
      </w:pPr>
      <w:rPr>
        <w:rFonts w:ascii="Arial" w:hAnsi="Arial" w:hint="default"/>
      </w:rPr>
    </w:lvl>
    <w:lvl w:ilvl="4" w:tplc="8A70726E" w:tentative="1">
      <w:start w:val="1"/>
      <w:numFmt w:val="bullet"/>
      <w:lvlText w:val="•"/>
      <w:lvlJc w:val="left"/>
      <w:pPr>
        <w:tabs>
          <w:tab w:val="num" w:pos="3600"/>
        </w:tabs>
        <w:ind w:left="3600" w:hanging="360"/>
      </w:pPr>
      <w:rPr>
        <w:rFonts w:ascii="Arial" w:hAnsi="Arial" w:hint="default"/>
      </w:rPr>
    </w:lvl>
    <w:lvl w:ilvl="5" w:tplc="74FC70FE" w:tentative="1">
      <w:start w:val="1"/>
      <w:numFmt w:val="bullet"/>
      <w:lvlText w:val="•"/>
      <w:lvlJc w:val="left"/>
      <w:pPr>
        <w:tabs>
          <w:tab w:val="num" w:pos="4320"/>
        </w:tabs>
        <w:ind w:left="4320" w:hanging="360"/>
      </w:pPr>
      <w:rPr>
        <w:rFonts w:ascii="Arial" w:hAnsi="Arial" w:hint="default"/>
      </w:rPr>
    </w:lvl>
    <w:lvl w:ilvl="6" w:tplc="2CCA9200" w:tentative="1">
      <w:start w:val="1"/>
      <w:numFmt w:val="bullet"/>
      <w:lvlText w:val="•"/>
      <w:lvlJc w:val="left"/>
      <w:pPr>
        <w:tabs>
          <w:tab w:val="num" w:pos="5040"/>
        </w:tabs>
        <w:ind w:left="5040" w:hanging="360"/>
      </w:pPr>
      <w:rPr>
        <w:rFonts w:ascii="Arial" w:hAnsi="Arial" w:hint="default"/>
      </w:rPr>
    </w:lvl>
    <w:lvl w:ilvl="7" w:tplc="B006415E" w:tentative="1">
      <w:start w:val="1"/>
      <w:numFmt w:val="bullet"/>
      <w:lvlText w:val="•"/>
      <w:lvlJc w:val="left"/>
      <w:pPr>
        <w:tabs>
          <w:tab w:val="num" w:pos="5760"/>
        </w:tabs>
        <w:ind w:left="5760" w:hanging="360"/>
      </w:pPr>
      <w:rPr>
        <w:rFonts w:ascii="Arial" w:hAnsi="Arial" w:hint="default"/>
      </w:rPr>
    </w:lvl>
    <w:lvl w:ilvl="8" w:tplc="1430EF5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E656AD0"/>
    <w:multiLevelType w:val="multilevel"/>
    <w:tmpl w:val="DF58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167502"/>
    <w:multiLevelType w:val="hybridMultilevel"/>
    <w:tmpl w:val="3D8EE130"/>
    <w:lvl w:ilvl="0" w:tplc="1009000F">
      <w:start w:val="1"/>
      <w:numFmt w:val="decimal"/>
      <w:lvlText w:val="%1."/>
      <w:lvlJc w:val="left"/>
      <w:pPr>
        <w:ind w:left="718" w:hanging="360"/>
      </w:pPr>
    </w:lvl>
    <w:lvl w:ilvl="1" w:tplc="10090019" w:tentative="1">
      <w:start w:val="1"/>
      <w:numFmt w:val="lowerLetter"/>
      <w:lvlText w:val="%2."/>
      <w:lvlJc w:val="left"/>
      <w:pPr>
        <w:ind w:left="1438" w:hanging="360"/>
      </w:pPr>
    </w:lvl>
    <w:lvl w:ilvl="2" w:tplc="1009001B" w:tentative="1">
      <w:start w:val="1"/>
      <w:numFmt w:val="lowerRoman"/>
      <w:lvlText w:val="%3."/>
      <w:lvlJc w:val="right"/>
      <w:pPr>
        <w:ind w:left="2158" w:hanging="180"/>
      </w:pPr>
    </w:lvl>
    <w:lvl w:ilvl="3" w:tplc="1009000F" w:tentative="1">
      <w:start w:val="1"/>
      <w:numFmt w:val="decimal"/>
      <w:lvlText w:val="%4."/>
      <w:lvlJc w:val="left"/>
      <w:pPr>
        <w:ind w:left="2878" w:hanging="360"/>
      </w:pPr>
    </w:lvl>
    <w:lvl w:ilvl="4" w:tplc="10090019" w:tentative="1">
      <w:start w:val="1"/>
      <w:numFmt w:val="lowerLetter"/>
      <w:lvlText w:val="%5."/>
      <w:lvlJc w:val="left"/>
      <w:pPr>
        <w:ind w:left="3598" w:hanging="360"/>
      </w:pPr>
    </w:lvl>
    <w:lvl w:ilvl="5" w:tplc="1009001B" w:tentative="1">
      <w:start w:val="1"/>
      <w:numFmt w:val="lowerRoman"/>
      <w:lvlText w:val="%6."/>
      <w:lvlJc w:val="right"/>
      <w:pPr>
        <w:ind w:left="4318" w:hanging="180"/>
      </w:pPr>
    </w:lvl>
    <w:lvl w:ilvl="6" w:tplc="1009000F" w:tentative="1">
      <w:start w:val="1"/>
      <w:numFmt w:val="decimal"/>
      <w:lvlText w:val="%7."/>
      <w:lvlJc w:val="left"/>
      <w:pPr>
        <w:ind w:left="5038" w:hanging="360"/>
      </w:pPr>
    </w:lvl>
    <w:lvl w:ilvl="7" w:tplc="10090019" w:tentative="1">
      <w:start w:val="1"/>
      <w:numFmt w:val="lowerLetter"/>
      <w:lvlText w:val="%8."/>
      <w:lvlJc w:val="left"/>
      <w:pPr>
        <w:ind w:left="5758" w:hanging="360"/>
      </w:pPr>
    </w:lvl>
    <w:lvl w:ilvl="8" w:tplc="1009001B" w:tentative="1">
      <w:start w:val="1"/>
      <w:numFmt w:val="lowerRoman"/>
      <w:lvlText w:val="%9."/>
      <w:lvlJc w:val="right"/>
      <w:pPr>
        <w:ind w:left="6478" w:hanging="180"/>
      </w:pPr>
    </w:lvl>
  </w:abstractNum>
  <w:abstractNum w:abstractNumId="20" w15:restartNumberingAfterBreak="0">
    <w:nsid w:val="0F5A34B1"/>
    <w:multiLevelType w:val="hybridMultilevel"/>
    <w:tmpl w:val="E6A00D58"/>
    <w:lvl w:ilvl="0" w:tplc="D572F4EE">
      <w:start w:val="1"/>
      <w:numFmt w:val="decimal"/>
      <w:lvlText w:val="%1)"/>
      <w:lvlJc w:val="left"/>
      <w:pPr>
        <w:ind w:left="720" w:hanging="360"/>
      </w:pPr>
      <w:rPr>
        <w:rFonts w:hint="default"/>
      </w:rPr>
    </w:lvl>
    <w:lvl w:ilvl="1" w:tplc="96023E9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612313"/>
    <w:multiLevelType w:val="hybridMultilevel"/>
    <w:tmpl w:val="362E06B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F9A2979"/>
    <w:multiLevelType w:val="hybridMultilevel"/>
    <w:tmpl w:val="7B2CE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2A5F46"/>
    <w:multiLevelType w:val="hybridMultilevel"/>
    <w:tmpl w:val="5414E77A"/>
    <w:lvl w:ilvl="0" w:tplc="7B3C136E">
      <w:start w:val="1"/>
      <w:numFmt w:val="bullet"/>
      <w:lvlText w:val=""/>
      <w:lvlJc w:val="left"/>
      <w:pPr>
        <w:ind w:left="1087" w:hanging="360"/>
      </w:pPr>
      <w:rPr>
        <w:rFonts w:ascii="Symbol" w:hAnsi="Symbol" w:hint="default"/>
      </w:rPr>
    </w:lvl>
    <w:lvl w:ilvl="1" w:tplc="D0DC1162">
      <w:start w:val="1"/>
      <w:numFmt w:val="bullet"/>
      <w:pStyle w:val="ListBullet"/>
      <w:lvlText w:val="o"/>
      <w:lvlJc w:val="left"/>
      <w:pPr>
        <w:ind w:left="1807" w:hanging="360"/>
      </w:pPr>
      <w:rPr>
        <w:rFonts w:ascii="Courier New" w:hAnsi="Courier New" w:cs="Times New Roman" w:hint="default"/>
      </w:rPr>
    </w:lvl>
    <w:lvl w:ilvl="2" w:tplc="04090005">
      <w:start w:val="1"/>
      <w:numFmt w:val="bullet"/>
      <w:lvlText w:val=""/>
      <w:lvlJc w:val="left"/>
      <w:pPr>
        <w:ind w:left="2527" w:hanging="360"/>
      </w:pPr>
      <w:rPr>
        <w:rFonts w:ascii="Wingdings" w:hAnsi="Wingdings" w:hint="default"/>
      </w:rPr>
    </w:lvl>
    <w:lvl w:ilvl="3" w:tplc="04090001">
      <w:start w:val="1"/>
      <w:numFmt w:val="bullet"/>
      <w:lvlText w:val=""/>
      <w:lvlJc w:val="left"/>
      <w:pPr>
        <w:ind w:left="3247" w:hanging="360"/>
      </w:pPr>
      <w:rPr>
        <w:rFonts w:ascii="Symbol" w:hAnsi="Symbol" w:hint="default"/>
      </w:rPr>
    </w:lvl>
    <w:lvl w:ilvl="4" w:tplc="04090003">
      <w:start w:val="1"/>
      <w:numFmt w:val="bullet"/>
      <w:lvlText w:val="o"/>
      <w:lvlJc w:val="left"/>
      <w:pPr>
        <w:ind w:left="3967" w:hanging="360"/>
      </w:pPr>
      <w:rPr>
        <w:rFonts w:ascii="Courier New" w:hAnsi="Courier New" w:cs="Times New Roman" w:hint="default"/>
      </w:rPr>
    </w:lvl>
    <w:lvl w:ilvl="5" w:tplc="04090005">
      <w:start w:val="1"/>
      <w:numFmt w:val="bullet"/>
      <w:lvlText w:val=""/>
      <w:lvlJc w:val="left"/>
      <w:pPr>
        <w:ind w:left="4687" w:hanging="360"/>
      </w:pPr>
      <w:rPr>
        <w:rFonts w:ascii="Wingdings" w:hAnsi="Wingdings" w:hint="default"/>
      </w:rPr>
    </w:lvl>
    <w:lvl w:ilvl="6" w:tplc="04090001">
      <w:start w:val="1"/>
      <w:numFmt w:val="bullet"/>
      <w:lvlText w:val=""/>
      <w:lvlJc w:val="left"/>
      <w:pPr>
        <w:ind w:left="5407" w:hanging="360"/>
      </w:pPr>
      <w:rPr>
        <w:rFonts w:ascii="Symbol" w:hAnsi="Symbol" w:hint="default"/>
      </w:rPr>
    </w:lvl>
    <w:lvl w:ilvl="7" w:tplc="04090003">
      <w:start w:val="1"/>
      <w:numFmt w:val="bullet"/>
      <w:lvlText w:val="o"/>
      <w:lvlJc w:val="left"/>
      <w:pPr>
        <w:ind w:left="6127" w:hanging="360"/>
      </w:pPr>
      <w:rPr>
        <w:rFonts w:ascii="Courier New" w:hAnsi="Courier New" w:cs="Times New Roman" w:hint="default"/>
      </w:rPr>
    </w:lvl>
    <w:lvl w:ilvl="8" w:tplc="04090005">
      <w:start w:val="1"/>
      <w:numFmt w:val="bullet"/>
      <w:lvlText w:val=""/>
      <w:lvlJc w:val="left"/>
      <w:pPr>
        <w:ind w:left="6847" w:hanging="360"/>
      </w:pPr>
      <w:rPr>
        <w:rFonts w:ascii="Wingdings" w:hAnsi="Wingdings" w:hint="default"/>
      </w:rPr>
    </w:lvl>
  </w:abstractNum>
  <w:abstractNum w:abstractNumId="24" w15:restartNumberingAfterBreak="0">
    <w:nsid w:val="1064768A"/>
    <w:multiLevelType w:val="hybridMultilevel"/>
    <w:tmpl w:val="9BB2779C"/>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117D18EC"/>
    <w:multiLevelType w:val="hybridMultilevel"/>
    <w:tmpl w:val="985EBEB2"/>
    <w:lvl w:ilvl="0" w:tplc="C00411AA">
      <w:start w:val="1"/>
      <w:numFmt w:val="decimal"/>
      <w:lvlText w:val="%1."/>
      <w:lvlJc w:val="left"/>
      <w:pPr>
        <w:tabs>
          <w:tab w:val="num" w:pos="360"/>
        </w:tabs>
        <w:ind w:left="360" w:hanging="360"/>
      </w:pPr>
      <w:rPr>
        <w:rFonts w:hint="default"/>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26" w15:restartNumberingAfterBreak="0">
    <w:nsid w:val="124470C2"/>
    <w:multiLevelType w:val="hybridMultilevel"/>
    <w:tmpl w:val="4872C9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754535"/>
    <w:multiLevelType w:val="hybridMultilevel"/>
    <w:tmpl w:val="76F03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2CB304B"/>
    <w:multiLevelType w:val="multilevel"/>
    <w:tmpl w:val="BF580B1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13863CC6"/>
    <w:multiLevelType w:val="hybridMultilevel"/>
    <w:tmpl w:val="776C04FC"/>
    <w:lvl w:ilvl="0" w:tplc="2228E4DC">
      <w:start w:val="57"/>
      <w:numFmt w:val="decimal"/>
      <w:lvlText w:val="%1."/>
      <w:lvlJc w:val="right"/>
      <w:pPr>
        <w:ind w:left="648" w:hanging="360"/>
      </w:pPr>
      <w:rPr>
        <w:rFonts w:ascii="Times New Roman" w:eastAsia="Times New Roman" w:hAnsi="Times New Roman" w:cs="Times New Roman" w:hint="default"/>
        <w:i w:val="0"/>
      </w:rPr>
    </w:lvl>
    <w:lvl w:ilvl="1" w:tplc="0C0C0019">
      <w:start w:val="1"/>
      <w:numFmt w:val="lowerLetter"/>
      <w:lvlText w:val="%2."/>
      <w:lvlJc w:val="left"/>
      <w:pPr>
        <w:ind w:left="1224" w:hanging="360"/>
      </w:pPr>
    </w:lvl>
    <w:lvl w:ilvl="2" w:tplc="0C0C001B" w:tentative="1">
      <w:start w:val="1"/>
      <w:numFmt w:val="lowerRoman"/>
      <w:lvlText w:val="%3."/>
      <w:lvlJc w:val="right"/>
      <w:pPr>
        <w:ind w:left="1944" w:hanging="180"/>
      </w:pPr>
    </w:lvl>
    <w:lvl w:ilvl="3" w:tplc="0C0C000F" w:tentative="1">
      <w:start w:val="1"/>
      <w:numFmt w:val="decimal"/>
      <w:lvlText w:val="%4."/>
      <w:lvlJc w:val="left"/>
      <w:pPr>
        <w:ind w:left="2664" w:hanging="360"/>
      </w:pPr>
    </w:lvl>
    <w:lvl w:ilvl="4" w:tplc="0C0C0019" w:tentative="1">
      <w:start w:val="1"/>
      <w:numFmt w:val="lowerLetter"/>
      <w:lvlText w:val="%5."/>
      <w:lvlJc w:val="left"/>
      <w:pPr>
        <w:ind w:left="3384" w:hanging="360"/>
      </w:pPr>
    </w:lvl>
    <w:lvl w:ilvl="5" w:tplc="0C0C001B" w:tentative="1">
      <w:start w:val="1"/>
      <w:numFmt w:val="lowerRoman"/>
      <w:lvlText w:val="%6."/>
      <w:lvlJc w:val="right"/>
      <w:pPr>
        <w:ind w:left="4104" w:hanging="180"/>
      </w:pPr>
    </w:lvl>
    <w:lvl w:ilvl="6" w:tplc="0C0C000F" w:tentative="1">
      <w:start w:val="1"/>
      <w:numFmt w:val="decimal"/>
      <w:lvlText w:val="%7."/>
      <w:lvlJc w:val="left"/>
      <w:pPr>
        <w:ind w:left="4824" w:hanging="360"/>
      </w:pPr>
    </w:lvl>
    <w:lvl w:ilvl="7" w:tplc="0C0C0019" w:tentative="1">
      <w:start w:val="1"/>
      <w:numFmt w:val="lowerLetter"/>
      <w:lvlText w:val="%8."/>
      <w:lvlJc w:val="left"/>
      <w:pPr>
        <w:ind w:left="5544" w:hanging="360"/>
      </w:pPr>
    </w:lvl>
    <w:lvl w:ilvl="8" w:tplc="0C0C001B" w:tentative="1">
      <w:start w:val="1"/>
      <w:numFmt w:val="lowerRoman"/>
      <w:lvlText w:val="%9."/>
      <w:lvlJc w:val="right"/>
      <w:pPr>
        <w:ind w:left="6264" w:hanging="180"/>
      </w:pPr>
    </w:lvl>
  </w:abstractNum>
  <w:abstractNum w:abstractNumId="30" w15:restartNumberingAfterBreak="0">
    <w:nsid w:val="13CA5703"/>
    <w:multiLevelType w:val="hybridMultilevel"/>
    <w:tmpl w:val="BB3A1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1F0CB5"/>
    <w:multiLevelType w:val="hybridMultilevel"/>
    <w:tmpl w:val="37807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6B7BEE"/>
    <w:multiLevelType w:val="hybridMultilevel"/>
    <w:tmpl w:val="1D34D74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88363A"/>
    <w:multiLevelType w:val="hybridMultilevel"/>
    <w:tmpl w:val="216C72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C84EFF"/>
    <w:multiLevelType w:val="hybridMultilevel"/>
    <w:tmpl w:val="A808DDF0"/>
    <w:lvl w:ilvl="0" w:tplc="8AB83538">
      <w:start w:val="2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381D51"/>
    <w:multiLevelType w:val="hybridMultilevel"/>
    <w:tmpl w:val="E00E0592"/>
    <w:lvl w:ilvl="0" w:tplc="1384063C">
      <w:start w:val="15"/>
      <w:numFmt w:val="decimal"/>
      <w:lvlText w:val="%1."/>
      <w:lvlJc w:val="left"/>
      <w:pPr>
        <w:ind w:left="720" w:hanging="360"/>
      </w:pPr>
      <w:rPr>
        <w:rFonts w:ascii="Tahoma" w:hAnsi="Tahoma" w:cs="Tahoma"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58513B"/>
    <w:multiLevelType w:val="hybridMultilevel"/>
    <w:tmpl w:val="303A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6544AF"/>
    <w:multiLevelType w:val="hybridMultilevel"/>
    <w:tmpl w:val="44FE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660DA8"/>
    <w:multiLevelType w:val="hybridMultilevel"/>
    <w:tmpl w:val="A18A9426"/>
    <w:lvl w:ilvl="0" w:tplc="04090001">
      <w:start w:val="1"/>
      <w:numFmt w:val="bullet"/>
      <w:lvlText w:val=""/>
      <w:lvlJc w:val="left"/>
      <w:pPr>
        <w:ind w:left="720" w:hanging="360"/>
      </w:pPr>
      <w:rPr>
        <w:rFonts w:ascii="Symbol" w:hAnsi="Symbol" w:hint="default"/>
      </w:rPr>
    </w:lvl>
    <w:lvl w:ilvl="1" w:tplc="94DC60F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6B83C09"/>
    <w:multiLevelType w:val="hybridMultilevel"/>
    <w:tmpl w:val="18BC38D8"/>
    <w:lvl w:ilvl="0" w:tplc="227E8D8A">
      <w:start w:val="1"/>
      <w:numFmt w:val="decimal"/>
      <w:lvlText w:val="%1."/>
      <w:lvlJc w:val="left"/>
      <w:pPr>
        <w:ind w:left="720" w:hanging="360"/>
      </w:pPr>
      <w:rPr>
        <w:rFonts w:ascii="Tahoma" w:hAnsi="Tahoma" w:hint="default"/>
        <w:sz w:val="24"/>
      </w:rPr>
    </w:lvl>
    <w:lvl w:ilvl="1" w:tplc="40D0C01E">
      <w:start w:val="1"/>
      <w:numFmt w:val="lowerLetter"/>
      <w:lvlText w:val="%2."/>
      <w:lvlJc w:val="left"/>
      <w:pPr>
        <w:ind w:left="1440" w:hanging="360"/>
      </w:pPr>
      <w:rPr>
        <w:rFonts w:ascii="Tahoma" w:hAnsi="Tahoma" w:cs="Tahoma" w:hint="default"/>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6E1701E"/>
    <w:multiLevelType w:val="hybridMultilevel"/>
    <w:tmpl w:val="B8C04C84"/>
    <w:lvl w:ilvl="0" w:tplc="04090001">
      <w:start w:val="1"/>
      <w:numFmt w:val="bullet"/>
      <w:lvlText w:val=""/>
      <w:lvlJc w:val="left"/>
      <w:pPr>
        <w:ind w:left="720" w:hanging="360"/>
      </w:pPr>
      <w:rPr>
        <w:rFonts w:ascii="Symbol" w:hAnsi="Symbol" w:hint="default"/>
      </w:rPr>
    </w:lvl>
    <w:lvl w:ilvl="1" w:tplc="1FCAF8B4">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nsola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nsolas"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5A7C8C"/>
    <w:multiLevelType w:val="hybridMultilevel"/>
    <w:tmpl w:val="65529808"/>
    <w:lvl w:ilvl="0" w:tplc="F54054CC">
      <w:start w:val="52"/>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9524A6"/>
    <w:multiLevelType w:val="hybridMultilevel"/>
    <w:tmpl w:val="B234E126"/>
    <w:lvl w:ilvl="0" w:tplc="10A63068">
      <w:start w:val="1"/>
      <w:numFmt w:val="decimal"/>
      <w:lvlText w:val="%1."/>
      <w:lvlJc w:val="left"/>
      <w:pPr>
        <w:tabs>
          <w:tab w:val="num" w:pos="720"/>
        </w:tabs>
        <w:ind w:left="720" w:hanging="360"/>
      </w:pPr>
      <w:rPr>
        <w:rFonts w:cs="Times New Roman" w:hint="default"/>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19BB51E6"/>
    <w:multiLevelType w:val="hybridMultilevel"/>
    <w:tmpl w:val="57AC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nsola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nsola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nsolas"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A5619E1"/>
    <w:multiLevelType w:val="hybridMultilevel"/>
    <w:tmpl w:val="FFF29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B1D6E55"/>
    <w:multiLevelType w:val="hybridMultilevel"/>
    <w:tmpl w:val="FCC6FA4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1B2F0126"/>
    <w:multiLevelType w:val="hybridMultilevel"/>
    <w:tmpl w:val="9232122A"/>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47" w15:restartNumberingAfterBreak="0">
    <w:nsid w:val="1B596C79"/>
    <w:multiLevelType w:val="hybridMultilevel"/>
    <w:tmpl w:val="4476C4FC"/>
    <w:lvl w:ilvl="0" w:tplc="69D81154">
      <w:start w:val="1"/>
      <w:numFmt w:val="decimal"/>
      <w:lvlText w:val="(%1)"/>
      <w:lvlJc w:val="left"/>
      <w:pPr>
        <w:ind w:left="465" w:hanging="360"/>
      </w:pPr>
      <w:rPr>
        <w:rFonts w:ascii="Calibri" w:hAnsi="Calibri" w:cs="Calibri" w:hint="default"/>
        <w:color w:val="000000"/>
        <w:sz w:val="16"/>
      </w:rPr>
    </w:lvl>
    <w:lvl w:ilvl="1" w:tplc="04090019" w:tentative="1">
      <w:start w:val="1"/>
      <w:numFmt w:val="lowerLetter"/>
      <w:lvlText w:val="%2."/>
      <w:lvlJc w:val="left"/>
      <w:pPr>
        <w:ind w:left="1185" w:hanging="360"/>
      </w:pPr>
      <w:rPr>
        <w:rFonts w:cs="Times New Roman"/>
      </w:rPr>
    </w:lvl>
    <w:lvl w:ilvl="2" w:tplc="0409001B" w:tentative="1">
      <w:start w:val="1"/>
      <w:numFmt w:val="lowerRoman"/>
      <w:lvlText w:val="%3."/>
      <w:lvlJc w:val="right"/>
      <w:pPr>
        <w:ind w:left="1905" w:hanging="180"/>
      </w:pPr>
      <w:rPr>
        <w:rFonts w:cs="Times New Roman"/>
      </w:rPr>
    </w:lvl>
    <w:lvl w:ilvl="3" w:tplc="0409000F" w:tentative="1">
      <w:start w:val="1"/>
      <w:numFmt w:val="decimal"/>
      <w:lvlText w:val="%4."/>
      <w:lvlJc w:val="left"/>
      <w:pPr>
        <w:ind w:left="2625" w:hanging="360"/>
      </w:pPr>
      <w:rPr>
        <w:rFonts w:cs="Times New Roman"/>
      </w:rPr>
    </w:lvl>
    <w:lvl w:ilvl="4" w:tplc="04090019" w:tentative="1">
      <w:start w:val="1"/>
      <w:numFmt w:val="lowerLetter"/>
      <w:lvlText w:val="%5."/>
      <w:lvlJc w:val="left"/>
      <w:pPr>
        <w:ind w:left="3345" w:hanging="360"/>
      </w:pPr>
      <w:rPr>
        <w:rFonts w:cs="Times New Roman"/>
      </w:rPr>
    </w:lvl>
    <w:lvl w:ilvl="5" w:tplc="0409001B" w:tentative="1">
      <w:start w:val="1"/>
      <w:numFmt w:val="lowerRoman"/>
      <w:lvlText w:val="%6."/>
      <w:lvlJc w:val="right"/>
      <w:pPr>
        <w:ind w:left="4065" w:hanging="180"/>
      </w:pPr>
      <w:rPr>
        <w:rFonts w:cs="Times New Roman"/>
      </w:rPr>
    </w:lvl>
    <w:lvl w:ilvl="6" w:tplc="0409000F" w:tentative="1">
      <w:start w:val="1"/>
      <w:numFmt w:val="decimal"/>
      <w:lvlText w:val="%7."/>
      <w:lvlJc w:val="left"/>
      <w:pPr>
        <w:ind w:left="4785" w:hanging="360"/>
      </w:pPr>
      <w:rPr>
        <w:rFonts w:cs="Times New Roman"/>
      </w:rPr>
    </w:lvl>
    <w:lvl w:ilvl="7" w:tplc="04090019" w:tentative="1">
      <w:start w:val="1"/>
      <w:numFmt w:val="lowerLetter"/>
      <w:lvlText w:val="%8."/>
      <w:lvlJc w:val="left"/>
      <w:pPr>
        <w:ind w:left="5505" w:hanging="360"/>
      </w:pPr>
      <w:rPr>
        <w:rFonts w:cs="Times New Roman"/>
      </w:rPr>
    </w:lvl>
    <w:lvl w:ilvl="8" w:tplc="0409001B" w:tentative="1">
      <w:start w:val="1"/>
      <w:numFmt w:val="lowerRoman"/>
      <w:lvlText w:val="%9."/>
      <w:lvlJc w:val="right"/>
      <w:pPr>
        <w:ind w:left="6225" w:hanging="180"/>
      </w:pPr>
      <w:rPr>
        <w:rFonts w:cs="Times New Roman"/>
      </w:rPr>
    </w:lvl>
  </w:abstractNum>
  <w:abstractNum w:abstractNumId="48" w15:restartNumberingAfterBreak="0">
    <w:nsid w:val="1CD97188"/>
    <w:multiLevelType w:val="multilevel"/>
    <w:tmpl w:val="5C2ECDFA"/>
    <w:styleLink w:val="StyleNumberedRedLeft025Hanging025"/>
    <w:lvl w:ilvl="0">
      <w:start w:val="1"/>
      <w:numFmt w:val="lowerLetter"/>
      <w:lvlText w:val="%1."/>
      <w:lvlJc w:val="left"/>
      <w:pPr>
        <w:tabs>
          <w:tab w:val="num" w:pos="1080"/>
        </w:tabs>
        <w:ind w:left="1080" w:hanging="360"/>
      </w:pPr>
      <w:rPr>
        <w:color w:val="FF0000"/>
        <w:kern w:val="28"/>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15:restartNumberingAfterBreak="0">
    <w:nsid w:val="1D2B2369"/>
    <w:multiLevelType w:val="hybridMultilevel"/>
    <w:tmpl w:val="226E3BA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0" w15:restartNumberingAfterBreak="0">
    <w:nsid w:val="1E2936A8"/>
    <w:multiLevelType w:val="hybridMultilevel"/>
    <w:tmpl w:val="0A6C132E"/>
    <w:lvl w:ilvl="0" w:tplc="1A36CF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EBE036E"/>
    <w:multiLevelType w:val="hybridMultilevel"/>
    <w:tmpl w:val="68A2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10329A3"/>
    <w:multiLevelType w:val="hybridMultilevel"/>
    <w:tmpl w:val="C9E849AC"/>
    <w:lvl w:ilvl="0" w:tplc="A40617BE">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17A031B"/>
    <w:multiLevelType w:val="hybridMultilevel"/>
    <w:tmpl w:val="90BE2C5A"/>
    <w:lvl w:ilvl="0" w:tplc="9AC85CC8">
      <w:numFmt w:val="bullet"/>
      <w:lvlText w:val="-"/>
      <w:lvlJc w:val="left"/>
      <w:pPr>
        <w:ind w:left="644"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8E62D1"/>
    <w:multiLevelType w:val="hybridMultilevel"/>
    <w:tmpl w:val="7B1C3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394298D"/>
    <w:multiLevelType w:val="hybridMultilevel"/>
    <w:tmpl w:val="800A7E46"/>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6" w15:restartNumberingAfterBreak="0">
    <w:nsid w:val="23B8122A"/>
    <w:multiLevelType w:val="hybridMultilevel"/>
    <w:tmpl w:val="26808772"/>
    <w:lvl w:ilvl="0" w:tplc="E5FEE0FE">
      <w:start w:val="1"/>
      <w:numFmt w:val="bullet"/>
      <w:lvlText w:val=""/>
      <w:lvlJc w:val="left"/>
      <w:pPr>
        <w:ind w:left="1440" w:hanging="360"/>
      </w:pPr>
      <w:rPr>
        <w:rFonts w:ascii="Symbol" w:hAnsi="Symbol" w:hint="default"/>
      </w:rPr>
    </w:lvl>
    <w:lvl w:ilvl="1" w:tplc="F84281E4" w:tentative="1">
      <w:start w:val="1"/>
      <w:numFmt w:val="bullet"/>
      <w:lvlText w:val="o"/>
      <w:lvlJc w:val="left"/>
      <w:pPr>
        <w:ind w:left="2160" w:hanging="360"/>
      </w:pPr>
      <w:rPr>
        <w:rFonts w:ascii="Courier New" w:hAnsi="Courier New" w:cs="Consolas" w:hint="default"/>
      </w:rPr>
    </w:lvl>
    <w:lvl w:ilvl="2" w:tplc="96FA6B80" w:tentative="1">
      <w:start w:val="1"/>
      <w:numFmt w:val="bullet"/>
      <w:lvlText w:val=""/>
      <w:lvlJc w:val="left"/>
      <w:pPr>
        <w:ind w:left="2880" w:hanging="360"/>
      </w:pPr>
      <w:rPr>
        <w:rFonts w:ascii="Wingdings" w:hAnsi="Wingdings" w:hint="default"/>
      </w:rPr>
    </w:lvl>
    <w:lvl w:ilvl="3" w:tplc="7E52ACA8" w:tentative="1">
      <w:start w:val="1"/>
      <w:numFmt w:val="bullet"/>
      <w:lvlText w:val=""/>
      <w:lvlJc w:val="left"/>
      <w:pPr>
        <w:ind w:left="3600" w:hanging="360"/>
      </w:pPr>
      <w:rPr>
        <w:rFonts w:ascii="Symbol" w:hAnsi="Symbol" w:hint="default"/>
      </w:rPr>
    </w:lvl>
    <w:lvl w:ilvl="4" w:tplc="29900196" w:tentative="1">
      <w:start w:val="1"/>
      <w:numFmt w:val="bullet"/>
      <w:lvlText w:val="o"/>
      <w:lvlJc w:val="left"/>
      <w:pPr>
        <w:ind w:left="4320" w:hanging="360"/>
      </w:pPr>
      <w:rPr>
        <w:rFonts w:ascii="Courier New" w:hAnsi="Courier New" w:cs="Consolas" w:hint="default"/>
      </w:rPr>
    </w:lvl>
    <w:lvl w:ilvl="5" w:tplc="1D78FCD0" w:tentative="1">
      <w:start w:val="1"/>
      <w:numFmt w:val="bullet"/>
      <w:lvlText w:val=""/>
      <w:lvlJc w:val="left"/>
      <w:pPr>
        <w:ind w:left="5040" w:hanging="360"/>
      </w:pPr>
      <w:rPr>
        <w:rFonts w:ascii="Wingdings" w:hAnsi="Wingdings" w:hint="default"/>
      </w:rPr>
    </w:lvl>
    <w:lvl w:ilvl="6" w:tplc="6C78C0B0" w:tentative="1">
      <w:start w:val="1"/>
      <w:numFmt w:val="bullet"/>
      <w:lvlText w:val=""/>
      <w:lvlJc w:val="left"/>
      <w:pPr>
        <w:ind w:left="5760" w:hanging="360"/>
      </w:pPr>
      <w:rPr>
        <w:rFonts w:ascii="Symbol" w:hAnsi="Symbol" w:hint="default"/>
      </w:rPr>
    </w:lvl>
    <w:lvl w:ilvl="7" w:tplc="9D4AB6C6" w:tentative="1">
      <w:start w:val="1"/>
      <w:numFmt w:val="bullet"/>
      <w:lvlText w:val="o"/>
      <w:lvlJc w:val="left"/>
      <w:pPr>
        <w:ind w:left="6480" w:hanging="360"/>
      </w:pPr>
      <w:rPr>
        <w:rFonts w:ascii="Courier New" w:hAnsi="Courier New" w:cs="Consolas" w:hint="default"/>
      </w:rPr>
    </w:lvl>
    <w:lvl w:ilvl="8" w:tplc="71D0B754" w:tentative="1">
      <w:start w:val="1"/>
      <w:numFmt w:val="bullet"/>
      <w:lvlText w:val=""/>
      <w:lvlJc w:val="left"/>
      <w:pPr>
        <w:ind w:left="7200" w:hanging="360"/>
      </w:pPr>
      <w:rPr>
        <w:rFonts w:ascii="Wingdings" w:hAnsi="Wingdings" w:hint="default"/>
      </w:rPr>
    </w:lvl>
  </w:abstractNum>
  <w:abstractNum w:abstractNumId="57" w15:restartNumberingAfterBreak="0">
    <w:nsid w:val="23D83EE2"/>
    <w:multiLevelType w:val="hybridMultilevel"/>
    <w:tmpl w:val="2446F978"/>
    <w:lvl w:ilvl="0" w:tplc="1B7E2DB6">
      <w:start w:val="1"/>
      <w:numFmt w:val="upperLetter"/>
      <w:pStyle w:val="Appendix"/>
      <w:lvlText w:val="Appendix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8A06A3"/>
    <w:multiLevelType w:val="hybridMultilevel"/>
    <w:tmpl w:val="9F62FBA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9" w15:restartNumberingAfterBreak="0">
    <w:nsid w:val="24F620D2"/>
    <w:multiLevelType w:val="hybridMultilevel"/>
    <w:tmpl w:val="A0906240"/>
    <w:lvl w:ilvl="0" w:tplc="818E8F98">
      <w:start w:val="3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5AF5CA5"/>
    <w:multiLevelType w:val="multilevel"/>
    <w:tmpl w:val="03D200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1" w15:restartNumberingAfterBreak="0">
    <w:nsid w:val="26C875C1"/>
    <w:multiLevelType w:val="hybridMultilevel"/>
    <w:tmpl w:val="721E4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6E97AF6"/>
    <w:multiLevelType w:val="multilevel"/>
    <w:tmpl w:val="10E213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 w15:restartNumberingAfterBreak="0">
    <w:nsid w:val="2743609D"/>
    <w:multiLevelType w:val="hybridMultilevel"/>
    <w:tmpl w:val="5DB0A5E6"/>
    <w:lvl w:ilvl="0" w:tplc="16ECB34E">
      <w:start w:val="12"/>
      <w:numFmt w:val="decimal"/>
      <w:lvlText w:val="%1."/>
      <w:lvlJc w:val="left"/>
      <w:pPr>
        <w:ind w:left="630" w:hanging="360"/>
      </w:pPr>
      <w:rPr>
        <w:rFonts w:hint="default"/>
        <w:i w:val="0"/>
        <w:iCs/>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4" w15:restartNumberingAfterBreak="0">
    <w:nsid w:val="280502DC"/>
    <w:multiLevelType w:val="hybridMultilevel"/>
    <w:tmpl w:val="55260A62"/>
    <w:lvl w:ilvl="0" w:tplc="977C0186">
      <w:start w:val="23"/>
      <w:numFmt w:val="decimal"/>
      <w:lvlText w:val="%1."/>
      <w:lvlJc w:val="right"/>
      <w:pPr>
        <w:ind w:left="648" w:hanging="360"/>
      </w:pPr>
      <w:rPr>
        <w:rFonts w:ascii="Tahoma" w:eastAsia="Times New Roman" w:hAnsi="Tahoma" w:cs="Tahom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8130ED2"/>
    <w:multiLevelType w:val="multilevel"/>
    <w:tmpl w:val="7E589ABE"/>
    <w:lvl w:ilvl="0">
      <w:start w:val="1"/>
      <w:numFmt w:val="decimal"/>
      <w:pStyle w:val="Heading1"/>
      <w:lvlText w:val="%1"/>
      <w:lvlJc w:val="left"/>
      <w:pPr>
        <w:ind w:left="432" w:hanging="432"/>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ascii="Tahoma" w:hAnsi="Tahoma" w:cs="Tahoma"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b/>
        <w:bCs/>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286D08FD"/>
    <w:multiLevelType w:val="hybridMultilevel"/>
    <w:tmpl w:val="68C49DEC"/>
    <w:lvl w:ilvl="0" w:tplc="0652B064">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8B42F63"/>
    <w:multiLevelType w:val="multilevel"/>
    <w:tmpl w:val="3CDE7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8" w15:restartNumberingAfterBreak="0">
    <w:nsid w:val="28EA6162"/>
    <w:multiLevelType w:val="hybridMultilevel"/>
    <w:tmpl w:val="5498DDCA"/>
    <w:lvl w:ilvl="0" w:tplc="A43CFD16">
      <w:start w:val="1"/>
      <w:numFmt w:val="lowerLetter"/>
      <w:lvlText w:val="%1."/>
      <w:lvlJc w:val="left"/>
      <w:pPr>
        <w:tabs>
          <w:tab w:val="num" w:pos="720"/>
        </w:tabs>
        <w:ind w:left="720" w:hanging="360"/>
      </w:pPr>
    </w:lvl>
    <w:lvl w:ilvl="1" w:tplc="D03E67CC" w:tentative="1">
      <w:start w:val="1"/>
      <w:numFmt w:val="lowerLetter"/>
      <w:lvlText w:val="%2."/>
      <w:lvlJc w:val="left"/>
      <w:pPr>
        <w:tabs>
          <w:tab w:val="num" w:pos="1440"/>
        </w:tabs>
        <w:ind w:left="1440" w:hanging="360"/>
      </w:pPr>
    </w:lvl>
    <w:lvl w:ilvl="2" w:tplc="683403AE" w:tentative="1">
      <w:start w:val="1"/>
      <w:numFmt w:val="lowerRoman"/>
      <w:lvlText w:val="%3."/>
      <w:lvlJc w:val="right"/>
      <w:pPr>
        <w:tabs>
          <w:tab w:val="num" w:pos="2160"/>
        </w:tabs>
        <w:ind w:left="2160" w:hanging="180"/>
      </w:pPr>
    </w:lvl>
    <w:lvl w:ilvl="3" w:tplc="8602711E" w:tentative="1">
      <w:start w:val="1"/>
      <w:numFmt w:val="decimal"/>
      <w:lvlText w:val="%4."/>
      <w:lvlJc w:val="left"/>
      <w:pPr>
        <w:tabs>
          <w:tab w:val="num" w:pos="2880"/>
        </w:tabs>
        <w:ind w:left="2880" w:hanging="360"/>
      </w:pPr>
    </w:lvl>
    <w:lvl w:ilvl="4" w:tplc="F11C8922" w:tentative="1">
      <w:start w:val="1"/>
      <w:numFmt w:val="lowerLetter"/>
      <w:lvlText w:val="%5."/>
      <w:lvlJc w:val="left"/>
      <w:pPr>
        <w:tabs>
          <w:tab w:val="num" w:pos="3600"/>
        </w:tabs>
        <w:ind w:left="3600" w:hanging="360"/>
      </w:pPr>
    </w:lvl>
    <w:lvl w:ilvl="5" w:tplc="76062704" w:tentative="1">
      <w:start w:val="1"/>
      <w:numFmt w:val="lowerRoman"/>
      <w:lvlText w:val="%6."/>
      <w:lvlJc w:val="right"/>
      <w:pPr>
        <w:tabs>
          <w:tab w:val="num" w:pos="4320"/>
        </w:tabs>
        <w:ind w:left="4320" w:hanging="180"/>
      </w:pPr>
    </w:lvl>
    <w:lvl w:ilvl="6" w:tplc="0BB69270" w:tentative="1">
      <w:start w:val="1"/>
      <w:numFmt w:val="decimal"/>
      <w:lvlText w:val="%7."/>
      <w:lvlJc w:val="left"/>
      <w:pPr>
        <w:tabs>
          <w:tab w:val="num" w:pos="5040"/>
        </w:tabs>
        <w:ind w:left="5040" w:hanging="360"/>
      </w:pPr>
    </w:lvl>
    <w:lvl w:ilvl="7" w:tplc="59B4D1EE" w:tentative="1">
      <w:start w:val="1"/>
      <w:numFmt w:val="lowerLetter"/>
      <w:lvlText w:val="%8."/>
      <w:lvlJc w:val="left"/>
      <w:pPr>
        <w:tabs>
          <w:tab w:val="num" w:pos="5760"/>
        </w:tabs>
        <w:ind w:left="5760" w:hanging="360"/>
      </w:pPr>
    </w:lvl>
    <w:lvl w:ilvl="8" w:tplc="52D66BEC" w:tentative="1">
      <w:start w:val="1"/>
      <w:numFmt w:val="lowerRoman"/>
      <w:lvlText w:val="%9."/>
      <w:lvlJc w:val="right"/>
      <w:pPr>
        <w:tabs>
          <w:tab w:val="num" w:pos="6480"/>
        </w:tabs>
        <w:ind w:left="6480" w:hanging="180"/>
      </w:pPr>
    </w:lvl>
  </w:abstractNum>
  <w:abstractNum w:abstractNumId="69" w15:restartNumberingAfterBreak="0">
    <w:nsid w:val="29210BF8"/>
    <w:multiLevelType w:val="hybridMultilevel"/>
    <w:tmpl w:val="CADAB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9CB0958"/>
    <w:multiLevelType w:val="hybridMultilevel"/>
    <w:tmpl w:val="573AA422"/>
    <w:lvl w:ilvl="0" w:tplc="04090019">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1" w15:restartNumberingAfterBreak="0">
    <w:nsid w:val="2A4B2DC1"/>
    <w:multiLevelType w:val="hybridMultilevel"/>
    <w:tmpl w:val="14AE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A664258"/>
    <w:multiLevelType w:val="hybridMultilevel"/>
    <w:tmpl w:val="E3FC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AA06B99"/>
    <w:multiLevelType w:val="hybridMultilevel"/>
    <w:tmpl w:val="2432E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B627B05"/>
    <w:multiLevelType w:val="multilevel"/>
    <w:tmpl w:val="5DD8C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AA543E"/>
    <w:multiLevelType w:val="hybridMultilevel"/>
    <w:tmpl w:val="4DA04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BD132ED"/>
    <w:multiLevelType w:val="hybridMultilevel"/>
    <w:tmpl w:val="B35C5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nsola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nsola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nsolas"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BEE0186"/>
    <w:multiLevelType w:val="multilevel"/>
    <w:tmpl w:val="486854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8" w15:restartNumberingAfterBreak="0">
    <w:nsid w:val="2D0E306C"/>
    <w:multiLevelType w:val="hybridMultilevel"/>
    <w:tmpl w:val="07B05D96"/>
    <w:lvl w:ilvl="0" w:tplc="04090001">
      <w:start w:val="1"/>
      <w:numFmt w:val="decimal"/>
      <w:lvlText w:val="%1."/>
      <w:lvlJc w:val="left"/>
      <w:pPr>
        <w:ind w:left="360" w:hanging="360"/>
      </w:pPr>
      <w:rPr>
        <w:rFonts w:hint="default"/>
      </w:rPr>
    </w:lvl>
    <w:lvl w:ilvl="1" w:tplc="04090003">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79" w15:restartNumberingAfterBreak="0">
    <w:nsid w:val="2DCD404F"/>
    <w:multiLevelType w:val="hybridMultilevel"/>
    <w:tmpl w:val="EC1ECBC6"/>
    <w:lvl w:ilvl="0" w:tplc="FBBAC9A2">
      <w:start w:val="1"/>
      <w:numFmt w:val="decimal"/>
      <w:lvlText w:val="%1."/>
      <w:lvlJc w:val="left"/>
      <w:pPr>
        <w:ind w:left="720" w:hanging="360"/>
      </w:pPr>
      <w:rPr>
        <w:rFonts w:ascii="Tahoma" w:hAnsi="Tahoma" w:cs="Tahoma" w:hint="default"/>
        <w:sz w:val="24"/>
        <w:szCs w:val="24"/>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80" w15:restartNumberingAfterBreak="0">
    <w:nsid w:val="2DD033E5"/>
    <w:multiLevelType w:val="multilevel"/>
    <w:tmpl w:val="3EEE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066939"/>
    <w:multiLevelType w:val="hybridMultilevel"/>
    <w:tmpl w:val="E0300C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2E7D315A"/>
    <w:multiLevelType w:val="hybridMultilevel"/>
    <w:tmpl w:val="069E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F691A17"/>
    <w:multiLevelType w:val="hybridMultilevel"/>
    <w:tmpl w:val="2BCEFAA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4" w15:restartNumberingAfterBreak="0">
    <w:nsid w:val="2F6C0852"/>
    <w:multiLevelType w:val="multilevel"/>
    <w:tmpl w:val="B0423EFA"/>
    <w:lvl w:ilvl="0">
      <w:start w:val="3"/>
      <w:numFmt w:val="none"/>
      <w:suff w:val="nothing"/>
      <w:lvlText w:val="%1"/>
      <w:lvlJc w:val="left"/>
      <w:pPr>
        <w:tabs>
          <w:tab w:val="num" w:pos="0"/>
        </w:tabs>
        <w:ind w:left="432" w:hanging="432"/>
      </w:pPr>
    </w:lvl>
    <w:lvl w:ilvl="1">
      <w:start w:val="6"/>
      <w:numFmt w:val="none"/>
      <w:suff w:val="nothing"/>
      <w:lvlText w:val="%1%2"/>
      <w:lvlJc w:val="left"/>
      <w:pPr>
        <w:tabs>
          <w:tab w:val="num" w:pos="0"/>
        </w:tabs>
        <w:ind w:left="576" w:hanging="576"/>
      </w:pPr>
    </w:lvl>
    <w:lvl w:ilvl="2">
      <w:start w:val="1"/>
      <w:numFmt w:val="none"/>
      <w:suff w:val="nothing"/>
      <w:lvlText w:val="%1%2%3"/>
      <w:lvlJc w:val="left"/>
      <w:pPr>
        <w:tabs>
          <w:tab w:val="num" w:pos="0"/>
        </w:tabs>
        <w:ind w:left="720" w:hanging="720"/>
      </w:pPr>
    </w:lvl>
    <w:lvl w:ilvl="3">
      <w:start w:val="1"/>
      <w:numFmt w:val="none"/>
      <w:suff w:val="nothing"/>
      <w:lvlText w:val="%1%2%3%4"/>
      <w:lvlJc w:val="left"/>
      <w:pPr>
        <w:tabs>
          <w:tab w:val="num" w:pos="0"/>
        </w:tabs>
        <w:ind w:left="864" w:hanging="864"/>
      </w:pPr>
    </w:lvl>
    <w:lvl w:ilvl="4">
      <w:start w:val="1"/>
      <w:numFmt w:val="none"/>
      <w:suff w:val="nothing"/>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5" w15:restartNumberingAfterBreak="0">
    <w:nsid w:val="2F8E184B"/>
    <w:multiLevelType w:val="hybridMultilevel"/>
    <w:tmpl w:val="626A10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2FD962DD"/>
    <w:multiLevelType w:val="hybridMultilevel"/>
    <w:tmpl w:val="67F0EFE0"/>
    <w:lvl w:ilvl="0" w:tplc="F4641FD2">
      <w:start w:val="15"/>
      <w:numFmt w:val="decimal"/>
      <w:lvlText w:val="%1."/>
      <w:lvlJc w:val="right"/>
      <w:pPr>
        <w:ind w:left="648" w:hanging="360"/>
      </w:pPr>
      <w:rPr>
        <w:rFonts w:ascii="Tahoma" w:eastAsia="Times New Roman" w:hAnsi="Tahoma" w:cs="Tahom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0137B87"/>
    <w:multiLevelType w:val="hybridMultilevel"/>
    <w:tmpl w:val="D32CDD8A"/>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88" w15:restartNumberingAfterBreak="0">
    <w:nsid w:val="306419DD"/>
    <w:multiLevelType w:val="hybridMultilevel"/>
    <w:tmpl w:val="CA84B9F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nsola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nsola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nsola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30CF30FC"/>
    <w:multiLevelType w:val="hybridMultilevel"/>
    <w:tmpl w:val="3304730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nsola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nsola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nsola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31110FF6"/>
    <w:multiLevelType w:val="multilevel"/>
    <w:tmpl w:val="20B89996"/>
    <w:lvl w:ilvl="0">
      <w:start w:val="1"/>
      <w:numFmt w:val="decimal"/>
      <w:lvlText w:val="[%1]"/>
      <w:lvlJc w:val="left"/>
      <w:pPr>
        <w:tabs>
          <w:tab w:val="num" w:pos="0"/>
        </w:tabs>
        <w:ind w:left="360" w:hanging="360"/>
      </w:pPr>
      <w:rPr>
        <w:b w:val="0"/>
        <w:bCs w:val="0"/>
        <w:i w:val="0"/>
        <w:iCs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91" w15:restartNumberingAfterBreak="0">
    <w:nsid w:val="34526B30"/>
    <w:multiLevelType w:val="multilevel"/>
    <w:tmpl w:val="D2A805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2" w15:restartNumberingAfterBreak="0">
    <w:nsid w:val="35037D4E"/>
    <w:multiLevelType w:val="hybridMultilevel"/>
    <w:tmpl w:val="B602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56B0F38"/>
    <w:multiLevelType w:val="hybridMultilevel"/>
    <w:tmpl w:val="F65EF81E"/>
    <w:lvl w:ilvl="0" w:tplc="C0D0A224">
      <w:numFmt w:val="bullet"/>
      <w:lvlText w:val="•"/>
      <w:lvlJc w:val="left"/>
      <w:pPr>
        <w:ind w:left="1080" w:hanging="72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5B17453"/>
    <w:multiLevelType w:val="hybridMultilevel"/>
    <w:tmpl w:val="2E8E60FC"/>
    <w:lvl w:ilvl="0" w:tplc="1A36CF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5D44964"/>
    <w:multiLevelType w:val="multilevel"/>
    <w:tmpl w:val="95A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B75A2F"/>
    <w:multiLevelType w:val="multilevel"/>
    <w:tmpl w:val="03EA6A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7" w15:restartNumberingAfterBreak="0">
    <w:nsid w:val="36FB0649"/>
    <w:multiLevelType w:val="hybridMultilevel"/>
    <w:tmpl w:val="7C9A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80553E8"/>
    <w:multiLevelType w:val="hybridMultilevel"/>
    <w:tmpl w:val="44980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84D33BC"/>
    <w:multiLevelType w:val="multilevel"/>
    <w:tmpl w:val="CF3E04F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0" w15:restartNumberingAfterBreak="0">
    <w:nsid w:val="38880085"/>
    <w:multiLevelType w:val="hybridMultilevel"/>
    <w:tmpl w:val="19D8CE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nsola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nsola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nsola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38D9139E"/>
    <w:multiLevelType w:val="hybridMultilevel"/>
    <w:tmpl w:val="7FC642E8"/>
    <w:lvl w:ilvl="0" w:tplc="4364C178">
      <w:start w:val="1"/>
      <w:numFmt w:val="bullet"/>
      <w:lvlText w:val=""/>
      <w:lvlJc w:val="left"/>
      <w:pPr>
        <w:tabs>
          <w:tab w:val="num" w:pos="1080"/>
        </w:tabs>
        <w:ind w:left="1080" w:hanging="360"/>
      </w:pPr>
      <w:rPr>
        <w:rFonts w:ascii="Symbol" w:hAnsi="Symbol" w:hint="default"/>
      </w:rPr>
    </w:lvl>
    <w:lvl w:ilvl="1" w:tplc="04090019">
      <w:start w:val="1"/>
      <w:numFmt w:val="bullet"/>
      <w:lvlText w:val="o"/>
      <w:lvlJc w:val="left"/>
      <w:pPr>
        <w:tabs>
          <w:tab w:val="num" w:pos="1800"/>
        </w:tabs>
        <w:ind w:left="1800" w:hanging="360"/>
      </w:pPr>
      <w:rPr>
        <w:rFonts w:ascii="Courier New" w:hAnsi="Courier New" w:cs="Consolas"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nsolas"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nsolas"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02" w15:restartNumberingAfterBreak="0">
    <w:nsid w:val="390821C0"/>
    <w:multiLevelType w:val="hybridMultilevel"/>
    <w:tmpl w:val="F1FCE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977553A"/>
    <w:multiLevelType w:val="hybridMultilevel"/>
    <w:tmpl w:val="BFB8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9CF742E"/>
    <w:multiLevelType w:val="multilevel"/>
    <w:tmpl w:val="C6B6D920"/>
    <w:lvl w:ilvl="0">
      <w:start w:val="1"/>
      <w:numFmt w:val="bullet"/>
      <w:lvlText w:val=""/>
      <w:lvlJc w:val="left"/>
      <w:pPr>
        <w:tabs>
          <w:tab w:val="num" w:pos="723"/>
        </w:tabs>
        <w:ind w:left="723" w:hanging="360"/>
      </w:pPr>
      <w:rPr>
        <w:rFonts w:ascii="Symbol" w:hAnsi="Symbol" w:cs="Symbol" w:hint="default"/>
      </w:rPr>
    </w:lvl>
    <w:lvl w:ilvl="1">
      <w:start w:val="1"/>
      <w:numFmt w:val="bullet"/>
      <w:lvlText w:val="◦"/>
      <w:lvlJc w:val="left"/>
      <w:pPr>
        <w:tabs>
          <w:tab w:val="num" w:pos="1083"/>
        </w:tabs>
        <w:ind w:left="1083" w:hanging="360"/>
      </w:pPr>
      <w:rPr>
        <w:rFonts w:ascii="OpenSymbol" w:hAnsi="OpenSymbol" w:cs="OpenSymbol" w:hint="default"/>
      </w:rPr>
    </w:lvl>
    <w:lvl w:ilvl="2">
      <w:start w:val="1"/>
      <w:numFmt w:val="bullet"/>
      <w:lvlText w:val="▪"/>
      <w:lvlJc w:val="left"/>
      <w:pPr>
        <w:tabs>
          <w:tab w:val="num" w:pos="1443"/>
        </w:tabs>
        <w:ind w:left="1443" w:hanging="360"/>
      </w:pPr>
      <w:rPr>
        <w:rFonts w:ascii="OpenSymbol" w:hAnsi="OpenSymbol" w:cs="OpenSymbol" w:hint="default"/>
      </w:rPr>
    </w:lvl>
    <w:lvl w:ilvl="3">
      <w:start w:val="1"/>
      <w:numFmt w:val="bullet"/>
      <w:lvlText w:val=""/>
      <w:lvlJc w:val="left"/>
      <w:pPr>
        <w:tabs>
          <w:tab w:val="num" w:pos="1803"/>
        </w:tabs>
        <w:ind w:left="1803" w:hanging="360"/>
      </w:pPr>
      <w:rPr>
        <w:rFonts w:ascii="Symbol" w:hAnsi="Symbol" w:cs="Symbol" w:hint="default"/>
      </w:rPr>
    </w:lvl>
    <w:lvl w:ilvl="4">
      <w:start w:val="1"/>
      <w:numFmt w:val="bullet"/>
      <w:lvlText w:val="◦"/>
      <w:lvlJc w:val="left"/>
      <w:pPr>
        <w:tabs>
          <w:tab w:val="num" w:pos="2163"/>
        </w:tabs>
        <w:ind w:left="2163" w:hanging="360"/>
      </w:pPr>
      <w:rPr>
        <w:rFonts w:ascii="OpenSymbol" w:hAnsi="OpenSymbol" w:cs="OpenSymbol" w:hint="default"/>
      </w:rPr>
    </w:lvl>
    <w:lvl w:ilvl="5">
      <w:start w:val="1"/>
      <w:numFmt w:val="bullet"/>
      <w:lvlText w:val="▪"/>
      <w:lvlJc w:val="left"/>
      <w:pPr>
        <w:tabs>
          <w:tab w:val="num" w:pos="2523"/>
        </w:tabs>
        <w:ind w:left="2523" w:hanging="360"/>
      </w:pPr>
      <w:rPr>
        <w:rFonts w:ascii="OpenSymbol" w:hAnsi="OpenSymbol" w:cs="OpenSymbol" w:hint="default"/>
      </w:rPr>
    </w:lvl>
    <w:lvl w:ilvl="6">
      <w:start w:val="1"/>
      <w:numFmt w:val="bullet"/>
      <w:lvlText w:val=""/>
      <w:lvlJc w:val="left"/>
      <w:pPr>
        <w:tabs>
          <w:tab w:val="num" w:pos="2883"/>
        </w:tabs>
        <w:ind w:left="2883" w:hanging="360"/>
      </w:pPr>
      <w:rPr>
        <w:rFonts w:ascii="Symbol" w:hAnsi="Symbol" w:cs="Symbol" w:hint="default"/>
      </w:rPr>
    </w:lvl>
    <w:lvl w:ilvl="7">
      <w:start w:val="1"/>
      <w:numFmt w:val="bullet"/>
      <w:lvlText w:val="◦"/>
      <w:lvlJc w:val="left"/>
      <w:pPr>
        <w:tabs>
          <w:tab w:val="num" w:pos="3243"/>
        </w:tabs>
        <w:ind w:left="3243" w:hanging="360"/>
      </w:pPr>
      <w:rPr>
        <w:rFonts w:ascii="OpenSymbol" w:hAnsi="OpenSymbol" w:cs="OpenSymbol" w:hint="default"/>
      </w:rPr>
    </w:lvl>
    <w:lvl w:ilvl="8">
      <w:start w:val="1"/>
      <w:numFmt w:val="bullet"/>
      <w:lvlText w:val="▪"/>
      <w:lvlJc w:val="left"/>
      <w:pPr>
        <w:tabs>
          <w:tab w:val="num" w:pos="3603"/>
        </w:tabs>
        <w:ind w:left="3603" w:hanging="360"/>
      </w:pPr>
      <w:rPr>
        <w:rFonts w:ascii="OpenSymbol" w:hAnsi="OpenSymbol" w:cs="OpenSymbol" w:hint="default"/>
      </w:rPr>
    </w:lvl>
  </w:abstractNum>
  <w:abstractNum w:abstractNumId="105" w15:restartNumberingAfterBreak="0">
    <w:nsid w:val="39F80FE2"/>
    <w:multiLevelType w:val="hybridMultilevel"/>
    <w:tmpl w:val="0952D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AED653C"/>
    <w:multiLevelType w:val="hybridMultilevel"/>
    <w:tmpl w:val="FF0AEA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25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3B2A0375"/>
    <w:multiLevelType w:val="hybridMultilevel"/>
    <w:tmpl w:val="C7A47B1E"/>
    <w:lvl w:ilvl="0" w:tplc="C2B081BE">
      <w:start w:val="27"/>
      <w:numFmt w:val="decimal"/>
      <w:lvlText w:val="%1."/>
      <w:lvlJc w:val="right"/>
      <w:pPr>
        <w:ind w:left="648" w:hanging="360"/>
      </w:pPr>
      <w:rPr>
        <w:rFonts w:ascii="Tahoma" w:eastAsia="Times New Roman" w:hAnsi="Tahoma" w:cs="Tahom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BC23915"/>
    <w:multiLevelType w:val="hybridMultilevel"/>
    <w:tmpl w:val="4580A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F0202DD"/>
    <w:multiLevelType w:val="hybridMultilevel"/>
    <w:tmpl w:val="BBD2EC76"/>
    <w:lvl w:ilvl="0" w:tplc="C0D0A224">
      <w:numFmt w:val="bullet"/>
      <w:lvlText w:val="•"/>
      <w:lvlJc w:val="left"/>
      <w:pPr>
        <w:ind w:left="1080" w:hanging="72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F1A0450"/>
    <w:multiLevelType w:val="multilevel"/>
    <w:tmpl w:val="5F3CE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15:restartNumberingAfterBreak="0">
    <w:nsid w:val="3F392701"/>
    <w:multiLevelType w:val="hybridMultilevel"/>
    <w:tmpl w:val="385228FC"/>
    <w:lvl w:ilvl="0" w:tplc="D0D897A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3F3D46BA"/>
    <w:multiLevelType w:val="hybridMultilevel"/>
    <w:tmpl w:val="123E348A"/>
    <w:lvl w:ilvl="0" w:tplc="A7DAEEC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3" w15:restartNumberingAfterBreak="0">
    <w:nsid w:val="3F59065D"/>
    <w:multiLevelType w:val="multilevel"/>
    <w:tmpl w:val="8EFA83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4" w15:restartNumberingAfterBreak="0">
    <w:nsid w:val="3F945257"/>
    <w:multiLevelType w:val="hybridMultilevel"/>
    <w:tmpl w:val="572E0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40721F42"/>
    <w:multiLevelType w:val="hybridMultilevel"/>
    <w:tmpl w:val="970C32D2"/>
    <w:lvl w:ilvl="0" w:tplc="026EAAC2">
      <w:start w:val="1"/>
      <w:numFmt w:val="bullet"/>
      <w:lvlText w:val=""/>
      <w:lvlJc w:val="left"/>
      <w:pPr>
        <w:ind w:left="1080" w:hanging="360"/>
      </w:pPr>
      <w:rPr>
        <w:rFonts w:ascii="Symbol" w:hAnsi="Symbol"/>
      </w:rPr>
    </w:lvl>
    <w:lvl w:ilvl="1" w:tplc="60A04524">
      <w:start w:val="1"/>
      <w:numFmt w:val="bullet"/>
      <w:lvlText w:val=""/>
      <w:lvlJc w:val="left"/>
      <w:pPr>
        <w:ind w:left="1080" w:hanging="360"/>
      </w:pPr>
      <w:rPr>
        <w:rFonts w:ascii="Symbol" w:hAnsi="Symbol"/>
      </w:rPr>
    </w:lvl>
    <w:lvl w:ilvl="2" w:tplc="DA94EE4C">
      <w:start w:val="1"/>
      <w:numFmt w:val="bullet"/>
      <w:lvlText w:val=""/>
      <w:lvlJc w:val="left"/>
      <w:pPr>
        <w:ind w:left="1080" w:hanging="360"/>
      </w:pPr>
      <w:rPr>
        <w:rFonts w:ascii="Symbol" w:hAnsi="Symbol"/>
      </w:rPr>
    </w:lvl>
    <w:lvl w:ilvl="3" w:tplc="74626E00">
      <w:start w:val="1"/>
      <w:numFmt w:val="bullet"/>
      <w:lvlText w:val=""/>
      <w:lvlJc w:val="left"/>
      <w:pPr>
        <w:ind w:left="1080" w:hanging="360"/>
      </w:pPr>
      <w:rPr>
        <w:rFonts w:ascii="Symbol" w:hAnsi="Symbol"/>
      </w:rPr>
    </w:lvl>
    <w:lvl w:ilvl="4" w:tplc="86B8B034">
      <w:start w:val="1"/>
      <w:numFmt w:val="bullet"/>
      <w:lvlText w:val=""/>
      <w:lvlJc w:val="left"/>
      <w:pPr>
        <w:ind w:left="1080" w:hanging="360"/>
      </w:pPr>
      <w:rPr>
        <w:rFonts w:ascii="Symbol" w:hAnsi="Symbol"/>
      </w:rPr>
    </w:lvl>
    <w:lvl w:ilvl="5" w:tplc="6E0A0A1C">
      <w:start w:val="1"/>
      <w:numFmt w:val="bullet"/>
      <w:lvlText w:val=""/>
      <w:lvlJc w:val="left"/>
      <w:pPr>
        <w:ind w:left="1080" w:hanging="360"/>
      </w:pPr>
      <w:rPr>
        <w:rFonts w:ascii="Symbol" w:hAnsi="Symbol"/>
      </w:rPr>
    </w:lvl>
    <w:lvl w:ilvl="6" w:tplc="10B4219C">
      <w:start w:val="1"/>
      <w:numFmt w:val="bullet"/>
      <w:lvlText w:val=""/>
      <w:lvlJc w:val="left"/>
      <w:pPr>
        <w:ind w:left="1080" w:hanging="360"/>
      </w:pPr>
      <w:rPr>
        <w:rFonts w:ascii="Symbol" w:hAnsi="Symbol"/>
      </w:rPr>
    </w:lvl>
    <w:lvl w:ilvl="7" w:tplc="DEA8698A">
      <w:start w:val="1"/>
      <w:numFmt w:val="bullet"/>
      <w:lvlText w:val=""/>
      <w:lvlJc w:val="left"/>
      <w:pPr>
        <w:ind w:left="1080" w:hanging="360"/>
      </w:pPr>
      <w:rPr>
        <w:rFonts w:ascii="Symbol" w:hAnsi="Symbol"/>
      </w:rPr>
    </w:lvl>
    <w:lvl w:ilvl="8" w:tplc="61C2EC56">
      <w:start w:val="1"/>
      <w:numFmt w:val="bullet"/>
      <w:lvlText w:val=""/>
      <w:lvlJc w:val="left"/>
      <w:pPr>
        <w:ind w:left="1080" w:hanging="360"/>
      </w:pPr>
      <w:rPr>
        <w:rFonts w:ascii="Symbol" w:hAnsi="Symbol"/>
      </w:rPr>
    </w:lvl>
  </w:abstractNum>
  <w:abstractNum w:abstractNumId="116" w15:restartNumberingAfterBreak="0">
    <w:nsid w:val="407F11E9"/>
    <w:multiLevelType w:val="hybridMultilevel"/>
    <w:tmpl w:val="99DAC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08F76F9"/>
    <w:multiLevelType w:val="hybridMultilevel"/>
    <w:tmpl w:val="04F0DF84"/>
    <w:lvl w:ilvl="0" w:tplc="590CB1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0F954AE"/>
    <w:multiLevelType w:val="hybridMultilevel"/>
    <w:tmpl w:val="A194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4540D38"/>
    <w:multiLevelType w:val="hybridMultilevel"/>
    <w:tmpl w:val="85407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46B7128"/>
    <w:multiLevelType w:val="hybridMultilevel"/>
    <w:tmpl w:val="A544972E"/>
    <w:lvl w:ilvl="0" w:tplc="06B49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nsola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nsola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nsolas"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4CA2EF0"/>
    <w:multiLevelType w:val="hybridMultilevel"/>
    <w:tmpl w:val="F27E619E"/>
    <w:lvl w:ilvl="0" w:tplc="46522C6A">
      <w:start w:val="1"/>
      <w:numFmt w:val="decimal"/>
      <w:lvlText w:val="[%1]"/>
      <w:lvlJc w:val="left"/>
      <w:pPr>
        <w:ind w:left="360" w:hanging="360"/>
      </w:pPr>
      <w:rPr>
        <w:rFonts w:hint="default"/>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56D2635"/>
    <w:multiLevelType w:val="hybridMultilevel"/>
    <w:tmpl w:val="0DE08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5C441D8"/>
    <w:multiLevelType w:val="hybridMultilevel"/>
    <w:tmpl w:val="81204CF2"/>
    <w:lvl w:ilvl="0" w:tplc="3276528E">
      <w:start w:val="1"/>
      <w:numFmt w:val="bullet"/>
      <w:lvlText w:val=""/>
      <w:lvlJc w:val="left"/>
      <w:pPr>
        <w:ind w:left="1080" w:hanging="360"/>
      </w:pPr>
      <w:rPr>
        <w:rFonts w:ascii="Symbol" w:hAnsi="Symbol"/>
      </w:rPr>
    </w:lvl>
    <w:lvl w:ilvl="1" w:tplc="7722D318">
      <w:start w:val="1"/>
      <w:numFmt w:val="bullet"/>
      <w:lvlText w:val=""/>
      <w:lvlJc w:val="left"/>
      <w:pPr>
        <w:ind w:left="1080" w:hanging="360"/>
      </w:pPr>
      <w:rPr>
        <w:rFonts w:ascii="Symbol" w:hAnsi="Symbol"/>
      </w:rPr>
    </w:lvl>
    <w:lvl w:ilvl="2" w:tplc="F1748CCA">
      <w:start w:val="1"/>
      <w:numFmt w:val="bullet"/>
      <w:lvlText w:val=""/>
      <w:lvlJc w:val="left"/>
      <w:pPr>
        <w:ind w:left="1080" w:hanging="360"/>
      </w:pPr>
      <w:rPr>
        <w:rFonts w:ascii="Symbol" w:hAnsi="Symbol"/>
      </w:rPr>
    </w:lvl>
    <w:lvl w:ilvl="3" w:tplc="9384D20A">
      <w:start w:val="1"/>
      <w:numFmt w:val="bullet"/>
      <w:lvlText w:val=""/>
      <w:lvlJc w:val="left"/>
      <w:pPr>
        <w:ind w:left="1080" w:hanging="360"/>
      </w:pPr>
      <w:rPr>
        <w:rFonts w:ascii="Symbol" w:hAnsi="Symbol"/>
      </w:rPr>
    </w:lvl>
    <w:lvl w:ilvl="4" w:tplc="7B7CB900">
      <w:start w:val="1"/>
      <w:numFmt w:val="bullet"/>
      <w:lvlText w:val=""/>
      <w:lvlJc w:val="left"/>
      <w:pPr>
        <w:ind w:left="1080" w:hanging="360"/>
      </w:pPr>
      <w:rPr>
        <w:rFonts w:ascii="Symbol" w:hAnsi="Symbol"/>
      </w:rPr>
    </w:lvl>
    <w:lvl w:ilvl="5" w:tplc="C5DC23D0">
      <w:start w:val="1"/>
      <w:numFmt w:val="bullet"/>
      <w:lvlText w:val=""/>
      <w:lvlJc w:val="left"/>
      <w:pPr>
        <w:ind w:left="1080" w:hanging="360"/>
      </w:pPr>
      <w:rPr>
        <w:rFonts w:ascii="Symbol" w:hAnsi="Symbol"/>
      </w:rPr>
    </w:lvl>
    <w:lvl w:ilvl="6" w:tplc="6226D016">
      <w:start w:val="1"/>
      <w:numFmt w:val="bullet"/>
      <w:lvlText w:val=""/>
      <w:lvlJc w:val="left"/>
      <w:pPr>
        <w:ind w:left="1080" w:hanging="360"/>
      </w:pPr>
      <w:rPr>
        <w:rFonts w:ascii="Symbol" w:hAnsi="Symbol"/>
      </w:rPr>
    </w:lvl>
    <w:lvl w:ilvl="7" w:tplc="7CE4BD7E">
      <w:start w:val="1"/>
      <w:numFmt w:val="bullet"/>
      <w:lvlText w:val=""/>
      <w:lvlJc w:val="left"/>
      <w:pPr>
        <w:ind w:left="1080" w:hanging="360"/>
      </w:pPr>
      <w:rPr>
        <w:rFonts w:ascii="Symbol" w:hAnsi="Symbol"/>
      </w:rPr>
    </w:lvl>
    <w:lvl w:ilvl="8" w:tplc="2FB20B56">
      <w:start w:val="1"/>
      <w:numFmt w:val="bullet"/>
      <w:lvlText w:val=""/>
      <w:lvlJc w:val="left"/>
      <w:pPr>
        <w:ind w:left="1080" w:hanging="360"/>
      </w:pPr>
      <w:rPr>
        <w:rFonts w:ascii="Symbol" w:hAnsi="Symbol"/>
      </w:rPr>
    </w:lvl>
  </w:abstractNum>
  <w:abstractNum w:abstractNumId="124" w15:restartNumberingAfterBreak="0">
    <w:nsid w:val="45DA6E69"/>
    <w:multiLevelType w:val="multilevel"/>
    <w:tmpl w:val="EE84EC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5" w15:restartNumberingAfterBreak="0">
    <w:nsid w:val="477D4D9B"/>
    <w:multiLevelType w:val="hybridMultilevel"/>
    <w:tmpl w:val="6468874E"/>
    <w:lvl w:ilvl="0" w:tplc="60D8CB4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8077AA5"/>
    <w:multiLevelType w:val="multilevel"/>
    <w:tmpl w:val="BF40ACAA"/>
    <w:lvl w:ilvl="0">
      <w:start w:val="1"/>
      <w:numFmt w:val="decimal"/>
      <w:lvlText w:val="[%1]"/>
      <w:lvlJc w:val="left"/>
      <w:pPr>
        <w:tabs>
          <w:tab w:val="num" w:pos="0"/>
        </w:tabs>
        <w:ind w:left="360" w:hanging="360"/>
      </w:pPr>
      <w:rPr>
        <w:b w:val="0"/>
        <w:bCs w:val="0"/>
        <w:i w:val="0"/>
        <w:iCs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27" w15:restartNumberingAfterBreak="0">
    <w:nsid w:val="481A550B"/>
    <w:multiLevelType w:val="hybridMultilevel"/>
    <w:tmpl w:val="E8ACBA5A"/>
    <w:lvl w:ilvl="0" w:tplc="1A36CF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400312"/>
    <w:multiLevelType w:val="hybridMultilevel"/>
    <w:tmpl w:val="1AF201C8"/>
    <w:lvl w:ilvl="0" w:tplc="0409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9" w15:restartNumberingAfterBreak="0">
    <w:nsid w:val="49476621"/>
    <w:multiLevelType w:val="hybridMultilevel"/>
    <w:tmpl w:val="067CFCA0"/>
    <w:lvl w:ilvl="0" w:tplc="FAB6A95A">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nsolas"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nsolas"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nsolas" w:hint="default"/>
      </w:rPr>
    </w:lvl>
    <w:lvl w:ilvl="8" w:tplc="0409001B" w:tentative="1">
      <w:start w:val="1"/>
      <w:numFmt w:val="bullet"/>
      <w:lvlText w:val=""/>
      <w:lvlJc w:val="left"/>
      <w:pPr>
        <w:ind w:left="6480" w:hanging="360"/>
      </w:pPr>
      <w:rPr>
        <w:rFonts w:ascii="Wingdings" w:hAnsi="Wingdings" w:hint="default"/>
      </w:rPr>
    </w:lvl>
  </w:abstractNum>
  <w:abstractNum w:abstractNumId="130" w15:restartNumberingAfterBreak="0">
    <w:nsid w:val="497F4863"/>
    <w:multiLevelType w:val="hybridMultilevel"/>
    <w:tmpl w:val="87D47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98F3A13"/>
    <w:multiLevelType w:val="hybridMultilevel"/>
    <w:tmpl w:val="4AAA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nsola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nsola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nsolas"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A072AB4"/>
    <w:multiLevelType w:val="hybridMultilevel"/>
    <w:tmpl w:val="F00C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A8B03A9"/>
    <w:multiLevelType w:val="hybridMultilevel"/>
    <w:tmpl w:val="485EB95A"/>
    <w:lvl w:ilvl="0" w:tplc="04090001">
      <w:start w:val="1"/>
      <w:numFmt w:val="bullet"/>
      <w:lvlText w:val=""/>
      <w:lvlJc w:val="left"/>
      <w:pPr>
        <w:ind w:left="720" w:hanging="360"/>
      </w:pPr>
      <w:rPr>
        <w:rFonts w:ascii="Symbol" w:hAnsi="Symbol"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34" w15:restartNumberingAfterBreak="0">
    <w:nsid w:val="4ADD40BD"/>
    <w:multiLevelType w:val="hybridMultilevel"/>
    <w:tmpl w:val="A69C1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BAF3F6D"/>
    <w:multiLevelType w:val="hybridMultilevel"/>
    <w:tmpl w:val="22E8A8E6"/>
    <w:lvl w:ilvl="0" w:tplc="04090001">
      <w:start w:val="1"/>
      <w:numFmt w:val="bullet"/>
      <w:lvlText w:val=""/>
      <w:lvlJc w:val="left"/>
      <w:pPr>
        <w:ind w:left="1080" w:hanging="360"/>
      </w:pPr>
      <w:rPr>
        <w:rFonts w:ascii="Symbol" w:hAnsi="Symbol"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6" w15:restartNumberingAfterBreak="0">
    <w:nsid w:val="4BF82E3B"/>
    <w:multiLevelType w:val="hybridMultilevel"/>
    <w:tmpl w:val="87E62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4C342486"/>
    <w:multiLevelType w:val="hybridMultilevel"/>
    <w:tmpl w:val="E37EDDDA"/>
    <w:lvl w:ilvl="0" w:tplc="9AC85CC8">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4C9A0792"/>
    <w:multiLevelType w:val="multilevel"/>
    <w:tmpl w:val="5860BB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9" w15:restartNumberingAfterBreak="0">
    <w:nsid w:val="4CF46FC2"/>
    <w:multiLevelType w:val="hybridMultilevel"/>
    <w:tmpl w:val="70C49E54"/>
    <w:lvl w:ilvl="0" w:tplc="6FBC0C20">
      <w:start w:val="1"/>
      <w:numFmt w:val="decimal"/>
      <w:pStyle w:val="Alpha2"/>
      <w:lvlText w:val="%1."/>
      <w:lvlJc w:val="left"/>
      <w:pPr>
        <w:ind w:left="806"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0" w15:restartNumberingAfterBreak="0">
    <w:nsid w:val="4E653B7E"/>
    <w:multiLevelType w:val="multilevel"/>
    <w:tmpl w:val="26BA12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1" w15:restartNumberingAfterBreak="0">
    <w:nsid w:val="4ECB0359"/>
    <w:multiLevelType w:val="hybridMultilevel"/>
    <w:tmpl w:val="1CD6C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ECE70FB"/>
    <w:multiLevelType w:val="hybridMultilevel"/>
    <w:tmpl w:val="5932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ED05770"/>
    <w:multiLevelType w:val="hybridMultilevel"/>
    <w:tmpl w:val="99165196"/>
    <w:lvl w:ilvl="0" w:tplc="04090001">
      <w:start w:val="1"/>
      <w:numFmt w:val="bullet"/>
      <w:lvlText w:val=""/>
      <w:lvlJc w:val="left"/>
      <w:pPr>
        <w:ind w:left="1080" w:hanging="360"/>
      </w:pPr>
      <w:rPr>
        <w:rFonts w:ascii="Symbol" w:hAnsi="Symbol" w:hint="default"/>
      </w:rPr>
    </w:lvl>
    <w:lvl w:ilvl="1" w:tplc="6F823D5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4F5D5883"/>
    <w:multiLevelType w:val="hybridMultilevel"/>
    <w:tmpl w:val="B740A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F843774"/>
    <w:multiLevelType w:val="hybridMultilevel"/>
    <w:tmpl w:val="4ACA7ABA"/>
    <w:lvl w:ilvl="0" w:tplc="1FCAF8B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F8B4EF1"/>
    <w:multiLevelType w:val="hybridMultilevel"/>
    <w:tmpl w:val="2E8E6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016271A"/>
    <w:multiLevelType w:val="hybridMultilevel"/>
    <w:tmpl w:val="B8146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0A058FD"/>
    <w:multiLevelType w:val="hybridMultilevel"/>
    <w:tmpl w:val="45F8B82C"/>
    <w:lvl w:ilvl="0" w:tplc="D572F4E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nsola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nsola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nsolas"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28B5425"/>
    <w:multiLevelType w:val="multilevel"/>
    <w:tmpl w:val="04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50" w15:restartNumberingAfterBreak="0">
    <w:nsid w:val="540A4509"/>
    <w:multiLevelType w:val="hybridMultilevel"/>
    <w:tmpl w:val="7A5EC7CC"/>
    <w:lvl w:ilvl="0" w:tplc="F6362666">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4E35ACA"/>
    <w:multiLevelType w:val="hybridMultilevel"/>
    <w:tmpl w:val="8D06B1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nsola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nsola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nsola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55A31D2D"/>
    <w:multiLevelType w:val="hybridMultilevel"/>
    <w:tmpl w:val="93525AD8"/>
    <w:lvl w:ilvl="0" w:tplc="A664E8BE">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567350B0"/>
    <w:multiLevelType w:val="hybridMultilevel"/>
    <w:tmpl w:val="5494136E"/>
    <w:lvl w:ilvl="0" w:tplc="1A36CF8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6BB7CF9"/>
    <w:multiLevelType w:val="hybridMultilevel"/>
    <w:tmpl w:val="79288C8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5" w15:restartNumberingAfterBreak="0">
    <w:nsid w:val="56BE1241"/>
    <w:multiLevelType w:val="hybridMultilevel"/>
    <w:tmpl w:val="89A4F648"/>
    <w:lvl w:ilvl="0" w:tplc="0409000F">
      <w:start w:val="1"/>
      <w:numFmt w:val="decimal"/>
      <w:lvlText w:val="%1."/>
      <w:lvlJc w:val="left"/>
      <w:pPr>
        <w:ind w:left="72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78311E9"/>
    <w:multiLevelType w:val="hybridMultilevel"/>
    <w:tmpl w:val="71680C5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 w15:restartNumberingAfterBreak="0">
    <w:nsid w:val="57B052DD"/>
    <w:multiLevelType w:val="hybridMultilevel"/>
    <w:tmpl w:val="528C2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80F0655"/>
    <w:multiLevelType w:val="multilevel"/>
    <w:tmpl w:val="A9CA1F68"/>
    <w:lvl w:ilvl="0">
      <w:start w:val="4"/>
      <w:numFmt w:val="decimal"/>
      <w:lvlText w:val="%1"/>
      <w:lvlJc w:val="left"/>
      <w:pPr>
        <w:ind w:left="360" w:hanging="360"/>
      </w:pPr>
      <w:rPr>
        <w:rFonts w:hint="default"/>
      </w:rPr>
    </w:lvl>
    <w:lvl w:ilvl="1">
      <w:start w:val="1"/>
      <w:numFmt w:val="decimal"/>
      <w:lvlText w:val="%1.%2"/>
      <w:lvlJc w:val="left"/>
      <w:pPr>
        <w:tabs>
          <w:tab w:val="num" w:pos="666"/>
        </w:tabs>
        <w:ind w:left="66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44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9" w15:restartNumberingAfterBreak="0">
    <w:nsid w:val="581B59D7"/>
    <w:multiLevelType w:val="hybridMultilevel"/>
    <w:tmpl w:val="4B5C8C1C"/>
    <w:lvl w:ilvl="0" w:tplc="7F1E1F5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8254615"/>
    <w:multiLevelType w:val="hybridMultilevel"/>
    <w:tmpl w:val="9FB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86C724D"/>
    <w:multiLevelType w:val="hybridMultilevel"/>
    <w:tmpl w:val="77AC6A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2" w15:restartNumberingAfterBreak="0">
    <w:nsid w:val="594326BE"/>
    <w:multiLevelType w:val="multilevel"/>
    <w:tmpl w:val="22B8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4E3FF2"/>
    <w:multiLevelType w:val="hybridMultilevel"/>
    <w:tmpl w:val="B4ACA324"/>
    <w:lvl w:ilvl="0" w:tplc="20F843FE">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97A5CDB"/>
    <w:multiLevelType w:val="multilevel"/>
    <w:tmpl w:val="2B14E3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5" w15:restartNumberingAfterBreak="0">
    <w:nsid w:val="59D17A29"/>
    <w:multiLevelType w:val="hybridMultilevel"/>
    <w:tmpl w:val="8F50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A2D46BF"/>
    <w:multiLevelType w:val="multilevel"/>
    <w:tmpl w:val="7BD295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7" w15:restartNumberingAfterBreak="0">
    <w:nsid w:val="5A6A619F"/>
    <w:multiLevelType w:val="hybridMultilevel"/>
    <w:tmpl w:val="C9F6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AAF32FC"/>
    <w:multiLevelType w:val="hybridMultilevel"/>
    <w:tmpl w:val="4D38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B8A160D"/>
    <w:multiLevelType w:val="hybridMultilevel"/>
    <w:tmpl w:val="BA82A118"/>
    <w:lvl w:ilvl="0" w:tplc="7DE8AB1A">
      <w:start w:val="19"/>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BD07F8D"/>
    <w:multiLevelType w:val="hybridMultilevel"/>
    <w:tmpl w:val="0DE4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C1256DE"/>
    <w:multiLevelType w:val="multilevel"/>
    <w:tmpl w:val="B778E5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2" w15:restartNumberingAfterBreak="0">
    <w:nsid w:val="5C242C0F"/>
    <w:multiLevelType w:val="hybridMultilevel"/>
    <w:tmpl w:val="03726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C5C7543"/>
    <w:multiLevelType w:val="hybridMultilevel"/>
    <w:tmpl w:val="A208A48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4" w15:restartNumberingAfterBreak="0">
    <w:nsid w:val="5CC41E9C"/>
    <w:multiLevelType w:val="hybridMultilevel"/>
    <w:tmpl w:val="013C93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5" w15:restartNumberingAfterBreak="0">
    <w:nsid w:val="5CFA2FFC"/>
    <w:multiLevelType w:val="hybridMultilevel"/>
    <w:tmpl w:val="2D72D1D0"/>
    <w:lvl w:ilvl="0" w:tplc="B41663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D264574"/>
    <w:multiLevelType w:val="hybridMultilevel"/>
    <w:tmpl w:val="5B5EA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nsola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nsola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nsola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5D7E6714"/>
    <w:multiLevelType w:val="multilevel"/>
    <w:tmpl w:val="86760680"/>
    <w:lvl w:ilvl="0">
      <w:start w:val="1"/>
      <w:numFmt w:val="decimal"/>
      <w:lvlText w:val="%1."/>
      <w:lvlJc w:val="left"/>
      <w:pPr>
        <w:ind w:left="720" w:hanging="360"/>
      </w:pPr>
    </w:lvl>
    <w:lvl w:ilvl="1">
      <w:start w:val="2"/>
      <w:numFmt w:val="decimal"/>
      <w:isLgl/>
      <w:lvlText w:val="%1.%2"/>
      <w:lvlJc w:val="left"/>
      <w:pPr>
        <w:ind w:left="1380" w:hanging="1020"/>
      </w:pPr>
      <w:rPr>
        <w:rFonts w:hint="default"/>
      </w:rPr>
    </w:lvl>
    <w:lvl w:ilvl="2">
      <w:start w:val="2"/>
      <w:numFmt w:val="decimal"/>
      <w:isLgl/>
      <w:lvlText w:val="%1.%2.%3"/>
      <w:lvlJc w:val="left"/>
      <w:pPr>
        <w:ind w:left="1380" w:hanging="1020"/>
      </w:pPr>
      <w:rPr>
        <w:rFonts w:hint="default"/>
      </w:rPr>
    </w:lvl>
    <w:lvl w:ilvl="3">
      <w:start w:val="1"/>
      <w:numFmt w:val="decimal"/>
      <w:isLgl/>
      <w:lvlText w:val="%1.%2.%3.%4"/>
      <w:lvlJc w:val="left"/>
      <w:pPr>
        <w:ind w:left="1380" w:hanging="1020"/>
      </w:pPr>
      <w:rPr>
        <w:rFonts w:hint="default"/>
      </w:rPr>
    </w:lvl>
    <w:lvl w:ilvl="4">
      <w:start w:val="10"/>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8" w15:restartNumberingAfterBreak="0">
    <w:nsid w:val="5DAC6167"/>
    <w:multiLevelType w:val="hybridMultilevel"/>
    <w:tmpl w:val="FE688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DCD4DD8"/>
    <w:multiLevelType w:val="multilevel"/>
    <w:tmpl w:val="36E2E0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0" w15:restartNumberingAfterBreak="0">
    <w:nsid w:val="5DD458A4"/>
    <w:multiLevelType w:val="hybridMultilevel"/>
    <w:tmpl w:val="941459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1" w15:restartNumberingAfterBreak="0">
    <w:nsid w:val="5DDD35C9"/>
    <w:multiLevelType w:val="hybridMultilevel"/>
    <w:tmpl w:val="E70442E8"/>
    <w:lvl w:ilvl="0" w:tplc="55AC0C94">
      <w:start w:val="1"/>
      <w:numFmt w:val="decimal"/>
      <w:lvlText w:val="%1."/>
      <w:lvlJc w:val="left"/>
      <w:pPr>
        <w:ind w:left="720" w:hanging="360"/>
      </w:pPr>
      <w:rPr>
        <w:rFonts w:ascii="Tahoma" w:hAnsi="Tahoma" w:cs="Tahoma" w:hint="default"/>
        <w:b/>
        <w:bCs/>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E0812E4"/>
    <w:multiLevelType w:val="hybridMultilevel"/>
    <w:tmpl w:val="C06222B0"/>
    <w:lvl w:ilvl="0" w:tplc="26527798">
      <w:start w:val="1"/>
      <w:numFmt w:val="decimal"/>
      <w:lvlText w:val="%1."/>
      <w:lvlJc w:val="right"/>
      <w:pPr>
        <w:ind w:left="504" w:hanging="360"/>
      </w:pPr>
      <w:rPr>
        <w:rFonts w:ascii="Tahoma" w:eastAsia="Times New Roman" w:hAnsi="Tahoma" w:cs="Tahoma" w:hint="default"/>
        <w:i w:val="0"/>
      </w:rPr>
    </w:lvl>
    <w:lvl w:ilvl="1" w:tplc="0C0C0019">
      <w:start w:val="1"/>
      <w:numFmt w:val="lowerLetter"/>
      <w:lvlText w:val="%2."/>
      <w:lvlJc w:val="left"/>
      <w:pPr>
        <w:ind w:left="1224" w:hanging="360"/>
      </w:pPr>
    </w:lvl>
    <w:lvl w:ilvl="2" w:tplc="0C0C001B" w:tentative="1">
      <w:start w:val="1"/>
      <w:numFmt w:val="lowerRoman"/>
      <w:lvlText w:val="%3."/>
      <w:lvlJc w:val="right"/>
      <w:pPr>
        <w:ind w:left="1944" w:hanging="180"/>
      </w:pPr>
    </w:lvl>
    <w:lvl w:ilvl="3" w:tplc="0C0C000F" w:tentative="1">
      <w:start w:val="1"/>
      <w:numFmt w:val="decimal"/>
      <w:lvlText w:val="%4."/>
      <w:lvlJc w:val="left"/>
      <w:pPr>
        <w:ind w:left="2664" w:hanging="360"/>
      </w:pPr>
    </w:lvl>
    <w:lvl w:ilvl="4" w:tplc="0C0C0019" w:tentative="1">
      <w:start w:val="1"/>
      <w:numFmt w:val="lowerLetter"/>
      <w:lvlText w:val="%5."/>
      <w:lvlJc w:val="left"/>
      <w:pPr>
        <w:ind w:left="3384" w:hanging="360"/>
      </w:pPr>
    </w:lvl>
    <w:lvl w:ilvl="5" w:tplc="0C0C001B" w:tentative="1">
      <w:start w:val="1"/>
      <w:numFmt w:val="lowerRoman"/>
      <w:lvlText w:val="%6."/>
      <w:lvlJc w:val="right"/>
      <w:pPr>
        <w:ind w:left="4104" w:hanging="180"/>
      </w:pPr>
    </w:lvl>
    <w:lvl w:ilvl="6" w:tplc="0C0C000F" w:tentative="1">
      <w:start w:val="1"/>
      <w:numFmt w:val="decimal"/>
      <w:lvlText w:val="%7."/>
      <w:lvlJc w:val="left"/>
      <w:pPr>
        <w:ind w:left="4824" w:hanging="360"/>
      </w:pPr>
    </w:lvl>
    <w:lvl w:ilvl="7" w:tplc="0C0C0019" w:tentative="1">
      <w:start w:val="1"/>
      <w:numFmt w:val="lowerLetter"/>
      <w:lvlText w:val="%8."/>
      <w:lvlJc w:val="left"/>
      <w:pPr>
        <w:ind w:left="5544" w:hanging="360"/>
      </w:pPr>
    </w:lvl>
    <w:lvl w:ilvl="8" w:tplc="0C0C001B" w:tentative="1">
      <w:start w:val="1"/>
      <w:numFmt w:val="lowerRoman"/>
      <w:lvlText w:val="%9."/>
      <w:lvlJc w:val="right"/>
      <w:pPr>
        <w:ind w:left="6264" w:hanging="180"/>
      </w:pPr>
    </w:lvl>
  </w:abstractNum>
  <w:abstractNum w:abstractNumId="183" w15:restartNumberingAfterBreak="0">
    <w:nsid w:val="5E5F1E07"/>
    <w:multiLevelType w:val="hybridMultilevel"/>
    <w:tmpl w:val="D5441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E8A3199"/>
    <w:multiLevelType w:val="hybridMultilevel"/>
    <w:tmpl w:val="F48C28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5" w15:restartNumberingAfterBreak="0">
    <w:nsid w:val="5F157CE8"/>
    <w:multiLevelType w:val="hybridMultilevel"/>
    <w:tmpl w:val="27D09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F3D6C95"/>
    <w:multiLevelType w:val="hybridMultilevel"/>
    <w:tmpl w:val="E1C250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nsola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nsola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nsola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7" w15:restartNumberingAfterBreak="0">
    <w:nsid w:val="5F7E24E8"/>
    <w:multiLevelType w:val="hybridMultilevel"/>
    <w:tmpl w:val="31FABEBC"/>
    <w:lvl w:ilvl="0" w:tplc="405EA40C">
      <w:start w:val="1"/>
      <w:numFmt w:val="decimal"/>
      <w:pStyle w:val="Steps"/>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5FC55F27"/>
    <w:multiLevelType w:val="multilevel"/>
    <w:tmpl w:val="6F2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0F77C4"/>
    <w:multiLevelType w:val="multilevel"/>
    <w:tmpl w:val="E18AFB56"/>
    <w:lvl w:ilvl="0">
      <w:start w:val="3"/>
      <w:numFmt w:val="none"/>
      <w:suff w:val="nothing"/>
      <w:lvlText w:val="%1"/>
      <w:lvlJc w:val="left"/>
      <w:pPr>
        <w:tabs>
          <w:tab w:val="num" w:pos="0"/>
        </w:tabs>
        <w:ind w:left="432" w:hanging="432"/>
      </w:pPr>
    </w:lvl>
    <w:lvl w:ilvl="1">
      <w:start w:val="6"/>
      <w:numFmt w:val="none"/>
      <w:suff w:val="nothing"/>
      <w:lvlText w:val="%1%2"/>
      <w:lvlJc w:val="left"/>
      <w:pPr>
        <w:tabs>
          <w:tab w:val="num" w:pos="0"/>
        </w:tabs>
        <w:ind w:left="576" w:hanging="576"/>
      </w:pPr>
    </w:lvl>
    <w:lvl w:ilvl="2">
      <w:start w:val="1"/>
      <w:numFmt w:val="none"/>
      <w:suff w:val="nothing"/>
      <w:lvlText w:val="%1%2%3"/>
      <w:lvlJc w:val="left"/>
      <w:pPr>
        <w:tabs>
          <w:tab w:val="num" w:pos="0"/>
        </w:tabs>
        <w:ind w:left="720" w:hanging="720"/>
      </w:pPr>
    </w:lvl>
    <w:lvl w:ilvl="3">
      <w:start w:val="1"/>
      <w:numFmt w:val="none"/>
      <w:suff w:val="nothing"/>
      <w:lvlText w:val="%1%2%3%4"/>
      <w:lvlJc w:val="left"/>
      <w:pPr>
        <w:tabs>
          <w:tab w:val="num" w:pos="0"/>
        </w:tabs>
        <w:ind w:left="864" w:hanging="864"/>
      </w:pPr>
    </w:lvl>
    <w:lvl w:ilvl="4">
      <w:start w:val="1"/>
      <w:numFmt w:val="none"/>
      <w:suff w:val="nothing"/>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90" w15:restartNumberingAfterBreak="0">
    <w:nsid w:val="60724200"/>
    <w:multiLevelType w:val="hybridMultilevel"/>
    <w:tmpl w:val="30F6B21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180277C"/>
    <w:multiLevelType w:val="hybridMultilevel"/>
    <w:tmpl w:val="831A21E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nsolas"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nsolas"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nsolas" w:hint="default"/>
      </w:rPr>
    </w:lvl>
    <w:lvl w:ilvl="8" w:tplc="04090005" w:tentative="1">
      <w:start w:val="1"/>
      <w:numFmt w:val="bullet"/>
      <w:lvlText w:val=""/>
      <w:lvlJc w:val="left"/>
      <w:pPr>
        <w:ind w:left="6210" w:hanging="360"/>
      </w:pPr>
      <w:rPr>
        <w:rFonts w:ascii="Wingdings" w:hAnsi="Wingdings" w:hint="default"/>
      </w:rPr>
    </w:lvl>
  </w:abstractNum>
  <w:abstractNum w:abstractNumId="192" w15:restartNumberingAfterBreak="0">
    <w:nsid w:val="62301F2C"/>
    <w:multiLevelType w:val="hybridMultilevel"/>
    <w:tmpl w:val="EE943210"/>
    <w:lvl w:ilvl="0" w:tplc="04090001">
      <w:start w:val="1"/>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3" w15:restartNumberingAfterBreak="0">
    <w:nsid w:val="62AA5321"/>
    <w:multiLevelType w:val="multilevel"/>
    <w:tmpl w:val="CE262854"/>
    <w:lvl w:ilvl="0">
      <w:start w:val="3"/>
      <w:numFmt w:val="none"/>
      <w:suff w:val="nothing"/>
      <w:lvlText w:val="%1"/>
      <w:lvlJc w:val="left"/>
      <w:pPr>
        <w:tabs>
          <w:tab w:val="num" w:pos="0"/>
        </w:tabs>
        <w:ind w:left="432" w:hanging="432"/>
      </w:pPr>
    </w:lvl>
    <w:lvl w:ilvl="1">
      <w:start w:val="6"/>
      <w:numFmt w:val="none"/>
      <w:suff w:val="nothing"/>
      <w:lvlText w:val="%1%2"/>
      <w:lvlJc w:val="left"/>
      <w:pPr>
        <w:tabs>
          <w:tab w:val="num" w:pos="0"/>
        </w:tabs>
        <w:ind w:left="576" w:hanging="576"/>
      </w:pPr>
    </w:lvl>
    <w:lvl w:ilvl="2">
      <w:start w:val="1"/>
      <w:numFmt w:val="none"/>
      <w:suff w:val="nothing"/>
      <w:lvlText w:val="%1%2%3"/>
      <w:lvlJc w:val="left"/>
      <w:pPr>
        <w:tabs>
          <w:tab w:val="num" w:pos="0"/>
        </w:tabs>
        <w:ind w:left="720" w:hanging="720"/>
      </w:pPr>
    </w:lvl>
    <w:lvl w:ilvl="3">
      <w:start w:val="1"/>
      <w:numFmt w:val="none"/>
      <w:suff w:val="nothing"/>
      <w:lvlText w:val="%1%2%3%4"/>
      <w:lvlJc w:val="left"/>
      <w:pPr>
        <w:tabs>
          <w:tab w:val="num" w:pos="0"/>
        </w:tabs>
        <w:ind w:left="864" w:hanging="864"/>
      </w:pPr>
    </w:lvl>
    <w:lvl w:ilvl="4">
      <w:start w:val="1"/>
      <w:numFmt w:val="none"/>
      <w:suff w:val="nothing"/>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94" w15:restartNumberingAfterBreak="0">
    <w:nsid w:val="62B333A7"/>
    <w:multiLevelType w:val="multilevel"/>
    <w:tmpl w:val="2D56B72E"/>
    <w:lvl w:ilvl="0">
      <w:start w:val="1"/>
      <w:numFmt w:val="upperLetter"/>
      <w:pStyle w:val="Appendix1"/>
      <w:suff w:val="space"/>
      <w:lvlText w:val="Appendix %1"/>
      <w:lvlJc w:val="left"/>
      <w:pPr>
        <w:ind w:left="0" w:firstLine="0"/>
      </w:pPr>
      <w:rPr>
        <w:rFonts w:hint="default"/>
      </w:rPr>
    </w:lvl>
    <w:lvl w:ilvl="1">
      <w:start w:val="1"/>
      <w:numFmt w:val="decimal"/>
      <w:pStyle w:val="Appendix2"/>
      <w:lvlText w:val="%1.%2"/>
      <w:lvlJc w:val="left"/>
      <w:pPr>
        <w:ind w:left="-270" w:firstLine="0"/>
      </w:pPr>
      <w:rPr>
        <w:rFonts w:ascii="Tahoma" w:hAnsi="Tahoma" w:cs="Tahoma" w:hint="default"/>
        <w:sz w:val="24"/>
      </w:rPr>
    </w:lvl>
    <w:lvl w:ilvl="2">
      <w:start w:val="1"/>
      <w:numFmt w:val="decimal"/>
      <w:pStyle w:val="Appendix3"/>
      <w:lvlText w:val="%1.%2.%3"/>
      <w:lvlJc w:val="left"/>
      <w:pPr>
        <w:ind w:left="1458" w:hanging="1152"/>
      </w:pPr>
      <w:rPr>
        <w:rFonts w:ascii="Tahoma" w:hAnsi="Tahoma" w:cs="Tahoma" w:hint="default"/>
        <w:sz w:val="24"/>
      </w:rPr>
    </w:lvl>
    <w:lvl w:ilvl="3">
      <w:start w:val="1"/>
      <w:numFmt w:val="decimal"/>
      <w:pStyle w:val="Appendix4"/>
      <w:lvlText w:val="%1.%2.%3.%4"/>
      <w:lvlJc w:val="left"/>
      <w:pPr>
        <w:ind w:left="2160" w:hanging="1800"/>
      </w:pPr>
      <w:rPr>
        <w:rFonts w:hint="default"/>
        <w:sz w:val="24"/>
        <w:szCs w:val="24"/>
      </w:rPr>
    </w:lvl>
    <w:lvl w:ilvl="4">
      <w:start w:val="1"/>
      <w:numFmt w:val="decimal"/>
      <w:pStyle w:val="Appendix5"/>
      <w:lvlText w:val="%1.%2.%3.%4.%5"/>
      <w:lvlJc w:val="left"/>
      <w:pPr>
        <w:ind w:left="3330" w:hanging="2448"/>
      </w:pPr>
      <w:rPr>
        <w:rFonts w:hint="default"/>
      </w:rPr>
    </w:lvl>
    <w:lvl w:ilvl="5">
      <w:start w:val="1"/>
      <w:numFmt w:val="decimal"/>
      <w:suff w:val="space"/>
      <w:lvlText w:val="%1%2.%3.%4.%5.%6."/>
      <w:lvlJc w:val="right"/>
      <w:pPr>
        <w:ind w:left="4194" w:hanging="720"/>
      </w:pPr>
      <w:rPr>
        <w:rFonts w:hint="default"/>
      </w:rPr>
    </w:lvl>
    <w:lvl w:ilvl="6">
      <w:start w:val="1"/>
      <w:numFmt w:val="decimal"/>
      <w:isLgl/>
      <w:lvlText w:val="%7."/>
      <w:lvlJc w:val="left"/>
      <w:pPr>
        <w:ind w:left="4410" w:hanging="360"/>
      </w:pPr>
      <w:rPr>
        <w:rFonts w:hint="default"/>
      </w:rPr>
    </w:lvl>
    <w:lvl w:ilvl="7">
      <w:start w:val="1"/>
      <w:numFmt w:val="lowerLetter"/>
      <w:lvlText w:val="%8."/>
      <w:lvlJc w:val="left"/>
      <w:pPr>
        <w:ind w:left="5130" w:hanging="360"/>
      </w:pPr>
      <w:rPr>
        <w:rFonts w:hint="default"/>
      </w:rPr>
    </w:lvl>
    <w:lvl w:ilvl="8">
      <w:start w:val="1"/>
      <w:numFmt w:val="lowerRoman"/>
      <w:lvlText w:val="%9."/>
      <w:lvlJc w:val="right"/>
      <w:pPr>
        <w:ind w:left="5850" w:hanging="180"/>
      </w:pPr>
      <w:rPr>
        <w:rFonts w:hint="default"/>
      </w:rPr>
    </w:lvl>
  </w:abstractNum>
  <w:abstractNum w:abstractNumId="195" w15:restartNumberingAfterBreak="0">
    <w:nsid w:val="62BF759F"/>
    <w:multiLevelType w:val="hybridMultilevel"/>
    <w:tmpl w:val="6666D056"/>
    <w:lvl w:ilvl="0" w:tplc="7930A59C">
      <w:start w:val="1"/>
      <w:numFmt w:val="decimal"/>
      <w:lvlText w:val="%1."/>
      <w:lvlJc w:val="left"/>
      <w:pPr>
        <w:tabs>
          <w:tab w:val="num" w:pos="360"/>
        </w:tabs>
        <w:ind w:left="360" w:hanging="360"/>
      </w:pPr>
      <w:rPr>
        <w:rFonts w:hint="default"/>
      </w:rPr>
    </w:lvl>
    <w:lvl w:ilvl="1" w:tplc="04090003">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96" w15:restartNumberingAfterBreak="0">
    <w:nsid w:val="62C86AAC"/>
    <w:multiLevelType w:val="multilevel"/>
    <w:tmpl w:val="1F148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7" w15:restartNumberingAfterBreak="0">
    <w:nsid w:val="62E95C69"/>
    <w:multiLevelType w:val="hybridMultilevel"/>
    <w:tmpl w:val="D406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2F04C49"/>
    <w:multiLevelType w:val="hybridMultilevel"/>
    <w:tmpl w:val="2932D540"/>
    <w:lvl w:ilvl="0" w:tplc="04090001">
      <w:start w:val="1"/>
      <w:numFmt w:val="bullet"/>
      <w:lvlText w:val=""/>
      <w:lvlJc w:val="left"/>
      <w:pPr>
        <w:tabs>
          <w:tab w:val="num" w:pos="360"/>
        </w:tabs>
        <w:ind w:left="360" w:hanging="360"/>
      </w:pPr>
      <w:rPr>
        <w:rFonts w:ascii="Symbol" w:hAnsi="Symbol" w:hint="default"/>
      </w:rPr>
    </w:lvl>
    <w:lvl w:ilvl="1" w:tplc="04090001" w:tentative="1">
      <w:start w:val="1"/>
      <w:numFmt w:val="bullet"/>
      <w:lvlText w:val="o"/>
      <w:lvlJc w:val="left"/>
      <w:pPr>
        <w:tabs>
          <w:tab w:val="num" w:pos="1080"/>
        </w:tabs>
        <w:ind w:left="1080" w:hanging="360"/>
      </w:pPr>
      <w:rPr>
        <w:rFonts w:ascii="Courier New" w:hAnsi="Courier New" w:cs="Consola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nsola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nsola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9" w15:restartNumberingAfterBreak="0">
    <w:nsid w:val="6447402B"/>
    <w:multiLevelType w:val="multilevel"/>
    <w:tmpl w:val="CD9C79E2"/>
    <w:lvl w:ilvl="0">
      <w:start w:val="3"/>
      <w:numFmt w:val="none"/>
      <w:suff w:val="nothing"/>
      <w:lvlText w:val="%1"/>
      <w:lvlJc w:val="left"/>
      <w:pPr>
        <w:tabs>
          <w:tab w:val="num" w:pos="0"/>
        </w:tabs>
        <w:ind w:left="432" w:hanging="432"/>
      </w:pPr>
    </w:lvl>
    <w:lvl w:ilvl="1">
      <w:start w:val="6"/>
      <w:numFmt w:val="none"/>
      <w:suff w:val="nothing"/>
      <w:lvlText w:val="%1%2"/>
      <w:lvlJc w:val="left"/>
      <w:pPr>
        <w:tabs>
          <w:tab w:val="num" w:pos="0"/>
        </w:tabs>
        <w:ind w:left="576" w:hanging="576"/>
      </w:pPr>
    </w:lvl>
    <w:lvl w:ilvl="2">
      <w:start w:val="1"/>
      <w:numFmt w:val="none"/>
      <w:suff w:val="nothing"/>
      <w:lvlText w:val="%1%2%3"/>
      <w:lvlJc w:val="left"/>
      <w:pPr>
        <w:tabs>
          <w:tab w:val="num" w:pos="0"/>
        </w:tabs>
        <w:ind w:left="720" w:hanging="720"/>
      </w:pPr>
    </w:lvl>
    <w:lvl w:ilvl="3">
      <w:start w:val="1"/>
      <w:numFmt w:val="none"/>
      <w:suff w:val="nothing"/>
      <w:lvlText w:val="%1%2%3%4"/>
      <w:lvlJc w:val="left"/>
      <w:pPr>
        <w:tabs>
          <w:tab w:val="num" w:pos="0"/>
        </w:tabs>
        <w:ind w:left="864" w:hanging="864"/>
      </w:pPr>
    </w:lvl>
    <w:lvl w:ilvl="4">
      <w:start w:val="1"/>
      <w:numFmt w:val="none"/>
      <w:suff w:val="nothing"/>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00" w15:restartNumberingAfterBreak="0">
    <w:nsid w:val="650E0D98"/>
    <w:multiLevelType w:val="hybridMultilevel"/>
    <w:tmpl w:val="E1809EFA"/>
    <w:lvl w:ilvl="0" w:tplc="71DEE424">
      <w:start w:val="19"/>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5762B95"/>
    <w:multiLevelType w:val="hybridMultilevel"/>
    <w:tmpl w:val="5FF0F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58F5D3F"/>
    <w:multiLevelType w:val="hybridMultilevel"/>
    <w:tmpl w:val="0988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5BA52CE"/>
    <w:multiLevelType w:val="hybridMultilevel"/>
    <w:tmpl w:val="5A2CD8F0"/>
    <w:lvl w:ilvl="0" w:tplc="6A5CD66E">
      <w:start w:val="1"/>
      <w:numFmt w:val="bullet"/>
      <w:lvlText w:val=""/>
      <w:lvlJc w:val="left"/>
      <w:pPr>
        <w:ind w:left="720" w:hanging="360"/>
      </w:pPr>
      <w:rPr>
        <w:rFonts w:ascii="Symbol" w:hAnsi="Symbol" w:hint="default"/>
      </w:rPr>
    </w:lvl>
    <w:lvl w:ilvl="1" w:tplc="04090019">
      <w:start w:val="1"/>
      <w:numFmt w:val="bullet"/>
      <w:lvlText w:val="­"/>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nsolas"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nsolas" w:hint="default"/>
      </w:rPr>
    </w:lvl>
    <w:lvl w:ilvl="8" w:tplc="0409001B" w:tentative="1">
      <w:start w:val="1"/>
      <w:numFmt w:val="bullet"/>
      <w:lvlText w:val=""/>
      <w:lvlJc w:val="left"/>
      <w:pPr>
        <w:ind w:left="6480" w:hanging="360"/>
      </w:pPr>
      <w:rPr>
        <w:rFonts w:ascii="Wingdings" w:hAnsi="Wingdings" w:hint="default"/>
      </w:rPr>
    </w:lvl>
  </w:abstractNum>
  <w:abstractNum w:abstractNumId="204" w15:restartNumberingAfterBreak="0">
    <w:nsid w:val="65BF1936"/>
    <w:multiLevelType w:val="hybridMultilevel"/>
    <w:tmpl w:val="AAF86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66E100A8"/>
    <w:multiLevelType w:val="multilevel"/>
    <w:tmpl w:val="B31E3B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6" w15:restartNumberingAfterBreak="0">
    <w:nsid w:val="68240478"/>
    <w:multiLevelType w:val="hybridMultilevel"/>
    <w:tmpl w:val="5002E69E"/>
    <w:lvl w:ilvl="0" w:tplc="04090001">
      <w:start w:val="1"/>
      <w:numFmt w:val="bullet"/>
      <w:lvlText w:val=""/>
      <w:lvlJc w:val="left"/>
      <w:pPr>
        <w:ind w:left="1386" w:hanging="360"/>
      </w:pPr>
      <w:rPr>
        <w:rFonts w:ascii="Symbol" w:hAnsi="Symbol" w:hint="default"/>
      </w:rPr>
    </w:lvl>
    <w:lvl w:ilvl="1" w:tplc="1FCAF8B4" w:tentative="1">
      <w:start w:val="1"/>
      <w:numFmt w:val="bullet"/>
      <w:lvlText w:val="o"/>
      <w:lvlJc w:val="left"/>
      <w:pPr>
        <w:ind w:left="2106" w:hanging="360"/>
      </w:pPr>
      <w:rPr>
        <w:rFonts w:ascii="Courier New" w:hAnsi="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207" w15:restartNumberingAfterBreak="0">
    <w:nsid w:val="6A0C0BAA"/>
    <w:multiLevelType w:val="hybridMultilevel"/>
    <w:tmpl w:val="74EA9A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B310478"/>
    <w:multiLevelType w:val="hybridMultilevel"/>
    <w:tmpl w:val="4BE29B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6EF73E1E"/>
    <w:multiLevelType w:val="hybridMultilevel"/>
    <w:tmpl w:val="A1E8E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FD519FE"/>
    <w:multiLevelType w:val="multilevel"/>
    <w:tmpl w:val="AA1435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1" w15:restartNumberingAfterBreak="0">
    <w:nsid w:val="70471570"/>
    <w:multiLevelType w:val="hybridMultilevel"/>
    <w:tmpl w:val="3852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08D33C3"/>
    <w:multiLevelType w:val="hybridMultilevel"/>
    <w:tmpl w:val="DA802448"/>
    <w:lvl w:ilvl="0" w:tplc="0C0C0019">
      <w:start w:val="1"/>
      <w:numFmt w:val="lowerLetter"/>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13" w15:restartNumberingAfterBreak="0">
    <w:nsid w:val="70A655E5"/>
    <w:multiLevelType w:val="hybridMultilevel"/>
    <w:tmpl w:val="3FBA0D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13720FD"/>
    <w:multiLevelType w:val="hybridMultilevel"/>
    <w:tmpl w:val="A89CD4E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5" w15:restartNumberingAfterBreak="0">
    <w:nsid w:val="715649FA"/>
    <w:multiLevelType w:val="hybridMultilevel"/>
    <w:tmpl w:val="6F78DBF8"/>
    <w:lvl w:ilvl="0" w:tplc="606C7CBA">
      <w:start w:val="1"/>
      <w:numFmt w:val="bullet"/>
      <w:lvlText w:val="•"/>
      <w:lvlJc w:val="left"/>
      <w:pPr>
        <w:tabs>
          <w:tab w:val="num" w:pos="720"/>
        </w:tabs>
        <w:ind w:left="720" w:hanging="360"/>
      </w:pPr>
      <w:rPr>
        <w:rFonts w:ascii="Arial" w:hAnsi="Arial" w:hint="default"/>
        <w:lang w:val="en-CA"/>
      </w:rPr>
    </w:lvl>
    <w:lvl w:ilvl="1" w:tplc="ECB44DF0" w:tentative="1">
      <w:start w:val="1"/>
      <w:numFmt w:val="bullet"/>
      <w:lvlText w:val="•"/>
      <w:lvlJc w:val="left"/>
      <w:pPr>
        <w:tabs>
          <w:tab w:val="num" w:pos="1440"/>
        </w:tabs>
        <w:ind w:left="1440" w:hanging="360"/>
      </w:pPr>
      <w:rPr>
        <w:rFonts w:ascii="Arial" w:hAnsi="Arial" w:hint="default"/>
      </w:rPr>
    </w:lvl>
    <w:lvl w:ilvl="2" w:tplc="525C017C" w:tentative="1">
      <w:start w:val="1"/>
      <w:numFmt w:val="bullet"/>
      <w:lvlText w:val="•"/>
      <w:lvlJc w:val="left"/>
      <w:pPr>
        <w:tabs>
          <w:tab w:val="num" w:pos="2160"/>
        </w:tabs>
        <w:ind w:left="2160" w:hanging="360"/>
      </w:pPr>
      <w:rPr>
        <w:rFonts w:ascii="Arial" w:hAnsi="Arial" w:hint="default"/>
      </w:rPr>
    </w:lvl>
    <w:lvl w:ilvl="3" w:tplc="4F9C73A2" w:tentative="1">
      <w:start w:val="1"/>
      <w:numFmt w:val="bullet"/>
      <w:lvlText w:val="•"/>
      <w:lvlJc w:val="left"/>
      <w:pPr>
        <w:tabs>
          <w:tab w:val="num" w:pos="2880"/>
        </w:tabs>
        <w:ind w:left="2880" w:hanging="360"/>
      </w:pPr>
      <w:rPr>
        <w:rFonts w:ascii="Arial" w:hAnsi="Arial" w:hint="default"/>
      </w:rPr>
    </w:lvl>
    <w:lvl w:ilvl="4" w:tplc="8A70726E" w:tentative="1">
      <w:start w:val="1"/>
      <w:numFmt w:val="bullet"/>
      <w:lvlText w:val="•"/>
      <w:lvlJc w:val="left"/>
      <w:pPr>
        <w:tabs>
          <w:tab w:val="num" w:pos="3600"/>
        </w:tabs>
        <w:ind w:left="3600" w:hanging="360"/>
      </w:pPr>
      <w:rPr>
        <w:rFonts w:ascii="Arial" w:hAnsi="Arial" w:hint="default"/>
      </w:rPr>
    </w:lvl>
    <w:lvl w:ilvl="5" w:tplc="74FC70FE" w:tentative="1">
      <w:start w:val="1"/>
      <w:numFmt w:val="bullet"/>
      <w:lvlText w:val="•"/>
      <w:lvlJc w:val="left"/>
      <w:pPr>
        <w:tabs>
          <w:tab w:val="num" w:pos="4320"/>
        </w:tabs>
        <w:ind w:left="4320" w:hanging="360"/>
      </w:pPr>
      <w:rPr>
        <w:rFonts w:ascii="Arial" w:hAnsi="Arial" w:hint="default"/>
      </w:rPr>
    </w:lvl>
    <w:lvl w:ilvl="6" w:tplc="2CCA9200" w:tentative="1">
      <w:start w:val="1"/>
      <w:numFmt w:val="bullet"/>
      <w:lvlText w:val="•"/>
      <w:lvlJc w:val="left"/>
      <w:pPr>
        <w:tabs>
          <w:tab w:val="num" w:pos="5040"/>
        </w:tabs>
        <w:ind w:left="5040" w:hanging="360"/>
      </w:pPr>
      <w:rPr>
        <w:rFonts w:ascii="Arial" w:hAnsi="Arial" w:hint="default"/>
      </w:rPr>
    </w:lvl>
    <w:lvl w:ilvl="7" w:tplc="B006415E" w:tentative="1">
      <w:start w:val="1"/>
      <w:numFmt w:val="bullet"/>
      <w:lvlText w:val="•"/>
      <w:lvlJc w:val="left"/>
      <w:pPr>
        <w:tabs>
          <w:tab w:val="num" w:pos="5760"/>
        </w:tabs>
        <w:ind w:left="5760" w:hanging="360"/>
      </w:pPr>
      <w:rPr>
        <w:rFonts w:ascii="Arial" w:hAnsi="Arial" w:hint="default"/>
      </w:rPr>
    </w:lvl>
    <w:lvl w:ilvl="8" w:tplc="1430EF54"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71CB5005"/>
    <w:multiLevelType w:val="hybridMultilevel"/>
    <w:tmpl w:val="26AAC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1F16B48"/>
    <w:multiLevelType w:val="hybridMultilevel"/>
    <w:tmpl w:val="3B349094"/>
    <w:lvl w:ilvl="0" w:tplc="EE48D9C6">
      <w:start w:val="9"/>
      <w:numFmt w:val="decimal"/>
      <w:lvlText w:val="%1."/>
      <w:lvlJc w:val="right"/>
      <w:pPr>
        <w:ind w:left="504" w:hanging="360"/>
      </w:pPr>
      <w:rPr>
        <w:rFonts w:ascii="Tahoma" w:eastAsia="Times New Roman" w:hAnsi="Tahoma" w:cs="Tahom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3833F60"/>
    <w:multiLevelType w:val="multilevel"/>
    <w:tmpl w:val="ECE25FCE"/>
    <w:styleLink w:val="StyleBulletedSymbolsymbolRedLeft025Hanging025"/>
    <w:lvl w:ilvl="0">
      <w:start w:val="1"/>
      <w:numFmt w:val="bullet"/>
      <w:lvlText w:val=""/>
      <w:lvlJc w:val="left"/>
      <w:pPr>
        <w:ind w:left="720" w:hanging="360"/>
      </w:pPr>
      <w:rPr>
        <w:rFonts w:ascii="Symbol" w:hAnsi="Symbol"/>
        <w:color w:val="FF0000"/>
        <w:kern w:val="28"/>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9" w15:restartNumberingAfterBreak="0">
    <w:nsid w:val="73BD623D"/>
    <w:multiLevelType w:val="hybridMultilevel"/>
    <w:tmpl w:val="BB9CF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4FA5B60"/>
    <w:multiLevelType w:val="hybridMultilevel"/>
    <w:tmpl w:val="A9EC5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5045CA0"/>
    <w:multiLevelType w:val="hybridMultilevel"/>
    <w:tmpl w:val="6EDC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5F62F8F"/>
    <w:multiLevelType w:val="hybridMultilevel"/>
    <w:tmpl w:val="9B0C9B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3" w15:restartNumberingAfterBreak="0">
    <w:nsid w:val="778A29F2"/>
    <w:multiLevelType w:val="hybridMultilevel"/>
    <w:tmpl w:val="D50A7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7E42730"/>
    <w:multiLevelType w:val="hybridMultilevel"/>
    <w:tmpl w:val="5264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84C5D45"/>
    <w:multiLevelType w:val="hybridMultilevel"/>
    <w:tmpl w:val="269EF2F0"/>
    <w:lvl w:ilvl="0" w:tplc="1FCAF8B4">
      <w:start w:val="1"/>
      <w:numFmt w:val="decimal"/>
      <w:lvlText w:val="%1."/>
      <w:lvlJc w:val="left"/>
      <w:pPr>
        <w:ind w:left="720" w:hanging="360"/>
      </w:pPr>
      <w:rPr>
        <w:rFonts w:hint="default"/>
      </w:rPr>
    </w:lvl>
    <w:lvl w:ilvl="1" w:tplc="1FCAF8B4">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6" w15:restartNumberingAfterBreak="0">
    <w:nsid w:val="788E3163"/>
    <w:multiLevelType w:val="hybridMultilevel"/>
    <w:tmpl w:val="DA1E6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8AC3A80"/>
    <w:multiLevelType w:val="multilevel"/>
    <w:tmpl w:val="01CC4442"/>
    <w:lvl w:ilvl="0">
      <w:start w:val="3"/>
      <w:numFmt w:val="none"/>
      <w:suff w:val="nothing"/>
      <w:lvlText w:val="%1"/>
      <w:lvlJc w:val="left"/>
      <w:pPr>
        <w:tabs>
          <w:tab w:val="num" w:pos="0"/>
        </w:tabs>
        <w:ind w:left="432" w:hanging="432"/>
      </w:pPr>
    </w:lvl>
    <w:lvl w:ilvl="1">
      <w:start w:val="6"/>
      <w:numFmt w:val="none"/>
      <w:suff w:val="nothing"/>
      <w:lvlText w:val="%1%2"/>
      <w:lvlJc w:val="left"/>
      <w:pPr>
        <w:tabs>
          <w:tab w:val="num" w:pos="0"/>
        </w:tabs>
        <w:ind w:left="576" w:hanging="576"/>
      </w:pPr>
    </w:lvl>
    <w:lvl w:ilvl="2">
      <w:start w:val="1"/>
      <w:numFmt w:val="none"/>
      <w:suff w:val="nothing"/>
      <w:lvlText w:val="%1%2%3"/>
      <w:lvlJc w:val="left"/>
      <w:pPr>
        <w:tabs>
          <w:tab w:val="num" w:pos="0"/>
        </w:tabs>
        <w:ind w:left="720" w:hanging="720"/>
      </w:pPr>
    </w:lvl>
    <w:lvl w:ilvl="3">
      <w:start w:val="1"/>
      <w:numFmt w:val="none"/>
      <w:suff w:val="nothing"/>
      <w:lvlText w:val="%1%2%3%4"/>
      <w:lvlJc w:val="left"/>
      <w:pPr>
        <w:tabs>
          <w:tab w:val="num" w:pos="0"/>
        </w:tabs>
        <w:ind w:left="864" w:hanging="864"/>
      </w:pPr>
    </w:lvl>
    <w:lvl w:ilvl="4">
      <w:start w:val="1"/>
      <w:numFmt w:val="none"/>
      <w:suff w:val="nothing"/>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28" w15:restartNumberingAfterBreak="0">
    <w:nsid w:val="7942274E"/>
    <w:multiLevelType w:val="hybridMultilevel"/>
    <w:tmpl w:val="11BC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A21295F"/>
    <w:multiLevelType w:val="hybridMultilevel"/>
    <w:tmpl w:val="C5FAAACE"/>
    <w:lvl w:ilvl="0" w:tplc="9E7228DC">
      <w:start w:val="1"/>
      <w:numFmt w:val="bullet"/>
      <w:lvlText w:val=""/>
      <w:lvlJc w:val="left"/>
      <w:pPr>
        <w:ind w:left="720" w:hanging="360"/>
      </w:pPr>
      <w:rPr>
        <w:rFonts w:ascii="Symbol" w:hAnsi="Symbol" w:hint="default"/>
      </w:rPr>
    </w:lvl>
    <w:lvl w:ilvl="1" w:tplc="D5B2A16C" w:tentative="1">
      <w:start w:val="1"/>
      <w:numFmt w:val="bullet"/>
      <w:lvlText w:val="o"/>
      <w:lvlJc w:val="left"/>
      <w:pPr>
        <w:ind w:left="1440" w:hanging="360"/>
      </w:pPr>
      <w:rPr>
        <w:rFonts w:ascii="Courier New" w:hAnsi="Courier New" w:cs="Symbol" w:hint="default"/>
      </w:rPr>
    </w:lvl>
    <w:lvl w:ilvl="2" w:tplc="347E4184" w:tentative="1">
      <w:start w:val="1"/>
      <w:numFmt w:val="bullet"/>
      <w:lvlText w:val=""/>
      <w:lvlJc w:val="left"/>
      <w:pPr>
        <w:ind w:left="2160" w:hanging="360"/>
      </w:pPr>
      <w:rPr>
        <w:rFonts w:ascii="Wingdings" w:hAnsi="Wingdings" w:hint="default"/>
      </w:rPr>
    </w:lvl>
    <w:lvl w:ilvl="3" w:tplc="E6306A8E" w:tentative="1">
      <w:start w:val="1"/>
      <w:numFmt w:val="bullet"/>
      <w:lvlText w:val=""/>
      <w:lvlJc w:val="left"/>
      <w:pPr>
        <w:ind w:left="2880" w:hanging="360"/>
      </w:pPr>
      <w:rPr>
        <w:rFonts w:ascii="Symbol" w:hAnsi="Symbol" w:hint="default"/>
      </w:rPr>
    </w:lvl>
    <w:lvl w:ilvl="4" w:tplc="65FC08EA" w:tentative="1">
      <w:start w:val="1"/>
      <w:numFmt w:val="bullet"/>
      <w:lvlText w:val="o"/>
      <w:lvlJc w:val="left"/>
      <w:pPr>
        <w:ind w:left="3600" w:hanging="360"/>
      </w:pPr>
      <w:rPr>
        <w:rFonts w:ascii="Courier New" w:hAnsi="Courier New" w:cs="Symbol" w:hint="default"/>
      </w:rPr>
    </w:lvl>
    <w:lvl w:ilvl="5" w:tplc="46DCDCC6" w:tentative="1">
      <w:start w:val="1"/>
      <w:numFmt w:val="bullet"/>
      <w:lvlText w:val=""/>
      <w:lvlJc w:val="left"/>
      <w:pPr>
        <w:ind w:left="4320" w:hanging="360"/>
      </w:pPr>
      <w:rPr>
        <w:rFonts w:ascii="Wingdings" w:hAnsi="Wingdings" w:hint="default"/>
      </w:rPr>
    </w:lvl>
    <w:lvl w:ilvl="6" w:tplc="1194B104" w:tentative="1">
      <w:start w:val="1"/>
      <w:numFmt w:val="bullet"/>
      <w:lvlText w:val=""/>
      <w:lvlJc w:val="left"/>
      <w:pPr>
        <w:ind w:left="5040" w:hanging="360"/>
      </w:pPr>
      <w:rPr>
        <w:rFonts w:ascii="Symbol" w:hAnsi="Symbol" w:hint="default"/>
      </w:rPr>
    </w:lvl>
    <w:lvl w:ilvl="7" w:tplc="8A985278" w:tentative="1">
      <w:start w:val="1"/>
      <w:numFmt w:val="bullet"/>
      <w:lvlText w:val="o"/>
      <w:lvlJc w:val="left"/>
      <w:pPr>
        <w:ind w:left="5760" w:hanging="360"/>
      </w:pPr>
      <w:rPr>
        <w:rFonts w:ascii="Courier New" w:hAnsi="Courier New" w:cs="Symbol" w:hint="default"/>
      </w:rPr>
    </w:lvl>
    <w:lvl w:ilvl="8" w:tplc="1DB292A2" w:tentative="1">
      <w:start w:val="1"/>
      <w:numFmt w:val="bullet"/>
      <w:lvlText w:val=""/>
      <w:lvlJc w:val="left"/>
      <w:pPr>
        <w:ind w:left="6480" w:hanging="360"/>
      </w:pPr>
      <w:rPr>
        <w:rFonts w:ascii="Wingdings" w:hAnsi="Wingdings" w:hint="default"/>
      </w:rPr>
    </w:lvl>
  </w:abstractNum>
  <w:abstractNum w:abstractNumId="230" w15:restartNumberingAfterBreak="0">
    <w:nsid w:val="7B6A522F"/>
    <w:multiLevelType w:val="hybridMultilevel"/>
    <w:tmpl w:val="227AE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1" w15:restartNumberingAfterBreak="0">
    <w:nsid w:val="7BFE1A26"/>
    <w:multiLevelType w:val="singleLevel"/>
    <w:tmpl w:val="D206E288"/>
    <w:lvl w:ilvl="0">
      <w:start w:val="1"/>
      <w:numFmt w:val="decimal"/>
      <w:pStyle w:val="ListNumber2"/>
      <w:lvlText w:val="%1."/>
      <w:legacy w:legacy="1" w:legacySpace="0" w:legacyIndent="360"/>
      <w:lvlJc w:val="left"/>
      <w:pPr>
        <w:ind w:left="720" w:hanging="360"/>
      </w:pPr>
    </w:lvl>
  </w:abstractNum>
  <w:abstractNum w:abstractNumId="232" w15:restartNumberingAfterBreak="0">
    <w:nsid w:val="7C115E32"/>
    <w:multiLevelType w:val="hybridMultilevel"/>
    <w:tmpl w:val="010ED0B6"/>
    <w:lvl w:ilvl="0" w:tplc="E72E94EA">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nsolas"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nsolas"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nsolas" w:hint="default"/>
      </w:rPr>
    </w:lvl>
    <w:lvl w:ilvl="8" w:tplc="0409001B" w:tentative="1">
      <w:start w:val="1"/>
      <w:numFmt w:val="bullet"/>
      <w:lvlText w:val=""/>
      <w:lvlJc w:val="left"/>
      <w:pPr>
        <w:ind w:left="6480" w:hanging="360"/>
      </w:pPr>
      <w:rPr>
        <w:rFonts w:ascii="Wingdings" w:hAnsi="Wingdings" w:hint="default"/>
      </w:rPr>
    </w:lvl>
  </w:abstractNum>
  <w:abstractNum w:abstractNumId="233" w15:restartNumberingAfterBreak="0">
    <w:nsid w:val="7CA75976"/>
    <w:multiLevelType w:val="hybridMultilevel"/>
    <w:tmpl w:val="9AAC54D6"/>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nsola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nsolas"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CB75ECC"/>
    <w:multiLevelType w:val="hybridMultilevel"/>
    <w:tmpl w:val="25D4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D642A57"/>
    <w:multiLevelType w:val="hybridMultilevel"/>
    <w:tmpl w:val="6C1CE4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D766F06"/>
    <w:multiLevelType w:val="hybridMultilevel"/>
    <w:tmpl w:val="0ACCA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7DF45F59"/>
    <w:multiLevelType w:val="hybridMultilevel"/>
    <w:tmpl w:val="2624A82E"/>
    <w:lvl w:ilvl="0" w:tplc="F96C4040">
      <w:start w:val="1"/>
      <w:numFmt w:val="decimal"/>
      <w:lvlText w:val="(%1)"/>
      <w:lvlJc w:val="left"/>
      <w:pPr>
        <w:ind w:left="465" w:hanging="360"/>
      </w:pPr>
      <w:rPr>
        <w:rFonts w:ascii="Calibri" w:hAnsi="Calibri" w:cs="Calibri" w:hint="default"/>
        <w:color w:val="000000"/>
        <w:sz w:val="16"/>
      </w:rPr>
    </w:lvl>
    <w:lvl w:ilvl="1" w:tplc="04090019" w:tentative="1">
      <w:start w:val="1"/>
      <w:numFmt w:val="lowerLetter"/>
      <w:lvlText w:val="%2."/>
      <w:lvlJc w:val="left"/>
      <w:pPr>
        <w:ind w:left="1185" w:hanging="360"/>
      </w:pPr>
      <w:rPr>
        <w:rFonts w:cs="Times New Roman"/>
      </w:rPr>
    </w:lvl>
    <w:lvl w:ilvl="2" w:tplc="0409001B" w:tentative="1">
      <w:start w:val="1"/>
      <w:numFmt w:val="lowerRoman"/>
      <w:lvlText w:val="%3."/>
      <w:lvlJc w:val="right"/>
      <w:pPr>
        <w:ind w:left="1905" w:hanging="180"/>
      </w:pPr>
      <w:rPr>
        <w:rFonts w:cs="Times New Roman"/>
      </w:rPr>
    </w:lvl>
    <w:lvl w:ilvl="3" w:tplc="0409000F" w:tentative="1">
      <w:start w:val="1"/>
      <w:numFmt w:val="decimal"/>
      <w:lvlText w:val="%4."/>
      <w:lvlJc w:val="left"/>
      <w:pPr>
        <w:ind w:left="2625" w:hanging="360"/>
      </w:pPr>
      <w:rPr>
        <w:rFonts w:cs="Times New Roman"/>
      </w:rPr>
    </w:lvl>
    <w:lvl w:ilvl="4" w:tplc="04090019" w:tentative="1">
      <w:start w:val="1"/>
      <w:numFmt w:val="lowerLetter"/>
      <w:lvlText w:val="%5."/>
      <w:lvlJc w:val="left"/>
      <w:pPr>
        <w:ind w:left="3345" w:hanging="360"/>
      </w:pPr>
      <w:rPr>
        <w:rFonts w:cs="Times New Roman"/>
      </w:rPr>
    </w:lvl>
    <w:lvl w:ilvl="5" w:tplc="0409001B" w:tentative="1">
      <w:start w:val="1"/>
      <w:numFmt w:val="lowerRoman"/>
      <w:lvlText w:val="%6."/>
      <w:lvlJc w:val="right"/>
      <w:pPr>
        <w:ind w:left="4065" w:hanging="180"/>
      </w:pPr>
      <w:rPr>
        <w:rFonts w:cs="Times New Roman"/>
      </w:rPr>
    </w:lvl>
    <w:lvl w:ilvl="6" w:tplc="0409000F" w:tentative="1">
      <w:start w:val="1"/>
      <w:numFmt w:val="decimal"/>
      <w:lvlText w:val="%7."/>
      <w:lvlJc w:val="left"/>
      <w:pPr>
        <w:ind w:left="4785" w:hanging="360"/>
      </w:pPr>
      <w:rPr>
        <w:rFonts w:cs="Times New Roman"/>
      </w:rPr>
    </w:lvl>
    <w:lvl w:ilvl="7" w:tplc="04090019" w:tentative="1">
      <w:start w:val="1"/>
      <w:numFmt w:val="lowerLetter"/>
      <w:lvlText w:val="%8."/>
      <w:lvlJc w:val="left"/>
      <w:pPr>
        <w:ind w:left="5505" w:hanging="360"/>
      </w:pPr>
      <w:rPr>
        <w:rFonts w:cs="Times New Roman"/>
      </w:rPr>
    </w:lvl>
    <w:lvl w:ilvl="8" w:tplc="0409001B" w:tentative="1">
      <w:start w:val="1"/>
      <w:numFmt w:val="lowerRoman"/>
      <w:lvlText w:val="%9."/>
      <w:lvlJc w:val="right"/>
      <w:pPr>
        <w:ind w:left="6225" w:hanging="180"/>
      </w:pPr>
      <w:rPr>
        <w:rFonts w:cs="Times New Roman"/>
      </w:rPr>
    </w:lvl>
  </w:abstractNum>
  <w:abstractNum w:abstractNumId="238" w15:restartNumberingAfterBreak="0">
    <w:nsid w:val="7E960B3F"/>
    <w:multiLevelType w:val="multilevel"/>
    <w:tmpl w:val="6304EEAC"/>
    <w:lvl w:ilvl="0">
      <w:start w:val="3"/>
      <w:numFmt w:val="none"/>
      <w:suff w:val="nothing"/>
      <w:lvlText w:val="%1"/>
      <w:lvlJc w:val="left"/>
      <w:pPr>
        <w:tabs>
          <w:tab w:val="num" w:pos="0"/>
        </w:tabs>
        <w:ind w:left="432" w:hanging="432"/>
      </w:pPr>
    </w:lvl>
    <w:lvl w:ilvl="1">
      <w:start w:val="6"/>
      <w:numFmt w:val="none"/>
      <w:suff w:val="nothing"/>
      <w:lvlText w:val="%1%2"/>
      <w:lvlJc w:val="left"/>
      <w:pPr>
        <w:tabs>
          <w:tab w:val="num" w:pos="0"/>
        </w:tabs>
        <w:ind w:left="576" w:hanging="576"/>
      </w:pPr>
    </w:lvl>
    <w:lvl w:ilvl="2">
      <w:start w:val="1"/>
      <w:numFmt w:val="none"/>
      <w:suff w:val="nothing"/>
      <w:lvlText w:val="%1%2%3"/>
      <w:lvlJc w:val="left"/>
      <w:pPr>
        <w:tabs>
          <w:tab w:val="num" w:pos="0"/>
        </w:tabs>
        <w:ind w:left="720" w:hanging="720"/>
      </w:pPr>
    </w:lvl>
    <w:lvl w:ilvl="3">
      <w:start w:val="1"/>
      <w:numFmt w:val="none"/>
      <w:suff w:val="nothing"/>
      <w:lvlText w:val="%1%2%3%4"/>
      <w:lvlJc w:val="left"/>
      <w:pPr>
        <w:tabs>
          <w:tab w:val="num" w:pos="0"/>
        </w:tabs>
        <w:ind w:left="864" w:hanging="864"/>
      </w:pPr>
    </w:lvl>
    <w:lvl w:ilvl="4">
      <w:start w:val="1"/>
      <w:numFmt w:val="none"/>
      <w:suff w:val="nothing"/>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39" w15:restartNumberingAfterBreak="0">
    <w:nsid w:val="7F4D704B"/>
    <w:multiLevelType w:val="multilevel"/>
    <w:tmpl w:val="839A40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0" w15:restartNumberingAfterBreak="0">
    <w:nsid w:val="7F651D53"/>
    <w:multiLevelType w:val="hybridMultilevel"/>
    <w:tmpl w:val="6D6E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F7A3DF6"/>
    <w:multiLevelType w:val="hybridMultilevel"/>
    <w:tmpl w:val="A78409D2"/>
    <w:lvl w:ilvl="0" w:tplc="000C2ABE">
      <w:start w:val="61"/>
      <w:numFmt w:val="decimal"/>
      <w:lvlText w:val="%1."/>
      <w:lvlJc w:val="right"/>
      <w:pPr>
        <w:ind w:left="648" w:hanging="360"/>
      </w:pPr>
      <w:rPr>
        <w:rFonts w:ascii="Tahoma" w:eastAsia="Times New Roman" w:hAnsi="Tahoma" w:cs="Tahoma" w:hint="default"/>
        <w:i w:val="0"/>
      </w:rPr>
    </w:lvl>
    <w:lvl w:ilvl="1" w:tplc="0C0C0019">
      <w:start w:val="1"/>
      <w:numFmt w:val="lowerLetter"/>
      <w:lvlText w:val="%2."/>
      <w:lvlJc w:val="left"/>
      <w:pPr>
        <w:ind w:left="1224" w:hanging="360"/>
      </w:pPr>
    </w:lvl>
    <w:lvl w:ilvl="2" w:tplc="0C0C001B" w:tentative="1">
      <w:start w:val="1"/>
      <w:numFmt w:val="lowerRoman"/>
      <w:lvlText w:val="%3."/>
      <w:lvlJc w:val="right"/>
      <w:pPr>
        <w:ind w:left="1944" w:hanging="180"/>
      </w:pPr>
    </w:lvl>
    <w:lvl w:ilvl="3" w:tplc="0C0C000F" w:tentative="1">
      <w:start w:val="1"/>
      <w:numFmt w:val="decimal"/>
      <w:lvlText w:val="%4."/>
      <w:lvlJc w:val="left"/>
      <w:pPr>
        <w:ind w:left="2664" w:hanging="360"/>
      </w:pPr>
    </w:lvl>
    <w:lvl w:ilvl="4" w:tplc="0C0C0019" w:tentative="1">
      <w:start w:val="1"/>
      <w:numFmt w:val="lowerLetter"/>
      <w:lvlText w:val="%5."/>
      <w:lvlJc w:val="left"/>
      <w:pPr>
        <w:ind w:left="3384" w:hanging="360"/>
      </w:pPr>
    </w:lvl>
    <w:lvl w:ilvl="5" w:tplc="0C0C001B" w:tentative="1">
      <w:start w:val="1"/>
      <w:numFmt w:val="lowerRoman"/>
      <w:lvlText w:val="%6."/>
      <w:lvlJc w:val="right"/>
      <w:pPr>
        <w:ind w:left="4104" w:hanging="180"/>
      </w:pPr>
    </w:lvl>
    <w:lvl w:ilvl="6" w:tplc="0C0C000F" w:tentative="1">
      <w:start w:val="1"/>
      <w:numFmt w:val="decimal"/>
      <w:lvlText w:val="%7."/>
      <w:lvlJc w:val="left"/>
      <w:pPr>
        <w:ind w:left="4824" w:hanging="360"/>
      </w:pPr>
    </w:lvl>
    <w:lvl w:ilvl="7" w:tplc="0C0C0019" w:tentative="1">
      <w:start w:val="1"/>
      <w:numFmt w:val="lowerLetter"/>
      <w:lvlText w:val="%8."/>
      <w:lvlJc w:val="left"/>
      <w:pPr>
        <w:ind w:left="5544" w:hanging="360"/>
      </w:pPr>
    </w:lvl>
    <w:lvl w:ilvl="8" w:tplc="0C0C001B" w:tentative="1">
      <w:start w:val="1"/>
      <w:numFmt w:val="lowerRoman"/>
      <w:lvlText w:val="%9."/>
      <w:lvlJc w:val="right"/>
      <w:pPr>
        <w:ind w:left="6264" w:hanging="180"/>
      </w:pPr>
    </w:lvl>
  </w:abstractNum>
  <w:abstractNum w:abstractNumId="242" w15:restartNumberingAfterBreak="0">
    <w:nsid w:val="7FB510E6"/>
    <w:multiLevelType w:val="hybridMultilevel"/>
    <w:tmpl w:val="E1ECDCB2"/>
    <w:lvl w:ilvl="0" w:tplc="C00411A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1"/>
  </w:num>
  <w:num w:numId="2">
    <w:abstractNumId w:val="236"/>
  </w:num>
  <w:num w:numId="3">
    <w:abstractNumId w:val="231"/>
  </w:num>
  <w:num w:numId="4">
    <w:abstractNumId w:val="218"/>
  </w:num>
  <w:num w:numId="5">
    <w:abstractNumId w:val="4"/>
  </w:num>
  <w:num w:numId="6">
    <w:abstractNumId w:val="48"/>
  </w:num>
  <w:num w:numId="7">
    <w:abstractNumId w:val="153"/>
  </w:num>
  <w:num w:numId="8">
    <w:abstractNumId w:val="121"/>
  </w:num>
  <w:num w:numId="9">
    <w:abstractNumId w:val="42"/>
  </w:num>
  <w:num w:numId="10">
    <w:abstractNumId w:val="198"/>
  </w:num>
  <w:num w:numId="11">
    <w:abstractNumId w:val="88"/>
  </w:num>
  <w:num w:numId="12">
    <w:abstractNumId w:val="82"/>
  </w:num>
  <w:num w:numId="13">
    <w:abstractNumId w:val="94"/>
  </w:num>
  <w:num w:numId="14">
    <w:abstractNumId w:val="89"/>
  </w:num>
  <w:num w:numId="15">
    <w:abstractNumId w:val="127"/>
  </w:num>
  <w:num w:numId="16">
    <w:abstractNumId w:val="221"/>
  </w:num>
  <w:num w:numId="17">
    <w:abstractNumId w:val="32"/>
  </w:num>
  <w:num w:numId="1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7"/>
  </w:num>
  <w:num w:numId="20">
    <w:abstractNumId w:val="145"/>
  </w:num>
  <w:num w:numId="21">
    <w:abstractNumId w:val="73"/>
  </w:num>
  <w:num w:numId="22">
    <w:abstractNumId w:val="143"/>
  </w:num>
  <w:num w:numId="23">
    <w:abstractNumId w:val="108"/>
  </w:num>
  <w:num w:numId="24">
    <w:abstractNumId w:val="43"/>
  </w:num>
  <w:num w:numId="25">
    <w:abstractNumId w:val="151"/>
  </w:num>
  <w:num w:numId="26">
    <w:abstractNumId w:val="156"/>
  </w:num>
  <w:num w:numId="27">
    <w:abstractNumId w:val="36"/>
  </w:num>
  <w:num w:numId="28">
    <w:abstractNumId w:val="176"/>
  </w:num>
  <w:num w:numId="29">
    <w:abstractNumId w:val="70"/>
  </w:num>
  <w:num w:numId="30">
    <w:abstractNumId w:val="133"/>
  </w:num>
  <w:num w:numId="31">
    <w:abstractNumId w:val="184"/>
  </w:num>
  <w:num w:numId="32">
    <w:abstractNumId w:val="226"/>
  </w:num>
  <w:num w:numId="33">
    <w:abstractNumId w:val="178"/>
  </w:num>
  <w:num w:numId="34">
    <w:abstractNumId w:val="165"/>
  </w:num>
  <w:num w:numId="35">
    <w:abstractNumId w:val="197"/>
  </w:num>
  <w:num w:numId="36">
    <w:abstractNumId w:val="202"/>
  </w:num>
  <w:num w:numId="37">
    <w:abstractNumId w:val="15"/>
  </w:num>
  <w:num w:numId="38">
    <w:abstractNumId w:val="118"/>
  </w:num>
  <w:num w:numId="39">
    <w:abstractNumId w:val="134"/>
  </w:num>
  <w:num w:numId="40">
    <w:abstractNumId w:val="158"/>
  </w:num>
  <w:num w:numId="41">
    <w:abstractNumId w:val="224"/>
  </w:num>
  <w:num w:numId="42">
    <w:abstractNumId w:val="103"/>
  </w:num>
  <w:num w:numId="43">
    <w:abstractNumId w:val="72"/>
  </w:num>
  <w:num w:numId="44">
    <w:abstractNumId w:val="168"/>
  </w:num>
  <w:num w:numId="45">
    <w:abstractNumId w:val="20"/>
  </w:num>
  <w:num w:numId="46">
    <w:abstractNumId w:val="11"/>
  </w:num>
  <w:num w:numId="47">
    <w:abstractNumId w:val="112"/>
  </w:num>
  <w:num w:numId="48">
    <w:abstractNumId w:val="55"/>
  </w:num>
  <w:num w:numId="49">
    <w:abstractNumId w:val="101"/>
  </w:num>
  <w:num w:numId="50">
    <w:abstractNumId w:val="148"/>
  </w:num>
  <w:num w:numId="51">
    <w:abstractNumId w:val="174"/>
  </w:num>
  <w:num w:numId="52">
    <w:abstractNumId w:val="131"/>
  </w:num>
  <w:num w:numId="53">
    <w:abstractNumId w:val="135"/>
  </w:num>
  <w:num w:numId="54">
    <w:abstractNumId w:val="30"/>
  </w:num>
  <w:num w:numId="55">
    <w:abstractNumId w:val="170"/>
  </w:num>
  <w:num w:numId="56">
    <w:abstractNumId w:val="160"/>
  </w:num>
  <w:num w:numId="57">
    <w:abstractNumId w:val="31"/>
  </w:num>
  <w:num w:numId="58">
    <w:abstractNumId w:val="122"/>
  </w:num>
  <w:num w:numId="59">
    <w:abstractNumId w:val="206"/>
  </w:num>
  <w:num w:numId="60">
    <w:abstractNumId w:val="195"/>
  </w:num>
  <w:num w:numId="61">
    <w:abstractNumId w:val="25"/>
  </w:num>
  <w:num w:numId="62">
    <w:abstractNumId w:val="242"/>
  </w:num>
  <w:num w:numId="63">
    <w:abstractNumId w:val="78"/>
  </w:num>
  <w:num w:numId="64">
    <w:abstractNumId w:val="63"/>
  </w:num>
  <w:num w:numId="65">
    <w:abstractNumId w:val="175"/>
  </w:num>
  <w:num w:numId="66">
    <w:abstractNumId w:val="169"/>
  </w:num>
  <w:num w:numId="67">
    <w:abstractNumId w:val="200"/>
  </w:num>
  <w:num w:numId="68">
    <w:abstractNumId w:val="41"/>
  </w:num>
  <w:num w:numId="69">
    <w:abstractNumId w:val="152"/>
  </w:num>
  <w:num w:numId="70">
    <w:abstractNumId w:val="163"/>
  </w:num>
  <w:num w:numId="71">
    <w:abstractNumId w:val="59"/>
  </w:num>
  <w:num w:numId="72">
    <w:abstractNumId w:val="26"/>
  </w:num>
  <w:num w:numId="73">
    <w:abstractNumId w:val="132"/>
  </w:num>
  <w:num w:numId="74">
    <w:abstractNumId w:val="52"/>
  </w:num>
  <w:num w:numId="75">
    <w:abstractNumId w:val="66"/>
  </w:num>
  <w:num w:numId="76">
    <w:abstractNumId w:val="24"/>
  </w:num>
  <w:num w:numId="77">
    <w:abstractNumId w:val="119"/>
  </w:num>
  <w:num w:numId="78">
    <w:abstractNumId w:val="22"/>
  </w:num>
  <w:num w:numId="79">
    <w:abstractNumId w:val="47"/>
  </w:num>
  <w:num w:numId="80">
    <w:abstractNumId w:val="98"/>
  </w:num>
  <w:num w:numId="81">
    <w:abstractNumId w:val="92"/>
  </w:num>
  <w:num w:numId="82">
    <w:abstractNumId w:val="58"/>
  </w:num>
  <w:num w:numId="83">
    <w:abstractNumId w:val="237"/>
  </w:num>
  <w:num w:numId="84">
    <w:abstractNumId w:val="230"/>
  </w:num>
  <w:num w:numId="85">
    <w:abstractNumId w:val="222"/>
  </w:num>
  <w:num w:numId="86">
    <w:abstractNumId w:val="45"/>
  </w:num>
  <w:num w:numId="87">
    <w:abstractNumId w:val="12"/>
  </w:num>
  <w:num w:numId="88">
    <w:abstractNumId w:val="204"/>
  </w:num>
  <w:num w:numId="89">
    <w:abstractNumId w:val="117"/>
  </w:num>
  <w:num w:numId="90">
    <w:abstractNumId w:val="144"/>
  </w:num>
  <w:num w:numId="91">
    <w:abstractNumId w:val="213"/>
  </w:num>
  <w:num w:numId="92">
    <w:abstractNumId w:val="3"/>
  </w:num>
  <w:num w:numId="93">
    <w:abstractNumId w:val="155"/>
  </w:num>
  <w:num w:numId="94">
    <w:abstractNumId w:val="128"/>
  </w:num>
  <w:num w:numId="95">
    <w:abstractNumId w:val="186"/>
  </w:num>
  <w:num w:numId="96">
    <w:abstractNumId w:val="46"/>
  </w:num>
  <w:num w:numId="97">
    <w:abstractNumId w:val="100"/>
  </w:num>
  <w:num w:numId="98">
    <w:abstractNumId w:val="38"/>
  </w:num>
  <w:num w:numId="99">
    <w:abstractNumId w:val="97"/>
  </w:num>
  <w:num w:numId="100">
    <w:abstractNumId w:val="69"/>
  </w:num>
  <w:num w:numId="101">
    <w:abstractNumId w:val="6"/>
  </w:num>
  <w:num w:numId="102">
    <w:abstractNumId w:val="129"/>
  </w:num>
  <w:num w:numId="103">
    <w:abstractNumId w:val="233"/>
  </w:num>
  <w:num w:numId="104">
    <w:abstractNumId w:val="120"/>
  </w:num>
  <w:num w:numId="105">
    <w:abstractNumId w:val="232"/>
  </w:num>
  <w:num w:numId="106">
    <w:abstractNumId w:val="71"/>
  </w:num>
  <w:num w:numId="107">
    <w:abstractNumId w:val="191"/>
  </w:num>
  <w:num w:numId="108">
    <w:abstractNumId w:val="207"/>
  </w:num>
  <w:num w:numId="109">
    <w:abstractNumId w:val="203"/>
  </w:num>
  <w:num w:numId="110">
    <w:abstractNumId w:val="49"/>
  </w:num>
  <w:num w:numId="111">
    <w:abstractNumId w:val="137"/>
  </w:num>
  <w:num w:numId="112">
    <w:abstractNumId w:val="228"/>
  </w:num>
  <w:num w:numId="113">
    <w:abstractNumId w:val="147"/>
  </w:num>
  <w:num w:numId="114">
    <w:abstractNumId w:val="53"/>
  </w:num>
  <w:num w:numId="115">
    <w:abstractNumId w:val="10"/>
  </w:num>
  <w:num w:numId="116">
    <w:abstractNumId w:val="159"/>
  </w:num>
  <w:num w:numId="117">
    <w:abstractNumId w:val="229"/>
  </w:num>
  <w:num w:numId="118">
    <w:abstractNumId w:val="14"/>
  </w:num>
  <w:num w:numId="119">
    <w:abstractNumId w:val="68"/>
  </w:num>
  <w:num w:numId="120">
    <w:abstractNumId w:val="76"/>
  </w:num>
  <w:num w:numId="121">
    <w:abstractNumId w:val="225"/>
  </w:num>
  <w:num w:numId="122">
    <w:abstractNumId w:val="56"/>
  </w:num>
  <w:num w:numId="123">
    <w:abstractNumId w:val="40"/>
  </w:num>
  <w:num w:numId="124">
    <w:abstractNumId w:val="2"/>
  </w:num>
  <w:num w:numId="125">
    <w:abstractNumId w:val="35"/>
  </w:num>
  <w:num w:numId="126">
    <w:abstractNumId w:val="192"/>
  </w:num>
  <w:num w:numId="127">
    <w:abstractNumId w:val="75"/>
  </w:num>
  <w:num w:numId="128">
    <w:abstractNumId w:val="194"/>
  </w:num>
  <w:num w:numId="129">
    <w:abstractNumId w:val="139"/>
  </w:num>
  <w:num w:numId="130">
    <w:abstractNumId w:val="187"/>
  </w:num>
  <w:num w:numId="131">
    <w:abstractNumId w:val="65"/>
  </w:num>
  <w:num w:numId="132">
    <w:abstractNumId w:val="201"/>
  </w:num>
  <w:num w:numId="133">
    <w:abstractNumId w:val="172"/>
  </w:num>
  <w:num w:numId="134">
    <w:abstractNumId w:val="51"/>
  </w:num>
  <w:num w:numId="135">
    <w:abstractNumId w:val="116"/>
  </w:num>
  <w:num w:numId="136">
    <w:abstractNumId w:val="87"/>
  </w:num>
  <w:num w:numId="137">
    <w:abstractNumId w:val="149"/>
  </w:num>
  <w:num w:numId="138">
    <w:abstractNumId w:val="37"/>
  </w:num>
  <w:num w:numId="139">
    <w:abstractNumId w:val="54"/>
  </w:num>
  <w:num w:numId="140">
    <w:abstractNumId w:val="136"/>
  </w:num>
  <w:num w:numId="141">
    <w:abstractNumId w:val="81"/>
  </w:num>
  <w:num w:numId="142">
    <w:abstractNumId w:val="114"/>
  </w:num>
  <w:num w:numId="143">
    <w:abstractNumId w:val="154"/>
  </w:num>
  <w:num w:numId="144">
    <w:abstractNumId w:val="23"/>
  </w:num>
  <w:num w:numId="145">
    <w:abstractNumId w:val="106"/>
  </w:num>
  <w:num w:numId="146">
    <w:abstractNumId w:val="27"/>
  </w:num>
  <w:num w:numId="147">
    <w:abstractNumId w:val="23"/>
  </w:num>
  <w:num w:numId="148">
    <w:abstractNumId w:val="105"/>
  </w:num>
  <w:num w:numId="149">
    <w:abstractNumId w:val="223"/>
  </w:num>
  <w:num w:numId="150">
    <w:abstractNumId w:val="125"/>
  </w:num>
  <w:num w:numId="151">
    <w:abstractNumId w:val="57"/>
  </w:num>
  <w:num w:numId="152">
    <w:abstractNumId w:val="234"/>
  </w:num>
  <w:num w:numId="153">
    <w:abstractNumId w:val="215"/>
  </w:num>
  <w:num w:numId="154">
    <w:abstractNumId w:val="182"/>
  </w:num>
  <w:num w:numId="155">
    <w:abstractNumId w:val="212"/>
  </w:num>
  <w:num w:numId="156">
    <w:abstractNumId w:val="161"/>
  </w:num>
  <w:num w:numId="157">
    <w:abstractNumId w:val="142"/>
  </w:num>
  <w:num w:numId="158">
    <w:abstractNumId w:val="83"/>
  </w:num>
  <w:num w:numId="159">
    <w:abstractNumId w:val="180"/>
  </w:num>
  <w:num w:numId="160">
    <w:abstractNumId w:val="16"/>
  </w:num>
  <w:num w:numId="161">
    <w:abstractNumId w:val="7"/>
  </w:num>
  <w:num w:numId="162">
    <w:abstractNumId w:val="86"/>
  </w:num>
  <w:num w:numId="163">
    <w:abstractNumId w:val="64"/>
  </w:num>
  <w:num w:numId="164">
    <w:abstractNumId w:val="107"/>
  </w:num>
  <w:num w:numId="165">
    <w:abstractNumId w:val="29"/>
  </w:num>
  <w:num w:numId="166">
    <w:abstractNumId w:val="241"/>
  </w:num>
  <w:num w:numId="167">
    <w:abstractNumId w:val="217"/>
  </w:num>
  <w:num w:numId="168">
    <w:abstractNumId w:val="185"/>
  </w:num>
  <w:num w:numId="169">
    <w:abstractNumId w:val="190"/>
  </w:num>
  <w:num w:numId="170">
    <w:abstractNumId w:val="141"/>
  </w:num>
  <w:num w:numId="171">
    <w:abstractNumId w:val="65"/>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57"/>
  </w:num>
  <w:num w:numId="173">
    <w:abstractNumId w:val="85"/>
  </w:num>
  <w:num w:numId="174">
    <w:abstractNumId w:val="216"/>
  </w:num>
  <w:num w:numId="175">
    <w:abstractNumId w:val="109"/>
  </w:num>
  <w:num w:numId="176">
    <w:abstractNumId w:val="65"/>
    <w:lvlOverride w:ilvl="0">
      <w:startOverride w:val="3"/>
    </w:lvlOverride>
    <w:lvlOverride w:ilvl="1">
      <w:startOverride w:val="3"/>
    </w:lvlOverride>
    <w:lvlOverride w:ilvl="2">
      <w:startOverride w:val="3"/>
    </w:lvlOverride>
    <w:lvlOverride w:ilvl="3">
      <w:startOverride w:val="1"/>
    </w:lvlOverride>
    <w:lvlOverride w:ilvl="4">
      <w:startOverride w:val="10"/>
    </w:lvlOverride>
    <w:lvlOverride w:ilvl="5">
      <w:startOverride w:val="1"/>
    </w:lvlOverride>
    <w:lvlOverride w:ilvl="6">
      <w:startOverride w:val="1"/>
    </w:lvlOverride>
    <w:lvlOverride w:ilvl="7">
      <w:startOverride w:val="1"/>
    </w:lvlOverride>
    <w:lvlOverride w:ilvl="8">
      <w:startOverride w:val="1"/>
    </w:lvlOverride>
  </w:num>
  <w:num w:numId="177">
    <w:abstractNumId w:val="240"/>
  </w:num>
  <w:num w:numId="178">
    <w:abstractNumId w:val="6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65"/>
    <w:lvlOverride w:ilvl="0">
      <w:startOverride w:val="4"/>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211"/>
  </w:num>
  <w:num w:numId="181">
    <w:abstractNumId w:val="1"/>
  </w:num>
  <w:num w:numId="182">
    <w:abstractNumId w:val="44"/>
  </w:num>
  <w:num w:numId="183">
    <w:abstractNumId w:val="167"/>
  </w:num>
  <w:num w:numId="184">
    <w:abstractNumId w:val="17"/>
  </w:num>
  <w:num w:numId="185">
    <w:abstractNumId w:val="150"/>
  </w:num>
  <w:num w:numId="186">
    <w:abstractNumId w:val="80"/>
  </w:num>
  <w:num w:numId="187">
    <w:abstractNumId w:val="95"/>
  </w:num>
  <w:num w:numId="188">
    <w:abstractNumId w:val="18"/>
  </w:num>
  <w:num w:numId="189">
    <w:abstractNumId w:val="74"/>
  </w:num>
  <w:num w:numId="190">
    <w:abstractNumId w:val="9"/>
  </w:num>
  <w:num w:numId="191">
    <w:abstractNumId w:val="188"/>
  </w:num>
  <w:num w:numId="192">
    <w:abstractNumId w:val="162"/>
  </w:num>
  <w:num w:numId="193">
    <w:abstractNumId w:val="219"/>
  </w:num>
  <w:num w:numId="194">
    <w:abstractNumId w:val="183"/>
  </w:num>
  <w:num w:numId="195">
    <w:abstractNumId w:val="130"/>
  </w:num>
  <w:num w:numId="196">
    <w:abstractNumId w:val="5"/>
  </w:num>
  <w:num w:numId="197">
    <w:abstractNumId w:val="33"/>
  </w:num>
  <w:num w:numId="198">
    <w:abstractNumId w:val="61"/>
  </w:num>
  <w:num w:numId="199">
    <w:abstractNumId w:val="13"/>
  </w:num>
  <w:num w:numId="200">
    <w:abstractNumId w:val="209"/>
  </w:num>
  <w:num w:numId="201">
    <w:abstractNumId w:val="220"/>
  </w:num>
  <w:num w:numId="202">
    <w:abstractNumId w:val="235"/>
  </w:num>
  <w:num w:numId="203">
    <w:abstractNumId w:val="173"/>
  </w:num>
  <w:num w:numId="204">
    <w:abstractNumId w:val="91"/>
  </w:num>
  <w:num w:numId="205">
    <w:abstractNumId w:val="104"/>
  </w:num>
  <w:num w:numId="206">
    <w:abstractNumId w:val="90"/>
  </w:num>
  <w:num w:numId="207">
    <w:abstractNumId w:val="205"/>
  </w:num>
  <w:num w:numId="208">
    <w:abstractNumId w:val="93"/>
  </w:num>
  <w:num w:numId="209">
    <w:abstractNumId w:val="21"/>
  </w:num>
  <w:num w:numId="210">
    <w:abstractNumId w:val="146"/>
  </w:num>
  <w:num w:numId="211">
    <w:abstractNumId w:val="181"/>
  </w:num>
  <w:num w:numId="212">
    <w:abstractNumId w:val="39"/>
  </w:num>
  <w:num w:numId="213">
    <w:abstractNumId w:val="34"/>
  </w:num>
  <w:num w:numId="214">
    <w:abstractNumId w:val="110"/>
  </w:num>
  <w:num w:numId="215">
    <w:abstractNumId w:val="210"/>
  </w:num>
  <w:num w:numId="216">
    <w:abstractNumId w:val="166"/>
  </w:num>
  <w:num w:numId="217">
    <w:abstractNumId w:val="60"/>
  </w:num>
  <w:num w:numId="218">
    <w:abstractNumId w:val="77"/>
  </w:num>
  <w:num w:numId="219">
    <w:abstractNumId w:val="140"/>
  </w:num>
  <w:num w:numId="220">
    <w:abstractNumId w:val="124"/>
  </w:num>
  <w:num w:numId="221">
    <w:abstractNumId w:val="179"/>
  </w:num>
  <w:num w:numId="222">
    <w:abstractNumId w:val="138"/>
  </w:num>
  <w:num w:numId="223">
    <w:abstractNumId w:val="99"/>
  </w:num>
  <w:num w:numId="224">
    <w:abstractNumId w:val="28"/>
  </w:num>
  <w:num w:numId="225">
    <w:abstractNumId w:val="171"/>
  </w:num>
  <w:num w:numId="226">
    <w:abstractNumId w:val="196"/>
  </w:num>
  <w:num w:numId="227">
    <w:abstractNumId w:val="84"/>
  </w:num>
  <w:num w:numId="228">
    <w:abstractNumId w:val="96"/>
  </w:num>
  <w:num w:numId="229">
    <w:abstractNumId w:val="113"/>
  </w:num>
  <w:num w:numId="230">
    <w:abstractNumId w:val="67"/>
  </w:num>
  <w:num w:numId="231">
    <w:abstractNumId w:val="238"/>
  </w:num>
  <w:num w:numId="232">
    <w:abstractNumId w:val="8"/>
  </w:num>
  <w:num w:numId="233">
    <w:abstractNumId w:val="62"/>
  </w:num>
  <w:num w:numId="234">
    <w:abstractNumId w:val="239"/>
  </w:num>
  <w:num w:numId="235">
    <w:abstractNumId w:val="193"/>
  </w:num>
  <w:num w:numId="236">
    <w:abstractNumId w:val="199"/>
  </w:num>
  <w:num w:numId="237">
    <w:abstractNumId w:val="65"/>
  </w:num>
  <w:num w:numId="238">
    <w:abstractNumId w:val="102"/>
  </w:num>
  <w:num w:numId="239">
    <w:abstractNumId w:val="208"/>
  </w:num>
  <w:num w:numId="240">
    <w:abstractNumId w:val="227"/>
  </w:num>
  <w:num w:numId="241">
    <w:abstractNumId w:val="189"/>
  </w:num>
  <w:num w:numId="242">
    <w:abstractNumId w:val="115"/>
  </w:num>
  <w:num w:numId="243">
    <w:abstractNumId w:val="123"/>
  </w:num>
  <w:num w:numId="244">
    <w:abstractNumId w:val="0"/>
  </w:num>
  <w:num w:numId="245">
    <w:abstractNumId w:val="126"/>
  </w:num>
  <w:num w:numId="246">
    <w:abstractNumId w:val="164"/>
  </w:num>
  <w:num w:numId="247">
    <w:abstractNumId w:val="50"/>
  </w:num>
  <w:num w:numId="248">
    <w:abstractNumId w:val="19"/>
  </w:num>
  <w:num w:numId="249">
    <w:abstractNumId w:val="214"/>
  </w:num>
  <w:numIdMacAtCleanup w:val="2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niel Mongrain">
    <w15:presenceInfo w15:providerId="None" w15:userId="Daniel Mongrain"/>
  </w15:person>
  <w15:person w15:author="Steve O'Conor">
    <w15:presenceInfo w15:providerId="Windows Live" w15:userId="1a051e0fdcb92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en-US" w:vendorID="64" w:dllVersion="0" w:nlCheck="1" w:checkStyle="0"/>
  <w:activeWritingStyle w:appName="MSWord" w:lang="fr-CA" w:vendorID="64" w:dllVersion="0" w:nlCheck="1" w:checkStyle="0"/>
  <w:activeWritingStyle w:appName="MSWord" w:lang="en-CA"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CA" w:vendorID="64" w:dllVersion="4096" w:nlCheck="1" w:checkStyle="0"/>
  <w:activeWritingStyle w:appName="MSWord" w:lang="fr-CA"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C9"/>
    <w:rsid w:val="000003D8"/>
    <w:rsid w:val="00000491"/>
    <w:rsid w:val="0000087C"/>
    <w:rsid w:val="000008F3"/>
    <w:rsid w:val="00000C26"/>
    <w:rsid w:val="00000CA4"/>
    <w:rsid w:val="00001283"/>
    <w:rsid w:val="00001721"/>
    <w:rsid w:val="000017D5"/>
    <w:rsid w:val="00002116"/>
    <w:rsid w:val="00002337"/>
    <w:rsid w:val="000029B1"/>
    <w:rsid w:val="00002A7F"/>
    <w:rsid w:val="00002AA2"/>
    <w:rsid w:val="00002BF0"/>
    <w:rsid w:val="00002CB6"/>
    <w:rsid w:val="00002DCD"/>
    <w:rsid w:val="000037AC"/>
    <w:rsid w:val="000039A2"/>
    <w:rsid w:val="00003A6E"/>
    <w:rsid w:val="00003F8B"/>
    <w:rsid w:val="0000435E"/>
    <w:rsid w:val="00004627"/>
    <w:rsid w:val="00004698"/>
    <w:rsid w:val="00004F89"/>
    <w:rsid w:val="00004FA1"/>
    <w:rsid w:val="00005168"/>
    <w:rsid w:val="0000575D"/>
    <w:rsid w:val="0000577A"/>
    <w:rsid w:val="000058F4"/>
    <w:rsid w:val="00005937"/>
    <w:rsid w:val="00005B18"/>
    <w:rsid w:val="0000626A"/>
    <w:rsid w:val="00006AF1"/>
    <w:rsid w:val="00007164"/>
    <w:rsid w:val="000074D7"/>
    <w:rsid w:val="000075BB"/>
    <w:rsid w:val="00007E48"/>
    <w:rsid w:val="00007E7B"/>
    <w:rsid w:val="000100ED"/>
    <w:rsid w:val="000102A3"/>
    <w:rsid w:val="000109C0"/>
    <w:rsid w:val="00010BFE"/>
    <w:rsid w:val="00011612"/>
    <w:rsid w:val="0001163D"/>
    <w:rsid w:val="000119B5"/>
    <w:rsid w:val="00011B24"/>
    <w:rsid w:val="00011B58"/>
    <w:rsid w:val="00011D85"/>
    <w:rsid w:val="00011DD6"/>
    <w:rsid w:val="000120A9"/>
    <w:rsid w:val="0001227E"/>
    <w:rsid w:val="00012995"/>
    <w:rsid w:val="000129E9"/>
    <w:rsid w:val="00012A22"/>
    <w:rsid w:val="00012EC7"/>
    <w:rsid w:val="000133EE"/>
    <w:rsid w:val="0001361B"/>
    <w:rsid w:val="0001380A"/>
    <w:rsid w:val="00013AA6"/>
    <w:rsid w:val="000144EE"/>
    <w:rsid w:val="00014549"/>
    <w:rsid w:val="0001484F"/>
    <w:rsid w:val="00015114"/>
    <w:rsid w:val="00015B14"/>
    <w:rsid w:val="00015DF0"/>
    <w:rsid w:val="0001615E"/>
    <w:rsid w:val="000166BF"/>
    <w:rsid w:val="00016822"/>
    <w:rsid w:val="00017035"/>
    <w:rsid w:val="00017211"/>
    <w:rsid w:val="00017970"/>
    <w:rsid w:val="00017BC1"/>
    <w:rsid w:val="00017E62"/>
    <w:rsid w:val="00017F5C"/>
    <w:rsid w:val="00017F99"/>
    <w:rsid w:val="0002028D"/>
    <w:rsid w:val="00020306"/>
    <w:rsid w:val="00020B26"/>
    <w:rsid w:val="00020EF0"/>
    <w:rsid w:val="00020F98"/>
    <w:rsid w:val="0002102A"/>
    <w:rsid w:val="000212E5"/>
    <w:rsid w:val="0002132D"/>
    <w:rsid w:val="00021474"/>
    <w:rsid w:val="00021566"/>
    <w:rsid w:val="0002199D"/>
    <w:rsid w:val="000223BA"/>
    <w:rsid w:val="0002252C"/>
    <w:rsid w:val="000229E1"/>
    <w:rsid w:val="00022AEC"/>
    <w:rsid w:val="00022B6D"/>
    <w:rsid w:val="00022BB7"/>
    <w:rsid w:val="00022D0D"/>
    <w:rsid w:val="00022F3E"/>
    <w:rsid w:val="000232DD"/>
    <w:rsid w:val="000237E6"/>
    <w:rsid w:val="00024144"/>
    <w:rsid w:val="000243D0"/>
    <w:rsid w:val="00024584"/>
    <w:rsid w:val="000246E7"/>
    <w:rsid w:val="00024F93"/>
    <w:rsid w:val="000252E1"/>
    <w:rsid w:val="000253B5"/>
    <w:rsid w:val="00025A2C"/>
    <w:rsid w:val="00025D6E"/>
    <w:rsid w:val="00025E38"/>
    <w:rsid w:val="00025EDB"/>
    <w:rsid w:val="00026342"/>
    <w:rsid w:val="00026576"/>
    <w:rsid w:val="000267D9"/>
    <w:rsid w:val="00026866"/>
    <w:rsid w:val="00026BE5"/>
    <w:rsid w:val="00026F3B"/>
    <w:rsid w:val="000274A3"/>
    <w:rsid w:val="0002752C"/>
    <w:rsid w:val="0002774B"/>
    <w:rsid w:val="00027B25"/>
    <w:rsid w:val="00030203"/>
    <w:rsid w:val="0003082B"/>
    <w:rsid w:val="00030925"/>
    <w:rsid w:val="000312A0"/>
    <w:rsid w:val="000313C8"/>
    <w:rsid w:val="00031403"/>
    <w:rsid w:val="000318C8"/>
    <w:rsid w:val="00031BE6"/>
    <w:rsid w:val="00031C88"/>
    <w:rsid w:val="000321D4"/>
    <w:rsid w:val="000325B6"/>
    <w:rsid w:val="00032B6C"/>
    <w:rsid w:val="00032C0F"/>
    <w:rsid w:val="00033014"/>
    <w:rsid w:val="0003301D"/>
    <w:rsid w:val="00033682"/>
    <w:rsid w:val="000341C1"/>
    <w:rsid w:val="000343F2"/>
    <w:rsid w:val="00034853"/>
    <w:rsid w:val="00034DBF"/>
    <w:rsid w:val="00034E0A"/>
    <w:rsid w:val="00035569"/>
    <w:rsid w:val="0003585E"/>
    <w:rsid w:val="00035967"/>
    <w:rsid w:val="00035A9F"/>
    <w:rsid w:val="00035AC8"/>
    <w:rsid w:val="00035F87"/>
    <w:rsid w:val="0003601D"/>
    <w:rsid w:val="000361C8"/>
    <w:rsid w:val="000362DC"/>
    <w:rsid w:val="00036377"/>
    <w:rsid w:val="000366F8"/>
    <w:rsid w:val="00036947"/>
    <w:rsid w:val="00036CC0"/>
    <w:rsid w:val="00036ECA"/>
    <w:rsid w:val="000370F5"/>
    <w:rsid w:val="00037AD2"/>
    <w:rsid w:val="00037CD1"/>
    <w:rsid w:val="00040698"/>
    <w:rsid w:val="00040865"/>
    <w:rsid w:val="00040D2D"/>
    <w:rsid w:val="00040F1E"/>
    <w:rsid w:val="00040F4F"/>
    <w:rsid w:val="000410A8"/>
    <w:rsid w:val="00041139"/>
    <w:rsid w:val="00041369"/>
    <w:rsid w:val="0004225B"/>
    <w:rsid w:val="00042DC6"/>
    <w:rsid w:val="00042E64"/>
    <w:rsid w:val="00043140"/>
    <w:rsid w:val="00043713"/>
    <w:rsid w:val="00043937"/>
    <w:rsid w:val="00043975"/>
    <w:rsid w:val="00043C28"/>
    <w:rsid w:val="00043CB7"/>
    <w:rsid w:val="00043EAA"/>
    <w:rsid w:val="000441AB"/>
    <w:rsid w:val="000441DF"/>
    <w:rsid w:val="000444CF"/>
    <w:rsid w:val="0004456E"/>
    <w:rsid w:val="000445B0"/>
    <w:rsid w:val="000450CD"/>
    <w:rsid w:val="0004529B"/>
    <w:rsid w:val="000454F0"/>
    <w:rsid w:val="0004551D"/>
    <w:rsid w:val="00045708"/>
    <w:rsid w:val="00045CA8"/>
    <w:rsid w:val="00045CC8"/>
    <w:rsid w:val="00045E45"/>
    <w:rsid w:val="00046CC2"/>
    <w:rsid w:val="00046F90"/>
    <w:rsid w:val="00047040"/>
    <w:rsid w:val="000476D4"/>
    <w:rsid w:val="00047840"/>
    <w:rsid w:val="000479B2"/>
    <w:rsid w:val="00047A1B"/>
    <w:rsid w:val="00047BBB"/>
    <w:rsid w:val="00047C17"/>
    <w:rsid w:val="00047CD3"/>
    <w:rsid w:val="00047E59"/>
    <w:rsid w:val="00047E86"/>
    <w:rsid w:val="00047FA6"/>
    <w:rsid w:val="000500C2"/>
    <w:rsid w:val="00050167"/>
    <w:rsid w:val="00050320"/>
    <w:rsid w:val="00050B1D"/>
    <w:rsid w:val="00050E50"/>
    <w:rsid w:val="00050ED3"/>
    <w:rsid w:val="00051022"/>
    <w:rsid w:val="000515A3"/>
    <w:rsid w:val="00051AF8"/>
    <w:rsid w:val="00052335"/>
    <w:rsid w:val="000529F6"/>
    <w:rsid w:val="00052D84"/>
    <w:rsid w:val="00052F05"/>
    <w:rsid w:val="00053188"/>
    <w:rsid w:val="000534B5"/>
    <w:rsid w:val="00053665"/>
    <w:rsid w:val="00053ADE"/>
    <w:rsid w:val="00054368"/>
    <w:rsid w:val="000544E0"/>
    <w:rsid w:val="00054712"/>
    <w:rsid w:val="000549B0"/>
    <w:rsid w:val="00054C9B"/>
    <w:rsid w:val="000555BA"/>
    <w:rsid w:val="00055702"/>
    <w:rsid w:val="00055780"/>
    <w:rsid w:val="00055D66"/>
    <w:rsid w:val="00056054"/>
    <w:rsid w:val="0005633F"/>
    <w:rsid w:val="0005673D"/>
    <w:rsid w:val="00056898"/>
    <w:rsid w:val="000576E6"/>
    <w:rsid w:val="00057EF7"/>
    <w:rsid w:val="00060158"/>
    <w:rsid w:val="00060536"/>
    <w:rsid w:val="000606E0"/>
    <w:rsid w:val="0006112B"/>
    <w:rsid w:val="00061892"/>
    <w:rsid w:val="0006197A"/>
    <w:rsid w:val="00061F52"/>
    <w:rsid w:val="00062411"/>
    <w:rsid w:val="000625FE"/>
    <w:rsid w:val="00062EEB"/>
    <w:rsid w:val="000636B9"/>
    <w:rsid w:val="00063A05"/>
    <w:rsid w:val="000640D6"/>
    <w:rsid w:val="000645E8"/>
    <w:rsid w:val="00064764"/>
    <w:rsid w:val="000647EF"/>
    <w:rsid w:val="00064CDC"/>
    <w:rsid w:val="00064FBC"/>
    <w:rsid w:val="00065159"/>
    <w:rsid w:val="000651AB"/>
    <w:rsid w:val="00065510"/>
    <w:rsid w:val="000655AB"/>
    <w:rsid w:val="00065D3A"/>
    <w:rsid w:val="00066029"/>
    <w:rsid w:val="000660F5"/>
    <w:rsid w:val="0006669C"/>
    <w:rsid w:val="000666AE"/>
    <w:rsid w:val="00066C84"/>
    <w:rsid w:val="00066E0B"/>
    <w:rsid w:val="000679EA"/>
    <w:rsid w:val="000704C5"/>
    <w:rsid w:val="000705B5"/>
    <w:rsid w:val="0007091A"/>
    <w:rsid w:val="00070B2C"/>
    <w:rsid w:val="00070E73"/>
    <w:rsid w:val="0007107A"/>
    <w:rsid w:val="000715B8"/>
    <w:rsid w:val="000715FB"/>
    <w:rsid w:val="00071A08"/>
    <w:rsid w:val="00071C2C"/>
    <w:rsid w:val="00071E8E"/>
    <w:rsid w:val="00072B51"/>
    <w:rsid w:val="00072E7F"/>
    <w:rsid w:val="00072F67"/>
    <w:rsid w:val="00073220"/>
    <w:rsid w:val="00073548"/>
    <w:rsid w:val="00073A18"/>
    <w:rsid w:val="00073EC7"/>
    <w:rsid w:val="00073FFC"/>
    <w:rsid w:val="00074111"/>
    <w:rsid w:val="00074269"/>
    <w:rsid w:val="000744AD"/>
    <w:rsid w:val="0007483A"/>
    <w:rsid w:val="00074881"/>
    <w:rsid w:val="0007499D"/>
    <w:rsid w:val="00074D03"/>
    <w:rsid w:val="00074D5C"/>
    <w:rsid w:val="00074DE7"/>
    <w:rsid w:val="000750F2"/>
    <w:rsid w:val="0007517C"/>
    <w:rsid w:val="000752CD"/>
    <w:rsid w:val="0007533A"/>
    <w:rsid w:val="000753B5"/>
    <w:rsid w:val="00075640"/>
    <w:rsid w:val="000757AE"/>
    <w:rsid w:val="000757FE"/>
    <w:rsid w:val="000758E4"/>
    <w:rsid w:val="00075C16"/>
    <w:rsid w:val="000763D6"/>
    <w:rsid w:val="00076622"/>
    <w:rsid w:val="000767DE"/>
    <w:rsid w:val="000771D7"/>
    <w:rsid w:val="000773BB"/>
    <w:rsid w:val="000773F2"/>
    <w:rsid w:val="00077459"/>
    <w:rsid w:val="00077597"/>
    <w:rsid w:val="00077A40"/>
    <w:rsid w:val="00077D8A"/>
    <w:rsid w:val="00077EE1"/>
    <w:rsid w:val="0008009A"/>
    <w:rsid w:val="00080464"/>
    <w:rsid w:val="0008071D"/>
    <w:rsid w:val="00080758"/>
    <w:rsid w:val="00080792"/>
    <w:rsid w:val="000809C2"/>
    <w:rsid w:val="00080AF8"/>
    <w:rsid w:val="00080D3B"/>
    <w:rsid w:val="00080DFA"/>
    <w:rsid w:val="00081441"/>
    <w:rsid w:val="0008148F"/>
    <w:rsid w:val="000815D9"/>
    <w:rsid w:val="0008175B"/>
    <w:rsid w:val="00081A60"/>
    <w:rsid w:val="00081BBB"/>
    <w:rsid w:val="00081DEB"/>
    <w:rsid w:val="000821F1"/>
    <w:rsid w:val="0008230C"/>
    <w:rsid w:val="000823C3"/>
    <w:rsid w:val="000826E7"/>
    <w:rsid w:val="000827FB"/>
    <w:rsid w:val="00082F0A"/>
    <w:rsid w:val="000830E5"/>
    <w:rsid w:val="00083401"/>
    <w:rsid w:val="000839E1"/>
    <w:rsid w:val="00083B8B"/>
    <w:rsid w:val="00083D06"/>
    <w:rsid w:val="00083EEA"/>
    <w:rsid w:val="00083EF9"/>
    <w:rsid w:val="00083F63"/>
    <w:rsid w:val="00084173"/>
    <w:rsid w:val="000845AA"/>
    <w:rsid w:val="00084CD3"/>
    <w:rsid w:val="000854C0"/>
    <w:rsid w:val="0008556C"/>
    <w:rsid w:val="0008557B"/>
    <w:rsid w:val="00085874"/>
    <w:rsid w:val="00085947"/>
    <w:rsid w:val="00085C57"/>
    <w:rsid w:val="00086076"/>
    <w:rsid w:val="000860C2"/>
    <w:rsid w:val="000861D5"/>
    <w:rsid w:val="0008624A"/>
    <w:rsid w:val="0008665E"/>
    <w:rsid w:val="000867E9"/>
    <w:rsid w:val="0008684A"/>
    <w:rsid w:val="00086BD6"/>
    <w:rsid w:val="00086C20"/>
    <w:rsid w:val="00086D4C"/>
    <w:rsid w:val="00087298"/>
    <w:rsid w:val="000872EE"/>
    <w:rsid w:val="000873AD"/>
    <w:rsid w:val="000874B8"/>
    <w:rsid w:val="00087749"/>
    <w:rsid w:val="0008781D"/>
    <w:rsid w:val="00087966"/>
    <w:rsid w:val="00087EC3"/>
    <w:rsid w:val="0009061A"/>
    <w:rsid w:val="000908CA"/>
    <w:rsid w:val="00090B83"/>
    <w:rsid w:val="00090F0E"/>
    <w:rsid w:val="000912C4"/>
    <w:rsid w:val="000916F8"/>
    <w:rsid w:val="000917CB"/>
    <w:rsid w:val="0009195F"/>
    <w:rsid w:val="00091C57"/>
    <w:rsid w:val="00092311"/>
    <w:rsid w:val="000924B9"/>
    <w:rsid w:val="000927BB"/>
    <w:rsid w:val="00092A1B"/>
    <w:rsid w:val="00092CE6"/>
    <w:rsid w:val="00092D00"/>
    <w:rsid w:val="00092FFB"/>
    <w:rsid w:val="000933DB"/>
    <w:rsid w:val="000934DE"/>
    <w:rsid w:val="0009362F"/>
    <w:rsid w:val="0009363A"/>
    <w:rsid w:val="00093D84"/>
    <w:rsid w:val="00093E62"/>
    <w:rsid w:val="00094402"/>
    <w:rsid w:val="0009441B"/>
    <w:rsid w:val="00094A1A"/>
    <w:rsid w:val="00094DC0"/>
    <w:rsid w:val="00094E13"/>
    <w:rsid w:val="00094FE5"/>
    <w:rsid w:val="00095036"/>
    <w:rsid w:val="00095693"/>
    <w:rsid w:val="000963F7"/>
    <w:rsid w:val="00096CA6"/>
    <w:rsid w:val="00096F23"/>
    <w:rsid w:val="0009709F"/>
    <w:rsid w:val="000A0082"/>
    <w:rsid w:val="000A00AB"/>
    <w:rsid w:val="000A08F9"/>
    <w:rsid w:val="000A0944"/>
    <w:rsid w:val="000A12CE"/>
    <w:rsid w:val="000A1912"/>
    <w:rsid w:val="000A1EF7"/>
    <w:rsid w:val="000A20F7"/>
    <w:rsid w:val="000A2374"/>
    <w:rsid w:val="000A2395"/>
    <w:rsid w:val="000A297D"/>
    <w:rsid w:val="000A2EFD"/>
    <w:rsid w:val="000A3CFF"/>
    <w:rsid w:val="000A3FCE"/>
    <w:rsid w:val="000A3FEF"/>
    <w:rsid w:val="000A42D5"/>
    <w:rsid w:val="000A4458"/>
    <w:rsid w:val="000A4C23"/>
    <w:rsid w:val="000A4C34"/>
    <w:rsid w:val="000A5248"/>
    <w:rsid w:val="000A549B"/>
    <w:rsid w:val="000A5812"/>
    <w:rsid w:val="000A5967"/>
    <w:rsid w:val="000A5A15"/>
    <w:rsid w:val="000A5C88"/>
    <w:rsid w:val="000A5CEA"/>
    <w:rsid w:val="000A5E9C"/>
    <w:rsid w:val="000A6216"/>
    <w:rsid w:val="000A6360"/>
    <w:rsid w:val="000A69BB"/>
    <w:rsid w:val="000A6CC6"/>
    <w:rsid w:val="000A6CC9"/>
    <w:rsid w:val="000A6F01"/>
    <w:rsid w:val="000A708E"/>
    <w:rsid w:val="000A7136"/>
    <w:rsid w:val="000A7CCF"/>
    <w:rsid w:val="000B0C5E"/>
    <w:rsid w:val="000B0D26"/>
    <w:rsid w:val="000B0FC3"/>
    <w:rsid w:val="000B160A"/>
    <w:rsid w:val="000B1730"/>
    <w:rsid w:val="000B2938"/>
    <w:rsid w:val="000B2D3C"/>
    <w:rsid w:val="000B2E2A"/>
    <w:rsid w:val="000B2F39"/>
    <w:rsid w:val="000B2F50"/>
    <w:rsid w:val="000B30B3"/>
    <w:rsid w:val="000B393F"/>
    <w:rsid w:val="000B415B"/>
    <w:rsid w:val="000B45DB"/>
    <w:rsid w:val="000B4693"/>
    <w:rsid w:val="000B473D"/>
    <w:rsid w:val="000B48F6"/>
    <w:rsid w:val="000B494B"/>
    <w:rsid w:val="000B4E39"/>
    <w:rsid w:val="000B51B2"/>
    <w:rsid w:val="000B54BF"/>
    <w:rsid w:val="000B5BBB"/>
    <w:rsid w:val="000B5C53"/>
    <w:rsid w:val="000B5DFC"/>
    <w:rsid w:val="000B6104"/>
    <w:rsid w:val="000B69CA"/>
    <w:rsid w:val="000B6ADE"/>
    <w:rsid w:val="000B701A"/>
    <w:rsid w:val="000B7D65"/>
    <w:rsid w:val="000B7F8A"/>
    <w:rsid w:val="000C0304"/>
    <w:rsid w:val="000C0397"/>
    <w:rsid w:val="000C0407"/>
    <w:rsid w:val="000C06DA"/>
    <w:rsid w:val="000C08DB"/>
    <w:rsid w:val="000C0C72"/>
    <w:rsid w:val="000C1498"/>
    <w:rsid w:val="000C19A7"/>
    <w:rsid w:val="000C19DF"/>
    <w:rsid w:val="000C1A15"/>
    <w:rsid w:val="000C1A63"/>
    <w:rsid w:val="000C1FCD"/>
    <w:rsid w:val="000C20F6"/>
    <w:rsid w:val="000C22CF"/>
    <w:rsid w:val="000C2389"/>
    <w:rsid w:val="000C2807"/>
    <w:rsid w:val="000C2C4D"/>
    <w:rsid w:val="000C2C5A"/>
    <w:rsid w:val="000C2F60"/>
    <w:rsid w:val="000C32F5"/>
    <w:rsid w:val="000C35B9"/>
    <w:rsid w:val="000C3B2A"/>
    <w:rsid w:val="000C3B46"/>
    <w:rsid w:val="000C40D1"/>
    <w:rsid w:val="000C4218"/>
    <w:rsid w:val="000C42B7"/>
    <w:rsid w:val="000C4352"/>
    <w:rsid w:val="000C437F"/>
    <w:rsid w:val="000C4522"/>
    <w:rsid w:val="000C4532"/>
    <w:rsid w:val="000C4599"/>
    <w:rsid w:val="000C48F6"/>
    <w:rsid w:val="000C4A3A"/>
    <w:rsid w:val="000C4BB8"/>
    <w:rsid w:val="000C4C10"/>
    <w:rsid w:val="000C5048"/>
    <w:rsid w:val="000C540F"/>
    <w:rsid w:val="000C59AA"/>
    <w:rsid w:val="000C5C29"/>
    <w:rsid w:val="000C5F0D"/>
    <w:rsid w:val="000C6DAE"/>
    <w:rsid w:val="000C6E80"/>
    <w:rsid w:val="000C7644"/>
    <w:rsid w:val="000D0550"/>
    <w:rsid w:val="000D05C9"/>
    <w:rsid w:val="000D06CD"/>
    <w:rsid w:val="000D0FAF"/>
    <w:rsid w:val="000D11C4"/>
    <w:rsid w:val="000D11E6"/>
    <w:rsid w:val="000D1D84"/>
    <w:rsid w:val="000D26AF"/>
    <w:rsid w:val="000D2C37"/>
    <w:rsid w:val="000D3A5C"/>
    <w:rsid w:val="000D40EB"/>
    <w:rsid w:val="000D471D"/>
    <w:rsid w:val="000D47C7"/>
    <w:rsid w:val="000D47C9"/>
    <w:rsid w:val="000D49CC"/>
    <w:rsid w:val="000D5197"/>
    <w:rsid w:val="000D5314"/>
    <w:rsid w:val="000D53B4"/>
    <w:rsid w:val="000D542B"/>
    <w:rsid w:val="000D547C"/>
    <w:rsid w:val="000D5C36"/>
    <w:rsid w:val="000D64F0"/>
    <w:rsid w:val="000D6BCF"/>
    <w:rsid w:val="000D7233"/>
    <w:rsid w:val="000D79BB"/>
    <w:rsid w:val="000D7DFA"/>
    <w:rsid w:val="000E03A9"/>
    <w:rsid w:val="000E0834"/>
    <w:rsid w:val="000E0D0C"/>
    <w:rsid w:val="000E14B9"/>
    <w:rsid w:val="000E15F0"/>
    <w:rsid w:val="000E1AB8"/>
    <w:rsid w:val="000E1EDA"/>
    <w:rsid w:val="000E2014"/>
    <w:rsid w:val="000E2171"/>
    <w:rsid w:val="000E22C2"/>
    <w:rsid w:val="000E22C8"/>
    <w:rsid w:val="000E2701"/>
    <w:rsid w:val="000E28D6"/>
    <w:rsid w:val="000E2E1C"/>
    <w:rsid w:val="000E35EC"/>
    <w:rsid w:val="000E3BA5"/>
    <w:rsid w:val="000E3BCB"/>
    <w:rsid w:val="000E3BF8"/>
    <w:rsid w:val="000E4582"/>
    <w:rsid w:val="000E468E"/>
    <w:rsid w:val="000E51D7"/>
    <w:rsid w:val="000E54C3"/>
    <w:rsid w:val="000E59E0"/>
    <w:rsid w:val="000E5E98"/>
    <w:rsid w:val="000E610D"/>
    <w:rsid w:val="000E664B"/>
    <w:rsid w:val="000E6763"/>
    <w:rsid w:val="000E69A9"/>
    <w:rsid w:val="000E6BA2"/>
    <w:rsid w:val="000E6BB7"/>
    <w:rsid w:val="000E6FAA"/>
    <w:rsid w:val="000E7136"/>
    <w:rsid w:val="000E73AD"/>
    <w:rsid w:val="000E73F6"/>
    <w:rsid w:val="000E742B"/>
    <w:rsid w:val="000E74B9"/>
    <w:rsid w:val="000E754F"/>
    <w:rsid w:val="000E7630"/>
    <w:rsid w:val="000E7B81"/>
    <w:rsid w:val="000E7EA5"/>
    <w:rsid w:val="000F01DB"/>
    <w:rsid w:val="000F0741"/>
    <w:rsid w:val="000F075D"/>
    <w:rsid w:val="000F0A90"/>
    <w:rsid w:val="000F16C2"/>
    <w:rsid w:val="000F16E4"/>
    <w:rsid w:val="000F1863"/>
    <w:rsid w:val="000F1D9E"/>
    <w:rsid w:val="000F24B2"/>
    <w:rsid w:val="000F2798"/>
    <w:rsid w:val="000F2A71"/>
    <w:rsid w:val="000F2AD3"/>
    <w:rsid w:val="000F3FE3"/>
    <w:rsid w:val="000F433E"/>
    <w:rsid w:val="000F4802"/>
    <w:rsid w:val="000F4A13"/>
    <w:rsid w:val="000F4D04"/>
    <w:rsid w:val="000F4DFB"/>
    <w:rsid w:val="000F58C7"/>
    <w:rsid w:val="000F5FA8"/>
    <w:rsid w:val="000F6086"/>
    <w:rsid w:val="000F6162"/>
    <w:rsid w:val="000F6424"/>
    <w:rsid w:val="000F6969"/>
    <w:rsid w:val="000F6B8B"/>
    <w:rsid w:val="000F6C66"/>
    <w:rsid w:val="000F6EE1"/>
    <w:rsid w:val="000F72E9"/>
    <w:rsid w:val="000F73E6"/>
    <w:rsid w:val="000F7C3A"/>
    <w:rsid w:val="000F7D43"/>
    <w:rsid w:val="00100269"/>
    <w:rsid w:val="0010078B"/>
    <w:rsid w:val="00100791"/>
    <w:rsid w:val="00100896"/>
    <w:rsid w:val="0010097B"/>
    <w:rsid w:val="001009D9"/>
    <w:rsid w:val="00100EBF"/>
    <w:rsid w:val="0010108F"/>
    <w:rsid w:val="00101296"/>
    <w:rsid w:val="0010167B"/>
    <w:rsid w:val="00101FCF"/>
    <w:rsid w:val="001021D0"/>
    <w:rsid w:val="001021EB"/>
    <w:rsid w:val="0010222A"/>
    <w:rsid w:val="0010232C"/>
    <w:rsid w:val="00102359"/>
    <w:rsid w:val="00102A91"/>
    <w:rsid w:val="00102D7D"/>
    <w:rsid w:val="0010304C"/>
    <w:rsid w:val="00103063"/>
    <w:rsid w:val="00103282"/>
    <w:rsid w:val="001032E9"/>
    <w:rsid w:val="001033BA"/>
    <w:rsid w:val="00103747"/>
    <w:rsid w:val="00103DDC"/>
    <w:rsid w:val="0010421C"/>
    <w:rsid w:val="00104394"/>
    <w:rsid w:val="001043A2"/>
    <w:rsid w:val="001043E6"/>
    <w:rsid w:val="0010447B"/>
    <w:rsid w:val="001045C7"/>
    <w:rsid w:val="00104927"/>
    <w:rsid w:val="00104A2B"/>
    <w:rsid w:val="00104C38"/>
    <w:rsid w:val="00104F7E"/>
    <w:rsid w:val="0010538F"/>
    <w:rsid w:val="0010539A"/>
    <w:rsid w:val="0010556A"/>
    <w:rsid w:val="00105820"/>
    <w:rsid w:val="00105C09"/>
    <w:rsid w:val="00106616"/>
    <w:rsid w:val="00106993"/>
    <w:rsid w:val="00106DB3"/>
    <w:rsid w:val="00106E96"/>
    <w:rsid w:val="00107219"/>
    <w:rsid w:val="00107259"/>
    <w:rsid w:val="00107410"/>
    <w:rsid w:val="0010778B"/>
    <w:rsid w:val="0010795F"/>
    <w:rsid w:val="00107B1C"/>
    <w:rsid w:val="00107B36"/>
    <w:rsid w:val="00107DE9"/>
    <w:rsid w:val="00107FA7"/>
    <w:rsid w:val="00110289"/>
    <w:rsid w:val="001105EB"/>
    <w:rsid w:val="0011066C"/>
    <w:rsid w:val="00110A27"/>
    <w:rsid w:val="00111C2C"/>
    <w:rsid w:val="00111C5D"/>
    <w:rsid w:val="00112345"/>
    <w:rsid w:val="0011249E"/>
    <w:rsid w:val="001126AC"/>
    <w:rsid w:val="00112A8E"/>
    <w:rsid w:val="00112D43"/>
    <w:rsid w:val="00112D8F"/>
    <w:rsid w:val="00112EC0"/>
    <w:rsid w:val="001132CC"/>
    <w:rsid w:val="0011335E"/>
    <w:rsid w:val="001138D1"/>
    <w:rsid w:val="001149C2"/>
    <w:rsid w:val="00114B0E"/>
    <w:rsid w:val="00115317"/>
    <w:rsid w:val="0011544A"/>
    <w:rsid w:val="001154D9"/>
    <w:rsid w:val="0011572C"/>
    <w:rsid w:val="00115D5A"/>
    <w:rsid w:val="00115E23"/>
    <w:rsid w:val="0011640A"/>
    <w:rsid w:val="0011661B"/>
    <w:rsid w:val="00116905"/>
    <w:rsid w:val="00116ADD"/>
    <w:rsid w:val="00116DE2"/>
    <w:rsid w:val="00116E05"/>
    <w:rsid w:val="001170C5"/>
    <w:rsid w:val="0011727D"/>
    <w:rsid w:val="00117417"/>
    <w:rsid w:val="00117C77"/>
    <w:rsid w:val="00120572"/>
    <w:rsid w:val="001208BE"/>
    <w:rsid w:val="001209E9"/>
    <w:rsid w:val="00120C99"/>
    <w:rsid w:val="001211D9"/>
    <w:rsid w:val="0012135A"/>
    <w:rsid w:val="00121AC0"/>
    <w:rsid w:val="00121E08"/>
    <w:rsid w:val="00121ED9"/>
    <w:rsid w:val="00121F58"/>
    <w:rsid w:val="00122678"/>
    <w:rsid w:val="0012286C"/>
    <w:rsid w:val="00122C5C"/>
    <w:rsid w:val="00123261"/>
    <w:rsid w:val="0012421B"/>
    <w:rsid w:val="00124455"/>
    <w:rsid w:val="001244BE"/>
    <w:rsid w:val="00124A8B"/>
    <w:rsid w:val="00124DD0"/>
    <w:rsid w:val="00124DDB"/>
    <w:rsid w:val="0012535B"/>
    <w:rsid w:val="00125895"/>
    <w:rsid w:val="00125A80"/>
    <w:rsid w:val="00126231"/>
    <w:rsid w:val="00126291"/>
    <w:rsid w:val="001262FF"/>
    <w:rsid w:val="00126784"/>
    <w:rsid w:val="0012686C"/>
    <w:rsid w:val="00126A6C"/>
    <w:rsid w:val="00126C86"/>
    <w:rsid w:val="00126F2F"/>
    <w:rsid w:val="00127D1D"/>
    <w:rsid w:val="001305E5"/>
    <w:rsid w:val="0013085B"/>
    <w:rsid w:val="00130A2A"/>
    <w:rsid w:val="00130AE3"/>
    <w:rsid w:val="00130E15"/>
    <w:rsid w:val="00130EC0"/>
    <w:rsid w:val="00131A68"/>
    <w:rsid w:val="00131A8B"/>
    <w:rsid w:val="00131C17"/>
    <w:rsid w:val="00131C8C"/>
    <w:rsid w:val="0013256E"/>
    <w:rsid w:val="00132B71"/>
    <w:rsid w:val="00132D2C"/>
    <w:rsid w:val="0013300C"/>
    <w:rsid w:val="0013341C"/>
    <w:rsid w:val="00133C2B"/>
    <w:rsid w:val="00134131"/>
    <w:rsid w:val="0013440A"/>
    <w:rsid w:val="0013450D"/>
    <w:rsid w:val="00134C44"/>
    <w:rsid w:val="00134F44"/>
    <w:rsid w:val="0013517D"/>
    <w:rsid w:val="0013542E"/>
    <w:rsid w:val="00135840"/>
    <w:rsid w:val="00135B95"/>
    <w:rsid w:val="00135DD8"/>
    <w:rsid w:val="00135E3E"/>
    <w:rsid w:val="00135F4A"/>
    <w:rsid w:val="001360C0"/>
    <w:rsid w:val="00136518"/>
    <w:rsid w:val="0013651B"/>
    <w:rsid w:val="00136838"/>
    <w:rsid w:val="0013687A"/>
    <w:rsid w:val="00136D00"/>
    <w:rsid w:val="00136E1D"/>
    <w:rsid w:val="00136E52"/>
    <w:rsid w:val="00136F7F"/>
    <w:rsid w:val="0013701E"/>
    <w:rsid w:val="0013703B"/>
    <w:rsid w:val="00137587"/>
    <w:rsid w:val="001375AE"/>
    <w:rsid w:val="001377C7"/>
    <w:rsid w:val="001378D3"/>
    <w:rsid w:val="00140004"/>
    <w:rsid w:val="0014023A"/>
    <w:rsid w:val="001403BE"/>
    <w:rsid w:val="00140480"/>
    <w:rsid w:val="001404B9"/>
    <w:rsid w:val="00140998"/>
    <w:rsid w:val="00140CB5"/>
    <w:rsid w:val="00141085"/>
    <w:rsid w:val="001413C7"/>
    <w:rsid w:val="00141A7D"/>
    <w:rsid w:val="00141BA1"/>
    <w:rsid w:val="00141C4E"/>
    <w:rsid w:val="00141E9A"/>
    <w:rsid w:val="0014232A"/>
    <w:rsid w:val="00142CF9"/>
    <w:rsid w:val="00143056"/>
    <w:rsid w:val="001431FE"/>
    <w:rsid w:val="00143212"/>
    <w:rsid w:val="001436DA"/>
    <w:rsid w:val="00143926"/>
    <w:rsid w:val="00143C6C"/>
    <w:rsid w:val="00143D11"/>
    <w:rsid w:val="0014468B"/>
    <w:rsid w:val="00144BC4"/>
    <w:rsid w:val="00144D40"/>
    <w:rsid w:val="00145204"/>
    <w:rsid w:val="001454FA"/>
    <w:rsid w:val="001459E9"/>
    <w:rsid w:val="00145A11"/>
    <w:rsid w:val="00145F3E"/>
    <w:rsid w:val="00145F5D"/>
    <w:rsid w:val="00146209"/>
    <w:rsid w:val="001462DD"/>
    <w:rsid w:val="00146996"/>
    <w:rsid w:val="00146997"/>
    <w:rsid w:val="00146F73"/>
    <w:rsid w:val="0014704B"/>
    <w:rsid w:val="00147C46"/>
    <w:rsid w:val="00147C57"/>
    <w:rsid w:val="0015052D"/>
    <w:rsid w:val="00150D97"/>
    <w:rsid w:val="0015124A"/>
    <w:rsid w:val="00151878"/>
    <w:rsid w:val="00151952"/>
    <w:rsid w:val="00152216"/>
    <w:rsid w:val="0015278E"/>
    <w:rsid w:val="0015281A"/>
    <w:rsid w:val="00152FA1"/>
    <w:rsid w:val="0015312F"/>
    <w:rsid w:val="0015349D"/>
    <w:rsid w:val="00153A09"/>
    <w:rsid w:val="00153A12"/>
    <w:rsid w:val="00153BCA"/>
    <w:rsid w:val="00153D86"/>
    <w:rsid w:val="00154402"/>
    <w:rsid w:val="0015478A"/>
    <w:rsid w:val="001548BC"/>
    <w:rsid w:val="001549EA"/>
    <w:rsid w:val="00154B8A"/>
    <w:rsid w:val="00154C49"/>
    <w:rsid w:val="00154C52"/>
    <w:rsid w:val="00154F2D"/>
    <w:rsid w:val="00155296"/>
    <w:rsid w:val="001553F7"/>
    <w:rsid w:val="00155538"/>
    <w:rsid w:val="001557B8"/>
    <w:rsid w:val="00155A3D"/>
    <w:rsid w:val="00155BB1"/>
    <w:rsid w:val="00156047"/>
    <w:rsid w:val="00156071"/>
    <w:rsid w:val="001560CC"/>
    <w:rsid w:val="001561DF"/>
    <w:rsid w:val="00156454"/>
    <w:rsid w:val="001568FF"/>
    <w:rsid w:val="0015692B"/>
    <w:rsid w:val="00156972"/>
    <w:rsid w:val="00156A3D"/>
    <w:rsid w:val="00156CFB"/>
    <w:rsid w:val="00156EAE"/>
    <w:rsid w:val="0015700C"/>
    <w:rsid w:val="00157117"/>
    <w:rsid w:val="00157280"/>
    <w:rsid w:val="0015769C"/>
    <w:rsid w:val="00157D10"/>
    <w:rsid w:val="00157D19"/>
    <w:rsid w:val="001607C4"/>
    <w:rsid w:val="001608F7"/>
    <w:rsid w:val="00160BCF"/>
    <w:rsid w:val="00160C06"/>
    <w:rsid w:val="00160C4A"/>
    <w:rsid w:val="00160E95"/>
    <w:rsid w:val="00161009"/>
    <w:rsid w:val="00161294"/>
    <w:rsid w:val="001614F2"/>
    <w:rsid w:val="00161A21"/>
    <w:rsid w:val="00161A26"/>
    <w:rsid w:val="0016230F"/>
    <w:rsid w:val="00162E99"/>
    <w:rsid w:val="00163129"/>
    <w:rsid w:val="0016313F"/>
    <w:rsid w:val="00163266"/>
    <w:rsid w:val="00163384"/>
    <w:rsid w:val="001633B1"/>
    <w:rsid w:val="00163463"/>
    <w:rsid w:val="00163B48"/>
    <w:rsid w:val="00163BE8"/>
    <w:rsid w:val="00164559"/>
    <w:rsid w:val="001647A4"/>
    <w:rsid w:val="00164A0E"/>
    <w:rsid w:val="001652DE"/>
    <w:rsid w:val="00165451"/>
    <w:rsid w:val="0016548B"/>
    <w:rsid w:val="001655B5"/>
    <w:rsid w:val="0016590B"/>
    <w:rsid w:val="00165B7D"/>
    <w:rsid w:val="00165CE9"/>
    <w:rsid w:val="00165F6D"/>
    <w:rsid w:val="00166157"/>
    <w:rsid w:val="001664A8"/>
    <w:rsid w:val="001664AB"/>
    <w:rsid w:val="00166578"/>
    <w:rsid w:val="00166802"/>
    <w:rsid w:val="00166F4A"/>
    <w:rsid w:val="00166F7B"/>
    <w:rsid w:val="00167367"/>
    <w:rsid w:val="001675C7"/>
    <w:rsid w:val="00167681"/>
    <w:rsid w:val="00167A9E"/>
    <w:rsid w:val="00167D6C"/>
    <w:rsid w:val="00167DFD"/>
    <w:rsid w:val="00170009"/>
    <w:rsid w:val="00170779"/>
    <w:rsid w:val="0017120A"/>
    <w:rsid w:val="00171315"/>
    <w:rsid w:val="001714C4"/>
    <w:rsid w:val="001715A7"/>
    <w:rsid w:val="00171979"/>
    <w:rsid w:val="00171BA1"/>
    <w:rsid w:val="00171EC6"/>
    <w:rsid w:val="00172166"/>
    <w:rsid w:val="0017272E"/>
    <w:rsid w:val="00172AF1"/>
    <w:rsid w:val="00172CAF"/>
    <w:rsid w:val="00172E08"/>
    <w:rsid w:val="00173058"/>
    <w:rsid w:val="001734E9"/>
    <w:rsid w:val="00173A61"/>
    <w:rsid w:val="00173F12"/>
    <w:rsid w:val="0017466D"/>
    <w:rsid w:val="0017489C"/>
    <w:rsid w:val="00174B02"/>
    <w:rsid w:val="00174E47"/>
    <w:rsid w:val="00174E4D"/>
    <w:rsid w:val="00174F65"/>
    <w:rsid w:val="0017548B"/>
    <w:rsid w:val="00175509"/>
    <w:rsid w:val="00175658"/>
    <w:rsid w:val="001758C9"/>
    <w:rsid w:val="00175AF9"/>
    <w:rsid w:val="00175D43"/>
    <w:rsid w:val="0017619D"/>
    <w:rsid w:val="00176BA5"/>
    <w:rsid w:val="00176DF4"/>
    <w:rsid w:val="001770E2"/>
    <w:rsid w:val="00177114"/>
    <w:rsid w:val="00177348"/>
    <w:rsid w:val="0017790F"/>
    <w:rsid w:val="00177B3B"/>
    <w:rsid w:val="00177F84"/>
    <w:rsid w:val="00180106"/>
    <w:rsid w:val="0018012D"/>
    <w:rsid w:val="0018031C"/>
    <w:rsid w:val="001804DF"/>
    <w:rsid w:val="001805D6"/>
    <w:rsid w:val="00180A0A"/>
    <w:rsid w:val="00180DE0"/>
    <w:rsid w:val="00180E29"/>
    <w:rsid w:val="00180FA3"/>
    <w:rsid w:val="0018116C"/>
    <w:rsid w:val="00181191"/>
    <w:rsid w:val="001812EB"/>
    <w:rsid w:val="001818B8"/>
    <w:rsid w:val="001819C7"/>
    <w:rsid w:val="00181A36"/>
    <w:rsid w:val="00181C49"/>
    <w:rsid w:val="001820D4"/>
    <w:rsid w:val="00182763"/>
    <w:rsid w:val="00182785"/>
    <w:rsid w:val="001829A8"/>
    <w:rsid w:val="00183251"/>
    <w:rsid w:val="001835DC"/>
    <w:rsid w:val="00183A58"/>
    <w:rsid w:val="00184465"/>
    <w:rsid w:val="001847DC"/>
    <w:rsid w:val="00184B22"/>
    <w:rsid w:val="0018506F"/>
    <w:rsid w:val="001850B6"/>
    <w:rsid w:val="00185124"/>
    <w:rsid w:val="00185AF8"/>
    <w:rsid w:val="00185DE4"/>
    <w:rsid w:val="00185E55"/>
    <w:rsid w:val="001860D8"/>
    <w:rsid w:val="0018644F"/>
    <w:rsid w:val="00186519"/>
    <w:rsid w:val="00186754"/>
    <w:rsid w:val="00186C8B"/>
    <w:rsid w:val="0018725E"/>
    <w:rsid w:val="00187473"/>
    <w:rsid w:val="001877F2"/>
    <w:rsid w:val="00187A27"/>
    <w:rsid w:val="001901BE"/>
    <w:rsid w:val="001904E1"/>
    <w:rsid w:val="00190A30"/>
    <w:rsid w:val="00190C11"/>
    <w:rsid w:val="00191542"/>
    <w:rsid w:val="00191584"/>
    <w:rsid w:val="00191A57"/>
    <w:rsid w:val="00191AB1"/>
    <w:rsid w:val="00191CE0"/>
    <w:rsid w:val="00191DE2"/>
    <w:rsid w:val="001920A3"/>
    <w:rsid w:val="001926E8"/>
    <w:rsid w:val="001927F0"/>
    <w:rsid w:val="00192948"/>
    <w:rsid w:val="00192B7A"/>
    <w:rsid w:val="00192D8D"/>
    <w:rsid w:val="001933BE"/>
    <w:rsid w:val="0019344A"/>
    <w:rsid w:val="001934CE"/>
    <w:rsid w:val="00193511"/>
    <w:rsid w:val="00193DA2"/>
    <w:rsid w:val="0019439D"/>
    <w:rsid w:val="00194414"/>
    <w:rsid w:val="00194E39"/>
    <w:rsid w:val="0019530A"/>
    <w:rsid w:val="00195366"/>
    <w:rsid w:val="00195933"/>
    <w:rsid w:val="00195CFD"/>
    <w:rsid w:val="00195D66"/>
    <w:rsid w:val="00195D97"/>
    <w:rsid w:val="00196026"/>
    <w:rsid w:val="00196111"/>
    <w:rsid w:val="00196865"/>
    <w:rsid w:val="0019686D"/>
    <w:rsid w:val="00196A5C"/>
    <w:rsid w:val="00196EC6"/>
    <w:rsid w:val="00196FB8"/>
    <w:rsid w:val="00196FC4"/>
    <w:rsid w:val="0019706F"/>
    <w:rsid w:val="00197236"/>
    <w:rsid w:val="001975DD"/>
    <w:rsid w:val="00197D73"/>
    <w:rsid w:val="00197DEE"/>
    <w:rsid w:val="001A01F4"/>
    <w:rsid w:val="001A0396"/>
    <w:rsid w:val="001A0A6C"/>
    <w:rsid w:val="001A114E"/>
    <w:rsid w:val="001A1373"/>
    <w:rsid w:val="001A1408"/>
    <w:rsid w:val="001A17D4"/>
    <w:rsid w:val="001A195A"/>
    <w:rsid w:val="001A1B50"/>
    <w:rsid w:val="001A2552"/>
    <w:rsid w:val="001A2A22"/>
    <w:rsid w:val="001A2B57"/>
    <w:rsid w:val="001A2D0A"/>
    <w:rsid w:val="001A2DD9"/>
    <w:rsid w:val="001A33A1"/>
    <w:rsid w:val="001A33E3"/>
    <w:rsid w:val="001A3711"/>
    <w:rsid w:val="001A3959"/>
    <w:rsid w:val="001A4366"/>
    <w:rsid w:val="001A4878"/>
    <w:rsid w:val="001A488F"/>
    <w:rsid w:val="001A5005"/>
    <w:rsid w:val="001A5080"/>
    <w:rsid w:val="001A54F8"/>
    <w:rsid w:val="001A57A0"/>
    <w:rsid w:val="001A5FAE"/>
    <w:rsid w:val="001A60B0"/>
    <w:rsid w:val="001A61B1"/>
    <w:rsid w:val="001A6EAA"/>
    <w:rsid w:val="001A7608"/>
    <w:rsid w:val="001A7800"/>
    <w:rsid w:val="001A7805"/>
    <w:rsid w:val="001A7ED3"/>
    <w:rsid w:val="001B025A"/>
    <w:rsid w:val="001B0525"/>
    <w:rsid w:val="001B0BFC"/>
    <w:rsid w:val="001B0EB0"/>
    <w:rsid w:val="001B0F41"/>
    <w:rsid w:val="001B13CB"/>
    <w:rsid w:val="001B14CC"/>
    <w:rsid w:val="001B16ED"/>
    <w:rsid w:val="001B173A"/>
    <w:rsid w:val="001B17C1"/>
    <w:rsid w:val="001B1A6B"/>
    <w:rsid w:val="001B1ED6"/>
    <w:rsid w:val="001B206C"/>
    <w:rsid w:val="001B21B3"/>
    <w:rsid w:val="001B240A"/>
    <w:rsid w:val="001B280B"/>
    <w:rsid w:val="001B2B9F"/>
    <w:rsid w:val="001B2CA4"/>
    <w:rsid w:val="001B2CDD"/>
    <w:rsid w:val="001B34FC"/>
    <w:rsid w:val="001B352C"/>
    <w:rsid w:val="001B36D3"/>
    <w:rsid w:val="001B3897"/>
    <w:rsid w:val="001B3AC6"/>
    <w:rsid w:val="001B3C67"/>
    <w:rsid w:val="001B3F74"/>
    <w:rsid w:val="001B41FC"/>
    <w:rsid w:val="001B4218"/>
    <w:rsid w:val="001B44FC"/>
    <w:rsid w:val="001B4542"/>
    <w:rsid w:val="001B4678"/>
    <w:rsid w:val="001B46B3"/>
    <w:rsid w:val="001B46B7"/>
    <w:rsid w:val="001B47E2"/>
    <w:rsid w:val="001B4FA1"/>
    <w:rsid w:val="001B51F6"/>
    <w:rsid w:val="001B5201"/>
    <w:rsid w:val="001B5337"/>
    <w:rsid w:val="001B53A3"/>
    <w:rsid w:val="001B58E8"/>
    <w:rsid w:val="001B5EED"/>
    <w:rsid w:val="001B69BF"/>
    <w:rsid w:val="001B73BC"/>
    <w:rsid w:val="001B75E3"/>
    <w:rsid w:val="001B78B9"/>
    <w:rsid w:val="001C00C3"/>
    <w:rsid w:val="001C070C"/>
    <w:rsid w:val="001C0867"/>
    <w:rsid w:val="001C094B"/>
    <w:rsid w:val="001C09B9"/>
    <w:rsid w:val="001C0A14"/>
    <w:rsid w:val="001C0AA6"/>
    <w:rsid w:val="001C0B0B"/>
    <w:rsid w:val="001C11A4"/>
    <w:rsid w:val="001C15D7"/>
    <w:rsid w:val="001C18E6"/>
    <w:rsid w:val="001C198B"/>
    <w:rsid w:val="001C1E57"/>
    <w:rsid w:val="001C20A6"/>
    <w:rsid w:val="001C20CF"/>
    <w:rsid w:val="001C20D8"/>
    <w:rsid w:val="001C2491"/>
    <w:rsid w:val="001C2B49"/>
    <w:rsid w:val="001C3560"/>
    <w:rsid w:val="001C35E0"/>
    <w:rsid w:val="001C3C94"/>
    <w:rsid w:val="001C3F34"/>
    <w:rsid w:val="001C3F5C"/>
    <w:rsid w:val="001C3F90"/>
    <w:rsid w:val="001C3FF9"/>
    <w:rsid w:val="001C40E5"/>
    <w:rsid w:val="001C5004"/>
    <w:rsid w:val="001C515D"/>
    <w:rsid w:val="001C59AD"/>
    <w:rsid w:val="001C59EF"/>
    <w:rsid w:val="001C5CC9"/>
    <w:rsid w:val="001C5E77"/>
    <w:rsid w:val="001C5F50"/>
    <w:rsid w:val="001C623F"/>
    <w:rsid w:val="001C6420"/>
    <w:rsid w:val="001C68B7"/>
    <w:rsid w:val="001C69FD"/>
    <w:rsid w:val="001C6B05"/>
    <w:rsid w:val="001C6C5B"/>
    <w:rsid w:val="001C6EDE"/>
    <w:rsid w:val="001C6FD1"/>
    <w:rsid w:val="001C766D"/>
    <w:rsid w:val="001C7AF3"/>
    <w:rsid w:val="001C7B24"/>
    <w:rsid w:val="001C7E9A"/>
    <w:rsid w:val="001D00D0"/>
    <w:rsid w:val="001D033B"/>
    <w:rsid w:val="001D04E5"/>
    <w:rsid w:val="001D094E"/>
    <w:rsid w:val="001D09C3"/>
    <w:rsid w:val="001D0D71"/>
    <w:rsid w:val="001D1362"/>
    <w:rsid w:val="001D191F"/>
    <w:rsid w:val="001D1C51"/>
    <w:rsid w:val="001D23C7"/>
    <w:rsid w:val="001D2A57"/>
    <w:rsid w:val="001D30A8"/>
    <w:rsid w:val="001D34CE"/>
    <w:rsid w:val="001D36D4"/>
    <w:rsid w:val="001D3EA4"/>
    <w:rsid w:val="001D3FE2"/>
    <w:rsid w:val="001D4169"/>
    <w:rsid w:val="001D41D4"/>
    <w:rsid w:val="001D4509"/>
    <w:rsid w:val="001D485D"/>
    <w:rsid w:val="001D488B"/>
    <w:rsid w:val="001D4B0B"/>
    <w:rsid w:val="001D4CC3"/>
    <w:rsid w:val="001D4F27"/>
    <w:rsid w:val="001D512A"/>
    <w:rsid w:val="001D5294"/>
    <w:rsid w:val="001D52E2"/>
    <w:rsid w:val="001D53FD"/>
    <w:rsid w:val="001D54BB"/>
    <w:rsid w:val="001D5685"/>
    <w:rsid w:val="001D57A4"/>
    <w:rsid w:val="001D5C6D"/>
    <w:rsid w:val="001D6A36"/>
    <w:rsid w:val="001D7814"/>
    <w:rsid w:val="001E05A1"/>
    <w:rsid w:val="001E0B61"/>
    <w:rsid w:val="001E0EAE"/>
    <w:rsid w:val="001E2284"/>
    <w:rsid w:val="001E2639"/>
    <w:rsid w:val="001E2883"/>
    <w:rsid w:val="001E2898"/>
    <w:rsid w:val="001E298B"/>
    <w:rsid w:val="001E2998"/>
    <w:rsid w:val="001E2F2E"/>
    <w:rsid w:val="001E3418"/>
    <w:rsid w:val="001E3472"/>
    <w:rsid w:val="001E349A"/>
    <w:rsid w:val="001E397F"/>
    <w:rsid w:val="001E3B53"/>
    <w:rsid w:val="001E3DE3"/>
    <w:rsid w:val="001E3F40"/>
    <w:rsid w:val="001E3F82"/>
    <w:rsid w:val="001E4A4C"/>
    <w:rsid w:val="001E4CE6"/>
    <w:rsid w:val="001E505F"/>
    <w:rsid w:val="001E5129"/>
    <w:rsid w:val="001E51A6"/>
    <w:rsid w:val="001E51F9"/>
    <w:rsid w:val="001E58B5"/>
    <w:rsid w:val="001E5AA8"/>
    <w:rsid w:val="001E5F87"/>
    <w:rsid w:val="001E639F"/>
    <w:rsid w:val="001E6DAB"/>
    <w:rsid w:val="001E6E80"/>
    <w:rsid w:val="001E6FFD"/>
    <w:rsid w:val="001E722F"/>
    <w:rsid w:val="001E7370"/>
    <w:rsid w:val="001E7548"/>
    <w:rsid w:val="001E767A"/>
    <w:rsid w:val="001E797B"/>
    <w:rsid w:val="001E7E9F"/>
    <w:rsid w:val="001E7EC8"/>
    <w:rsid w:val="001F004B"/>
    <w:rsid w:val="001F00A6"/>
    <w:rsid w:val="001F0163"/>
    <w:rsid w:val="001F049B"/>
    <w:rsid w:val="001F04D1"/>
    <w:rsid w:val="001F0569"/>
    <w:rsid w:val="001F0DE7"/>
    <w:rsid w:val="001F0E1D"/>
    <w:rsid w:val="001F1213"/>
    <w:rsid w:val="001F12EC"/>
    <w:rsid w:val="001F1403"/>
    <w:rsid w:val="001F147D"/>
    <w:rsid w:val="001F241A"/>
    <w:rsid w:val="001F2777"/>
    <w:rsid w:val="001F29EB"/>
    <w:rsid w:val="001F3111"/>
    <w:rsid w:val="001F320E"/>
    <w:rsid w:val="001F3267"/>
    <w:rsid w:val="001F3343"/>
    <w:rsid w:val="001F379D"/>
    <w:rsid w:val="001F3F94"/>
    <w:rsid w:val="001F41FE"/>
    <w:rsid w:val="001F42D8"/>
    <w:rsid w:val="001F4572"/>
    <w:rsid w:val="001F4A02"/>
    <w:rsid w:val="001F4BE8"/>
    <w:rsid w:val="001F4E93"/>
    <w:rsid w:val="001F4E9E"/>
    <w:rsid w:val="001F5177"/>
    <w:rsid w:val="001F5308"/>
    <w:rsid w:val="001F5CF0"/>
    <w:rsid w:val="001F5D73"/>
    <w:rsid w:val="001F6910"/>
    <w:rsid w:val="001F6A2C"/>
    <w:rsid w:val="001F7274"/>
    <w:rsid w:val="001F7AA2"/>
    <w:rsid w:val="001F7CB1"/>
    <w:rsid w:val="001F7CE7"/>
    <w:rsid w:val="002006F1"/>
    <w:rsid w:val="00200A4B"/>
    <w:rsid w:val="00200A84"/>
    <w:rsid w:val="00200E0B"/>
    <w:rsid w:val="00200FF9"/>
    <w:rsid w:val="002018D4"/>
    <w:rsid w:val="002019C0"/>
    <w:rsid w:val="0020215A"/>
    <w:rsid w:val="002023D8"/>
    <w:rsid w:val="0020354E"/>
    <w:rsid w:val="00203639"/>
    <w:rsid w:val="0020377F"/>
    <w:rsid w:val="00203787"/>
    <w:rsid w:val="002037D2"/>
    <w:rsid w:val="00203D2E"/>
    <w:rsid w:val="0020405B"/>
    <w:rsid w:val="00204437"/>
    <w:rsid w:val="002044F1"/>
    <w:rsid w:val="00204653"/>
    <w:rsid w:val="002048B7"/>
    <w:rsid w:val="00205171"/>
    <w:rsid w:val="0020589D"/>
    <w:rsid w:val="00205A4F"/>
    <w:rsid w:val="00205A98"/>
    <w:rsid w:val="00205BD2"/>
    <w:rsid w:val="00205C15"/>
    <w:rsid w:val="00205CC6"/>
    <w:rsid w:val="00205F57"/>
    <w:rsid w:val="00205FF7"/>
    <w:rsid w:val="002060D1"/>
    <w:rsid w:val="00206427"/>
    <w:rsid w:val="002064E0"/>
    <w:rsid w:val="002065DF"/>
    <w:rsid w:val="00206722"/>
    <w:rsid w:val="00206F2D"/>
    <w:rsid w:val="00207375"/>
    <w:rsid w:val="00207564"/>
    <w:rsid w:val="00207606"/>
    <w:rsid w:val="00207C8A"/>
    <w:rsid w:val="00207ED4"/>
    <w:rsid w:val="00210055"/>
    <w:rsid w:val="0021029E"/>
    <w:rsid w:val="00210653"/>
    <w:rsid w:val="00210746"/>
    <w:rsid w:val="00210B3D"/>
    <w:rsid w:val="00210E08"/>
    <w:rsid w:val="00211696"/>
    <w:rsid w:val="002116DF"/>
    <w:rsid w:val="00211769"/>
    <w:rsid w:val="00211D4E"/>
    <w:rsid w:val="00211D74"/>
    <w:rsid w:val="00211EE9"/>
    <w:rsid w:val="002120E4"/>
    <w:rsid w:val="00212163"/>
    <w:rsid w:val="00212183"/>
    <w:rsid w:val="00212483"/>
    <w:rsid w:val="00212640"/>
    <w:rsid w:val="002126E7"/>
    <w:rsid w:val="00212F9F"/>
    <w:rsid w:val="00213D8C"/>
    <w:rsid w:val="00213FB8"/>
    <w:rsid w:val="0021403D"/>
    <w:rsid w:val="0021405A"/>
    <w:rsid w:val="00214224"/>
    <w:rsid w:val="00214282"/>
    <w:rsid w:val="00214407"/>
    <w:rsid w:val="002145C7"/>
    <w:rsid w:val="0021481C"/>
    <w:rsid w:val="00214AA5"/>
    <w:rsid w:val="00214C1E"/>
    <w:rsid w:val="00214D8A"/>
    <w:rsid w:val="00214E6F"/>
    <w:rsid w:val="002155E8"/>
    <w:rsid w:val="00215631"/>
    <w:rsid w:val="00215BB6"/>
    <w:rsid w:val="00216089"/>
    <w:rsid w:val="0021682B"/>
    <w:rsid w:val="00216B0F"/>
    <w:rsid w:val="00216FEC"/>
    <w:rsid w:val="0021753B"/>
    <w:rsid w:val="0021763B"/>
    <w:rsid w:val="00217B91"/>
    <w:rsid w:val="00217E47"/>
    <w:rsid w:val="00217E4C"/>
    <w:rsid w:val="00217ECF"/>
    <w:rsid w:val="00217FF2"/>
    <w:rsid w:val="00220059"/>
    <w:rsid w:val="00220250"/>
    <w:rsid w:val="00220A4B"/>
    <w:rsid w:val="0022162F"/>
    <w:rsid w:val="00221D6A"/>
    <w:rsid w:val="002223DB"/>
    <w:rsid w:val="002225E0"/>
    <w:rsid w:val="002233F4"/>
    <w:rsid w:val="002234CE"/>
    <w:rsid w:val="00223865"/>
    <w:rsid w:val="00223DB2"/>
    <w:rsid w:val="00223EFD"/>
    <w:rsid w:val="002243E1"/>
    <w:rsid w:val="002246E8"/>
    <w:rsid w:val="002249FF"/>
    <w:rsid w:val="00224DDB"/>
    <w:rsid w:val="00224EB7"/>
    <w:rsid w:val="00224F20"/>
    <w:rsid w:val="00225337"/>
    <w:rsid w:val="0022561C"/>
    <w:rsid w:val="00225784"/>
    <w:rsid w:val="00225927"/>
    <w:rsid w:val="00225998"/>
    <w:rsid w:val="00225C39"/>
    <w:rsid w:val="002261EE"/>
    <w:rsid w:val="00226288"/>
    <w:rsid w:val="00226594"/>
    <w:rsid w:val="0022661A"/>
    <w:rsid w:val="00226972"/>
    <w:rsid w:val="002271C7"/>
    <w:rsid w:val="002274D0"/>
    <w:rsid w:val="0022756C"/>
    <w:rsid w:val="0023019E"/>
    <w:rsid w:val="00230943"/>
    <w:rsid w:val="00230979"/>
    <w:rsid w:val="00230D2E"/>
    <w:rsid w:val="0023108D"/>
    <w:rsid w:val="00231644"/>
    <w:rsid w:val="002316E9"/>
    <w:rsid w:val="002317F0"/>
    <w:rsid w:val="00231E84"/>
    <w:rsid w:val="00231EDF"/>
    <w:rsid w:val="00231F91"/>
    <w:rsid w:val="0023250E"/>
    <w:rsid w:val="0023256C"/>
    <w:rsid w:val="00232D67"/>
    <w:rsid w:val="00233263"/>
    <w:rsid w:val="00233688"/>
    <w:rsid w:val="00233D83"/>
    <w:rsid w:val="00234010"/>
    <w:rsid w:val="00234199"/>
    <w:rsid w:val="00234222"/>
    <w:rsid w:val="00234490"/>
    <w:rsid w:val="00234960"/>
    <w:rsid w:val="002349C7"/>
    <w:rsid w:val="00234AC2"/>
    <w:rsid w:val="00234E50"/>
    <w:rsid w:val="002352A7"/>
    <w:rsid w:val="002352E6"/>
    <w:rsid w:val="0023564E"/>
    <w:rsid w:val="002358C6"/>
    <w:rsid w:val="00235962"/>
    <w:rsid w:val="00235A78"/>
    <w:rsid w:val="00235C8F"/>
    <w:rsid w:val="00235CF9"/>
    <w:rsid w:val="00236244"/>
    <w:rsid w:val="002362B4"/>
    <w:rsid w:val="0023688E"/>
    <w:rsid w:val="00236A53"/>
    <w:rsid w:val="00236C1C"/>
    <w:rsid w:val="00236F79"/>
    <w:rsid w:val="0023745B"/>
    <w:rsid w:val="00237471"/>
    <w:rsid w:val="002375A2"/>
    <w:rsid w:val="00237686"/>
    <w:rsid w:val="00237AB2"/>
    <w:rsid w:val="00240602"/>
    <w:rsid w:val="00240BA8"/>
    <w:rsid w:val="00241057"/>
    <w:rsid w:val="002416B8"/>
    <w:rsid w:val="0024177E"/>
    <w:rsid w:val="00241860"/>
    <w:rsid w:val="00241925"/>
    <w:rsid w:val="00241BE2"/>
    <w:rsid w:val="0024252B"/>
    <w:rsid w:val="002427CD"/>
    <w:rsid w:val="00242A0F"/>
    <w:rsid w:val="00242DA3"/>
    <w:rsid w:val="00242E4B"/>
    <w:rsid w:val="00242F94"/>
    <w:rsid w:val="002432A4"/>
    <w:rsid w:val="002432CA"/>
    <w:rsid w:val="0024368C"/>
    <w:rsid w:val="00244104"/>
    <w:rsid w:val="00244115"/>
    <w:rsid w:val="00244158"/>
    <w:rsid w:val="00244361"/>
    <w:rsid w:val="00244834"/>
    <w:rsid w:val="00244BBD"/>
    <w:rsid w:val="00244C55"/>
    <w:rsid w:val="00244CE1"/>
    <w:rsid w:val="00244E67"/>
    <w:rsid w:val="0024544E"/>
    <w:rsid w:val="00245581"/>
    <w:rsid w:val="00245996"/>
    <w:rsid w:val="0024599B"/>
    <w:rsid w:val="00245CDF"/>
    <w:rsid w:val="0024639A"/>
    <w:rsid w:val="002463F7"/>
    <w:rsid w:val="00246538"/>
    <w:rsid w:val="002466DE"/>
    <w:rsid w:val="00246809"/>
    <w:rsid w:val="00246945"/>
    <w:rsid w:val="00246DE5"/>
    <w:rsid w:val="00247063"/>
    <w:rsid w:val="002472ED"/>
    <w:rsid w:val="00247774"/>
    <w:rsid w:val="002502CB"/>
    <w:rsid w:val="00250486"/>
    <w:rsid w:val="00250556"/>
    <w:rsid w:val="00250F7F"/>
    <w:rsid w:val="002512B4"/>
    <w:rsid w:val="00251338"/>
    <w:rsid w:val="00251461"/>
    <w:rsid w:val="00251A05"/>
    <w:rsid w:val="00251B10"/>
    <w:rsid w:val="00251EAD"/>
    <w:rsid w:val="0025231B"/>
    <w:rsid w:val="002526D0"/>
    <w:rsid w:val="0025294A"/>
    <w:rsid w:val="00252C0D"/>
    <w:rsid w:val="00253123"/>
    <w:rsid w:val="002531D3"/>
    <w:rsid w:val="002533CC"/>
    <w:rsid w:val="00253651"/>
    <w:rsid w:val="00253796"/>
    <w:rsid w:val="00253827"/>
    <w:rsid w:val="00253CA2"/>
    <w:rsid w:val="0025444B"/>
    <w:rsid w:val="002545CD"/>
    <w:rsid w:val="002545EF"/>
    <w:rsid w:val="0025478A"/>
    <w:rsid w:val="0025493B"/>
    <w:rsid w:val="00254BDE"/>
    <w:rsid w:val="00255240"/>
    <w:rsid w:val="002552E1"/>
    <w:rsid w:val="00255CA6"/>
    <w:rsid w:val="002568A9"/>
    <w:rsid w:val="00256BB5"/>
    <w:rsid w:val="00257128"/>
    <w:rsid w:val="002573D6"/>
    <w:rsid w:val="0025747C"/>
    <w:rsid w:val="00257C3D"/>
    <w:rsid w:val="00257DEE"/>
    <w:rsid w:val="00257FEE"/>
    <w:rsid w:val="0026013C"/>
    <w:rsid w:val="0026042D"/>
    <w:rsid w:val="00260909"/>
    <w:rsid w:val="00260C79"/>
    <w:rsid w:val="002610AD"/>
    <w:rsid w:val="002615C4"/>
    <w:rsid w:val="002616FE"/>
    <w:rsid w:val="0026189B"/>
    <w:rsid w:val="002618ED"/>
    <w:rsid w:val="00261B99"/>
    <w:rsid w:val="00261EA5"/>
    <w:rsid w:val="002621B2"/>
    <w:rsid w:val="00262228"/>
    <w:rsid w:val="00262276"/>
    <w:rsid w:val="002623E1"/>
    <w:rsid w:val="002624C9"/>
    <w:rsid w:val="0026291F"/>
    <w:rsid w:val="00262E45"/>
    <w:rsid w:val="00263003"/>
    <w:rsid w:val="00263675"/>
    <w:rsid w:val="00263C2A"/>
    <w:rsid w:val="00263C5D"/>
    <w:rsid w:val="00264051"/>
    <w:rsid w:val="002646E6"/>
    <w:rsid w:val="002647D3"/>
    <w:rsid w:val="00264E49"/>
    <w:rsid w:val="002650D7"/>
    <w:rsid w:val="00265247"/>
    <w:rsid w:val="00265525"/>
    <w:rsid w:val="00265A82"/>
    <w:rsid w:val="00265B33"/>
    <w:rsid w:val="00266049"/>
    <w:rsid w:val="00266118"/>
    <w:rsid w:val="002663B1"/>
    <w:rsid w:val="002663D3"/>
    <w:rsid w:val="0026651C"/>
    <w:rsid w:val="00266FDA"/>
    <w:rsid w:val="00267044"/>
    <w:rsid w:val="0026712E"/>
    <w:rsid w:val="0026723D"/>
    <w:rsid w:val="00267386"/>
    <w:rsid w:val="0026768B"/>
    <w:rsid w:val="00267D1A"/>
    <w:rsid w:val="00267DC7"/>
    <w:rsid w:val="002700F3"/>
    <w:rsid w:val="00270281"/>
    <w:rsid w:val="00270337"/>
    <w:rsid w:val="00270408"/>
    <w:rsid w:val="0027060D"/>
    <w:rsid w:val="002706B7"/>
    <w:rsid w:val="002706F7"/>
    <w:rsid w:val="00270F4E"/>
    <w:rsid w:val="00271440"/>
    <w:rsid w:val="0027147B"/>
    <w:rsid w:val="0027194A"/>
    <w:rsid w:val="00271953"/>
    <w:rsid w:val="00271B89"/>
    <w:rsid w:val="00271C27"/>
    <w:rsid w:val="00271C43"/>
    <w:rsid w:val="00272419"/>
    <w:rsid w:val="00272CB6"/>
    <w:rsid w:val="00272F08"/>
    <w:rsid w:val="0027302D"/>
    <w:rsid w:val="002731A8"/>
    <w:rsid w:val="002734DD"/>
    <w:rsid w:val="00273518"/>
    <w:rsid w:val="00273840"/>
    <w:rsid w:val="00273C50"/>
    <w:rsid w:val="00273EB8"/>
    <w:rsid w:val="00274269"/>
    <w:rsid w:val="00274864"/>
    <w:rsid w:val="00274CB4"/>
    <w:rsid w:val="00274DA8"/>
    <w:rsid w:val="00275304"/>
    <w:rsid w:val="00275310"/>
    <w:rsid w:val="002757B1"/>
    <w:rsid w:val="0027587B"/>
    <w:rsid w:val="00276EFC"/>
    <w:rsid w:val="0027721A"/>
    <w:rsid w:val="00277274"/>
    <w:rsid w:val="00277933"/>
    <w:rsid w:val="0028049B"/>
    <w:rsid w:val="00280CDB"/>
    <w:rsid w:val="00280F65"/>
    <w:rsid w:val="00281149"/>
    <w:rsid w:val="0028125F"/>
    <w:rsid w:val="002812EB"/>
    <w:rsid w:val="00281565"/>
    <w:rsid w:val="00281B5C"/>
    <w:rsid w:val="00281EF4"/>
    <w:rsid w:val="00281FD9"/>
    <w:rsid w:val="00282513"/>
    <w:rsid w:val="00282783"/>
    <w:rsid w:val="00282859"/>
    <w:rsid w:val="00282F69"/>
    <w:rsid w:val="002830DE"/>
    <w:rsid w:val="002835AD"/>
    <w:rsid w:val="00283775"/>
    <w:rsid w:val="0028380E"/>
    <w:rsid w:val="00283E13"/>
    <w:rsid w:val="002840F8"/>
    <w:rsid w:val="00284370"/>
    <w:rsid w:val="00284E25"/>
    <w:rsid w:val="00284EC2"/>
    <w:rsid w:val="00285018"/>
    <w:rsid w:val="002853D9"/>
    <w:rsid w:val="00285665"/>
    <w:rsid w:val="0028587D"/>
    <w:rsid w:val="002859AA"/>
    <w:rsid w:val="00286245"/>
    <w:rsid w:val="00286265"/>
    <w:rsid w:val="00286312"/>
    <w:rsid w:val="00286607"/>
    <w:rsid w:val="00286723"/>
    <w:rsid w:val="00286D4E"/>
    <w:rsid w:val="00286D9C"/>
    <w:rsid w:val="002872F8"/>
    <w:rsid w:val="00287403"/>
    <w:rsid w:val="0028750B"/>
    <w:rsid w:val="00287536"/>
    <w:rsid w:val="00287B97"/>
    <w:rsid w:val="00287CD0"/>
    <w:rsid w:val="00287ED7"/>
    <w:rsid w:val="00287FB1"/>
    <w:rsid w:val="002909A4"/>
    <w:rsid w:val="00290BB4"/>
    <w:rsid w:val="00290C25"/>
    <w:rsid w:val="00290E9E"/>
    <w:rsid w:val="00291273"/>
    <w:rsid w:val="002914C1"/>
    <w:rsid w:val="00291705"/>
    <w:rsid w:val="00291CC6"/>
    <w:rsid w:val="002921BB"/>
    <w:rsid w:val="00292BB9"/>
    <w:rsid w:val="002937EA"/>
    <w:rsid w:val="0029393E"/>
    <w:rsid w:val="00293977"/>
    <w:rsid w:val="00293AC8"/>
    <w:rsid w:val="00293D73"/>
    <w:rsid w:val="00293E61"/>
    <w:rsid w:val="00293EAC"/>
    <w:rsid w:val="0029412C"/>
    <w:rsid w:val="00294439"/>
    <w:rsid w:val="00294715"/>
    <w:rsid w:val="0029489B"/>
    <w:rsid w:val="0029495B"/>
    <w:rsid w:val="00294BA9"/>
    <w:rsid w:val="002950DC"/>
    <w:rsid w:val="0029561B"/>
    <w:rsid w:val="00295F6D"/>
    <w:rsid w:val="0029604C"/>
    <w:rsid w:val="00296062"/>
    <w:rsid w:val="00296468"/>
    <w:rsid w:val="0029661E"/>
    <w:rsid w:val="002966A5"/>
    <w:rsid w:val="00296C6B"/>
    <w:rsid w:val="00296E72"/>
    <w:rsid w:val="00296FFB"/>
    <w:rsid w:val="0029720D"/>
    <w:rsid w:val="002973A9"/>
    <w:rsid w:val="002973B5"/>
    <w:rsid w:val="00297DBD"/>
    <w:rsid w:val="002A00BA"/>
    <w:rsid w:val="002A028E"/>
    <w:rsid w:val="002A0B17"/>
    <w:rsid w:val="002A1073"/>
    <w:rsid w:val="002A1390"/>
    <w:rsid w:val="002A13F1"/>
    <w:rsid w:val="002A1652"/>
    <w:rsid w:val="002A2061"/>
    <w:rsid w:val="002A2756"/>
    <w:rsid w:val="002A2A87"/>
    <w:rsid w:val="002A2D25"/>
    <w:rsid w:val="002A2DAA"/>
    <w:rsid w:val="002A2FF8"/>
    <w:rsid w:val="002A3159"/>
    <w:rsid w:val="002A343E"/>
    <w:rsid w:val="002A35E0"/>
    <w:rsid w:val="002A3731"/>
    <w:rsid w:val="002A3A72"/>
    <w:rsid w:val="002A3AF2"/>
    <w:rsid w:val="002A3B2C"/>
    <w:rsid w:val="002A3BB4"/>
    <w:rsid w:val="002A4474"/>
    <w:rsid w:val="002A4A4F"/>
    <w:rsid w:val="002A4B3F"/>
    <w:rsid w:val="002A4D5E"/>
    <w:rsid w:val="002A4EF7"/>
    <w:rsid w:val="002A4F29"/>
    <w:rsid w:val="002A5006"/>
    <w:rsid w:val="002A5372"/>
    <w:rsid w:val="002A53D8"/>
    <w:rsid w:val="002A5697"/>
    <w:rsid w:val="002A56D4"/>
    <w:rsid w:val="002A5757"/>
    <w:rsid w:val="002A57AF"/>
    <w:rsid w:val="002A5C75"/>
    <w:rsid w:val="002A5D92"/>
    <w:rsid w:val="002A5F0A"/>
    <w:rsid w:val="002A5FC8"/>
    <w:rsid w:val="002A6B01"/>
    <w:rsid w:val="002A6B75"/>
    <w:rsid w:val="002A6C46"/>
    <w:rsid w:val="002A7217"/>
    <w:rsid w:val="002A724F"/>
    <w:rsid w:val="002A7922"/>
    <w:rsid w:val="002A79D8"/>
    <w:rsid w:val="002A79F7"/>
    <w:rsid w:val="002A7ACF"/>
    <w:rsid w:val="002A7D46"/>
    <w:rsid w:val="002A7ED2"/>
    <w:rsid w:val="002B0030"/>
    <w:rsid w:val="002B0650"/>
    <w:rsid w:val="002B06DD"/>
    <w:rsid w:val="002B084F"/>
    <w:rsid w:val="002B08B1"/>
    <w:rsid w:val="002B0B9C"/>
    <w:rsid w:val="002B0E4F"/>
    <w:rsid w:val="002B0E6E"/>
    <w:rsid w:val="002B148A"/>
    <w:rsid w:val="002B17FE"/>
    <w:rsid w:val="002B1A58"/>
    <w:rsid w:val="002B1EA3"/>
    <w:rsid w:val="002B24DA"/>
    <w:rsid w:val="002B289C"/>
    <w:rsid w:val="002B29A5"/>
    <w:rsid w:val="002B30BD"/>
    <w:rsid w:val="002B342E"/>
    <w:rsid w:val="002B3476"/>
    <w:rsid w:val="002B35A3"/>
    <w:rsid w:val="002B3607"/>
    <w:rsid w:val="002B3AA0"/>
    <w:rsid w:val="002B3D01"/>
    <w:rsid w:val="002B3DB7"/>
    <w:rsid w:val="002B4169"/>
    <w:rsid w:val="002B4B6B"/>
    <w:rsid w:val="002B4B9D"/>
    <w:rsid w:val="002B5162"/>
    <w:rsid w:val="002B52B8"/>
    <w:rsid w:val="002B56C2"/>
    <w:rsid w:val="002B632C"/>
    <w:rsid w:val="002B6924"/>
    <w:rsid w:val="002B6C9D"/>
    <w:rsid w:val="002B7379"/>
    <w:rsid w:val="002B77AE"/>
    <w:rsid w:val="002B798E"/>
    <w:rsid w:val="002C0089"/>
    <w:rsid w:val="002C0248"/>
    <w:rsid w:val="002C0668"/>
    <w:rsid w:val="002C069F"/>
    <w:rsid w:val="002C0815"/>
    <w:rsid w:val="002C09FA"/>
    <w:rsid w:val="002C1483"/>
    <w:rsid w:val="002C15C4"/>
    <w:rsid w:val="002C1BA5"/>
    <w:rsid w:val="002C2069"/>
    <w:rsid w:val="002C31DF"/>
    <w:rsid w:val="002C33F5"/>
    <w:rsid w:val="002C357E"/>
    <w:rsid w:val="002C35FC"/>
    <w:rsid w:val="002C381F"/>
    <w:rsid w:val="002C42D4"/>
    <w:rsid w:val="002C4332"/>
    <w:rsid w:val="002C5011"/>
    <w:rsid w:val="002C5278"/>
    <w:rsid w:val="002C588B"/>
    <w:rsid w:val="002C61BA"/>
    <w:rsid w:val="002C61F0"/>
    <w:rsid w:val="002C63AE"/>
    <w:rsid w:val="002C65F4"/>
    <w:rsid w:val="002C681F"/>
    <w:rsid w:val="002C68CF"/>
    <w:rsid w:val="002C6AF8"/>
    <w:rsid w:val="002C7073"/>
    <w:rsid w:val="002C7C36"/>
    <w:rsid w:val="002C7D2F"/>
    <w:rsid w:val="002D07CE"/>
    <w:rsid w:val="002D0807"/>
    <w:rsid w:val="002D09C7"/>
    <w:rsid w:val="002D0C9F"/>
    <w:rsid w:val="002D0D25"/>
    <w:rsid w:val="002D0D43"/>
    <w:rsid w:val="002D0F7F"/>
    <w:rsid w:val="002D1055"/>
    <w:rsid w:val="002D1133"/>
    <w:rsid w:val="002D1561"/>
    <w:rsid w:val="002D156F"/>
    <w:rsid w:val="002D165B"/>
    <w:rsid w:val="002D1744"/>
    <w:rsid w:val="002D1965"/>
    <w:rsid w:val="002D19C6"/>
    <w:rsid w:val="002D1C53"/>
    <w:rsid w:val="002D1C6B"/>
    <w:rsid w:val="002D1D5C"/>
    <w:rsid w:val="002D22FB"/>
    <w:rsid w:val="002D2985"/>
    <w:rsid w:val="002D2987"/>
    <w:rsid w:val="002D2DD4"/>
    <w:rsid w:val="002D2E1C"/>
    <w:rsid w:val="002D3572"/>
    <w:rsid w:val="002D36C4"/>
    <w:rsid w:val="002D37F5"/>
    <w:rsid w:val="002D3846"/>
    <w:rsid w:val="002D3887"/>
    <w:rsid w:val="002D392B"/>
    <w:rsid w:val="002D3D3C"/>
    <w:rsid w:val="002D3D5E"/>
    <w:rsid w:val="002D4224"/>
    <w:rsid w:val="002D4290"/>
    <w:rsid w:val="002D4298"/>
    <w:rsid w:val="002D4376"/>
    <w:rsid w:val="002D43EB"/>
    <w:rsid w:val="002D4406"/>
    <w:rsid w:val="002D4511"/>
    <w:rsid w:val="002D48FB"/>
    <w:rsid w:val="002D4CA0"/>
    <w:rsid w:val="002D4EE1"/>
    <w:rsid w:val="002D512F"/>
    <w:rsid w:val="002D5225"/>
    <w:rsid w:val="002D547F"/>
    <w:rsid w:val="002D5577"/>
    <w:rsid w:val="002D583B"/>
    <w:rsid w:val="002D5B1D"/>
    <w:rsid w:val="002D5C6E"/>
    <w:rsid w:val="002D603C"/>
    <w:rsid w:val="002D65BB"/>
    <w:rsid w:val="002D6AD6"/>
    <w:rsid w:val="002D6BE6"/>
    <w:rsid w:val="002D6C16"/>
    <w:rsid w:val="002D6C7C"/>
    <w:rsid w:val="002D6E53"/>
    <w:rsid w:val="002D7384"/>
    <w:rsid w:val="002D76A5"/>
    <w:rsid w:val="002D79F1"/>
    <w:rsid w:val="002D7A70"/>
    <w:rsid w:val="002D7BB2"/>
    <w:rsid w:val="002D7BC5"/>
    <w:rsid w:val="002D7D0A"/>
    <w:rsid w:val="002D7EAA"/>
    <w:rsid w:val="002E004D"/>
    <w:rsid w:val="002E0139"/>
    <w:rsid w:val="002E02C2"/>
    <w:rsid w:val="002E0B19"/>
    <w:rsid w:val="002E0CD1"/>
    <w:rsid w:val="002E0F29"/>
    <w:rsid w:val="002E0FE8"/>
    <w:rsid w:val="002E10BC"/>
    <w:rsid w:val="002E13E9"/>
    <w:rsid w:val="002E1629"/>
    <w:rsid w:val="002E1A01"/>
    <w:rsid w:val="002E1EAE"/>
    <w:rsid w:val="002E2051"/>
    <w:rsid w:val="002E2236"/>
    <w:rsid w:val="002E25AD"/>
    <w:rsid w:val="002E265F"/>
    <w:rsid w:val="002E2901"/>
    <w:rsid w:val="002E299A"/>
    <w:rsid w:val="002E29BB"/>
    <w:rsid w:val="002E33D9"/>
    <w:rsid w:val="002E33DB"/>
    <w:rsid w:val="002E354A"/>
    <w:rsid w:val="002E3606"/>
    <w:rsid w:val="002E360F"/>
    <w:rsid w:val="002E38B0"/>
    <w:rsid w:val="002E3CEF"/>
    <w:rsid w:val="002E455E"/>
    <w:rsid w:val="002E48B4"/>
    <w:rsid w:val="002E4AFE"/>
    <w:rsid w:val="002E4C83"/>
    <w:rsid w:val="002E4E37"/>
    <w:rsid w:val="002E4E8D"/>
    <w:rsid w:val="002E4EA2"/>
    <w:rsid w:val="002E4EAA"/>
    <w:rsid w:val="002E5747"/>
    <w:rsid w:val="002E5BED"/>
    <w:rsid w:val="002E61BD"/>
    <w:rsid w:val="002E6368"/>
    <w:rsid w:val="002E65D4"/>
    <w:rsid w:val="002E66E6"/>
    <w:rsid w:val="002E6799"/>
    <w:rsid w:val="002E78F4"/>
    <w:rsid w:val="002E7A76"/>
    <w:rsid w:val="002E7ABA"/>
    <w:rsid w:val="002E7B72"/>
    <w:rsid w:val="002E7DED"/>
    <w:rsid w:val="002F03CA"/>
    <w:rsid w:val="002F0C3B"/>
    <w:rsid w:val="002F0D0B"/>
    <w:rsid w:val="002F19CA"/>
    <w:rsid w:val="002F1C08"/>
    <w:rsid w:val="002F1CF4"/>
    <w:rsid w:val="002F263D"/>
    <w:rsid w:val="002F282A"/>
    <w:rsid w:val="002F29B7"/>
    <w:rsid w:val="002F2B03"/>
    <w:rsid w:val="002F2C5D"/>
    <w:rsid w:val="002F2E0F"/>
    <w:rsid w:val="002F323D"/>
    <w:rsid w:val="002F33AE"/>
    <w:rsid w:val="002F37C3"/>
    <w:rsid w:val="002F396C"/>
    <w:rsid w:val="002F3D53"/>
    <w:rsid w:val="002F405A"/>
    <w:rsid w:val="002F40FB"/>
    <w:rsid w:val="002F414B"/>
    <w:rsid w:val="002F47A7"/>
    <w:rsid w:val="002F4B84"/>
    <w:rsid w:val="002F4C9C"/>
    <w:rsid w:val="002F5190"/>
    <w:rsid w:val="002F51EF"/>
    <w:rsid w:val="002F5554"/>
    <w:rsid w:val="002F55BD"/>
    <w:rsid w:val="002F55C2"/>
    <w:rsid w:val="002F5696"/>
    <w:rsid w:val="002F582D"/>
    <w:rsid w:val="002F5D78"/>
    <w:rsid w:val="002F5F44"/>
    <w:rsid w:val="002F660C"/>
    <w:rsid w:val="002F6713"/>
    <w:rsid w:val="002F67A9"/>
    <w:rsid w:val="002F6C76"/>
    <w:rsid w:val="002F6DEF"/>
    <w:rsid w:val="002F7039"/>
    <w:rsid w:val="002F76CC"/>
    <w:rsid w:val="002F770D"/>
    <w:rsid w:val="002F786B"/>
    <w:rsid w:val="002F7C35"/>
    <w:rsid w:val="002F7C6B"/>
    <w:rsid w:val="003001CB"/>
    <w:rsid w:val="00300435"/>
    <w:rsid w:val="0030048A"/>
    <w:rsid w:val="003005A9"/>
    <w:rsid w:val="00300681"/>
    <w:rsid w:val="00300827"/>
    <w:rsid w:val="0030131D"/>
    <w:rsid w:val="0030157E"/>
    <w:rsid w:val="00301C81"/>
    <w:rsid w:val="003023F5"/>
    <w:rsid w:val="003027F2"/>
    <w:rsid w:val="00302992"/>
    <w:rsid w:val="00303009"/>
    <w:rsid w:val="003036BC"/>
    <w:rsid w:val="0030394C"/>
    <w:rsid w:val="00303B00"/>
    <w:rsid w:val="0030410D"/>
    <w:rsid w:val="003041A8"/>
    <w:rsid w:val="00304319"/>
    <w:rsid w:val="003043C5"/>
    <w:rsid w:val="00304422"/>
    <w:rsid w:val="00304E35"/>
    <w:rsid w:val="003050F4"/>
    <w:rsid w:val="003057FE"/>
    <w:rsid w:val="003058E8"/>
    <w:rsid w:val="00305ACC"/>
    <w:rsid w:val="00305E43"/>
    <w:rsid w:val="00306BA2"/>
    <w:rsid w:val="00306BFB"/>
    <w:rsid w:val="00306C7E"/>
    <w:rsid w:val="00306EEF"/>
    <w:rsid w:val="003070E0"/>
    <w:rsid w:val="00307326"/>
    <w:rsid w:val="00307929"/>
    <w:rsid w:val="00307A17"/>
    <w:rsid w:val="00307C75"/>
    <w:rsid w:val="00307D62"/>
    <w:rsid w:val="00307F95"/>
    <w:rsid w:val="003101EF"/>
    <w:rsid w:val="0031096C"/>
    <w:rsid w:val="00310C37"/>
    <w:rsid w:val="003110C0"/>
    <w:rsid w:val="0031127E"/>
    <w:rsid w:val="003115AE"/>
    <w:rsid w:val="003115AF"/>
    <w:rsid w:val="00311A60"/>
    <w:rsid w:val="00311B4E"/>
    <w:rsid w:val="00311EDA"/>
    <w:rsid w:val="00311FEC"/>
    <w:rsid w:val="00312014"/>
    <w:rsid w:val="0031207D"/>
    <w:rsid w:val="00312141"/>
    <w:rsid w:val="00312263"/>
    <w:rsid w:val="003129B0"/>
    <w:rsid w:val="00312B58"/>
    <w:rsid w:val="003130EF"/>
    <w:rsid w:val="0031320B"/>
    <w:rsid w:val="00313489"/>
    <w:rsid w:val="00313491"/>
    <w:rsid w:val="0031362F"/>
    <w:rsid w:val="00313FA6"/>
    <w:rsid w:val="0031467B"/>
    <w:rsid w:val="00314DF8"/>
    <w:rsid w:val="00314E44"/>
    <w:rsid w:val="003157E1"/>
    <w:rsid w:val="0031589B"/>
    <w:rsid w:val="003158D9"/>
    <w:rsid w:val="003159BF"/>
    <w:rsid w:val="00315B0A"/>
    <w:rsid w:val="00315B7D"/>
    <w:rsid w:val="00316268"/>
    <w:rsid w:val="003162DE"/>
    <w:rsid w:val="00316C50"/>
    <w:rsid w:val="00316CB9"/>
    <w:rsid w:val="00316F85"/>
    <w:rsid w:val="00317228"/>
    <w:rsid w:val="003173C9"/>
    <w:rsid w:val="00317461"/>
    <w:rsid w:val="00317697"/>
    <w:rsid w:val="0031779A"/>
    <w:rsid w:val="00317BEF"/>
    <w:rsid w:val="00320142"/>
    <w:rsid w:val="003201EE"/>
    <w:rsid w:val="003204DE"/>
    <w:rsid w:val="003205E7"/>
    <w:rsid w:val="00320626"/>
    <w:rsid w:val="003207EC"/>
    <w:rsid w:val="003208D0"/>
    <w:rsid w:val="00320DB2"/>
    <w:rsid w:val="003210C4"/>
    <w:rsid w:val="003210C6"/>
    <w:rsid w:val="00321631"/>
    <w:rsid w:val="00321726"/>
    <w:rsid w:val="003219B2"/>
    <w:rsid w:val="00321FB6"/>
    <w:rsid w:val="003228FC"/>
    <w:rsid w:val="00322A29"/>
    <w:rsid w:val="00322BE5"/>
    <w:rsid w:val="00322D01"/>
    <w:rsid w:val="003230E1"/>
    <w:rsid w:val="0032370E"/>
    <w:rsid w:val="00323B9D"/>
    <w:rsid w:val="00323BFB"/>
    <w:rsid w:val="00323C4B"/>
    <w:rsid w:val="00323FE7"/>
    <w:rsid w:val="003243ED"/>
    <w:rsid w:val="00324E2E"/>
    <w:rsid w:val="00325051"/>
    <w:rsid w:val="003253F5"/>
    <w:rsid w:val="003257A4"/>
    <w:rsid w:val="00326A82"/>
    <w:rsid w:val="00326D78"/>
    <w:rsid w:val="00327764"/>
    <w:rsid w:val="003279CF"/>
    <w:rsid w:val="00327DB2"/>
    <w:rsid w:val="003302DA"/>
    <w:rsid w:val="0033100C"/>
    <w:rsid w:val="0033101E"/>
    <w:rsid w:val="00331224"/>
    <w:rsid w:val="003312EB"/>
    <w:rsid w:val="0033164E"/>
    <w:rsid w:val="0033168D"/>
    <w:rsid w:val="00331BD7"/>
    <w:rsid w:val="00331C05"/>
    <w:rsid w:val="00331F84"/>
    <w:rsid w:val="003328A2"/>
    <w:rsid w:val="0033297C"/>
    <w:rsid w:val="00332C10"/>
    <w:rsid w:val="00332D9F"/>
    <w:rsid w:val="003335E7"/>
    <w:rsid w:val="0033372A"/>
    <w:rsid w:val="00333B10"/>
    <w:rsid w:val="00333D4D"/>
    <w:rsid w:val="00333E6C"/>
    <w:rsid w:val="00334125"/>
    <w:rsid w:val="00334176"/>
    <w:rsid w:val="00334496"/>
    <w:rsid w:val="00334979"/>
    <w:rsid w:val="00334A8E"/>
    <w:rsid w:val="00334FF5"/>
    <w:rsid w:val="00335304"/>
    <w:rsid w:val="00335495"/>
    <w:rsid w:val="00335868"/>
    <w:rsid w:val="003358C4"/>
    <w:rsid w:val="00335BE0"/>
    <w:rsid w:val="00335CD4"/>
    <w:rsid w:val="00335D78"/>
    <w:rsid w:val="00335EFD"/>
    <w:rsid w:val="00335FEF"/>
    <w:rsid w:val="00336104"/>
    <w:rsid w:val="003366D5"/>
    <w:rsid w:val="003366DB"/>
    <w:rsid w:val="003366DC"/>
    <w:rsid w:val="00336786"/>
    <w:rsid w:val="00336845"/>
    <w:rsid w:val="00336BD8"/>
    <w:rsid w:val="00336C3E"/>
    <w:rsid w:val="00336C73"/>
    <w:rsid w:val="00336CE8"/>
    <w:rsid w:val="00336EB5"/>
    <w:rsid w:val="00336F4A"/>
    <w:rsid w:val="003376F4"/>
    <w:rsid w:val="003377B7"/>
    <w:rsid w:val="00337F16"/>
    <w:rsid w:val="003400C0"/>
    <w:rsid w:val="00340672"/>
    <w:rsid w:val="00340680"/>
    <w:rsid w:val="0034098D"/>
    <w:rsid w:val="00340AF0"/>
    <w:rsid w:val="00340F57"/>
    <w:rsid w:val="003412B3"/>
    <w:rsid w:val="00341D9A"/>
    <w:rsid w:val="00341F5D"/>
    <w:rsid w:val="003425AF"/>
    <w:rsid w:val="0034260F"/>
    <w:rsid w:val="003434A7"/>
    <w:rsid w:val="00343578"/>
    <w:rsid w:val="0034382A"/>
    <w:rsid w:val="0034418C"/>
    <w:rsid w:val="0034428D"/>
    <w:rsid w:val="003448C6"/>
    <w:rsid w:val="003449D8"/>
    <w:rsid w:val="00345383"/>
    <w:rsid w:val="00345653"/>
    <w:rsid w:val="0034573F"/>
    <w:rsid w:val="00345809"/>
    <w:rsid w:val="003459E4"/>
    <w:rsid w:val="00345A1D"/>
    <w:rsid w:val="00345F03"/>
    <w:rsid w:val="003460C0"/>
    <w:rsid w:val="003462EA"/>
    <w:rsid w:val="003463FD"/>
    <w:rsid w:val="00346772"/>
    <w:rsid w:val="003468B2"/>
    <w:rsid w:val="003468C8"/>
    <w:rsid w:val="00346C4F"/>
    <w:rsid w:val="00346D23"/>
    <w:rsid w:val="003471D9"/>
    <w:rsid w:val="0034739E"/>
    <w:rsid w:val="003474AB"/>
    <w:rsid w:val="00347904"/>
    <w:rsid w:val="00347C3E"/>
    <w:rsid w:val="00347ECF"/>
    <w:rsid w:val="00350A35"/>
    <w:rsid w:val="00350E56"/>
    <w:rsid w:val="00350FA4"/>
    <w:rsid w:val="00350FAA"/>
    <w:rsid w:val="003514F9"/>
    <w:rsid w:val="00351597"/>
    <w:rsid w:val="003517F7"/>
    <w:rsid w:val="0035185C"/>
    <w:rsid w:val="003518F2"/>
    <w:rsid w:val="003519C9"/>
    <w:rsid w:val="003519F8"/>
    <w:rsid w:val="00352615"/>
    <w:rsid w:val="00352C9E"/>
    <w:rsid w:val="003536AE"/>
    <w:rsid w:val="003538A4"/>
    <w:rsid w:val="00353C11"/>
    <w:rsid w:val="00353FC9"/>
    <w:rsid w:val="00354303"/>
    <w:rsid w:val="00354ED6"/>
    <w:rsid w:val="00354F64"/>
    <w:rsid w:val="00355204"/>
    <w:rsid w:val="003552D3"/>
    <w:rsid w:val="003552DA"/>
    <w:rsid w:val="0035533C"/>
    <w:rsid w:val="00355389"/>
    <w:rsid w:val="003554C9"/>
    <w:rsid w:val="003556FA"/>
    <w:rsid w:val="00355753"/>
    <w:rsid w:val="00355CA3"/>
    <w:rsid w:val="00355D63"/>
    <w:rsid w:val="0035613B"/>
    <w:rsid w:val="0035622E"/>
    <w:rsid w:val="00356C55"/>
    <w:rsid w:val="00356D3D"/>
    <w:rsid w:val="00356DD5"/>
    <w:rsid w:val="00356E98"/>
    <w:rsid w:val="003573AB"/>
    <w:rsid w:val="00357626"/>
    <w:rsid w:val="0035762F"/>
    <w:rsid w:val="00357655"/>
    <w:rsid w:val="00357B07"/>
    <w:rsid w:val="00357CCA"/>
    <w:rsid w:val="00357E37"/>
    <w:rsid w:val="00357E3C"/>
    <w:rsid w:val="00357FF6"/>
    <w:rsid w:val="003600CA"/>
    <w:rsid w:val="00360440"/>
    <w:rsid w:val="00360505"/>
    <w:rsid w:val="00360866"/>
    <w:rsid w:val="0036098F"/>
    <w:rsid w:val="00360C9D"/>
    <w:rsid w:val="0036180F"/>
    <w:rsid w:val="00361C22"/>
    <w:rsid w:val="00361DEA"/>
    <w:rsid w:val="00362AE5"/>
    <w:rsid w:val="00362BA7"/>
    <w:rsid w:val="00362CFF"/>
    <w:rsid w:val="0036360E"/>
    <w:rsid w:val="00363773"/>
    <w:rsid w:val="003637DB"/>
    <w:rsid w:val="0036438A"/>
    <w:rsid w:val="00364B5A"/>
    <w:rsid w:val="00364EB2"/>
    <w:rsid w:val="00364FEF"/>
    <w:rsid w:val="0036521E"/>
    <w:rsid w:val="0036528E"/>
    <w:rsid w:val="00365A1C"/>
    <w:rsid w:val="00365CDD"/>
    <w:rsid w:val="00365E31"/>
    <w:rsid w:val="00365EF1"/>
    <w:rsid w:val="0036617D"/>
    <w:rsid w:val="003663CB"/>
    <w:rsid w:val="00366A7B"/>
    <w:rsid w:val="00366BC3"/>
    <w:rsid w:val="00366CB7"/>
    <w:rsid w:val="00366DC3"/>
    <w:rsid w:val="003678C2"/>
    <w:rsid w:val="0036795B"/>
    <w:rsid w:val="0037055C"/>
    <w:rsid w:val="0037080B"/>
    <w:rsid w:val="003708F8"/>
    <w:rsid w:val="00370BC2"/>
    <w:rsid w:val="003710A8"/>
    <w:rsid w:val="0037132E"/>
    <w:rsid w:val="0037147E"/>
    <w:rsid w:val="00371728"/>
    <w:rsid w:val="00372036"/>
    <w:rsid w:val="003725C3"/>
    <w:rsid w:val="0037386C"/>
    <w:rsid w:val="00373E7F"/>
    <w:rsid w:val="0037423A"/>
    <w:rsid w:val="00374543"/>
    <w:rsid w:val="00374561"/>
    <w:rsid w:val="00375044"/>
    <w:rsid w:val="00375C24"/>
    <w:rsid w:val="00375C31"/>
    <w:rsid w:val="00375C35"/>
    <w:rsid w:val="00375C62"/>
    <w:rsid w:val="00376132"/>
    <w:rsid w:val="003763A9"/>
    <w:rsid w:val="003765D2"/>
    <w:rsid w:val="003767E0"/>
    <w:rsid w:val="003767F1"/>
    <w:rsid w:val="003768FB"/>
    <w:rsid w:val="00376BFD"/>
    <w:rsid w:val="00376C71"/>
    <w:rsid w:val="003773A8"/>
    <w:rsid w:val="0037742D"/>
    <w:rsid w:val="00377543"/>
    <w:rsid w:val="0037793B"/>
    <w:rsid w:val="00377EC0"/>
    <w:rsid w:val="0038053E"/>
    <w:rsid w:val="0038083D"/>
    <w:rsid w:val="00380874"/>
    <w:rsid w:val="00380F94"/>
    <w:rsid w:val="0038194F"/>
    <w:rsid w:val="00381DF6"/>
    <w:rsid w:val="00382600"/>
    <w:rsid w:val="00382769"/>
    <w:rsid w:val="00382E56"/>
    <w:rsid w:val="00382EA8"/>
    <w:rsid w:val="00382F4F"/>
    <w:rsid w:val="00383074"/>
    <w:rsid w:val="003832EE"/>
    <w:rsid w:val="00383726"/>
    <w:rsid w:val="00383A80"/>
    <w:rsid w:val="00383AED"/>
    <w:rsid w:val="003842DB"/>
    <w:rsid w:val="0038453E"/>
    <w:rsid w:val="0038471B"/>
    <w:rsid w:val="00384804"/>
    <w:rsid w:val="00384951"/>
    <w:rsid w:val="003850D8"/>
    <w:rsid w:val="00385124"/>
    <w:rsid w:val="003853AD"/>
    <w:rsid w:val="003858E2"/>
    <w:rsid w:val="00385F0F"/>
    <w:rsid w:val="003863D4"/>
    <w:rsid w:val="00386557"/>
    <w:rsid w:val="00386691"/>
    <w:rsid w:val="003866F7"/>
    <w:rsid w:val="00386A59"/>
    <w:rsid w:val="00386AFC"/>
    <w:rsid w:val="00386DBB"/>
    <w:rsid w:val="00387240"/>
    <w:rsid w:val="00387549"/>
    <w:rsid w:val="00387571"/>
    <w:rsid w:val="003879B7"/>
    <w:rsid w:val="00387A1D"/>
    <w:rsid w:val="00387F6E"/>
    <w:rsid w:val="00390365"/>
    <w:rsid w:val="0039054D"/>
    <w:rsid w:val="0039097A"/>
    <w:rsid w:val="00390A66"/>
    <w:rsid w:val="00390EE0"/>
    <w:rsid w:val="00391016"/>
    <w:rsid w:val="0039119B"/>
    <w:rsid w:val="003924CE"/>
    <w:rsid w:val="0039275A"/>
    <w:rsid w:val="0039323C"/>
    <w:rsid w:val="00393A00"/>
    <w:rsid w:val="00393B4F"/>
    <w:rsid w:val="00393CD7"/>
    <w:rsid w:val="0039429D"/>
    <w:rsid w:val="003945F8"/>
    <w:rsid w:val="0039494D"/>
    <w:rsid w:val="0039496C"/>
    <w:rsid w:val="00395530"/>
    <w:rsid w:val="00395674"/>
    <w:rsid w:val="0039583F"/>
    <w:rsid w:val="0039585F"/>
    <w:rsid w:val="003959E7"/>
    <w:rsid w:val="003959F7"/>
    <w:rsid w:val="00395A66"/>
    <w:rsid w:val="00395CE2"/>
    <w:rsid w:val="00395E2C"/>
    <w:rsid w:val="00395FFA"/>
    <w:rsid w:val="00396559"/>
    <w:rsid w:val="00396654"/>
    <w:rsid w:val="0039685C"/>
    <w:rsid w:val="0039753A"/>
    <w:rsid w:val="0039755A"/>
    <w:rsid w:val="00397A1A"/>
    <w:rsid w:val="00397BA5"/>
    <w:rsid w:val="00397D57"/>
    <w:rsid w:val="003A0493"/>
    <w:rsid w:val="003A0D25"/>
    <w:rsid w:val="003A0F26"/>
    <w:rsid w:val="003A12CE"/>
    <w:rsid w:val="003A18F7"/>
    <w:rsid w:val="003A1980"/>
    <w:rsid w:val="003A1AF8"/>
    <w:rsid w:val="003A1B57"/>
    <w:rsid w:val="003A1FA9"/>
    <w:rsid w:val="003A203E"/>
    <w:rsid w:val="003A2111"/>
    <w:rsid w:val="003A2234"/>
    <w:rsid w:val="003A278A"/>
    <w:rsid w:val="003A2B63"/>
    <w:rsid w:val="003A2D78"/>
    <w:rsid w:val="003A32B6"/>
    <w:rsid w:val="003A3318"/>
    <w:rsid w:val="003A36D3"/>
    <w:rsid w:val="003A3BFD"/>
    <w:rsid w:val="003A3EFE"/>
    <w:rsid w:val="003A4424"/>
    <w:rsid w:val="003A4443"/>
    <w:rsid w:val="003A4A14"/>
    <w:rsid w:val="003A5794"/>
    <w:rsid w:val="003A5977"/>
    <w:rsid w:val="003A5CCE"/>
    <w:rsid w:val="003A617C"/>
    <w:rsid w:val="003A6307"/>
    <w:rsid w:val="003A6862"/>
    <w:rsid w:val="003A69C9"/>
    <w:rsid w:val="003A6C17"/>
    <w:rsid w:val="003A6C44"/>
    <w:rsid w:val="003A716A"/>
    <w:rsid w:val="003B0209"/>
    <w:rsid w:val="003B0496"/>
    <w:rsid w:val="003B049F"/>
    <w:rsid w:val="003B04C9"/>
    <w:rsid w:val="003B0753"/>
    <w:rsid w:val="003B07AC"/>
    <w:rsid w:val="003B093D"/>
    <w:rsid w:val="003B0D7B"/>
    <w:rsid w:val="003B145D"/>
    <w:rsid w:val="003B1826"/>
    <w:rsid w:val="003B1A1A"/>
    <w:rsid w:val="003B1A8C"/>
    <w:rsid w:val="003B1B21"/>
    <w:rsid w:val="003B278E"/>
    <w:rsid w:val="003B2B1B"/>
    <w:rsid w:val="003B2BB9"/>
    <w:rsid w:val="003B3086"/>
    <w:rsid w:val="003B31D3"/>
    <w:rsid w:val="003B354D"/>
    <w:rsid w:val="003B3659"/>
    <w:rsid w:val="003B3C69"/>
    <w:rsid w:val="003B42CC"/>
    <w:rsid w:val="003B433D"/>
    <w:rsid w:val="003B47ED"/>
    <w:rsid w:val="003B48F0"/>
    <w:rsid w:val="003B4E3D"/>
    <w:rsid w:val="003B52C7"/>
    <w:rsid w:val="003B602E"/>
    <w:rsid w:val="003B604B"/>
    <w:rsid w:val="003B642F"/>
    <w:rsid w:val="003B69A4"/>
    <w:rsid w:val="003B69F4"/>
    <w:rsid w:val="003B6A8F"/>
    <w:rsid w:val="003B6C5A"/>
    <w:rsid w:val="003B7113"/>
    <w:rsid w:val="003B75D0"/>
    <w:rsid w:val="003B7D10"/>
    <w:rsid w:val="003B7E99"/>
    <w:rsid w:val="003B7F37"/>
    <w:rsid w:val="003C03D5"/>
    <w:rsid w:val="003C04FF"/>
    <w:rsid w:val="003C07B2"/>
    <w:rsid w:val="003C07E4"/>
    <w:rsid w:val="003C105D"/>
    <w:rsid w:val="003C14B7"/>
    <w:rsid w:val="003C16A1"/>
    <w:rsid w:val="003C1753"/>
    <w:rsid w:val="003C1A3D"/>
    <w:rsid w:val="003C1B5B"/>
    <w:rsid w:val="003C1BA5"/>
    <w:rsid w:val="003C1BCF"/>
    <w:rsid w:val="003C20FE"/>
    <w:rsid w:val="003C2457"/>
    <w:rsid w:val="003C2683"/>
    <w:rsid w:val="003C26A1"/>
    <w:rsid w:val="003C2EBA"/>
    <w:rsid w:val="003C2EDA"/>
    <w:rsid w:val="003C34B1"/>
    <w:rsid w:val="003C34BB"/>
    <w:rsid w:val="003C3507"/>
    <w:rsid w:val="003C3A3B"/>
    <w:rsid w:val="003C3CDD"/>
    <w:rsid w:val="003C3F75"/>
    <w:rsid w:val="003C426A"/>
    <w:rsid w:val="003C438B"/>
    <w:rsid w:val="003C4452"/>
    <w:rsid w:val="003C4D85"/>
    <w:rsid w:val="003C4DD3"/>
    <w:rsid w:val="003C4EBC"/>
    <w:rsid w:val="003C5079"/>
    <w:rsid w:val="003C5230"/>
    <w:rsid w:val="003C5602"/>
    <w:rsid w:val="003C56A5"/>
    <w:rsid w:val="003C5763"/>
    <w:rsid w:val="003C5BAB"/>
    <w:rsid w:val="003C5D81"/>
    <w:rsid w:val="003C60DE"/>
    <w:rsid w:val="003C60FE"/>
    <w:rsid w:val="003C6162"/>
    <w:rsid w:val="003C63E2"/>
    <w:rsid w:val="003C65B1"/>
    <w:rsid w:val="003C664A"/>
    <w:rsid w:val="003C7A22"/>
    <w:rsid w:val="003C7A52"/>
    <w:rsid w:val="003C7A8E"/>
    <w:rsid w:val="003D02A5"/>
    <w:rsid w:val="003D17EE"/>
    <w:rsid w:val="003D1B4C"/>
    <w:rsid w:val="003D1BD0"/>
    <w:rsid w:val="003D2407"/>
    <w:rsid w:val="003D24BD"/>
    <w:rsid w:val="003D289E"/>
    <w:rsid w:val="003D2C29"/>
    <w:rsid w:val="003D2D37"/>
    <w:rsid w:val="003D3539"/>
    <w:rsid w:val="003D360A"/>
    <w:rsid w:val="003D363F"/>
    <w:rsid w:val="003D36F0"/>
    <w:rsid w:val="003D3719"/>
    <w:rsid w:val="003D3D10"/>
    <w:rsid w:val="003D41C5"/>
    <w:rsid w:val="003D44F3"/>
    <w:rsid w:val="003D4514"/>
    <w:rsid w:val="003D467B"/>
    <w:rsid w:val="003D5B5D"/>
    <w:rsid w:val="003D5B64"/>
    <w:rsid w:val="003D5B9D"/>
    <w:rsid w:val="003D5F8B"/>
    <w:rsid w:val="003D6003"/>
    <w:rsid w:val="003D615C"/>
    <w:rsid w:val="003D61DE"/>
    <w:rsid w:val="003D66D2"/>
    <w:rsid w:val="003D6D5E"/>
    <w:rsid w:val="003D7132"/>
    <w:rsid w:val="003D73CE"/>
    <w:rsid w:val="003D74FB"/>
    <w:rsid w:val="003D7EB0"/>
    <w:rsid w:val="003E0135"/>
    <w:rsid w:val="003E0220"/>
    <w:rsid w:val="003E05F9"/>
    <w:rsid w:val="003E0C81"/>
    <w:rsid w:val="003E0D16"/>
    <w:rsid w:val="003E1016"/>
    <w:rsid w:val="003E12F5"/>
    <w:rsid w:val="003E13EB"/>
    <w:rsid w:val="003E1729"/>
    <w:rsid w:val="003E2244"/>
    <w:rsid w:val="003E2266"/>
    <w:rsid w:val="003E2305"/>
    <w:rsid w:val="003E2510"/>
    <w:rsid w:val="003E254A"/>
    <w:rsid w:val="003E2B3B"/>
    <w:rsid w:val="003E2B4D"/>
    <w:rsid w:val="003E3305"/>
    <w:rsid w:val="003E33C0"/>
    <w:rsid w:val="003E561F"/>
    <w:rsid w:val="003E5C66"/>
    <w:rsid w:val="003E5DAB"/>
    <w:rsid w:val="003E5EE4"/>
    <w:rsid w:val="003E6526"/>
    <w:rsid w:val="003E6AAE"/>
    <w:rsid w:val="003E6C89"/>
    <w:rsid w:val="003E6CAB"/>
    <w:rsid w:val="003E6CE3"/>
    <w:rsid w:val="003E6DF4"/>
    <w:rsid w:val="003E73BF"/>
    <w:rsid w:val="003E7B13"/>
    <w:rsid w:val="003E7C99"/>
    <w:rsid w:val="003F00B6"/>
    <w:rsid w:val="003F01BB"/>
    <w:rsid w:val="003F039A"/>
    <w:rsid w:val="003F04D5"/>
    <w:rsid w:val="003F09D3"/>
    <w:rsid w:val="003F0AAC"/>
    <w:rsid w:val="003F0F00"/>
    <w:rsid w:val="003F147E"/>
    <w:rsid w:val="003F1A8C"/>
    <w:rsid w:val="003F1C86"/>
    <w:rsid w:val="003F20BF"/>
    <w:rsid w:val="003F21B9"/>
    <w:rsid w:val="003F21DB"/>
    <w:rsid w:val="003F23AC"/>
    <w:rsid w:val="003F260E"/>
    <w:rsid w:val="003F2D9C"/>
    <w:rsid w:val="003F37CB"/>
    <w:rsid w:val="003F3B3C"/>
    <w:rsid w:val="003F3BED"/>
    <w:rsid w:val="003F3C48"/>
    <w:rsid w:val="003F406E"/>
    <w:rsid w:val="003F4202"/>
    <w:rsid w:val="003F42C7"/>
    <w:rsid w:val="003F45CB"/>
    <w:rsid w:val="003F4C47"/>
    <w:rsid w:val="003F4D67"/>
    <w:rsid w:val="003F4E13"/>
    <w:rsid w:val="003F4E1D"/>
    <w:rsid w:val="003F5190"/>
    <w:rsid w:val="003F5314"/>
    <w:rsid w:val="003F5419"/>
    <w:rsid w:val="003F5E7E"/>
    <w:rsid w:val="003F620A"/>
    <w:rsid w:val="003F6488"/>
    <w:rsid w:val="003F6B5A"/>
    <w:rsid w:val="003F73D4"/>
    <w:rsid w:val="003F7CDD"/>
    <w:rsid w:val="003F7F05"/>
    <w:rsid w:val="00400149"/>
    <w:rsid w:val="00400684"/>
    <w:rsid w:val="0040087D"/>
    <w:rsid w:val="004008DD"/>
    <w:rsid w:val="00400C8C"/>
    <w:rsid w:val="00400EFB"/>
    <w:rsid w:val="004013B5"/>
    <w:rsid w:val="00401BBB"/>
    <w:rsid w:val="00402141"/>
    <w:rsid w:val="0040215B"/>
    <w:rsid w:val="0040248D"/>
    <w:rsid w:val="004027D0"/>
    <w:rsid w:val="0040295F"/>
    <w:rsid w:val="00402AB5"/>
    <w:rsid w:val="00403154"/>
    <w:rsid w:val="004033C7"/>
    <w:rsid w:val="004036BB"/>
    <w:rsid w:val="0040394B"/>
    <w:rsid w:val="0040397D"/>
    <w:rsid w:val="004040EA"/>
    <w:rsid w:val="004042CC"/>
    <w:rsid w:val="00404325"/>
    <w:rsid w:val="004052F6"/>
    <w:rsid w:val="0040534C"/>
    <w:rsid w:val="00405C69"/>
    <w:rsid w:val="004062E0"/>
    <w:rsid w:val="004064A5"/>
    <w:rsid w:val="00406826"/>
    <w:rsid w:val="00406AAD"/>
    <w:rsid w:val="00406CF5"/>
    <w:rsid w:val="00406D94"/>
    <w:rsid w:val="004070BB"/>
    <w:rsid w:val="00407125"/>
    <w:rsid w:val="00407A9D"/>
    <w:rsid w:val="00407B2F"/>
    <w:rsid w:val="00407D22"/>
    <w:rsid w:val="00407D99"/>
    <w:rsid w:val="00410115"/>
    <w:rsid w:val="004101D4"/>
    <w:rsid w:val="0041099F"/>
    <w:rsid w:val="00410B26"/>
    <w:rsid w:val="00410EA8"/>
    <w:rsid w:val="00410FA6"/>
    <w:rsid w:val="004110B6"/>
    <w:rsid w:val="0041131B"/>
    <w:rsid w:val="00411437"/>
    <w:rsid w:val="00411B2F"/>
    <w:rsid w:val="004126EB"/>
    <w:rsid w:val="00412712"/>
    <w:rsid w:val="00414611"/>
    <w:rsid w:val="00414D14"/>
    <w:rsid w:val="004153DF"/>
    <w:rsid w:val="00415490"/>
    <w:rsid w:val="00415635"/>
    <w:rsid w:val="00415E04"/>
    <w:rsid w:val="00415E5C"/>
    <w:rsid w:val="00415FEF"/>
    <w:rsid w:val="0041638A"/>
    <w:rsid w:val="00416663"/>
    <w:rsid w:val="00416740"/>
    <w:rsid w:val="00417A75"/>
    <w:rsid w:val="00417B0A"/>
    <w:rsid w:val="00417C90"/>
    <w:rsid w:val="00417D04"/>
    <w:rsid w:val="0042011E"/>
    <w:rsid w:val="0042018B"/>
    <w:rsid w:val="004201B5"/>
    <w:rsid w:val="00420542"/>
    <w:rsid w:val="004209A3"/>
    <w:rsid w:val="00420C3A"/>
    <w:rsid w:val="004211AC"/>
    <w:rsid w:val="00421327"/>
    <w:rsid w:val="00421573"/>
    <w:rsid w:val="004215AB"/>
    <w:rsid w:val="0042166B"/>
    <w:rsid w:val="00421724"/>
    <w:rsid w:val="004223A5"/>
    <w:rsid w:val="004226EF"/>
    <w:rsid w:val="00422F09"/>
    <w:rsid w:val="00422F21"/>
    <w:rsid w:val="00422FD4"/>
    <w:rsid w:val="004231FC"/>
    <w:rsid w:val="00423261"/>
    <w:rsid w:val="004232DA"/>
    <w:rsid w:val="0042353D"/>
    <w:rsid w:val="004238F9"/>
    <w:rsid w:val="00423A75"/>
    <w:rsid w:val="00424412"/>
    <w:rsid w:val="00424797"/>
    <w:rsid w:val="00424F38"/>
    <w:rsid w:val="0042519F"/>
    <w:rsid w:val="00425AF1"/>
    <w:rsid w:val="00425BDA"/>
    <w:rsid w:val="00425C31"/>
    <w:rsid w:val="0042605F"/>
    <w:rsid w:val="00426A08"/>
    <w:rsid w:val="00427605"/>
    <w:rsid w:val="00427B13"/>
    <w:rsid w:val="00430271"/>
    <w:rsid w:val="0043098B"/>
    <w:rsid w:val="00430B0D"/>
    <w:rsid w:val="00430D23"/>
    <w:rsid w:val="0043108B"/>
    <w:rsid w:val="004315A2"/>
    <w:rsid w:val="00431646"/>
    <w:rsid w:val="00431670"/>
    <w:rsid w:val="004319C3"/>
    <w:rsid w:val="00431A2D"/>
    <w:rsid w:val="00431B4B"/>
    <w:rsid w:val="00431CAC"/>
    <w:rsid w:val="00431CD4"/>
    <w:rsid w:val="00431D2C"/>
    <w:rsid w:val="00431D46"/>
    <w:rsid w:val="00431FD8"/>
    <w:rsid w:val="0043216A"/>
    <w:rsid w:val="00432264"/>
    <w:rsid w:val="00432B9A"/>
    <w:rsid w:val="00432F3D"/>
    <w:rsid w:val="00432F46"/>
    <w:rsid w:val="00432FB7"/>
    <w:rsid w:val="004331CF"/>
    <w:rsid w:val="004333D4"/>
    <w:rsid w:val="00433C67"/>
    <w:rsid w:val="00433C6D"/>
    <w:rsid w:val="00433E4C"/>
    <w:rsid w:val="00434003"/>
    <w:rsid w:val="00434698"/>
    <w:rsid w:val="00434896"/>
    <w:rsid w:val="004351F1"/>
    <w:rsid w:val="00435695"/>
    <w:rsid w:val="004356E6"/>
    <w:rsid w:val="00435839"/>
    <w:rsid w:val="004358A7"/>
    <w:rsid w:val="00435AA5"/>
    <w:rsid w:val="00435BD7"/>
    <w:rsid w:val="00435D8D"/>
    <w:rsid w:val="00435DD1"/>
    <w:rsid w:val="00436327"/>
    <w:rsid w:val="00436820"/>
    <w:rsid w:val="00436F59"/>
    <w:rsid w:val="0043711B"/>
    <w:rsid w:val="004374BC"/>
    <w:rsid w:val="004374F3"/>
    <w:rsid w:val="00437559"/>
    <w:rsid w:val="004376AD"/>
    <w:rsid w:val="004377AA"/>
    <w:rsid w:val="00437A3C"/>
    <w:rsid w:val="00437D08"/>
    <w:rsid w:val="00437FCB"/>
    <w:rsid w:val="004400DD"/>
    <w:rsid w:val="00440386"/>
    <w:rsid w:val="004403C0"/>
    <w:rsid w:val="004403CB"/>
    <w:rsid w:val="00440B57"/>
    <w:rsid w:val="00440D5D"/>
    <w:rsid w:val="00440E9B"/>
    <w:rsid w:val="00440F26"/>
    <w:rsid w:val="00441358"/>
    <w:rsid w:val="00441620"/>
    <w:rsid w:val="00441639"/>
    <w:rsid w:val="004417DB"/>
    <w:rsid w:val="004418B3"/>
    <w:rsid w:val="00441A12"/>
    <w:rsid w:val="00441D21"/>
    <w:rsid w:val="00442266"/>
    <w:rsid w:val="00442303"/>
    <w:rsid w:val="0044230A"/>
    <w:rsid w:val="0044231C"/>
    <w:rsid w:val="00442582"/>
    <w:rsid w:val="00442826"/>
    <w:rsid w:val="00442A46"/>
    <w:rsid w:val="00442D52"/>
    <w:rsid w:val="00442DEB"/>
    <w:rsid w:val="00442EC3"/>
    <w:rsid w:val="00443063"/>
    <w:rsid w:val="004436B2"/>
    <w:rsid w:val="004438DC"/>
    <w:rsid w:val="00444081"/>
    <w:rsid w:val="00444235"/>
    <w:rsid w:val="00444316"/>
    <w:rsid w:val="00444878"/>
    <w:rsid w:val="00444943"/>
    <w:rsid w:val="00444D34"/>
    <w:rsid w:val="00444DF7"/>
    <w:rsid w:val="00444DF8"/>
    <w:rsid w:val="00444FAE"/>
    <w:rsid w:val="00444FB7"/>
    <w:rsid w:val="004450E7"/>
    <w:rsid w:val="0044525B"/>
    <w:rsid w:val="004453A1"/>
    <w:rsid w:val="0044569C"/>
    <w:rsid w:val="00445AAF"/>
    <w:rsid w:val="00446351"/>
    <w:rsid w:val="0044646E"/>
    <w:rsid w:val="0044716C"/>
    <w:rsid w:val="0044749A"/>
    <w:rsid w:val="004476BA"/>
    <w:rsid w:val="004477A5"/>
    <w:rsid w:val="00447A37"/>
    <w:rsid w:val="00447CAC"/>
    <w:rsid w:val="00447E33"/>
    <w:rsid w:val="00447FE5"/>
    <w:rsid w:val="0045041B"/>
    <w:rsid w:val="00450A86"/>
    <w:rsid w:val="00450B91"/>
    <w:rsid w:val="00450E15"/>
    <w:rsid w:val="00450F15"/>
    <w:rsid w:val="00450F9D"/>
    <w:rsid w:val="00450FF7"/>
    <w:rsid w:val="00451086"/>
    <w:rsid w:val="004510F9"/>
    <w:rsid w:val="00451669"/>
    <w:rsid w:val="00451D47"/>
    <w:rsid w:val="00452594"/>
    <w:rsid w:val="004529E3"/>
    <w:rsid w:val="00452BA4"/>
    <w:rsid w:val="00452BA7"/>
    <w:rsid w:val="00452BC6"/>
    <w:rsid w:val="004533FD"/>
    <w:rsid w:val="00453715"/>
    <w:rsid w:val="00453D6A"/>
    <w:rsid w:val="0045471F"/>
    <w:rsid w:val="00454920"/>
    <w:rsid w:val="00454991"/>
    <w:rsid w:val="00454AA9"/>
    <w:rsid w:val="00454F95"/>
    <w:rsid w:val="0045532A"/>
    <w:rsid w:val="004554A1"/>
    <w:rsid w:val="00455B76"/>
    <w:rsid w:val="004563D1"/>
    <w:rsid w:val="00456A28"/>
    <w:rsid w:val="00456C12"/>
    <w:rsid w:val="00456D6F"/>
    <w:rsid w:val="0045721C"/>
    <w:rsid w:val="00457A5D"/>
    <w:rsid w:val="00457A61"/>
    <w:rsid w:val="00457AE2"/>
    <w:rsid w:val="00457B47"/>
    <w:rsid w:val="00457DD5"/>
    <w:rsid w:val="00457F2F"/>
    <w:rsid w:val="00460330"/>
    <w:rsid w:val="00460543"/>
    <w:rsid w:val="00461122"/>
    <w:rsid w:val="004612D5"/>
    <w:rsid w:val="00461503"/>
    <w:rsid w:val="00461729"/>
    <w:rsid w:val="004619FA"/>
    <w:rsid w:val="00462003"/>
    <w:rsid w:val="00462218"/>
    <w:rsid w:val="00462283"/>
    <w:rsid w:val="004622FD"/>
    <w:rsid w:val="004624EA"/>
    <w:rsid w:val="004627E6"/>
    <w:rsid w:val="00463080"/>
    <w:rsid w:val="00463151"/>
    <w:rsid w:val="00463218"/>
    <w:rsid w:val="00463304"/>
    <w:rsid w:val="00463431"/>
    <w:rsid w:val="0046476D"/>
    <w:rsid w:val="00465AB0"/>
    <w:rsid w:val="00465FB2"/>
    <w:rsid w:val="0046662A"/>
    <w:rsid w:val="00466B71"/>
    <w:rsid w:val="00466D21"/>
    <w:rsid w:val="00466D6D"/>
    <w:rsid w:val="004674FB"/>
    <w:rsid w:val="00467AEC"/>
    <w:rsid w:val="00467B90"/>
    <w:rsid w:val="00467C66"/>
    <w:rsid w:val="00470347"/>
    <w:rsid w:val="0047034E"/>
    <w:rsid w:val="00470666"/>
    <w:rsid w:val="00470757"/>
    <w:rsid w:val="00470C0F"/>
    <w:rsid w:val="00470DA3"/>
    <w:rsid w:val="004712C1"/>
    <w:rsid w:val="00471952"/>
    <w:rsid w:val="00471A97"/>
    <w:rsid w:val="00471C37"/>
    <w:rsid w:val="0047213E"/>
    <w:rsid w:val="004723E9"/>
    <w:rsid w:val="00472AFC"/>
    <w:rsid w:val="00472C52"/>
    <w:rsid w:val="004732AE"/>
    <w:rsid w:val="00473341"/>
    <w:rsid w:val="004734F2"/>
    <w:rsid w:val="004735B1"/>
    <w:rsid w:val="00473932"/>
    <w:rsid w:val="00473D35"/>
    <w:rsid w:val="00473E2C"/>
    <w:rsid w:val="00473F4F"/>
    <w:rsid w:val="004740B2"/>
    <w:rsid w:val="00474373"/>
    <w:rsid w:val="00474B7F"/>
    <w:rsid w:val="00475184"/>
    <w:rsid w:val="004752F4"/>
    <w:rsid w:val="004752FE"/>
    <w:rsid w:val="0047554A"/>
    <w:rsid w:val="00475842"/>
    <w:rsid w:val="004759E6"/>
    <w:rsid w:val="00475DC2"/>
    <w:rsid w:val="00475F0D"/>
    <w:rsid w:val="004763F3"/>
    <w:rsid w:val="0047654E"/>
    <w:rsid w:val="00476825"/>
    <w:rsid w:val="00476A37"/>
    <w:rsid w:val="00476EAA"/>
    <w:rsid w:val="0047734E"/>
    <w:rsid w:val="0047756F"/>
    <w:rsid w:val="00477D8A"/>
    <w:rsid w:val="00477FCE"/>
    <w:rsid w:val="0048032B"/>
    <w:rsid w:val="00480465"/>
    <w:rsid w:val="004806A2"/>
    <w:rsid w:val="004808AB"/>
    <w:rsid w:val="00480D6B"/>
    <w:rsid w:val="0048103C"/>
    <w:rsid w:val="00481055"/>
    <w:rsid w:val="00481DD2"/>
    <w:rsid w:val="00482711"/>
    <w:rsid w:val="004827B2"/>
    <w:rsid w:val="004829E0"/>
    <w:rsid w:val="00482A96"/>
    <w:rsid w:val="004830E4"/>
    <w:rsid w:val="004831B4"/>
    <w:rsid w:val="004834FF"/>
    <w:rsid w:val="0048361C"/>
    <w:rsid w:val="004838C7"/>
    <w:rsid w:val="004839BD"/>
    <w:rsid w:val="00483AFD"/>
    <w:rsid w:val="00483EBD"/>
    <w:rsid w:val="00483FA0"/>
    <w:rsid w:val="00484122"/>
    <w:rsid w:val="0048447E"/>
    <w:rsid w:val="004848E5"/>
    <w:rsid w:val="00484A58"/>
    <w:rsid w:val="00484B23"/>
    <w:rsid w:val="00484CA0"/>
    <w:rsid w:val="00484CA4"/>
    <w:rsid w:val="0048511E"/>
    <w:rsid w:val="00485176"/>
    <w:rsid w:val="0048594D"/>
    <w:rsid w:val="0048599F"/>
    <w:rsid w:val="00486194"/>
    <w:rsid w:val="0048685D"/>
    <w:rsid w:val="00486AE9"/>
    <w:rsid w:val="00486BD2"/>
    <w:rsid w:val="00486FB1"/>
    <w:rsid w:val="0048758A"/>
    <w:rsid w:val="004876E1"/>
    <w:rsid w:val="00487B50"/>
    <w:rsid w:val="00487BCD"/>
    <w:rsid w:val="0049023C"/>
    <w:rsid w:val="00490760"/>
    <w:rsid w:val="004907CC"/>
    <w:rsid w:val="00490C69"/>
    <w:rsid w:val="004910FF"/>
    <w:rsid w:val="00491781"/>
    <w:rsid w:val="00491C81"/>
    <w:rsid w:val="00491E77"/>
    <w:rsid w:val="00492108"/>
    <w:rsid w:val="00492599"/>
    <w:rsid w:val="004926B5"/>
    <w:rsid w:val="00492CC5"/>
    <w:rsid w:val="00492DB5"/>
    <w:rsid w:val="00492EEC"/>
    <w:rsid w:val="004931F6"/>
    <w:rsid w:val="00493513"/>
    <w:rsid w:val="004936DF"/>
    <w:rsid w:val="00493FBB"/>
    <w:rsid w:val="004941CD"/>
    <w:rsid w:val="00494591"/>
    <w:rsid w:val="00494A30"/>
    <w:rsid w:val="00494A5E"/>
    <w:rsid w:val="00494B2C"/>
    <w:rsid w:val="00495021"/>
    <w:rsid w:val="00495068"/>
    <w:rsid w:val="0049538B"/>
    <w:rsid w:val="004954F6"/>
    <w:rsid w:val="00495629"/>
    <w:rsid w:val="0049582F"/>
    <w:rsid w:val="00495ECE"/>
    <w:rsid w:val="00495FC1"/>
    <w:rsid w:val="00495FFE"/>
    <w:rsid w:val="0049601D"/>
    <w:rsid w:val="00496163"/>
    <w:rsid w:val="00496295"/>
    <w:rsid w:val="0049705D"/>
    <w:rsid w:val="004A02A7"/>
    <w:rsid w:val="004A04E4"/>
    <w:rsid w:val="004A0665"/>
    <w:rsid w:val="004A0947"/>
    <w:rsid w:val="004A099D"/>
    <w:rsid w:val="004A0A48"/>
    <w:rsid w:val="004A0B35"/>
    <w:rsid w:val="004A0B47"/>
    <w:rsid w:val="004A0D62"/>
    <w:rsid w:val="004A0F8A"/>
    <w:rsid w:val="004A14A6"/>
    <w:rsid w:val="004A19E8"/>
    <w:rsid w:val="004A1C5F"/>
    <w:rsid w:val="004A2006"/>
    <w:rsid w:val="004A2D3C"/>
    <w:rsid w:val="004A2D69"/>
    <w:rsid w:val="004A2FF9"/>
    <w:rsid w:val="004A30F1"/>
    <w:rsid w:val="004A360B"/>
    <w:rsid w:val="004A372A"/>
    <w:rsid w:val="004A3A5C"/>
    <w:rsid w:val="004A3B8D"/>
    <w:rsid w:val="004A3CC4"/>
    <w:rsid w:val="004A3D47"/>
    <w:rsid w:val="004A3D4D"/>
    <w:rsid w:val="004A4315"/>
    <w:rsid w:val="004A440D"/>
    <w:rsid w:val="004A487E"/>
    <w:rsid w:val="004A4C7C"/>
    <w:rsid w:val="004A4C91"/>
    <w:rsid w:val="004A4D11"/>
    <w:rsid w:val="004A519C"/>
    <w:rsid w:val="004A5362"/>
    <w:rsid w:val="004A5606"/>
    <w:rsid w:val="004A5738"/>
    <w:rsid w:val="004A5A34"/>
    <w:rsid w:val="004A6452"/>
    <w:rsid w:val="004A673B"/>
    <w:rsid w:val="004A6E13"/>
    <w:rsid w:val="004A7139"/>
    <w:rsid w:val="004A7CDD"/>
    <w:rsid w:val="004B03B8"/>
    <w:rsid w:val="004B040D"/>
    <w:rsid w:val="004B0BEA"/>
    <w:rsid w:val="004B111B"/>
    <w:rsid w:val="004B1609"/>
    <w:rsid w:val="004B18CC"/>
    <w:rsid w:val="004B2203"/>
    <w:rsid w:val="004B283E"/>
    <w:rsid w:val="004B29AD"/>
    <w:rsid w:val="004B2D03"/>
    <w:rsid w:val="004B3282"/>
    <w:rsid w:val="004B3549"/>
    <w:rsid w:val="004B390A"/>
    <w:rsid w:val="004B3939"/>
    <w:rsid w:val="004B3954"/>
    <w:rsid w:val="004B3BE3"/>
    <w:rsid w:val="004B44F0"/>
    <w:rsid w:val="004B4531"/>
    <w:rsid w:val="004B4F09"/>
    <w:rsid w:val="004B4F19"/>
    <w:rsid w:val="004B502F"/>
    <w:rsid w:val="004B52B0"/>
    <w:rsid w:val="004B58C8"/>
    <w:rsid w:val="004B5B3F"/>
    <w:rsid w:val="004B5D36"/>
    <w:rsid w:val="004B6072"/>
    <w:rsid w:val="004B6228"/>
    <w:rsid w:val="004B670E"/>
    <w:rsid w:val="004B702C"/>
    <w:rsid w:val="004B716C"/>
    <w:rsid w:val="004B7298"/>
    <w:rsid w:val="004B7972"/>
    <w:rsid w:val="004C0306"/>
    <w:rsid w:val="004C03D6"/>
    <w:rsid w:val="004C045F"/>
    <w:rsid w:val="004C0568"/>
    <w:rsid w:val="004C0680"/>
    <w:rsid w:val="004C0F1E"/>
    <w:rsid w:val="004C109B"/>
    <w:rsid w:val="004C1289"/>
    <w:rsid w:val="004C171E"/>
    <w:rsid w:val="004C1B1F"/>
    <w:rsid w:val="004C204C"/>
    <w:rsid w:val="004C20DD"/>
    <w:rsid w:val="004C23AF"/>
    <w:rsid w:val="004C25F6"/>
    <w:rsid w:val="004C2651"/>
    <w:rsid w:val="004C29B2"/>
    <w:rsid w:val="004C2A4C"/>
    <w:rsid w:val="004C2BA5"/>
    <w:rsid w:val="004C2C75"/>
    <w:rsid w:val="004C3086"/>
    <w:rsid w:val="004C30BC"/>
    <w:rsid w:val="004C349D"/>
    <w:rsid w:val="004C370F"/>
    <w:rsid w:val="004C3917"/>
    <w:rsid w:val="004C3AD1"/>
    <w:rsid w:val="004C3C35"/>
    <w:rsid w:val="004C3D3A"/>
    <w:rsid w:val="004C4072"/>
    <w:rsid w:val="004C47EB"/>
    <w:rsid w:val="004C52DB"/>
    <w:rsid w:val="004C56CC"/>
    <w:rsid w:val="004C5768"/>
    <w:rsid w:val="004C67F7"/>
    <w:rsid w:val="004C6B1B"/>
    <w:rsid w:val="004C70C4"/>
    <w:rsid w:val="004C7311"/>
    <w:rsid w:val="004C76D0"/>
    <w:rsid w:val="004C776D"/>
    <w:rsid w:val="004C7B31"/>
    <w:rsid w:val="004C7E02"/>
    <w:rsid w:val="004D03B1"/>
    <w:rsid w:val="004D0433"/>
    <w:rsid w:val="004D058F"/>
    <w:rsid w:val="004D0E6C"/>
    <w:rsid w:val="004D1040"/>
    <w:rsid w:val="004D122B"/>
    <w:rsid w:val="004D1447"/>
    <w:rsid w:val="004D1727"/>
    <w:rsid w:val="004D1C78"/>
    <w:rsid w:val="004D2169"/>
    <w:rsid w:val="004D222E"/>
    <w:rsid w:val="004D2369"/>
    <w:rsid w:val="004D2CC7"/>
    <w:rsid w:val="004D2EA6"/>
    <w:rsid w:val="004D2FAB"/>
    <w:rsid w:val="004D2FB4"/>
    <w:rsid w:val="004D304A"/>
    <w:rsid w:val="004D357B"/>
    <w:rsid w:val="004D367F"/>
    <w:rsid w:val="004D379A"/>
    <w:rsid w:val="004D3928"/>
    <w:rsid w:val="004D3C33"/>
    <w:rsid w:val="004D41F1"/>
    <w:rsid w:val="004D429C"/>
    <w:rsid w:val="004D463A"/>
    <w:rsid w:val="004D46E0"/>
    <w:rsid w:val="004D47D8"/>
    <w:rsid w:val="004D4ADF"/>
    <w:rsid w:val="004D4B73"/>
    <w:rsid w:val="004D4B83"/>
    <w:rsid w:val="004D4CAD"/>
    <w:rsid w:val="004D4D6D"/>
    <w:rsid w:val="004D4E3A"/>
    <w:rsid w:val="004D4EC7"/>
    <w:rsid w:val="004D54CD"/>
    <w:rsid w:val="004D5631"/>
    <w:rsid w:val="004D588D"/>
    <w:rsid w:val="004D5942"/>
    <w:rsid w:val="004D6988"/>
    <w:rsid w:val="004D6B35"/>
    <w:rsid w:val="004D6EF6"/>
    <w:rsid w:val="004E0594"/>
    <w:rsid w:val="004E07A5"/>
    <w:rsid w:val="004E07C1"/>
    <w:rsid w:val="004E07D2"/>
    <w:rsid w:val="004E08A7"/>
    <w:rsid w:val="004E0FB3"/>
    <w:rsid w:val="004E1064"/>
    <w:rsid w:val="004E1068"/>
    <w:rsid w:val="004E1215"/>
    <w:rsid w:val="004E16CA"/>
    <w:rsid w:val="004E18EE"/>
    <w:rsid w:val="004E1A3B"/>
    <w:rsid w:val="004E1ECD"/>
    <w:rsid w:val="004E26DD"/>
    <w:rsid w:val="004E2857"/>
    <w:rsid w:val="004E2E94"/>
    <w:rsid w:val="004E3001"/>
    <w:rsid w:val="004E31A4"/>
    <w:rsid w:val="004E3429"/>
    <w:rsid w:val="004E3762"/>
    <w:rsid w:val="004E3D86"/>
    <w:rsid w:val="004E3FF4"/>
    <w:rsid w:val="004E40EE"/>
    <w:rsid w:val="004E4416"/>
    <w:rsid w:val="004E47AB"/>
    <w:rsid w:val="004E4A9B"/>
    <w:rsid w:val="004E4C7C"/>
    <w:rsid w:val="004E4D18"/>
    <w:rsid w:val="004E4D87"/>
    <w:rsid w:val="004E53C8"/>
    <w:rsid w:val="004E56C2"/>
    <w:rsid w:val="004E5B47"/>
    <w:rsid w:val="004E5C29"/>
    <w:rsid w:val="004E5C34"/>
    <w:rsid w:val="004E5C91"/>
    <w:rsid w:val="004E5D4C"/>
    <w:rsid w:val="004E68E7"/>
    <w:rsid w:val="004E6981"/>
    <w:rsid w:val="004E723A"/>
    <w:rsid w:val="004E76BC"/>
    <w:rsid w:val="004E7765"/>
    <w:rsid w:val="004E7948"/>
    <w:rsid w:val="004E7BAE"/>
    <w:rsid w:val="004E7FE7"/>
    <w:rsid w:val="004F00B5"/>
    <w:rsid w:val="004F09B8"/>
    <w:rsid w:val="004F0C30"/>
    <w:rsid w:val="004F1069"/>
    <w:rsid w:val="004F1240"/>
    <w:rsid w:val="004F1599"/>
    <w:rsid w:val="004F168D"/>
    <w:rsid w:val="004F16F0"/>
    <w:rsid w:val="004F1B04"/>
    <w:rsid w:val="004F1EB5"/>
    <w:rsid w:val="004F1F3F"/>
    <w:rsid w:val="004F2305"/>
    <w:rsid w:val="004F28F0"/>
    <w:rsid w:val="004F2A3A"/>
    <w:rsid w:val="004F2A4E"/>
    <w:rsid w:val="004F2AF6"/>
    <w:rsid w:val="004F2C96"/>
    <w:rsid w:val="004F34DC"/>
    <w:rsid w:val="004F3A0E"/>
    <w:rsid w:val="004F3A6C"/>
    <w:rsid w:val="004F3AA1"/>
    <w:rsid w:val="004F3B8D"/>
    <w:rsid w:val="004F42B8"/>
    <w:rsid w:val="004F4632"/>
    <w:rsid w:val="004F46ED"/>
    <w:rsid w:val="004F48E5"/>
    <w:rsid w:val="004F4999"/>
    <w:rsid w:val="004F4D86"/>
    <w:rsid w:val="004F52D8"/>
    <w:rsid w:val="004F60E7"/>
    <w:rsid w:val="004F62DA"/>
    <w:rsid w:val="004F6662"/>
    <w:rsid w:val="004F6C5A"/>
    <w:rsid w:val="004F6EEE"/>
    <w:rsid w:val="004F707E"/>
    <w:rsid w:val="004F71B4"/>
    <w:rsid w:val="004F722A"/>
    <w:rsid w:val="004F75F1"/>
    <w:rsid w:val="004F779C"/>
    <w:rsid w:val="004F78E4"/>
    <w:rsid w:val="004F79C9"/>
    <w:rsid w:val="004F7B53"/>
    <w:rsid w:val="004F7EAD"/>
    <w:rsid w:val="004F7EC9"/>
    <w:rsid w:val="0050022D"/>
    <w:rsid w:val="005003E5"/>
    <w:rsid w:val="0050046B"/>
    <w:rsid w:val="00500689"/>
    <w:rsid w:val="0050085B"/>
    <w:rsid w:val="0050086B"/>
    <w:rsid w:val="00500BF7"/>
    <w:rsid w:val="00500D13"/>
    <w:rsid w:val="00500D3E"/>
    <w:rsid w:val="00500DF1"/>
    <w:rsid w:val="00501013"/>
    <w:rsid w:val="005019BE"/>
    <w:rsid w:val="00501C1F"/>
    <w:rsid w:val="00501C9D"/>
    <w:rsid w:val="00501D8C"/>
    <w:rsid w:val="005021C5"/>
    <w:rsid w:val="00502688"/>
    <w:rsid w:val="005027AA"/>
    <w:rsid w:val="00502B4F"/>
    <w:rsid w:val="00502FC3"/>
    <w:rsid w:val="005030A7"/>
    <w:rsid w:val="00503286"/>
    <w:rsid w:val="005035C7"/>
    <w:rsid w:val="005037D5"/>
    <w:rsid w:val="00503C35"/>
    <w:rsid w:val="005047D3"/>
    <w:rsid w:val="00504898"/>
    <w:rsid w:val="00504E4F"/>
    <w:rsid w:val="0050500B"/>
    <w:rsid w:val="0050500E"/>
    <w:rsid w:val="0050532A"/>
    <w:rsid w:val="00506128"/>
    <w:rsid w:val="005067D7"/>
    <w:rsid w:val="00506C18"/>
    <w:rsid w:val="00506E7D"/>
    <w:rsid w:val="005070C3"/>
    <w:rsid w:val="00507680"/>
    <w:rsid w:val="00507769"/>
    <w:rsid w:val="00510124"/>
    <w:rsid w:val="00510192"/>
    <w:rsid w:val="005102BB"/>
    <w:rsid w:val="0051071A"/>
    <w:rsid w:val="005107D0"/>
    <w:rsid w:val="00510920"/>
    <w:rsid w:val="00510A86"/>
    <w:rsid w:val="00510B43"/>
    <w:rsid w:val="00510BC4"/>
    <w:rsid w:val="00510C48"/>
    <w:rsid w:val="00511030"/>
    <w:rsid w:val="00511375"/>
    <w:rsid w:val="00511560"/>
    <w:rsid w:val="005115E2"/>
    <w:rsid w:val="005119A0"/>
    <w:rsid w:val="00511A57"/>
    <w:rsid w:val="00511E10"/>
    <w:rsid w:val="005120A3"/>
    <w:rsid w:val="0051267B"/>
    <w:rsid w:val="005128A5"/>
    <w:rsid w:val="005129A7"/>
    <w:rsid w:val="00512C7A"/>
    <w:rsid w:val="00512EEF"/>
    <w:rsid w:val="00513086"/>
    <w:rsid w:val="00513106"/>
    <w:rsid w:val="00513184"/>
    <w:rsid w:val="00513396"/>
    <w:rsid w:val="0051344B"/>
    <w:rsid w:val="00513D75"/>
    <w:rsid w:val="00514327"/>
    <w:rsid w:val="00514722"/>
    <w:rsid w:val="00514726"/>
    <w:rsid w:val="00514E1E"/>
    <w:rsid w:val="005151EF"/>
    <w:rsid w:val="005159E8"/>
    <w:rsid w:val="00515B30"/>
    <w:rsid w:val="00515BBA"/>
    <w:rsid w:val="00515F38"/>
    <w:rsid w:val="00516397"/>
    <w:rsid w:val="005168B0"/>
    <w:rsid w:val="00516906"/>
    <w:rsid w:val="005171AB"/>
    <w:rsid w:val="005171EC"/>
    <w:rsid w:val="005176C0"/>
    <w:rsid w:val="00517B50"/>
    <w:rsid w:val="00517B8D"/>
    <w:rsid w:val="00517D02"/>
    <w:rsid w:val="00517E19"/>
    <w:rsid w:val="00520345"/>
    <w:rsid w:val="00520699"/>
    <w:rsid w:val="00520802"/>
    <w:rsid w:val="00520AAF"/>
    <w:rsid w:val="0052134A"/>
    <w:rsid w:val="005214A4"/>
    <w:rsid w:val="00521A84"/>
    <w:rsid w:val="0052232E"/>
    <w:rsid w:val="005224E1"/>
    <w:rsid w:val="00522774"/>
    <w:rsid w:val="00522C2E"/>
    <w:rsid w:val="00522C8D"/>
    <w:rsid w:val="00522FB2"/>
    <w:rsid w:val="00523133"/>
    <w:rsid w:val="00523524"/>
    <w:rsid w:val="005235ED"/>
    <w:rsid w:val="00523AA5"/>
    <w:rsid w:val="00523BBB"/>
    <w:rsid w:val="00523F25"/>
    <w:rsid w:val="00523F5E"/>
    <w:rsid w:val="0052426A"/>
    <w:rsid w:val="005242A2"/>
    <w:rsid w:val="0052435F"/>
    <w:rsid w:val="00524461"/>
    <w:rsid w:val="00524B66"/>
    <w:rsid w:val="00524BAB"/>
    <w:rsid w:val="00524CD9"/>
    <w:rsid w:val="0052540E"/>
    <w:rsid w:val="005257F7"/>
    <w:rsid w:val="00525E15"/>
    <w:rsid w:val="00525E4C"/>
    <w:rsid w:val="00525F39"/>
    <w:rsid w:val="00526088"/>
    <w:rsid w:val="0052619E"/>
    <w:rsid w:val="00526365"/>
    <w:rsid w:val="0052647A"/>
    <w:rsid w:val="005271C2"/>
    <w:rsid w:val="005276E0"/>
    <w:rsid w:val="005277BA"/>
    <w:rsid w:val="005278D4"/>
    <w:rsid w:val="00527BF0"/>
    <w:rsid w:val="00527D22"/>
    <w:rsid w:val="00527F4F"/>
    <w:rsid w:val="005301E4"/>
    <w:rsid w:val="00530441"/>
    <w:rsid w:val="0053118B"/>
    <w:rsid w:val="005312E9"/>
    <w:rsid w:val="0053172B"/>
    <w:rsid w:val="005318E7"/>
    <w:rsid w:val="00532064"/>
    <w:rsid w:val="00532442"/>
    <w:rsid w:val="00532506"/>
    <w:rsid w:val="005327E4"/>
    <w:rsid w:val="005329E6"/>
    <w:rsid w:val="00532ADE"/>
    <w:rsid w:val="00532B5A"/>
    <w:rsid w:val="00532C69"/>
    <w:rsid w:val="00532D63"/>
    <w:rsid w:val="00532E57"/>
    <w:rsid w:val="00532F8C"/>
    <w:rsid w:val="00533473"/>
    <w:rsid w:val="00533B05"/>
    <w:rsid w:val="00533D26"/>
    <w:rsid w:val="005343F6"/>
    <w:rsid w:val="005344AA"/>
    <w:rsid w:val="0053455F"/>
    <w:rsid w:val="00534560"/>
    <w:rsid w:val="005346A9"/>
    <w:rsid w:val="00534AC6"/>
    <w:rsid w:val="0053550B"/>
    <w:rsid w:val="0053564B"/>
    <w:rsid w:val="005357BD"/>
    <w:rsid w:val="00535942"/>
    <w:rsid w:val="00535C9F"/>
    <w:rsid w:val="00536016"/>
    <w:rsid w:val="0053605D"/>
    <w:rsid w:val="005361BB"/>
    <w:rsid w:val="00536414"/>
    <w:rsid w:val="00536569"/>
    <w:rsid w:val="00536883"/>
    <w:rsid w:val="00537AD2"/>
    <w:rsid w:val="0054031B"/>
    <w:rsid w:val="0054044A"/>
    <w:rsid w:val="00540592"/>
    <w:rsid w:val="00540C89"/>
    <w:rsid w:val="00540D20"/>
    <w:rsid w:val="00540E46"/>
    <w:rsid w:val="00541033"/>
    <w:rsid w:val="00541247"/>
    <w:rsid w:val="005413E4"/>
    <w:rsid w:val="0054183A"/>
    <w:rsid w:val="00541C9B"/>
    <w:rsid w:val="00542122"/>
    <w:rsid w:val="00542998"/>
    <w:rsid w:val="005429C8"/>
    <w:rsid w:val="00542B3F"/>
    <w:rsid w:val="00543221"/>
    <w:rsid w:val="005432AA"/>
    <w:rsid w:val="00543300"/>
    <w:rsid w:val="005436D1"/>
    <w:rsid w:val="00543D19"/>
    <w:rsid w:val="00543DAB"/>
    <w:rsid w:val="00543DD4"/>
    <w:rsid w:val="00543EB0"/>
    <w:rsid w:val="00543F45"/>
    <w:rsid w:val="005441C0"/>
    <w:rsid w:val="0054428E"/>
    <w:rsid w:val="00544454"/>
    <w:rsid w:val="00544519"/>
    <w:rsid w:val="00544933"/>
    <w:rsid w:val="00544950"/>
    <w:rsid w:val="00544A0B"/>
    <w:rsid w:val="00545570"/>
    <w:rsid w:val="005456A3"/>
    <w:rsid w:val="00545B01"/>
    <w:rsid w:val="00546115"/>
    <w:rsid w:val="0054624A"/>
    <w:rsid w:val="00546558"/>
    <w:rsid w:val="00546EB9"/>
    <w:rsid w:val="00546EE1"/>
    <w:rsid w:val="00547173"/>
    <w:rsid w:val="00547662"/>
    <w:rsid w:val="00547992"/>
    <w:rsid w:val="00547C44"/>
    <w:rsid w:val="00550236"/>
    <w:rsid w:val="00550692"/>
    <w:rsid w:val="005506F3"/>
    <w:rsid w:val="00551273"/>
    <w:rsid w:val="005515BF"/>
    <w:rsid w:val="005515EA"/>
    <w:rsid w:val="005518A5"/>
    <w:rsid w:val="005520B0"/>
    <w:rsid w:val="00552360"/>
    <w:rsid w:val="00552387"/>
    <w:rsid w:val="005525C1"/>
    <w:rsid w:val="0055274E"/>
    <w:rsid w:val="00552D5E"/>
    <w:rsid w:val="00552D76"/>
    <w:rsid w:val="00553190"/>
    <w:rsid w:val="0055384B"/>
    <w:rsid w:val="005539E3"/>
    <w:rsid w:val="00554599"/>
    <w:rsid w:val="00554632"/>
    <w:rsid w:val="005546FE"/>
    <w:rsid w:val="005549CE"/>
    <w:rsid w:val="00554A82"/>
    <w:rsid w:val="00554B31"/>
    <w:rsid w:val="00554B85"/>
    <w:rsid w:val="00554B86"/>
    <w:rsid w:val="00554BA0"/>
    <w:rsid w:val="00554BBC"/>
    <w:rsid w:val="005550DC"/>
    <w:rsid w:val="0055514C"/>
    <w:rsid w:val="005553DD"/>
    <w:rsid w:val="005556FE"/>
    <w:rsid w:val="00555CE7"/>
    <w:rsid w:val="00555CF9"/>
    <w:rsid w:val="005560DE"/>
    <w:rsid w:val="005563C9"/>
    <w:rsid w:val="00556774"/>
    <w:rsid w:val="00556AF2"/>
    <w:rsid w:val="00556D9C"/>
    <w:rsid w:val="00557846"/>
    <w:rsid w:val="005579DB"/>
    <w:rsid w:val="00560388"/>
    <w:rsid w:val="00560CFF"/>
    <w:rsid w:val="00560EBC"/>
    <w:rsid w:val="005612B8"/>
    <w:rsid w:val="005615B0"/>
    <w:rsid w:val="00561648"/>
    <w:rsid w:val="00561686"/>
    <w:rsid w:val="00561C00"/>
    <w:rsid w:val="00561CBC"/>
    <w:rsid w:val="00561FBE"/>
    <w:rsid w:val="00561FD3"/>
    <w:rsid w:val="00562282"/>
    <w:rsid w:val="00562778"/>
    <w:rsid w:val="00562D3B"/>
    <w:rsid w:val="00562E8D"/>
    <w:rsid w:val="00563127"/>
    <w:rsid w:val="005631FF"/>
    <w:rsid w:val="0056338C"/>
    <w:rsid w:val="00563533"/>
    <w:rsid w:val="00563CBE"/>
    <w:rsid w:val="00563E79"/>
    <w:rsid w:val="00563F79"/>
    <w:rsid w:val="0056410F"/>
    <w:rsid w:val="0056421C"/>
    <w:rsid w:val="005648D5"/>
    <w:rsid w:val="00564965"/>
    <w:rsid w:val="00564E16"/>
    <w:rsid w:val="0056537C"/>
    <w:rsid w:val="00565430"/>
    <w:rsid w:val="00565783"/>
    <w:rsid w:val="00565A93"/>
    <w:rsid w:val="00565B53"/>
    <w:rsid w:val="00565C8D"/>
    <w:rsid w:val="00565E2C"/>
    <w:rsid w:val="0056607F"/>
    <w:rsid w:val="005664D8"/>
    <w:rsid w:val="00566A76"/>
    <w:rsid w:val="00566CA6"/>
    <w:rsid w:val="00566DCE"/>
    <w:rsid w:val="00566E17"/>
    <w:rsid w:val="005670B6"/>
    <w:rsid w:val="0056769C"/>
    <w:rsid w:val="005676AF"/>
    <w:rsid w:val="005677C0"/>
    <w:rsid w:val="005678D7"/>
    <w:rsid w:val="00567A0E"/>
    <w:rsid w:val="00567B72"/>
    <w:rsid w:val="00567DE3"/>
    <w:rsid w:val="00567F65"/>
    <w:rsid w:val="00567FB8"/>
    <w:rsid w:val="005700F1"/>
    <w:rsid w:val="00570177"/>
    <w:rsid w:val="005705A0"/>
    <w:rsid w:val="005706E3"/>
    <w:rsid w:val="00570750"/>
    <w:rsid w:val="00570A34"/>
    <w:rsid w:val="00570AE8"/>
    <w:rsid w:val="00570BDF"/>
    <w:rsid w:val="00570C85"/>
    <w:rsid w:val="00570EF4"/>
    <w:rsid w:val="00570FE3"/>
    <w:rsid w:val="005713A7"/>
    <w:rsid w:val="00571BED"/>
    <w:rsid w:val="00571C06"/>
    <w:rsid w:val="00571FC9"/>
    <w:rsid w:val="00572347"/>
    <w:rsid w:val="005727DF"/>
    <w:rsid w:val="00572EBF"/>
    <w:rsid w:val="00573339"/>
    <w:rsid w:val="00573469"/>
    <w:rsid w:val="0057371A"/>
    <w:rsid w:val="00573AA3"/>
    <w:rsid w:val="00573E1F"/>
    <w:rsid w:val="00574356"/>
    <w:rsid w:val="005747A3"/>
    <w:rsid w:val="00574B51"/>
    <w:rsid w:val="00574BCD"/>
    <w:rsid w:val="00574C4F"/>
    <w:rsid w:val="00574E29"/>
    <w:rsid w:val="00575124"/>
    <w:rsid w:val="00575317"/>
    <w:rsid w:val="005755ED"/>
    <w:rsid w:val="00575CB6"/>
    <w:rsid w:val="005761D0"/>
    <w:rsid w:val="005764F9"/>
    <w:rsid w:val="005766B1"/>
    <w:rsid w:val="00576826"/>
    <w:rsid w:val="0057698F"/>
    <w:rsid w:val="00577090"/>
    <w:rsid w:val="0057749A"/>
    <w:rsid w:val="005775FF"/>
    <w:rsid w:val="00577783"/>
    <w:rsid w:val="005778C5"/>
    <w:rsid w:val="005779F2"/>
    <w:rsid w:val="00577AA1"/>
    <w:rsid w:val="00577C6F"/>
    <w:rsid w:val="00577CF6"/>
    <w:rsid w:val="00577E9C"/>
    <w:rsid w:val="00580319"/>
    <w:rsid w:val="00580BBD"/>
    <w:rsid w:val="00580EDE"/>
    <w:rsid w:val="00581197"/>
    <w:rsid w:val="005817E7"/>
    <w:rsid w:val="00581DD8"/>
    <w:rsid w:val="00582031"/>
    <w:rsid w:val="00582603"/>
    <w:rsid w:val="00582A40"/>
    <w:rsid w:val="00582C99"/>
    <w:rsid w:val="005830E1"/>
    <w:rsid w:val="0058355B"/>
    <w:rsid w:val="00583747"/>
    <w:rsid w:val="005837AB"/>
    <w:rsid w:val="00583BF7"/>
    <w:rsid w:val="00584081"/>
    <w:rsid w:val="005846F6"/>
    <w:rsid w:val="00584C51"/>
    <w:rsid w:val="00584FD9"/>
    <w:rsid w:val="00585935"/>
    <w:rsid w:val="00585AF5"/>
    <w:rsid w:val="00585D61"/>
    <w:rsid w:val="00585FA3"/>
    <w:rsid w:val="0058630F"/>
    <w:rsid w:val="00586342"/>
    <w:rsid w:val="00586478"/>
    <w:rsid w:val="0058658B"/>
    <w:rsid w:val="00586B3A"/>
    <w:rsid w:val="00586E8D"/>
    <w:rsid w:val="00587423"/>
    <w:rsid w:val="0058795B"/>
    <w:rsid w:val="00587AE0"/>
    <w:rsid w:val="00587BEA"/>
    <w:rsid w:val="00590080"/>
    <w:rsid w:val="0059016D"/>
    <w:rsid w:val="0059044E"/>
    <w:rsid w:val="00590563"/>
    <w:rsid w:val="005907A9"/>
    <w:rsid w:val="00590847"/>
    <w:rsid w:val="00590A6A"/>
    <w:rsid w:val="005912A6"/>
    <w:rsid w:val="005914D8"/>
    <w:rsid w:val="0059152B"/>
    <w:rsid w:val="005921CB"/>
    <w:rsid w:val="0059291D"/>
    <w:rsid w:val="00592E5D"/>
    <w:rsid w:val="00593105"/>
    <w:rsid w:val="005932AA"/>
    <w:rsid w:val="00593B65"/>
    <w:rsid w:val="00593BE9"/>
    <w:rsid w:val="00593DD8"/>
    <w:rsid w:val="0059443F"/>
    <w:rsid w:val="00594572"/>
    <w:rsid w:val="00594693"/>
    <w:rsid w:val="00594C37"/>
    <w:rsid w:val="005952DA"/>
    <w:rsid w:val="00595329"/>
    <w:rsid w:val="00595F03"/>
    <w:rsid w:val="0059668E"/>
    <w:rsid w:val="00596F3A"/>
    <w:rsid w:val="00596F79"/>
    <w:rsid w:val="00597375"/>
    <w:rsid w:val="00597471"/>
    <w:rsid w:val="00597838"/>
    <w:rsid w:val="00597EF7"/>
    <w:rsid w:val="005A016B"/>
    <w:rsid w:val="005A033A"/>
    <w:rsid w:val="005A0385"/>
    <w:rsid w:val="005A0389"/>
    <w:rsid w:val="005A03F3"/>
    <w:rsid w:val="005A0518"/>
    <w:rsid w:val="005A0866"/>
    <w:rsid w:val="005A0DFC"/>
    <w:rsid w:val="005A0EC8"/>
    <w:rsid w:val="005A0EFE"/>
    <w:rsid w:val="005A19AA"/>
    <w:rsid w:val="005A19C4"/>
    <w:rsid w:val="005A1AFE"/>
    <w:rsid w:val="005A1E34"/>
    <w:rsid w:val="005A1E38"/>
    <w:rsid w:val="005A2274"/>
    <w:rsid w:val="005A23C9"/>
    <w:rsid w:val="005A2CAC"/>
    <w:rsid w:val="005A31E7"/>
    <w:rsid w:val="005A3726"/>
    <w:rsid w:val="005A37A4"/>
    <w:rsid w:val="005A384B"/>
    <w:rsid w:val="005A3B66"/>
    <w:rsid w:val="005A3C34"/>
    <w:rsid w:val="005A4003"/>
    <w:rsid w:val="005A41A2"/>
    <w:rsid w:val="005A4456"/>
    <w:rsid w:val="005A49B3"/>
    <w:rsid w:val="005A4F73"/>
    <w:rsid w:val="005A5614"/>
    <w:rsid w:val="005A59D2"/>
    <w:rsid w:val="005A6251"/>
    <w:rsid w:val="005A6387"/>
    <w:rsid w:val="005A63B3"/>
    <w:rsid w:val="005A649F"/>
    <w:rsid w:val="005A67CE"/>
    <w:rsid w:val="005A6845"/>
    <w:rsid w:val="005A6C36"/>
    <w:rsid w:val="005A6CFA"/>
    <w:rsid w:val="005A6DBB"/>
    <w:rsid w:val="005A7288"/>
    <w:rsid w:val="005A7859"/>
    <w:rsid w:val="005B02A6"/>
    <w:rsid w:val="005B02B0"/>
    <w:rsid w:val="005B04BF"/>
    <w:rsid w:val="005B08EA"/>
    <w:rsid w:val="005B0D5C"/>
    <w:rsid w:val="005B0E1F"/>
    <w:rsid w:val="005B10C9"/>
    <w:rsid w:val="005B1521"/>
    <w:rsid w:val="005B19AC"/>
    <w:rsid w:val="005B1BD0"/>
    <w:rsid w:val="005B2650"/>
    <w:rsid w:val="005B3089"/>
    <w:rsid w:val="005B32B6"/>
    <w:rsid w:val="005B32D6"/>
    <w:rsid w:val="005B36A3"/>
    <w:rsid w:val="005B3C23"/>
    <w:rsid w:val="005B3CFD"/>
    <w:rsid w:val="005B3E0B"/>
    <w:rsid w:val="005B43E8"/>
    <w:rsid w:val="005B499B"/>
    <w:rsid w:val="005B4AC3"/>
    <w:rsid w:val="005B4BF7"/>
    <w:rsid w:val="005B4D44"/>
    <w:rsid w:val="005B4F41"/>
    <w:rsid w:val="005B50BB"/>
    <w:rsid w:val="005B53E0"/>
    <w:rsid w:val="005B5B9E"/>
    <w:rsid w:val="005B5D61"/>
    <w:rsid w:val="005B6369"/>
    <w:rsid w:val="005B6506"/>
    <w:rsid w:val="005B65C8"/>
    <w:rsid w:val="005B664C"/>
    <w:rsid w:val="005B681B"/>
    <w:rsid w:val="005B6FE3"/>
    <w:rsid w:val="005B7074"/>
    <w:rsid w:val="005B71EC"/>
    <w:rsid w:val="005B7811"/>
    <w:rsid w:val="005B7DF0"/>
    <w:rsid w:val="005C037E"/>
    <w:rsid w:val="005C05F0"/>
    <w:rsid w:val="005C0AC5"/>
    <w:rsid w:val="005C0DDD"/>
    <w:rsid w:val="005C1721"/>
    <w:rsid w:val="005C1791"/>
    <w:rsid w:val="005C1A99"/>
    <w:rsid w:val="005C1B7C"/>
    <w:rsid w:val="005C2220"/>
    <w:rsid w:val="005C2535"/>
    <w:rsid w:val="005C29F3"/>
    <w:rsid w:val="005C2B7F"/>
    <w:rsid w:val="005C317F"/>
    <w:rsid w:val="005C34BA"/>
    <w:rsid w:val="005C378B"/>
    <w:rsid w:val="005C3849"/>
    <w:rsid w:val="005C398A"/>
    <w:rsid w:val="005C3A71"/>
    <w:rsid w:val="005C3AC8"/>
    <w:rsid w:val="005C3EF9"/>
    <w:rsid w:val="005C4035"/>
    <w:rsid w:val="005C40CB"/>
    <w:rsid w:val="005C42C7"/>
    <w:rsid w:val="005C4425"/>
    <w:rsid w:val="005C4594"/>
    <w:rsid w:val="005C471F"/>
    <w:rsid w:val="005C4C63"/>
    <w:rsid w:val="005C4EE6"/>
    <w:rsid w:val="005C56F0"/>
    <w:rsid w:val="005C5BF4"/>
    <w:rsid w:val="005C5ED8"/>
    <w:rsid w:val="005C6567"/>
    <w:rsid w:val="005C681F"/>
    <w:rsid w:val="005C6C12"/>
    <w:rsid w:val="005C6F9F"/>
    <w:rsid w:val="005C7604"/>
    <w:rsid w:val="005C7B3D"/>
    <w:rsid w:val="005D0001"/>
    <w:rsid w:val="005D0197"/>
    <w:rsid w:val="005D0962"/>
    <w:rsid w:val="005D0A8D"/>
    <w:rsid w:val="005D16CD"/>
    <w:rsid w:val="005D18B1"/>
    <w:rsid w:val="005D1926"/>
    <w:rsid w:val="005D195B"/>
    <w:rsid w:val="005D198D"/>
    <w:rsid w:val="005D19DF"/>
    <w:rsid w:val="005D1ECA"/>
    <w:rsid w:val="005D1EF1"/>
    <w:rsid w:val="005D20DC"/>
    <w:rsid w:val="005D2607"/>
    <w:rsid w:val="005D27D9"/>
    <w:rsid w:val="005D2900"/>
    <w:rsid w:val="005D2929"/>
    <w:rsid w:val="005D29B9"/>
    <w:rsid w:val="005D2A8E"/>
    <w:rsid w:val="005D3F00"/>
    <w:rsid w:val="005D4762"/>
    <w:rsid w:val="005D482A"/>
    <w:rsid w:val="005D4F06"/>
    <w:rsid w:val="005D533A"/>
    <w:rsid w:val="005D551F"/>
    <w:rsid w:val="005D55F8"/>
    <w:rsid w:val="005D57D5"/>
    <w:rsid w:val="005D57DA"/>
    <w:rsid w:val="005D592D"/>
    <w:rsid w:val="005D5AED"/>
    <w:rsid w:val="005D5B97"/>
    <w:rsid w:val="005D5EAA"/>
    <w:rsid w:val="005D5F06"/>
    <w:rsid w:val="005D6415"/>
    <w:rsid w:val="005D66E9"/>
    <w:rsid w:val="005D67AC"/>
    <w:rsid w:val="005D68B7"/>
    <w:rsid w:val="005D6EF1"/>
    <w:rsid w:val="005D6F43"/>
    <w:rsid w:val="005D7536"/>
    <w:rsid w:val="005D781B"/>
    <w:rsid w:val="005D783F"/>
    <w:rsid w:val="005D78D4"/>
    <w:rsid w:val="005D7CDF"/>
    <w:rsid w:val="005D7CEA"/>
    <w:rsid w:val="005D7E4E"/>
    <w:rsid w:val="005E012E"/>
    <w:rsid w:val="005E0144"/>
    <w:rsid w:val="005E043C"/>
    <w:rsid w:val="005E04FC"/>
    <w:rsid w:val="005E0557"/>
    <w:rsid w:val="005E05A6"/>
    <w:rsid w:val="005E0629"/>
    <w:rsid w:val="005E09A0"/>
    <w:rsid w:val="005E0D2E"/>
    <w:rsid w:val="005E0E27"/>
    <w:rsid w:val="005E0E97"/>
    <w:rsid w:val="005E1154"/>
    <w:rsid w:val="005E11B5"/>
    <w:rsid w:val="005E1350"/>
    <w:rsid w:val="005E1771"/>
    <w:rsid w:val="005E1AA8"/>
    <w:rsid w:val="005E1B77"/>
    <w:rsid w:val="005E1B84"/>
    <w:rsid w:val="005E1F79"/>
    <w:rsid w:val="005E1FA8"/>
    <w:rsid w:val="005E2424"/>
    <w:rsid w:val="005E26C5"/>
    <w:rsid w:val="005E28A5"/>
    <w:rsid w:val="005E2A50"/>
    <w:rsid w:val="005E2C6D"/>
    <w:rsid w:val="005E3175"/>
    <w:rsid w:val="005E3182"/>
    <w:rsid w:val="005E362C"/>
    <w:rsid w:val="005E36D9"/>
    <w:rsid w:val="005E39BD"/>
    <w:rsid w:val="005E3AC5"/>
    <w:rsid w:val="005E3CB4"/>
    <w:rsid w:val="005E3D05"/>
    <w:rsid w:val="005E3DEE"/>
    <w:rsid w:val="005E4310"/>
    <w:rsid w:val="005E43C8"/>
    <w:rsid w:val="005E469A"/>
    <w:rsid w:val="005E484A"/>
    <w:rsid w:val="005E48C5"/>
    <w:rsid w:val="005E4C42"/>
    <w:rsid w:val="005E4D91"/>
    <w:rsid w:val="005E524F"/>
    <w:rsid w:val="005E52AD"/>
    <w:rsid w:val="005E5382"/>
    <w:rsid w:val="005E54D9"/>
    <w:rsid w:val="005E56FF"/>
    <w:rsid w:val="005E5790"/>
    <w:rsid w:val="005E5EF8"/>
    <w:rsid w:val="005E5F28"/>
    <w:rsid w:val="005E6055"/>
    <w:rsid w:val="005E60EB"/>
    <w:rsid w:val="005E6415"/>
    <w:rsid w:val="005E6686"/>
    <w:rsid w:val="005E6DE4"/>
    <w:rsid w:val="005E6E98"/>
    <w:rsid w:val="005E713A"/>
    <w:rsid w:val="005E72C1"/>
    <w:rsid w:val="005E78E4"/>
    <w:rsid w:val="005E7C38"/>
    <w:rsid w:val="005E7E96"/>
    <w:rsid w:val="005F0013"/>
    <w:rsid w:val="005F02F1"/>
    <w:rsid w:val="005F0437"/>
    <w:rsid w:val="005F068E"/>
    <w:rsid w:val="005F0811"/>
    <w:rsid w:val="005F0B2B"/>
    <w:rsid w:val="005F0D9A"/>
    <w:rsid w:val="005F10CD"/>
    <w:rsid w:val="005F130A"/>
    <w:rsid w:val="005F1527"/>
    <w:rsid w:val="005F15B6"/>
    <w:rsid w:val="005F1684"/>
    <w:rsid w:val="005F17D2"/>
    <w:rsid w:val="005F1C78"/>
    <w:rsid w:val="005F1D51"/>
    <w:rsid w:val="005F1DCF"/>
    <w:rsid w:val="005F223C"/>
    <w:rsid w:val="005F25D5"/>
    <w:rsid w:val="005F28D9"/>
    <w:rsid w:val="005F2A54"/>
    <w:rsid w:val="005F30B9"/>
    <w:rsid w:val="005F318A"/>
    <w:rsid w:val="005F339F"/>
    <w:rsid w:val="005F3A94"/>
    <w:rsid w:val="005F3AD9"/>
    <w:rsid w:val="005F41D2"/>
    <w:rsid w:val="005F4380"/>
    <w:rsid w:val="005F4743"/>
    <w:rsid w:val="005F49A3"/>
    <w:rsid w:val="005F4A91"/>
    <w:rsid w:val="005F4CD3"/>
    <w:rsid w:val="005F4DAC"/>
    <w:rsid w:val="005F4EE8"/>
    <w:rsid w:val="005F541B"/>
    <w:rsid w:val="005F5779"/>
    <w:rsid w:val="005F6386"/>
    <w:rsid w:val="005F6693"/>
    <w:rsid w:val="005F6883"/>
    <w:rsid w:val="005F6A47"/>
    <w:rsid w:val="005F6A59"/>
    <w:rsid w:val="005F6B08"/>
    <w:rsid w:val="005F713F"/>
    <w:rsid w:val="005F75A4"/>
    <w:rsid w:val="005F7648"/>
    <w:rsid w:val="005F7664"/>
    <w:rsid w:val="005F7AF1"/>
    <w:rsid w:val="005F7D34"/>
    <w:rsid w:val="0060045A"/>
    <w:rsid w:val="0060053C"/>
    <w:rsid w:val="006005A1"/>
    <w:rsid w:val="00600AAF"/>
    <w:rsid w:val="00600CAF"/>
    <w:rsid w:val="00600EA3"/>
    <w:rsid w:val="0060114E"/>
    <w:rsid w:val="00601313"/>
    <w:rsid w:val="0060135E"/>
    <w:rsid w:val="00601830"/>
    <w:rsid w:val="00601A1E"/>
    <w:rsid w:val="00601F18"/>
    <w:rsid w:val="00602229"/>
    <w:rsid w:val="006023C5"/>
    <w:rsid w:val="00602463"/>
    <w:rsid w:val="0060271B"/>
    <w:rsid w:val="0060298F"/>
    <w:rsid w:val="00602E6A"/>
    <w:rsid w:val="00602FF0"/>
    <w:rsid w:val="00603888"/>
    <w:rsid w:val="006038C6"/>
    <w:rsid w:val="00603ACC"/>
    <w:rsid w:val="00603DC4"/>
    <w:rsid w:val="00604222"/>
    <w:rsid w:val="0060426E"/>
    <w:rsid w:val="006045CA"/>
    <w:rsid w:val="006049E8"/>
    <w:rsid w:val="00604CB6"/>
    <w:rsid w:val="00604DDB"/>
    <w:rsid w:val="00604EB6"/>
    <w:rsid w:val="00605285"/>
    <w:rsid w:val="006058B1"/>
    <w:rsid w:val="00605C1A"/>
    <w:rsid w:val="00605C69"/>
    <w:rsid w:val="00605C8C"/>
    <w:rsid w:val="00605F73"/>
    <w:rsid w:val="00606521"/>
    <w:rsid w:val="00606653"/>
    <w:rsid w:val="006067BC"/>
    <w:rsid w:val="00606906"/>
    <w:rsid w:val="00606C2C"/>
    <w:rsid w:val="0060757D"/>
    <w:rsid w:val="006076AB"/>
    <w:rsid w:val="00607CAD"/>
    <w:rsid w:val="00607DFB"/>
    <w:rsid w:val="00610A80"/>
    <w:rsid w:val="00610BEB"/>
    <w:rsid w:val="0061132A"/>
    <w:rsid w:val="00611A66"/>
    <w:rsid w:val="00611BBC"/>
    <w:rsid w:val="00611DF4"/>
    <w:rsid w:val="0061229B"/>
    <w:rsid w:val="006127A3"/>
    <w:rsid w:val="00612E36"/>
    <w:rsid w:val="0061386D"/>
    <w:rsid w:val="00614FE8"/>
    <w:rsid w:val="00615826"/>
    <w:rsid w:val="006159C6"/>
    <w:rsid w:val="00615AD9"/>
    <w:rsid w:val="0061629D"/>
    <w:rsid w:val="006167B5"/>
    <w:rsid w:val="006167F3"/>
    <w:rsid w:val="006168FB"/>
    <w:rsid w:val="00616B4C"/>
    <w:rsid w:val="00616C64"/>
    <w:rsid w:val="00616CAB"/>
    <w:rsid w:val="006174A9"/>
    <w:rsid w:val="006203A8"/>
    <w:rsid w:val="006203E3"/>
    <w:rsid w:val="00620460"/>
    <w:rsid w:val="00620467"/>
    <w:rsid w:val="00620EBB"/>
    <w:rsid w:val="00620FBD"/>
    <w:rsid w:val="006216A0"/>
    <w:rsid w:val="0062178A"/>
    <w:rsid w:val="006217DC"/>
    <w:rsid w:val="00621DAA"/>
    <w:rsid w:val="0062224F"/>
    <w:rsid w:val="006225AA"/>
    <w:rsid w:val="00622B7F"/>
    <w:rsid w:val="00622E89"/>
    <w:rsid w:val="006230EC"/>
    <w:rsid w:val="00623341"/>
    <w:rsid w:val="006234CC"/>
    <w:rsid w:val="00623819"/>
    <w:rsid w:val="00623A84"/>
    <w:rsid w:val="00623ADC"/>
    <w:rsid w:val="00623F1F"/>
    <w:rsid w:val="006241FA"/>
    <w:rsid w:val="00624318"/>
    <w:rsid w:val="006246A1"/>
    <w:rsid w:val="0062486A"/>
    <w:rsid w:val="00624BB8"/>
    <w:rsid w:val="00624D66"/>
    <w:rsid w:val="006251EB"/>
    <w:rsid w:val="00625204"/>
    <w:rsid w:val="00625488"/>
    <w:rsid w:val="00625BC1"/>
    <w:rsid w:val="00625CD1"/>
    <w:rsid w:val="00625EBE"/>
    <w:rsid w:val="0062777D"/>
    <w:rsid w:val="00627B66"/>
    <w:rsid w:val="006300C7"/>
    <w:rsid w:val="006301CC"/>
    <w:rsid w:val="00630318"/>
    <w:rsid w:val="006304C6"/>
    <w:rsid w:val="00630860"/>
    <w:rsid w:val="006309A8"/>
    <w:rsid w:val="00630BE5"/>
    <w:rsid w:val="00630E87"/>
    <w:rsid w:val="00630FEF"/>
    <w:rsid w:val="006312E3"/>
    <w:rsid w:val="00631594"/>
    <w:rsid w:val="00631629"/>
    <w:rsid w:val="0063185A"/>
    <w:rsid w:val="0063237D"/>
    <w:rsid w:val="00632451"/>
    <w:rsid w:val="00632BA7"/>
    <w:rsid w:val="006332E8"/>
    <w:rsid w:val="00633349"/>
    <w:rsid w:val="0063377C"/>
    <w:rsid w:val="006337B8"/>
    <w:rsid w:val="00633B1A"/>
    <w:rsid w:val="00633B22"/>
    <w:rsid w:val="00633B38"/>
    <w:rsid w:val="00633B96"/>
    <w:rsid w:val="00633F4B"/>
    <w:rsid w:val="0063400E"/>
    <w:rsid w:val="006341C2"/>
    <w:rsid w:val="00634521"/>
    <w:rsid w:val="00634946"/>
    <w:rsid w:val="00634AF3"/>
    <w:rsid w:val="00634B9D"/>
    <w:rsid w:val="006354D2"/>
    <w:rsid w:val="00635BE2"/>
    <w:rsid w:val="00635C18"/>
    <w:rsid w:val="00635E02"/>
    <w:rsid w:val="006360AC"/>
    <w:rsid w:val="0063667D"/>
    <w:rsid w:val="0063689A"/>
    <w:rsid w:val="00636949"/>
    <w:rsid w:val="00636A92"/>
    <w:rsid w:val="0063766B"/>
    <w:rsid w:val="00637CC3"/>
    <w:rsid w:val="00637CF7"/>
    <w:rsid w:val="00637D7C"/>
    <w:rsid w:val="00640516"/>
    <w:rsid w:val="00640590"/>
    <w:rsid w:val="00640A06"/>
    <w:rsid w:val="00640A27"/>
    <w:rsid w:val="00640CC8"/>
    <w:rsid w:val="00640F7A"/>
    <w:rsid w:val="00641801"/>
    <w:rsid w:val="006418D5"/>
    <w:rsid w:val="00641943"/>
    <w:rsid w:val="00641958"/>
    <w:rsid w:val="006422DF"/>
    <w:rsid w:val="00642877"/>
    <w:rsid w:val="00642939"/>
    <w:rsid w:val="00642F95"/>
    <w:rsid w:val="00643531"/>
    <w:rsid w:val="00643FAA"/>
    <w:rsid w:val="0064405F"/>
    <w:rsid w:val="00644490"/>
    <w:rsid w:val="0064454F"/>
    <w:rsid w:val="00644C68"/>
    <w:rsid w:val="00645400"/>
    <w:rsid w:val="00645479"/>
    <w:rsid w:val="006456BA"/>
    <w:rsid w:val="00645FBD"/>
    <w:rsid w:val="006461B0"/>
    <w:rsid w:val="00646261"/>
    <w:rsid w:val="006462A6"/>
    <w:rsid w:val="00646377"/>
    <w:rsid w:val="006466BA"/>
    <w:rsid w:val="006469C1"/>
    <w:rsid w:val="00646C35"/>
    <w:rsid w:val="00646EDD"/>
    <w:rsid w:val="006472E8"/>
    <w:rsid w:val="006479EE"/>
    <w:rsid w:val="00647A03"/>
    <w:rsid w:val="00647BB9"/>
    <w:rsid w:val="00647E98"/>
    <w:rsid w:val="006504EF"/>
    <w:rsid w:val="0065068F"/>
    <w:rsid w:val="00650934"/>
    <w:rsid w:val="0065098C"/>
    <w:rsid w:val="00650A81"/>
    <w:rsid w:val="00650B8E"/>
    <w:rsid w:val="00651022"/>
    <w:rsid w:val="006515C8"/>
    <w:rsid w:val="00651EBA"/>
    <w:rsid w:val="0065281A"/>
    <w:rsid w:val="00652B29"/>
    <w:rsid w:val="00652CFA"/>
    <w:rsid w:val="006530CC"/>
    <w:rsid w:val="0065371D"/>
    <w:rsid w:val="00653B0B"/>
    <w:rsid w:val="00654838"/>
    <w:rsid w:val="006548D5"/>
    <w:rsid w:val="00654A77"/>
    <w:rsid w:val="00654C36"/>
    <w:rsid w:val="00654C45"/>
    <w:rsid w:val="00654ED7"/>
    <w:rsid w:val="00655277"/>
    <w:rsid w:val="006553C5"/>
    <w:rsid w:val="0065557D"/>
    <w:rsid w:val="00655617"/>
    <w:rsid w:val="00655D6C"/>
    <w:rsid w:val="00655D92"/>
    <w:rsid w:val="00655E09"/>
    <w:rsid w:val="00655E3F"/>
    <w:rsid w:val="006562DE"/>
    <w:rsid w:val="0065646F"/>
    <w:rsid w:val="006565FC"/>
    <w:rsid w:val="00656729"/>
    <w:rsid w:val="0065682A"/>
    <w:rsid w:val="00656845"/>
    <w:rsid w:val="00657F0E"/>
    <w:rsid w:val="00660344"/>
    <w:rsid w:val="006607AE"/>
    <w:rsid w:val="006609F5"/>
    <w:rsid w:val="00660A9D"/>
    <w:rsid w:val="00660D2D"/>
    <w:rsid w:val="006616C3"/>
    <w:rsid w:val="00661978"/>
    <w:rsid w:val="00661BE1"/>
    <w:rsid w:val="00661DDD"/>
    <w:rsid w:val="00662068"/>
    <w:rsid w:val="0066217A"/>
    <w:rsid w:val="0066294A"/>
    <w:rsid w:val="00662E33"/>
    <w:rsid w:val="00663118"/>
    <w:rsid w:val="00663863"/>
    <w:rsid w:val="00663917"/>
    <w:rsid w:val="00663B74"/>
    <w:rsid w:val="00663CA1"/>
    <w:rsid w:val="00663F7A"/>
    <w:rsid w:val="0066438E"/>
    <w:rsid w:val="00664574"/>
    <w:rsid w:val="0066492C"/>
    <w:rsid w:val="00664950"/>
    <w:rsid w:val="00664A82"/>
    <w:rsid w:val="00665270"/>
    <w:rsid w:val="006653F2"/>
    <w:rsid w:val="00665A5B"/>
    <w:rsid w:val="00665C72"/>
    <w:rsid w:val="0066602D"/>
    <w:rsid w:val="006663FA"/>
    <w:rsid w:val="00666477"/>
    <w:rsid w:val="00666550"/>
    <w:rsid w:val="0066703B"/>
    <w:rsid w:val="006670F4"/>
    <w:rsid w:val="0066719C"/>
    <w:rsid w:val="0066720C"/>
    <w:rsid w:val="00667ACA"/>
    <w:rsid w:val="00667AE2"/>
    <w:rsid w:val="00670234"/>
    <w:rsid w:val="006702DF"/>
    <w:rsid w:val="0067034E"/>
    <w:rsid w:val="0067064A"/>
    <w:rsid w:val="006706CF"/>
    <w:rsid w:val="00670C46"/>
    <w:rsid w:val="00671097"/>
    <w:rsid w:val="00671119"/>
    <w:rsid w:val="006711D7"/>
    <w:rsid w:val="006713BB"/>
    <w:rsid w:val="00671983"/>
    <w:rsid w:val="00671C32"/>
    <w:rsid w:val="00672ACB"/>
    <w:rsid w:val="00672E96"/>
    <w:rsid w:val="006730A3"/>
    <w:rsid w:val="006730E4"/>
    <w:rsid w:val="006732CF"/>
    <w:rsid w:val="0067348D"/>
    <w:rsid w:val="00673579"/>
    <w:rsid w:val="00673651"/>
    <w:rsid w:val="006737A1"/>
    <w:rsid w:val="006738A3"/>
    <w:rsid w:val="006739D3"/>
    <w:rsid w:val="00673E3F"/>
    <w:rsid w:val="00673E82"/>
    <w:rsid w:val="00673EB1"/>
    <w:rsid w:val="00673F06"/>
    <w:rsid w:val="00674421"/>
    <w:rsid w:val="00674666"/>
    <w:rsid w:val="0067490F"/>
    <w:rsid w:val="00674C57"/>
    <w:rsid w:val="00674E2F"/>
    <w:rsid w:val="00675046"/>
    <w:rsid w:val="00675160"/>
    <w:rsid w:val="0067615F"/>
    <w:rsid w:val="0067634A"/>
    <w:rsid w:val="00676B6C"/>
    <w:rsid w:val="00676DC4"/>
    <w:rsid w:val="0067700C"/>
    <w:rsid w:val="00677592"/>
    <w:rsid w:val="006776FF"/>
    <w:rsid w:val="006779DD"/>
    <w:rsid w:val="00677D4E"/>
    <w:rsid w:val="00677E02"/>
    <w:rsid w:val="0068006D"/>
    <w:rsid w:val="006800A5"/>
    <w:rsid w:val="006800F5"/>
    <w:rsid w:val="00680138"/>
    <w:rsid w:val="006810A2"/>
    <w:rsid w:val="0068172E"/>
    <w:rsid w:val="00681A0F"/>
    <w:rsid w:val="00681B0D"/>
    <w:rsid w:val="00682518"/>
    <w:rsid w:val="006826B3"/>
    <w:rsid w:val="00682791"/>
    <w:rsid w:val="0068283D"/>
    <w:rsid w:val="00682A8C"/>
    <w:rsid w:val="00682F34"/>
    <w:rsid w:val="00682FA9"/>
    <w:rsid w:val="00683132"/>
    <w:rsid w:val="006836C3"/>
    <w:rsid w:val="006838C9"/>
    <w:rsid w:val="00684B27"/>
    <w:rsid w:val="00684BBF"/>
    <w:rsid w:val="00684DAF"/>
    <w:rsid w:val="006857D1"/>
    <w:rsid w:val="0068583B"/>
    <w:rsid w:val="006858BE"/>
    <w:rsid w:val="00685A60"/>
    <w:rsid w:val="00685FFA"/>
    <w:rsid w:val="00686395"/>
    <w:rsid w:val="00686677"/>
    <w:rsid w:val="006869FA"/>
    <w:rsid w:val="00686A24"/>
    <w:rsid w:val="0068755E"/>
    <w:rsid w:val="00687CED"/>
    <w:rsid w:val="00687DDE"/>
    <w:rsid w:val="006901FE"/>
    <w:rsid w:val="0069029F"/>
    <w:rsid w:val="006902D0"/>
    <w:rsid w:val="00690364"/>
    <w:rsid w:val="0069101C"/>
    <w:rsid w:val="0069123D"/>
    <w:rsid w:val="00691360"/>
    <w:rsid w:val="00691412"/>
    <w:rsid w:val="006918E7"/>
    <w:rsid w:val="006919B8"/>
    <w:rsid w:val="00691BC6"/>
    <w:rsid w:val="00691DCC"/>
    <w:rsid w:val="00692707"/>
    <w:rsid w:val="006928A4"/>
    <w:rsid w:val="00692C16"/>
    <w:rsid w:val="00692CC6"/>
    <w:rsid w:val="0069303A"/>
    <w:rsid w:val="00693161"/>
    <w:rsid w:val="006931A3"/>
    <w:rsid w:val="006932C9"/>
    <w:rsid w:val="0069338B"/>
    <w:rsid w:val="006933BA"/>
    <w:rsid w:val="006934ED"/>
    <w:rsid w:val="00693B2E"/>
    <w:rsid w:val="006941BA"/>
    <w:rsid w:val="00694BE4"/>
    <w:rsid w:val="00694C05"/>
    <w:rsid w:val="00694F91"/>
    <w:rsid w:val="00695051"/>
    <w:rsid w:val="00695113"/>
    <w:rsid w:val="00695927"/>
    <w:rsid w:val="00695AD6"/>
    <w:rsid w:val="00695BF0"/>
    <w:rsid w:val="00695D00"/>
    <w:rsid w:val="00695ED8"/>
    <w:rsid w:val="006960C7"/>
    <w:rsid w:val="006962B4"/>
    <w:rsid w:val="00697AC6"/>
    <w:rsid w:val="006A01D0"/>
    <w:rsid w:val="006A0233"/>
    <w:rsid w:val="006A05CA"/>
    <w:rsid w:val="006A0612"/>
    <w:rsid w:val="006A06C6"/>
    <w:rsid w:val="006A0A2F"/>
    <w:rsid w:val="006A0EDB"/>
    <w:rsid w:val="006A0FCE"/>
    <w:rsid w:val="006A1270"/>
    <w:rsid w:val="006A1CBA"/>
    <w:rsid w:val="006A203B"/>
    <w:rsid w:val="006A2177"/>
    <w:rsid w:val="006A2214"/>
    <w:rsid w:val="006A2400"/>
    <w:rsid w:val="006A27CA"/>
    <w:rsid w:val="006A2A6C"/>
    <w:rsid w:val="006A2C32"/>
    <w:rsid w:val="006A2D85"/>
    <w:rsid w:val="006A359A"/>
    <w:rsid w:val="006A3CB2"/>
    <w:rsid w:val="006A3E50"/>
    <w:rsid w:val="006A406A"/>
    <w:rsid w:val="006A43B1"/>
    <w:rsid w:val="006A43D7"/>
    <w:rsid w:val="006A44C6"/>
    <w:rsid w:val="006A4729"/>
    <w:rsid w:val="006A48D3"/>
    <w:rsid w:val="006A4A71"/>
    <w:rsid w:val="006A4F42"/>
    <w:rsid w:val="006A51EC"/>
    <w:rsid w:val="006A52BE"/>
    <w:rsid w:val="006A573C"/>
    <w:rsid w:val="006A573E"/>
    <w:rsid w:val="006A57A1"/>
    <w:rsid w:val="006A640A"/>
    <w:rsid w:val="006A6CC8"/>
    <w:rsid w:val="006A6E6A"/>
    <w:rsid w:val="006A7D5F"/>
    <w:rsid w:val="006A7E1F"/>
    <w:rsid w:val="006B02CB"/>
    <w:rsid w:val="006B0EE3"/>
    <w:rsid w:val="006B1C60"/>
    <w:rsid w:val="006B1E22"/>
    <w:rsid w:val="006B1F14"/>
    <w:rsid w:val="006B1F36"/>
    <w:rsid w:val="006B241D"/>
    <w:rsid w:val="006B291F"/>
    <w:rsid w:val="006B34C8"/>
    <w:rsid w:val="006B3662"/>
    <w:rsid w:val="006B38B1"/>
    <w:rsid w:val="006B3DC2"/>
    <w:rsid w:val="006B3F4E"/>
    <w:rsid w:val="006B4409"/>
    <w:rsid w:val="006B4413"/>
    <w:rsid w:val="006B4480"/>
    <w:rsid w:val="006B4E33"/>
    <w:rsid w:val="006B4F05"/>
    <w:rsid w:val="006B4F14"/>
    <w:rsid w:val="006B5023"/>
    <w:rsid w:val="006B5774"/>
    <w:rsid w:val="006B58D5"/>
    <w:rsid w:val="006B59C6"/>
    <w:rsid w:val="006B59F0"/>
    <w:rsid w:val="006B6607"/>
    <w:rsid w:val="006B662E"/>
    <w:rsid w:val="006B6920"/>
    <w:rsid w:val="006B6FA8"/>
    <w:rsid w:val="006B7102"/>
    <w:rsid w:val="006B7445"/>
    <w:rsid w:val="006B7491"/>
    <w:rsid w:val="006B7905"/>
    <w:rsid w:val="006B7925"/>
    <w:rsid w:val="006B7D62"/>
    <w:rsid w:val="006C05B6"/>
    <w:rsid w:val="006C0773"/>
    <w:rsid w:val="006C086E"/>
    <w:rsid w:val="006C08F9"/>
    <w:rsid w:val="006C0A82"/>
    <w:rsid w:val="006C13A9"/>
    <w:rsid w:val="006C18E1"/>
    <w:rsid w:val="006C1CB0"/>
    <w:rsid w:val="006C236A"/>
    <w:rsid w:val="006C2B20"/>
    <w:rsid w:val="006C2C2A"/>
    <w:rsid w:val="006C2FDF"/>
    <w:rsid w:val="006C31FF"/>
    <w:rsid w:val="006C333E"/>
    <w:rsid w:val="006C35B4"/>
    <w:rsid w:val="006C3841"/>
    <w:rsid w:val="006C38AA"/>
    <w:rsid w:val="006C39A8"/>
    <w:rsid w:val="006C3A37"/>
    <w:rsid w:val="006C3A4E"/>
    <w:rsid w:val="006C428A"/>
    <w:rsid w:val="006C482A"/>
    <w:rsid w:val="006C4A03"/>
    <w:rsid w:val="006C50BA"/>
    <w:rsid w:val="006C50DA"/>
    <w:rsid w:val="006C51D0"/>
    <w:rsid w:val="006C53A5"/>
    <w:rsid w:val="006C5438"/>
    <w:rsid w:val="006C54C3"/>
    <w:rsid w:val="006C588C"/>
    <w:rsid w:val="006C5DDE"/>
    <w:rsid w:val="006C6103"/>
    <w:rsid w:val="006C672E"/>
    <w:rsid w:val="006C6F93"/>
    <w:rsid w:val="006C708C"/>
    <w:rsid w:val="006C7176"/>
    <w:rsid w:val="006C7189"/>
    <w:rsid w:val="006C71B9"/>
    <w:rsid w:val="006C766E"/>
    <w:rsid w:val="006C787B"/>
    <w:rsid w:val="006C7A09"/>
    <w:rsid w:val="006C7AB7"/>
    <w:rsid w:val="006C7EAC"/>
    <w:rsid w:val="006D0066"/>
    <w:rsid w:val="006D0571"/>
    <w:rsid w:val="006D06E8"/>
    <w:rsid w:val="006D071A"/>
    <w:rsid w:val="006D0AAD"/>
    <w:rsid w:val="006D0C6F"/>
    <w:rsid w:val="006D1098"/>
    <w:rsid w:val="006D1A19"/>
    <w:rsid w:val="006D1F90"/>
    <w:rsid w:val="006D2358"/>
    <w:rsid w:val="006D2371"/>
    <w:rsid w:val="006D26F6"/>
    <w:rsid w:val="006D29BE"/>
    <w:rsid w:val="006D2A6C"/>
    <w:rsid w:val="006D381A"/>
    <w:rsid w:val="006D414D"/>
    <w:rsid w:val="006D431E"/>
    <w:rsid w:val="006D4517"/>
    <w:rsid w:val="006D48FB"/>
    <w:rsid w:val="006D4CFA"/>
    <w:rsid w:val="006D519E"/>
    <w:rsid w:val="006D52F7"/>
    <w:rsid w:val="006D5BC3"/>
    <w:rsid w:val="006D5CE8"/>
    <w:rsid w:val="006D6297"/>
    <w:rsid w:val="006D7355"/>
    <w:rsid w:val="006D792A"/>
    <w:rsid w:val="006D7BB9"/>
    <w:rsid w:val="006D7D33"/>
    <w:rsid w:val="006E0244"/>
    <w:rsid w:val="006E07C3"/>
    <w:rsid w:val="006E0C68"/>
    <w:rsid w:val="006E1128"/>
    <w:rsid w:val="006E1163"/>
    <w:rsid w:val="006E172F"/>
    <w:rsid w:val="006E1756"/>
    <w:rsid w:val="006E18FF"/>
    <w:rsid w:val="006E20D9"/>
    <w:rsid w:val="006E20DE"/>
    <w:rsid w:val="006E25E6"/>
    <w:rsid w:val="006E2AB2"/>
    <w:rsid w:val="006E31BB"/>
    <w:rsid w:val="006E32A0"/>
    <w:rsid w:val="006E32CC"/>
    <w:rsid w:val="006E33D4"/>
    <w:rsid w:val="006E367E"/>
    <w:rsid w:val="006E3F86"/>
    <w:rsid w:val="006E3FAA"/>
    <w:rsid w:val="006E40DF"/>
    <w:rsid w:val="006E48EE"/>
    <w:rsid w:val="006E492E"/>
    <w:rsid w:val="006E49F9"/>
    <w:rsid w:val="006E4E13"/>
    <w:rsid w:val="006E51DC"/>
    <w:rsid w:val="006E5428"/>
    <w:rsid w:val="006E5B3F"/>
    <w:rsid w:val="006E5DF4"/>
    <w:rsid w:val="006E5F3C"/>
    <w:rsid w:val="006E6099"/>
    <w:rsid w:val="006E6144"/>
    <w:rsid w:val="006E65D6"/>
    <w:rsid w:val="006E66AC"/>
    <w:rsid w:val="006E6770"/>
    <w:rsid w:val="006E6822"/>
    <w:rsid w:val="006E688A"/>
    <w:rsid w:val="006E6FD1"/>
    <w:rsid w:val="006E70BE"/>
    <w:rsid w:val="006E70FB"/>
    <w:rsid w:val="006E7210"/>
    <w:rsid w:val="006E73B1"/>
    <w:rsid w:val="006E76E2"/>
    <w:rsid w:val="006E79A3"/>
    <w:rsid w:val="006E7FAC"/>
    <w:rsid w:val="006F0097"/>
    <w:rsid w:val="006F057B"/>
    <w:rsid w:val="006F093B"/>
    <w:rsid w:val="006F0F8C"/>
    <w:rsid w:val="006F11DC"/>
    <w:rsid w:val="006F1233"/>
    <w:rsid w:val="006F15C9"/>
    <w:rsid w:val="006F16B5"/>
    <w:rsid w:val="006F1A4E"/>
    <w:rsid w:val="006F1A70"/>
    <w:rsid w:val="006F1B34"/>
    <w:rsid w:val="006F2460"/>
    <w:rsid w:val="006F246E"/>
    <w:rsid w:val="006F2472"/>
    <w:rsid w:val="006F296C"/>
    <w:rsid w:val="006F2D3F"/>
    <w:rsid w:val="006F312E"/>
    <w:rsid w:val="006F31C0"/>
    <w:rsid w:val="006F31DC"/>
    <w:rsid w:val="006F390F"/>
    <w:rsid w:val="006F3A49"/>
    <w:rsid w:val="006F3B83"/>
    <w:rsid w:val="006F3D7F"/>
    <w:rsid w:val="006F41D4"/>
    <w:rsid w:val="006F42FE"/>
    <w:rsid w:val="006F4408"/>
    <w:rsid w:val="006F44C8"/>
    <w:rsid w:val="006F458B"/>
    <w:rsid w:val="006F4758"/>
    <w:rsid w:val="006F47C6"/>
    <w:rsid w:val="006F485C"/>
    <w:rsid w:val="006F498B"/>
    <w:rsid w:val="006F49F8"/>
    <w:rsid w:val="006F4C48"/>
    <w:rsid w:val="006F4CDF"/>
    <w:rsid w:val="006F4D9F"/>
    <w:rsid w:val="006F4E0A"/>
    <w:rsid w:val="006F4FD9"/>
    <w:rsid w:val="006F5053"/>
    <w:rsid w:val="006F5064"/>
    <w:rsid w:val="006F55E6"/>
    <w:rsid w:val="006F5C17"/>
    <w:rsid w:val="006F5D4F"/>
    <w:rsid w:val="006F6298"/>
    <w:rsid w:val="006F66AB"/>
    <w:rsid w:val="006F6832"/>
    <w:rsid w:val="006F68AE"/>
    <w:rsid w:val="006F6AEB"/>
    <w:rsid w:val="006F703A"/>
    <w:rsid w:val="006F7187"/>
    <w:rsid w:val="006F7579"/>
    <w:rsid w:val="006F76E2"/>
    <w:rsid w:val="006F78B4"/>
    <w:rsid w:val="006F78FA"/>
    <w:rsid w:val="006F7FD9"/>
    <w:rsid w:val="00700887"/>
    <w:rsid w:val="007010C3"/>
    <w:rsid w:val="0070129C"/>
    <w:rsid w:val="0070186C"/>
    <w:rsid w:val="0070186E"/>
    <w:rsid w:val="00701976"/>
    <w:rsid w:val="00701CCA"/>
    <w:rsid w:val="00701D9B"/>
    <w:rsid w:val="00702655"/>
    <w:rsid w:val="007028A3"/>
    <w:rsid w:val="00703C84"/>
    <w:rsid w:val="00704164"/>
    <w:rsid w:val="0070452D"/>
    <w:rsid w:val="00704909"/>
    <w:rsid w:val="0070492B"/>
    <w:rsid w:val="00704971"/>
    <w:rsid w:val="00704F57"/>
    <w:rsid w:val="00705246"/>
    <w:rsid w:val="0070535D"/>
    <w:rsid w:val="00705435"/>
    <w:rsid w:val="00705F07"/>
    <w:rsid w:val="00705F3B"/>
    <w:rsid w:val="007063E1"/>
    <w:rsid w:val="0070687F"/>
    <w:rsid w:val="00706CD2"/>
    <w:rsid w:val="00706E7F"/>
    <w:rsid w:val="00706FCA"/>
    <w:rsid w:val="00707ED2"/>
    <w:rsid w:val="00707F75"/>
    <w:rsid w:val="00710314"/>
    <w:rsid w:val="0071040A"/>
    <w:rsid w:val="00710549"/>
    <w:rsid w:val="007106FC"/>
    <w:rsid w:val="00710794"/>
    <w:rsid w:val="00710845"/>
    <w:rsid w:val="007109EA"/>
    <w:rsid w:val="00710A87"/>
    <w:rsid w:val="00710D0D"/>
    <w:rsid w:val="00710EB6"/>
    <w:rsid w:val="00711788"/>
    <w:rsid w:val="00711957"/>
    <w:rsid w:val="00711A91"/>
    <w:rsid w:val="00712321"/>
    <w:rsid w:val="0071234B"/>
    <w:rsid w:val="0071239D"/>
    <w:rsid w:val="007126BA"/>
    <w:rsid w:val="007130CB"/>
    <w:rsid w:val="00713549"/>
    <w:rsid w:val="00713DBC"/>
    <w:rsid w:val="00713E16"/>
    <w:rsid w:val="00713E79"/>
    <w:rsid w:val="00713EA9"/>
    <w:rsid w:val="00714782"/>
    <w:rsid w:val="007151A2"/>
    <w:rsid w:val="0071542A"/>
    <w:rsid w:val="0071565D"/>
    <w:rsid w:val="0071584D"/>
    <w:rsid w:val="00715ABF"/>
    <w:rsid w:val="00715D12"/>
    <w:rsid w:val="00715D9B"/>
    <w:rsid w:val="007167C2"/>
    <w:rsid w:val="00716FC7"/>
    <w:rsid w:val="007170DE"/>
    <w:rsid w:val="00717B74"/>
    <w:rsid w:val="00717C01"/>
    <w:rsid w:val="00717FD6"/>
    <w:rsid w:val="00720605"/>
    <w:rsid w:val="00720A0B"/>
    <w:rsid w:val="00720DB0"/>
    <w:rsid w:val="00721077"/>
    <w:rsid w:val="00721176"/>
    <w:rsid w:val="007213FB"/>
    <w:rsid w:val="007217AB"/>
    <w:rsid w:val="007217FD"/>
    <w:rsid w:val="0072196F"/>
    <w:rsid w:val="00721A55"/>
    <w:rsid w:val="00721C2A"/>
    <w:rsid w:val="00721EB1"/>
    <w:rsid w:val="007221B2"/>
    <w:rsid w:val="00722230"/>
    <w:rsid w:val="00722445"/>
    <w:rsid w:val="00722B7B"/>
    <w:rsid w:val="00722BD4"/>
    <w:rsid w:val="00722CF3"/>
    <w:rsid w:val="00722EF4"/>
    <w:rsid w:val="00723025"/>
    <w:rsid w:val="007230EF"/>
    <w:rsid w:val="00723167"/>
    <w:rsid w:val="0072350C"/>
    <w:rsid w:val="00723893"/>
    <w:rsid w:val="007238E6"/>
    <w:rsid w:val="00723980"/>
    <w:rsid w:val="00723B94"/>
    <w:rsid w:val="00723E70"/>
    <w:rsid w:val="007241CE"/>
    <w:rsid w:val="00724298"/>
    <w:rsid w:val="00724509"/>
    <w:rsid w:val="007246E6"/>
    <w:rsid w:val="00724ACF"/>
    <w:rsid w:val="00724F58"/>
    <w:rsid w:val="00725320"/>
    <w:rsid w:val="00725350"/>
    <w:rsid w:val="00725496"/>
    <w:rsid w:val="0072559A"/>
    <w:rsid w:val="00725665"/>
    <w:rsid w:val="00725BCD"/>
    <w:rsid w:val="00725FF1"/>
    <w:rsid w:val="0072663A"/>
    <w:rsid w:val="0072678A"/>
    <w:rsid w:val="007267F5"/>
    <w:rsid w:val="007270B0"/>
    <w:rsid w:val="0072757D"/>
    <w:rsid w:val="00727BEF"/>
    <w:rsid w:val="00727C8F"/>
    <w:rsid w:val="00727E96"/>
    <w:rsid w:val="00730030"/>
    <w:rsid w:val="00730085"/>
    <w:rsid w:val="0073035D"/>
    <w:rsid w:val="00730AF2"/>
    <w:rsid w:val="00731065"/>
    <w:rsid w:val="00731104"/>
    <w:rsid w:val="0073137E"/>
    <w:rsid w:val="007313CD"/>
    <w:rsid w:val="00731778"/>
    <w:rsid w:val="00731841"/>
    <w:rsid w:val="00731844"/>
    <w:rsid w:val="00731982"/>
    <w:rsid w:val="00731AFF"/>
    <w:rsid w:val="00731B9D"/>
    <w:rsid w:val="007329BE"/>
    <w:rsid w:val="00732A20"/>
    <w:rsid w:val="00732BDD"/>
    <w:rsid w:val="00732CE2"/>
    <w:rsid w:val="00732D6B"/>
    <w:rsid w:val="00732ED3"/>
    <w:rsid w:val="00733002"/>
    <w:rsid w:val="00733469"/>
    <w:rsid w:val="00733611"/>
    <w:rsid w:val="00733F82"/>
    <w:rsid w:val="0073446F"/>
    <w:rsid w:val="0073465D"/>
    <w:rsid w:val="00734B84"/>
    <w:rsid w:val="00734C4F"/>
    <w:rsid w:val="00734F5A"/>
    <w:rsid w:val="007354B3"/>
    <w:rsid w:val="0073561E"/>
    <w:rsid w:val="00735693"/>
    <w:rsid w:val="00735715"/>
    <w:rsid w:val="0073575C"/>
    <w:rsid w:val="007358C9"/>
    <w:rsid w:val="00735C06"/>
    <w:rsid w:val="007364ED"/>
    <w:rsid w:val="00736614"/>
    <w:rsid w:val="00736771"/>
    <w:rsid w:val="00736E7A"/>
    <w:rsid w:val="00736FB2"/>
    <w:rsid w:val="0073714A"/>
    <w:rsid w:val="0073763A"/>
    <w:rsid w:val="007378E6"/>
    <w:rsid w:val="00737C8B"/>
    <w:rsid w:val="007401A2"/>
    <w:rsid w:val="0074023E"/>
    <w:rsid w:val="0074046A"/>
    <w:rsid w:val="0074092E"/>
    <w:rsid w:val="00740E55"/>
    <w:rsid w:val="0074129B"/>
    <w:rsid w:val="00741319"/>
    <w:rsid w:val="00741422"/>
    <w:rsid w:val="007418BB"/>
    <w:rsid w:val="00741A46"/>
    <w:rsid w:val="00741D01"/>
    <w:rsid w:val="0074265C"/>
    <w:rsid w:val="0074274D"/>
    <w:rsid w:val="00742AA6"/>
    <w:rsid w:val="007430A2"/>
    <w:rsid w:val="00743697"/>
    <w:rsid w:val="00743960"/>
    <w:rsid w:val="007439C6"/>
    <w:rsid w:val="00743ABA"/>
    <w:rsid w:val="00743DF0"/>
    <w:rsid w:val="00743F6B"/>
    <w:rsid w:val="00744316"/>
    <w:rsid w:val="00744971"/>
    <w:rsid w:val="00744C01"/>
    <w:rsid w:val="0074513C"/>
    <w:rsid w:val="007467D1"/>
    <w:rsid w:val="00746884"/>
    <w:rsid w:val="00746A24"/>
    <w:rsid w:val="00746AC4"/>
    <w:rsid w:val="00746F3F"/>
    <w:rsid w:val="00747679"/>
    <w:rsid w:val="00747964"/>
    <w:rsid w:val="00747AB8"/>
    <w:rsid w:val="00750369"/>
    <w:rsid w:val="00750BED"/>
    <w:rsid w:val="00750E9D"/>
    <w:rsid w:val="0075120A"/>
    <w:rsid w:val="00751647"/>
    <w:rsid w:val="007517B3"/>
    <w:rsid w:val="00751966"/>
    <w:rsid w:val="00751AC5"/>
    <w:rsid w:val="00751BAC"/>
    <w:rsid w:val="00751F70"/>
    <w:rsid w:val="00752261"/>
    <w:rsid w:val="007522C3"/>
    <w:rsid w:val="00752530"/>
    <w:rsid w:val="00752660"/>
    <w:rsid w:val="0075275A"/>
    <w:rsid w:val="00752ABE"/>
    <w:rsid w:val="00752AF9"/>
    <w:rsid w:val="00752B80"/>
    <w:rsid w:val="00752F82"/>
    <w:rsid w:val="00753005"/>
    <w:rsid w:val="007532AC"/>
    <w:rsid w:val="00753423"/>
    <w:rsid w:val="00753467"/>
    <w:rsid w:val="007535C6"/>
    <w:rsid w:val="00753910"/>
    <w:rsid w:val="00753A41"/>
    <w:rsid w:val="00753CBA"/>
    <w:rsid w:val="00753E68"/>
    <w:rsid w:val="00753EAE"/>
    <w:rsid w:val="007540CF"/>
    <w:rsid w:val="00754283"/>
    <w:rsid w:val="00754618"/>
    <w:rsid w:val="00754B4F"/>
    <w:rsid w:val="00755084"/>
    <w:rsid w:val="007554C3"/>
    <w:rsid w:val="00755927"/>
    <w:rsid w:val="00755EBA"/>
    <w:rsid w:val="00755EF7"/>
    <w:rsid w:val="007560E8"/>
    <w:rsid w:val="0075610B"/>
    <w:rsid w:val="00756C79"/>
    <w:rsid w:val="00756F34"/>
    <w:rsid w:val="00757322"/>
    <w:rsid w:val="00757623"/>
    <w:rsid w:val="007576C9"/>
    <w:rsid w:val="007578DE"/>
    <w:rsid w:val="00757E7B"/>
    <w:rsid w:val="00760888"/>
    <w:rsid w:val="0076093A"/>
    <w:rsid w:val="00760DA7"/>
    <w:rsid w:val="00760E23"/>
    <w:rsid w:val="007610F7"/>
    <w:rsid w:val="0076130C"/>
    <w:rsid w:val="0076134D"/>
    <w:rsid w:val="00761462"/>
    <w:rsid w:val="00761632"/>
    <w:rsid w:val="00761B57"/>
    <w:rsid w:val="00761B61"/>
    <w:rsid w:val="00761B8D"/>
    <w:rsid w:val="00761E9A"/>
    <w:rsid w:val="00761F99"/>
    <w:rsid w:val="00762231"/>
    <w:rsid w:val="007622CF"/>
    <w:rsid w:val="007625AA"/>
    <w:rsid w:val="0076282B"/>
    <w:rsid w:val="00762B8F"/>
    <w:rsid w:val="00762BE3"/>
    <w:rsid w:val="0076323D"/>
    <w:rsid w:val="00763351"/>
    <w:rsid w:val="00763641"/>
    <w:rsid w:val="0076392B"/>
    <w:rsid w:val="00763A10"/>
    <w:rsid w:val="00763A77"/>
    <w:rsid w:val="00763E4F"/>
    <w:rsid w:val="00763E70"/>
    <w:rsid w:val="00763F4A"/>
    <w:rsid w:val="00764140"/>
    <w:rsid w:val="00764BFD"/>
    <w:rsid w:val="00764D7D"/>
    <w:rsid w:val="0076503F"/>
    <w:rsid w:val="007650C6"/>
    <w:rsid w:val="00765339"/>
    <w:rsid w:val="00765783"/>
    <w:rsid w:val="00765BB7"/>
    <w:rsid w:val="00766216"/>
    <w:rsid w:val="00766507"/>
    <w:rsid w:val="007668F7"/>
    <w:rsid w:val="00767714"/>
    <w:rsid w:val="0076783E"/>
    <w:rsid w:val="00767919"/>
    <w:rsid w:val="007679AF"/>
    <w:rsid w:val="00767E4D"/>
    <w:rsid w:val="00767FF4"/>
    <w:rsid w:val="007702B5"/>
    <w:rsid w:val="0077035A"/>
    <w:rsid w:val="007709DE"/>
    <w:rsid w:val="00770E5B"/>
    <w:rsid w:val="00770F3E"/>
    <w:rsid w:val="00770F6E"/>
    <w:rsid w:val="00771106"/>
    <w:rsid w:val="007713C5"/>
    <w:rsid w:val="00771771"/>
    <w:rsid w:val="007717B5"/>
    <w:rsid w:val="007717E7"/>
    <w:rsid w:val="007719BC"/>
    <w:rsid w:val="00771B03"/>
    <w:rsid w:val="00771B3E"/>
    <w:rsid w:val="00771D9A"/>
    <w:rsid w:val="00771E72"/>
    <w:rsid w:val="00771EBA"/>
    <w:rsid w:val="00771F0F"/>
    <w:rsid w:val="0077209A"/>
    <w:rsid w:val="007721CC"/>
    <w:rsid w:val="007726B1"/>
    <w:rsid w:val="00772851"/>
    <w:rsid w:val="00772B45"/>
    <w:rsid w:val="00772F4A"/>
    <w:rsid w:val="00772F57"/>
    <w:rsid w:val="0077323A"/>
    <w:rsid w:val="0077361D"/>
    <w:rsid w:val="00773787"/>
    <w:rsid w:val="00773B4D"/>
    <w:rsid w:val="00773B8D"/>
    <w:rsid w:val="00773C2E"/>
    <w:rsid w:val="00773C3A"/>
    <w:rsid w:val="00773D32"/>
    <w:rsid w:val="00774051"/>
    <w:rsid w:val="007748A1"/>
    <w:rsid w:val="00774916"/>
    <w:rsid w:val="00774A23"/>
    <w:rsid w:val="00774D87"/>
    <w:rsid w:val="007751DC"/>
    <w:rsid w:val="0077520B"/>
    <w:rsid w:val="0077520D"/>
    <w:rsid w:val="0077540B"/>
    <w:rsid w:val="0077551A"/>
    <w:rsid w:val="007755EB"/>
    <w:rsid w:val="0077560A"/>
    <w:rsid w:val="007757FB"/>
    <w:rsid w:val="00776146"/>
    <w:rsid w:val="0077660C"/>
    <w:rsid w:val="00776D55"/>
    <w:rsid w:val="00776E89"/>
    <w:rsid w:val="007771DC"/>
    <w:rsid w:val="00777457"/>
    <w:rsid w:val="00777483"/>
    <w:rsid w:val="007776AC"/>
    <w:rsid w:val="0077772B"/>
    <w:rsid w:val="007777E9"/>
    <w:rsid w:val="00777BAE"/>
    <w:rsid w:val="007800C2"/>
    <w:rsid w:val="0078022D"/>
    <w:rsid w:val="00780FA6"/>
    <w:rsid w:val="007813F2"/>
    <w:rsid w:val="007815DD"/>
    <w:rsid w:val="007819F6"/>
    <w:rsid w:val="00781B92"/>
    <w:rsid w:val="00781E9F"/>
    <w:rsid w:val="007821E2"/>
    <w:rsid w:val="00782740"/>
    <w:rsid w:val="00783099"/>
    <w:rsid w:val="0078348F"/>
    <w:rsid w:val="0078350A"/>
    <w:rsid w:val="0078358D"/>
    <w:rsid w:val="0078364D"/>
    <w:rsid w:val="00783B6C"/>
    <w:rsid w:val="00783CC1"/>
    <w:rsid w:val="00783D20"/>
    <w:rsid w:val="00784283"/>
    <w:rsid w:val="007844BB"/>
    <w:rsid w:val="00784512"/>
    <w:rsid w:val="00784656"/>
    <w:rsid w:val="007849DA"/>
    <w:rsid w:val="007853FE"/>
    <w:rsid w:val="00785B28"/>
    <w:rsid w:val="00785F45"/>
    <w:rsid w:val="007862A1"/>
    <w:rsid w:val="00786354"/>
    <w:rsid w:val="007869EB"/>
    <w:rsid w:val="00786A55"/>
    <w:rsid w:val="00786A7A"/>
    <w:rsid w:val="00786EA5"/>
    <w:rsid w:val="00786FD8"/>
    <w:rsid w:val="00787764"/>
    <w:rsid w:val="00787A0C"/>
    <w:rsid w:val="00787C7B"/>
    <w:rsid w:val="00787D53"/>
    <w:rsid w:val="00787D95"/>
    <w:rsid w:val="00790632"/>
    <w:rsid w:val="00790E20"/>
    <w:rsid w:val="0079105B"/>
    <w:rsid w:val="007913B8"/>
    <w:rsid w:val="00792039"/>
    <w:rsid w:val="007924BF"/>
    <w:rsid w:val="0079283F"/>
    <w:rsid w:val="00792932"/>
    <w:rsid w:val="00792A97"/>
    <w:rsid w:val="00792BA8"/>
    <w:rsid w:val="00792D5A"/>
    <w:rsid w:val="00793466"/>
    <w:rsid w:val="00793947"/>
    <w:rsid w:val="00793F8D"/>
    <w:rsid w:val="007944B1"/>
    <w:rsid w:val="00794F9D"/>
    <w:rsid w:val="00795D8C"/>
    <w:rsid w:val="00795DF7"/>
    <w:rsid w:val="00795EC5"/>
    <w:rsid w:val="007963CC"/>
    <w:rsid w:val="00796496"/>
    <w:rsid w:val="007966B1"/>
    <w:rsid w:val="00796BD4"/>
    <w:rsid w:val="0079775F"/>
    <w:rsid w:val="007977F2"/>
    <w:rsid w:val="00797C6F"/>
    <w:rsid w:val="00797CCA"/>
    <w:rsid w:val="00797D33"/>
    <w:rsid w:val="007A0188"/>
    <w:rsid w:val="007A0376"/>
    <w:rsid w:val="007A0396"/>
    <w:rsid w:val="007A03C3"/>
    <w:rsid w:val="007A051D"/>
    <w:rsid w:val="007A05D8"/>
    <w:rsid w:val="007A0ACE"/>
    <w:rsid w:val="007A0D2D"/>
    <w:rsid w:val="007A1651"/>
    <w:rsid w:val="007A186A"/>
    <w:rsid w:val="007A20DC"/>
    <w:rsid w:val="007A2168"/>
    <w:rsid w:val="007A2AB1"/>
    <w:rsid w:val="007A2D7C"/>
    <w:rsid w:val="007A3112"/>
    <w:rsid w:val="007A319B"/>
    <w:rsid w:val="007A39F2"/>
    <w:rsid w:val="007A3A3A"/>
    <w:rsid w:val="007A3AF1"/>
    <w:rsid w:val="007A3D0C"/>
    <w:rsid w:val="007A4079"/>
    <w:rsid w:val="007A4192"/>
    <w:rsid w:val="007A445A"/>
    <w:rsid w:val="007A48F1"/>
    <w:rsid w:val="007A4938"/>
    <w:rsid w:val="007A49A9"/>
    <w:rsid w:val="007A53F5"/>
    <w:rsid w:val="007A5554"/>
    <w:rsid w:val="007A5570"/>
    <w:rsid w:val="007A55A4"/>
    <w:rsid w:val="007A57D3"/>
    <w:rsid w:val="007A59DE"/>
    <w:rsid w:val="007A6089"/>
    <w:rsid w:val="007A629C"/>
    <w:rsid w:val="007A6495"/>
    <w:rsid w:val="007A6C28"/>
    <w:rsid w:val="007A726B"/>
    <w:rsid w:val="007A72F0"/>
    <w:rsid w:val="007A77A9"/>
    <w:rsid w:val="007A791B"/>
    <w:rsid w:val="007A7A1F"/>
    <w:rsid w:val="007A7DAF"/>
    <w:rsid w:val="007B0146"/>
    <w:rsid w:val="007B0719"/>
    <w:rsid w:val="007B0B8D"/>
    <w:rsid w:val="007B0C18"/>
    <w:rsid w:val="007B0F79"/>
    <w:rsid w:val="007B1798"/>
    <w:rsid w:val="007B1D0F"/>
    <w:rsid w:val="007B1E10"/>
    <w:rsid w:val="007B23C5"/>
    <w:rsid w:val="007B30B0"/>
    <w:rsid w:val="007B3479"/>
    <w:rsid w:val="007B3722"/>
    <w:rsid w:val="007B38D0"/>
    <w:rsid w:val="007B3B06"/>
    <w:rsid w:val="007B4CC7"/>
    <w:rsid w:val="007B4FB1"/>
    <w:rsid w:val="007B538D"/>
    <w:rsid w:val="007B5899"/>
    <w:rsid w:val="007B6257"/>
    <w:rsid w:val="007B6590"/>
    <w:rsid w:val="007B671E"/>
    <w:rsid w:val="007B674B"/>
    <w:rsid w:val="007B6B71"/>
    <w:rsid w:val="007B6E12"/>
    <w:rsid w:val="007B7221"/>
    <w:rsid w:val="007B7234"/>
    <w:rsid w:val="007B755D"/>
    <w:rsid w:val="007B7F75"/>
    <w:rsid w:val="007C045B"/>
    <w:rsid w:val="007C04E6"/>
    <w:rsid w:val="007C0527"/>
    <w:rsid w:val="007C055D"/>
    <w:rsid w:val="007C0AA9"/>
    <w:rsid w:val="007C0B26"/>
    <w:rsid w:val="007C0E13"/>
    <w:rsid w:val="007C0EA4"/>
    <w:rsid w:val="007C1067"/>
    <w:rsid w:val="007C1168"/>
    <w:rsid w:val="007C1ABD"/>
    <w:rsid w:val="007C2007"/>
    <w:rsid w:val="007C2585"/>
    <w:rsid w:val="007C2592"/>
    <w:rsid w:val="007C26A7"/>
    <w:rsid w:val="007C2794"/>
    <w:rsid w:val="007C27D6"/>
    <w:rsid w:val="007C2D57"/>
    <w:rsid w:val="007C2EF4"/>
    <w:rsid w:val="007C3123"/>
    <w:rsid w:val="007C3601"/>
    <w:rsid w:val="007C381F"/>
    <w:rsid w:val="007C3882"/>
    <w:rsid w:val="007C38E0"/>
    <w:rsid w:val="007C39AD"/>
    <w:rsid w:val="007C3AB4"/>
    <w:rsid w:val="007C40BB"/>
    <w:rsid w:val="007C41CE"/>
    <w:rsid w:val="007C421B"/>
    <w:rsid w:val="007C4919"/>
    <w:rsid w:val="007C49B3"/>
    <w:rsid w:val="007C5303"/>
    <w:rsid w:val="007C5352"/>
    <w:rsid w:val="007C53D8"/>
    <w:rsid w:val="007C5A5F"/>
    <w:rsid w:val="007C5AFD"/>
    <w:rsid w:val="007C6AD3"/>
    <w:rsid w:val="007C6DE1"/>
    <w:rsid w:val="007C7104"/>
    <w:rsid w:val="007C76CA"/>
    <w:rsid w:val="007C78DF"/>
    <w:rsid w:val="007D00E1"/>
    <w:rsid w:val="007D0633"/>
    <w:rsid w:val="007D0CAC"/>
    <w:rsid w:val="007D10B2"/>
    <w:rsid w:val="007D1197"/>
    <w:rsid w:val="007D1703"/>
    <w:rsid w:val="007D1875"/>
    <w:rsid w:val="007D1FC6"/>
    <w:rsid w:val="007D22DD"/>
    <w:rsid w:val="007D240A"/>
    <w:rsid w:val="007D26B9"/>
    <w:rsid w:val="007D2910"/>
    <w:rsid w:val="007D2A8E"/>
    <w:rsid w:val="007D2C14"/>
    <w:rsid w:val="007D2E80"/>
    <w:rsid w:val="007D30D5"/>
    <w:rsid w:val="007D32FC"/>
    <w:rsid w:val="007D3331"/>
    <w:rsid w:val="007D3B98"/>
    <w:rsid w:val="007D3BEC"/>
    <w:rsid w:val="007D4067"/>
    <w:rsid w:val="007D4FED"/>
    <w:rsid w:val="007D54DC"/>
    <w:rsid w:val="007D54FB"/>
    <w:rsid w:val="007D58A9"/>
    <w:rsid w:val="007D5A51"/>
    <w:rsid w:val="007D5B3D"/>
    <w:rsid w:val="007D5B8D"/>
    <w:rsid w:val="007D5D69"/>
    <w:rsid w:val="007D60FC"/>
    <w:rsid w:val="007D6329"/>
    <w:rsid w:val="007D6396"/>
    <w:rsid w:val="007D65CB"/>
    <w:rsid w:val="007D689F"/>
    <w:rsid w:val="007D68F3"/>
    <w:rsid w:val="007D6D9D"/>
    <w:rsid w:val="007D6DFB"/>
    <w:rsid w:val="007D6FB2"/>
    <w:rsid w:val="007D73B6"/>
    <w:rsid w:val="007D7576"/>
    <w:rsid w:val="007D75F8"/>
    <w:rsid w:val="007D7C32"/>
    <w:rsid w:val="007D7E58"/>
    <w:rsid w:val="007E025F"/>
    <w:rsid w:val="007E0A5B"/>
    <w:rsid w:val="007E0B71"/>
    <w:rsid w:val="007E0BF4"/>
    <w:rsid w:val="007E0C49"/>
    <w:rsid w:val="007E0C80"/>
    <w:rsid w:val="007E0DD7"/>
    <w:rsid w:val="007E0E37"/>
    <w:rsid w:val="007E103D"/>
    <w:rsid w:val="007E14F2"/>
    <w:rsid w:val="007E14F3"/>
    <w:rsid w:val="007E1AF0"/>
    <w:rsid w:val="007E1D3F"/>
    <w:rsid w:val="007E1D94"/>
    <w:rsid w:val="007E223D"/>
    <w:rsid w:val="007E2399"/>
    <w:rsid w:val="007E2493"/>
    <w:rsid w:val="007E2638"/>
    <w:rsid w:val="007E296F"/>
    <w:rsid w:val="007E2ED3"/>
    <w:rsid w:val="007E2F40"/>
    <w:rsid w:val="007E30D1"/>
    <w:rsid w:val="007E3399"/>
    <w:rsid w:val="007E3628"/>
    <w:rsid w:val="007E3664"/>
    <w:rsid w:val="007E37B1"/>
    <w:rsid w:val="007E3997"/>
    <w:rsid w:val="007E3F69"/>
    <w:rsid w:val="007E4381"/>
    <w:rsid w:val="007E462C"/>
    <w:rsid w:val="007E4EC0"/>
    <w:rsid w:val="007E5388"/>
    <w:rsid w:val="007E53E5"/>
    <w:rsid w:val="007E5477"/>
    <w:rsid w:val="007E54E8"/>
    <w:rsid w:val="007E58FB"/>
    <w:rsid w:val="007E58FC"/>
    <w:rsid w:val="007E5C37"/>
    <w:rsid w:val="007E6143"/>
    <w:rsid w:val="007E63BF"/>
    <w:rsid w:val="007E6987"/>
    <w:rsid w:val="007E6E90"/>
    <w:rsid w:val="007E6EAF"/>
    <w:rsid w:val="007E74E3"/>
    <w:rsid w:val="007E7C43"/>
    <w:rsid w:val="007E7D1C"/>
    <w:rsid w:val="007E7E22"/>
    <w:rsid w:val="007E7E46"/>
    <w:rsid w:val="007E7FE8"/>
    <w:rsid w:val="007F06BE"/>
    <w:rsid w:val="007F094B"/>
    <w:rsid w:val="007F156D"/>
    <w:rsid w:val="007F1594"/>
    <w:rsid w:val="007F1849"/>
    <w:rsid w:val="007F1A41"/>
    <w:rsid w:val="007F1D3D"/>
    <w:rsid w:val="007F1E95"/>
    <w:rsid w:val="007F248C"/>
    <w:rsid w:val="007F26AD"/>
    <w:rsid w:val="007F2AB9"/>
    <w:rsid w:val="007F2D3C"/>
    <w:rsid w:val="007F2F2F"/>
    <w:rsid w:val="007F31F6"/>
    <w:rsid w:val="007F3587"/>
    <w:rsid w:val="007F37B9"/>
    <w:rsid w:val="007F37D9"/>
    <w:rsid w:val="007F3BDE"/>
    <w:rsid w:val="007F4242"/>
    <w:rsid w:val="007F42FA"/>
    <w:rsid w:val="007F4A51"/>
    <w:rsid w:val="007F4C2B"/>
    <w:rsid w:val="007F58B8"/>
    <w:rsid w:val="007F5970"/>
    <w:rsid w:val="007F6105"/>
    <w:rsid w:val="007F6592"/>
    <w:rsid w:val="007F67A6"/>
    <w:rsid w:val="007F6A0D"/>
    <w:rsid w:val="007F6BD9"/>
    <w:rsid w:val="007F6CA3"/>
    <w:rsid w:val="007F6D56"/>
    <w:rsid w:val="007F7005"/>
    <w:rsid w:val="007F7086"/>
    <w:rsid w:val="007F7725"/>
    <w:rsid w:val="007F7BAA"/>
    <w:rsid w:val="007F7BB8"/>
    <w:rsid w:val="00800304"/>
    <w:rsid w:val="0080048F"/>
    <w:rsid w:val="0080068A"/>
    <w:rsid w:val="008007AF"/>
    <w:rsid w:val="00800A9C"/>
    <w:rsid w:val="008013DA"/>
    <w:rsid w:val="00801752"/>
    <w:rsid w:val="008019B0"/>
    <w:rsid w:val="008019B5"/>
    <w:rsid w:val="00801F11"/>
    <w:rsid w:val="00802092"/>
    <w:rsid w:val="0080213F"/>
    <w:rsid w:val="00802393"/>
    <w:rsid w:val="00802463"/>
    <w:rsid w:val="00802CA7"/>
    <w:rsid w:val="00802D1B"/>
    <w:rsid w:val="00803138"/>
    <w:rsid w:val="0080406F"/>
    <w:rsid w:val="00804FD0"/>
    <w:rsid w:val="008053C0"/>
    <w:rsid w:val="0080546F"/>
    <w:rsid w:val="008056FF"/>
    <w:rsid w:val="00805714"/>
    <w:rsid w:val="00805855"/>
    <w:rsid w:val="00805BF9"/>
    <w:rsid w:val="00806328"/>
    <w:rsid w:val="0080651B"/>
    <w:rsid w:val="0080652D"/>
    <w:rsid w:val="00806616"/>
    <w:rsid w:val="0080700B"/>
    <w:rsid w:val="00807200"/>
    <w:rsid w:val="008076A7"/>
    <w:rsid w:val="00807969"/>
    <w:rsid w:val="00807C86"/>
    <w:rsid w:val="00807EA0"/>
    <w:rsid w:val="008103B8"/>
    <w:rsid w:val="0081065E"/>
    <w:rsid w:val="0081086E"/>
    <w:rsid w:val="0081089D"/>
    <w:rsid w:val="0081089E"/>
    <w:rsid w:val="00810A5F"/>
    <w:rsid w:val="00811256"/>
    <w:rsid w:val="00811C77"/>
    <w:rsid w:val="00811D93"/>
    <w:rsid w:val="00811FC6"/>
    <w:rsid w:val="0081260C"/>
    <w:rsid w:val="008130AC"/>
    <w:rsid w:val="0081365F"/>
    <w:rsid w:val="008139F2"/>
    <w:rsid w:val="00813B71"/>
    <w:rsid w:val="00813D86"/>
    <w:rsid w:val="00813E41"/>
    <w:rsid w:val="0081404F"/>
    <w:rsid w:val="008140B8"/>
    <w:rsid w:val="00814428"/>
    <w:rsid w:val="008144B2"/>
    <w:rsid w:val="00814598"/>
    <w:rsid w:val="00814790"/>
    <w:rsid w:val="008147D7"/>
    <w:rsid w:val="0081498F"/>
    <w:rsid w:val="00814B06"/>
    <w:rsid w:val="00814DDB"/>
    <w:rsid w:val="00814E3C"/>
    <w:rsid w:val="00814F98"/>
    <w:rsid w:val="008150DF"/>
    <w:rsid w:val="00815563"/>
    <w:rsid w:val="008155DA"/>
    <w:rsid w:val="008156AF"/>
    <w:rsid w:val="00815D8B"/>
    <w:rsid w:val="0081609F"/>
    <w:rsid w:val="00816164"/>
    <w:rsid w:val="008163D5"/>
    <w:rsid w:val="00816430"/>
    <w:rsid w:val="00816975"/>
    <w:rsid w:val="00816B5A"/>
    <w:rsid w:val="00816D7C"/>
    <w:rsid w:val="00816E74"/>
    <w:rsid w:val="00817050"/>
    <w:rsid w:val="00817289"/>
    <w:rsid w:val="008175A4"/>
    <w:rsid w:val="00817606"/>
    <w:rsid w:val="00817D4B"/>
    <w:rsid w:val="0082019B"/>
    <w:rsid w:val="00820576"/>
    <w:rsid w:val="00820A4C"/>
    <w:rsid w:val="00820AC5"/>
    <w:rsid w:val="00820B42"/>
    <w:rsid w:val="00820BC3"/>
    <w:rsid w:val="00820DF0"/>
    <w:rsid w:val="0082150B"/>
    <w:rsid w:val="0082156F"/>
    <w:rsid w:val="0082164F"/>
    <w:rsid w:val="00821990"/>
    <w:rsid w:val="00821EF4"/>
    <w:rsid w:val="008229C1"/>
    <w:rsid w:val="00822BA2"/>
    <w:rsid w:val="008235FC"/>
    <w:rsid w:val="00823FE7"/>
    <w:rsid w:val="00824257"/>
    <w:rsid w:val="0082445A"/>
    <w:rsid w:val="00824589"/>
    <w:rsid w:val="008248F3"/>
    <w:rsid w:val="00824E32"/>
    <w:rsid w:val="00824F41"/>
    <w:rsid w:val="00825708"/>
    <w:rsid w:val="008258CB"/>
    <w:rsid w:val="00825BD3"/>
    <w:rsid w:val="0082625F"/>
    <w:rsid w:val="008269F7"/>
    <w:rsid w:val="008276F6"/>
    <w:rsid w:val="00827AEA"/>
    <w:rsid w:val="00827BD9"/>
    <w:rsid w:val="00830265"/>
    <w:rsid w:val="00830287"/>
    <w:rsid w:val="00830372"/>
    <w:rsid w:val="008303AC"/>
    <w:rsid w:val="008304F9"/>
    <w:rsid w:val="008309FF"/>
    <w:rsid w:val="00830D09"/>
    <w:rsid w:val="008311DF"/>
    <w:rsid w:val="0083122C"/>
    <w:rsid w:val="0083127C"/>
    <w:rsid w:val="00831358"/>
    <w:rsid w:val="00831381"/>
    <w:rsid w:val="0083150D"/>
    <w:rsid w:val="00831754"/>
    <w:rsid w:val="00831878"/>
    <w:rsid w:val="00831EC4"/>
    <w:rsid w:val="008320C7"/>
    <w:rsid w:val="008322A2"/>
    <w:rsid w:val="008326CB"/>
    <w:rsid w:val="00832D51"/>
    <w:rsid w:val="00832FA1"/>
    <w:rsid w:val="00832FAE"/>
    <w:rsid w:val="0083320F"/>
    <w:rsid w:val="0083384C"/>
    <w:rsid w:val="008338D5"/>
    <w:rsid w:val="00833B20"/>
    <w:rsid w:val="00833D11"/>
    <w:rsid w:val="008340E4"/>
    <w:rsid w:val="008345FC"/>
    <w:rsid w:val="00834B39"/>
    <w:rsid w:val="00834E59"/>
    <w:rsid w:val="008350BD"/>
    <w:rsid w:val="008353B3"/>
    <w:rsid w:val="008358C9"/>
    <w:rsid w:val="00835C53"/>
    <w:rsid w:val="00835F84"/>
    <w:rsid w:val="00836879"/>
    <w:rsid w:val="00836B54"/>
    <w:rsid w:val="00836C7F"/>
    <w:rsid w:val="00836F17"/>
    <w:rsid w:val="00837251"/>
    <w:rsid w:val="008375D0"/>
    <w:rsid w:val="0083797C"/>
    <w:rsid w:val="00837BE3"/>
    <w:rsid w:val="008401FD"/>
    <w:rsid w:val="0084043D"/>
    <w:rsid w:val="00840737"/>
    <w:rsid w:val="00840750"/>
    <w:rsid w:val="0084077B"/>
    <w:rsid w:val="00840F5D"/>
    <w:rsid w:val="008415F2"/>
    <w:rsid w:val="008416B3"/>
    <w:rsid w:val="00841DCB"/>
    <w:rsid w:val="00842198"/>
    <w:rsid w:val="0084262E"/>
    <w:rsid w:val="00842A02"/>
    <w:rsid w:val="00842B35"/>
    <w:rsid w:val="00842D92"/>
    <w:rsid w:val="00842F2F"/>
    <w:rsid w:val="00842FEF"/>
    <w:rsid w:val="00843482"/>
    <w:rsid w:val="008434D1"/>
    <w:rsid w:val="00843508"/>
    <w:rsid w:val="0084350C"/>
    <w:rsid w:val="008436C8"/>
    <w:rsid w:val="00843A50"/>
    <w:rsid w:val="00843CF4"/>
    <w:rsid w:val="00843E66"/>
    <w:rsid w:val="008440DB"/>
    <w:rsid w:val="0084411B"/>
    <w:rsid w:val="00844523"/>
    <w:rsid w:val="00844B18"/>
    <w:rsid w:val="00844B7B"/>
    <w:rsid w:val="00844D60"/>
    <w:rsid w:val="00844F47"/>
    <w:rsid w:val="00845167"/>
    <w:rsid w:val="00845449"/>
    <w:rsid w:val="00845BC2"/>
    <w:rsid w:val="00845CBD"/>
    <w:rsid w:val="00845D1C"/>
    <w:rsid w:val="008469F7"/>
    <w:rsid w:val="008469FB"/>
    <w:rsid w:val="00846B9C"/>
    <w:rsid w:val="00846E90"/>
    <w:rsid w:val="00847499"/>
    <w:rsid w:val="0084757E"/>
    <w:rsid w:val="0084767A"/>
    <w:rsid w:val="00847993"/>
    <w:rsid w:val="00847BFC"/>
    <w:rsid w:val="00847D29"/>
    <w:rsid w:val="00847ED7"/>
    <w:rsid w:val="00850974"/>
    <w:rsid w:val="00850BBD"/>
    <w:rsid w:val="00850DA6"/>
    <w:rsid w:val="0085106F"/>
    <w:rsid w:val="00851138"/>
    <w:rsid w:val="00851885"/>
    <w:rsid w:val="00851957"/>
    <w:rsid w:val="00851C85"/>
    <w:rsid w:val="00852A1D"/>
    <w:rsid w:val="00852C7A"/>
    <w:rsid w:val="00852E94"/>
    <w:rsid w:val="00853571"/>
    <w:rsid w:val="00853AE9"/>
    <w:rsid w:val="00854001"/>
    <w:rsid w:val="008544D6"/>
    <w:rsid w:val="00854AB7"/>
    <w:rsid w:val="00854C0C"/>
    <w:rsid w:val="0085547F"/>
    <w:rsid w:val="008556DF"/>
    <w:rsid w:val="008559BD"/>
    <w:rsid w:val="008559E3"/>
    <w:rsid w:val="00855C57"/>
    <w:rsid w:val="00856238"/>
    <w:rsid w:val="0085624A"/>
    <w:rsid w:val="00856902"/>
    <w:rsid w:val="00857511"/>
    <w:rsid w:val="00857515"/>
    <w:rsid w:val="00857DD9"/>
    <w:rsid w:val="00857F33"/>
    <w:rsid w:val="00860023"/>
    <w:rsid w:val="008605A7"/>
    <w:rsid w:val="00860609"/>
    <w:rsid w:val="00860AA5"/>
    <w:rsid w:val="00860BED"/>
    <w:rsid w:val="00860E55"/>
    <w:rsid w:val="00861079"/>
    <w:rsid w:val="0086111F"/>
    <w:rsid w:val="008611EF"/>
    <w:rsid w:val="00861685"/>
    <w:rsid w:val="00861A62"/>
    <w:rsid w:val="00861C90"/>
    <w:rsid w:val="00861C9C"/>
    <w:rsid w:val="00861CA5"/>
    <w:rsid w:val="00861D85"/>
    <w:rsid w:val="00862855"/>
    <w:rsid w:val="008637C5"/>
    <w:rsid w:val="00863C79"/>
    <w:rsid w:val="00863E38"/>
    <w:rsid w:val="008641FD"/>
    <w:rsid w:val="008642F1"/>
    <w:rsid w:val="00864337"/>
    <w:rsid w:val="00864957"/>
    <w:rsid w:val="00864A57"/>
    <w:rsid w:val="00864E6F"/>
    <w:rsid w:val="00865C05"/>
    <w:rsid w:val="00865C2E"/>
    <w:rsid w:val="00865CC8"/>
    <w:rsid w:val="00866592"/>
    <w:rsid w:val="00866722"/>
    <w:rsid w:val="008668E9"/>
    <w:rsid w:val="00866A11"/>
    <w:rsid w:val="00866A12"/>
    <w:rsid w:val="00866BC1"/>
    <w:rsid w:val="00866F91"/>
    <w:rsid w:val="00867567"/>
    <w:rsid w:val="00867650"/>
    <w:rsid w:val="008676A7"/>
    <w:rsid w:val="008676E7"/>
    <w:rsid w:val="00867868"/>
    <w:rsid w:val="00867CAD"/>
    <w:rsid w:val="0087001A"/>
    <w:rsid w:val="00870161"/>
    <w:rsid w:val="0087088E"/>
    <w:rsid w:val="00871209"/>
    <w:rsid w:val="008712D8"/>
    <w:rsid w:val="00871841"/>
    <w:rsid w:val="00871E7D"/>
    <w:rsid w:val="00871EF7"/>
    <w:rsid w:val="00871F69"/>
    <w:rsid w:val="008728E1"/>
    <w:rsid w:val="00872C4E"/>
    <w:rsid w:val="00872CBA"/>
    <w:rsid w:val="00873204"/>
    <w:rsid w:val="00873909"/>
    <w:rsid w:val="00873B06"/>
    <w:rsid w:val="008747B9"/>
    <w:rsid w:val="00874894"/>
    <w:rsid w:val="008749A1"/>
    <w:rsid w:val="00875991"/>
    <w:rsid w:val="00875B39"/>
    <w:rsid w:val="00876154"/>
    <w:rsid w:val="008769DF"/>
    <w:rsid w:val="00876BFF"/>
    <w:rsid w:val="00876EE3"/>
    <w:rsid w:val="00876F9D"/>
    <w:rsid w:val="00877399"/>
    <w:rsid w:val="00877EAA"/>
    <w:rsid w:val="008800B4"/>
    <w:rsid w:val="0088054D"/>
    <w:rsid w:val="00880BCD"/>
    <w:rsid w:val="00880F25"/>
    <w:rsid w:val="0088156E"/>
    <w:rsid w:val="00881734"/>
    <w:rsid w:val="00881A46"/>
    <w:rsid w:val="00881C4B"/>
    <w:rsid w:val="00881F5D"/>
    <w:rsid w:val="008821CD"/>
    <w:rsid w:val="00882991"/>
    <w:rsid w:val="0088308C"/>
    <w:rsid w:val="00883BBA"/>
    <w:rsid w:val="0088481C"/>
    <w:rsid w:val="008853C9"/>
    <w:rsid w:val="0088561C"/>
    <w:rsid w:val="008857DA"/>
    <w:rsid w:val="008857F1"/>
    <w:rsid w:val="00886314"/>
    <w:rsid w:val="00886411"/>
    <w:rsid w:val="0088642E"/>
    <w:rsid w:val="0088659B"/>
    <w:rsid w:val="008867E7"/>
    <w:rsid w:val="008867FC"/>
    <w:rsid w:val="00886AE3"/>
    <w:rsid w:val="00886B8B"/>
    <w:rsid w:val="00886E57"/>
    <w:rsid w:val="008877A7"/>
    <w:rsid w:val="00887C26"/>
    <w:rsid w:val="00887CA2"/>
    <w:rsid w:val="00887DBD"/>
    <w:rsid w:val="00890135"/>
    <w:rsid w:val="00890CB7"/>
    <w:rsid w:val="00890E4A"/>
    <w:rsid w:val="00890F96"/>
    <w:rsid w:val="008911E3"/>
    <w:rsid w:val="008913FA"/>
    <w:rsid w:val="00891784"/>
    <w:rsid w:val="00891C46"/>
    <w:rsid w:val="00891CD7"/>
    <w:rsid w:val="00892122"/>
    <w:rsid w:val="008923A5"/>
    <w:rsid w:val="00892F0B"/>
    <w:rsid w:val="00893086"/>
    <w:rsid w:val="008930A9"/>
    <w:rsid w:val="00893245"/>
    <w:rsid w:val="00893250"/>
    <w:rsid w:val="00893746"/>
    <w:rsid w:val="00893B48"/>
    <w:rsid w:val="00893BF1"/>
    <w:rsid w:val="00893EEA"/>
    <w:rsid w:val="00893F3B"/>
    <w:rsid w:val="00894364"/>
    <w:rsid w:val="00894A88"/>
    <w:rsid w:val="00894B82"/>
    <w:rsid w:val="00894FB1"/>
    <w:rsid w:val="00895050"/>
    <w:rsid w:val="00895696"/>
    <w:rsid w:val="008957D3"/>
    <w:rsid w:val="008961BE"/>
    <w:rsid w:val="0089654E"/>
    <w:rsid w:val="008966B3"/>
    <w:rsid w:val="0089680D"/>
    <w:rsid w:val="008968F6"/>
    <w:rsid w:val="00896BE4"/>
    <w:rsid w:val="00897299"/>
    <w:rsid w:val="008972A6"/>
    <w:rsid w:val="008973A6"/>
    <w:rsid w:val="008973AA"/>
    <w:rsid w:val="008974CE"/>
    <w:rsid w:val="00897FB5"/>
    <w:rsid w:val="008A04C0"/>
    <w:rsid w:val="008A0529"/>
    <w:rsid w:val="008A09AD"/>
    <w:rsid w:val="008A0B99"/>
    <w:rsid w:val="008A0F36"/>
    <w:rsid w:val="008A0FC8"/>
    <w:rsid w:val="008A1380"/>
    <w:rsid w:val="008A1493"/>
    <w:rsid w:val="008A1564"/>
    <w:rsid w:val="008A15CF"/>
    <w:rsid w:val="008A1741"/>
    <w:rsid w:val="008A1A40"/>
    <w:rsid w:val="008A1B27"/>
    <w:rsid w:val="008A1FA0"/>
    <w:rsid w:val="008A2073"/>
    <w:rsid w:val="008A2158"/>
    <w:rsid w:val="008A2CB5"/>
    <w:rsid w:val="008A32D3"/>
    <w:rsid w:val="008A355C"/>
    <w:rsid w:val="008A3629"/>
    <w:rsid w:val="008A3A3F"/>
    <w:rsid w:val="008A3B0F"/>
    <w:rsid w:val="008A3B95"/>
    <w:rsid w:val="008A419D"/>
    <w:rsid w:val="008A43E5"/>
    <w:rsid w:val="008A4AAF"/>
    <w:rsid w:val="008A561B"/>
    <w:rsid w:val="008A567B"/>
    <w:rsid w:val="008A5799"/>
    <w:rsid w:val="008A5927"/>
    <w:rsid w:val="008A69C8"/>
    <w:rsid w:val="008A6A6C"/>
    <w:rsid w:val="008A7034"/>
    <w:rsid w:val="008A731F"/>
    <w:rsid w:val="008A7AD2"/>
    <w:rsid w:val="008A7CB7"/>
    <w:rsid w:val="008B01BF"/>
    <w:rsid w:val="008B028B"/>
    <w:rsid w:val="008B0329"/>
    <w:rsid w:val="008B0970"/>
    <w:rsid w:val="008B0CFB"/>
    <w:rsid w:val="008B0E86"/>
    <w:rsid w:val="008B0EC4"/>
    <w:rsid w:val="008B1485"/>
    <w:rsid w:val="008B14A5"/>
    <w:rsid w:val="008B17A4"/>
    <w:rsid w:val="008B19CD"/>
    <w:rsid w:val="008B1EE3"/>
    <w:rsid w:val="008B1F3E"/>
    <w:rsid w:val="008B22F0"/>
    <w:rsid w:val="008B238E"/>
    <w:rsid w:val="008B2418"/>
    <w:rsid w:val="008B2648"/>
    <w:rsid w:val="008B272A"/>
    <w:rsid w:val="008B33A7"/>
    <w:rsid w:val="008B34B7"/>
    <w:rsid w:val="008B3568"/>
    <w:rsid w:val="008B3723"/>
    <w:rsid w:val="008B3EE5"/>
    <w:rsid w:val="008B4129"/>
    <w:rsid w:val="008B441B"/>
    <w:rsid w:val="008B465D"/>
    <w:rsid w:val="008B4671"/>
    <w:rsid w:val="008B48C7"/>
    <w:rsid w:val="008B48F4"/>
    <w:rsid w:val="008B4F32"/>
    <w:rsid w:val="008B51E1"/>
    <w:rsid w:val="008B5281"/>
    <w:rsid w:val="008B54BF"/>
    <w:rsid w:val="008B5572"/>
    <w:rsid w:val="008B5697"/>
    <w:rsid w:val="008B606A"/>
    <w:rsid w:val="008B651C"/>
    <w:rsid w:val="008B67B4"/>
    <w:rsid w:val="008B6A67"/>
    <w:rsid w:val="008B6B9E"/>
    <w:rsid w:val="008B6C81"/>
    <w:rsid w:val="008B7C69"/>
    <w:rsid w:val="008B7CA4"/>
    <w:rsid w:val="008B7F52"/>
    <w:rsid w:val="008C0233"/>
    <w:rsid w:val="008C027D"/>
    <w:rsid w:val="008C04B8"/>
    <w:rsid w:val="008C0836"/>
    <w:rsid w:val="008C09F1"/>
    <w:rsid w:val="008C1267"/>
    <w:rsid w:val="008C162F"/>
    <w:rsid w:val="008C16D2"/>
    <w:rsid w:val="008C1AAB"/>
    <w:rsid w:val="008C1B64"/>
    <w:rsid w:val="008C1B96"/>
    <w:rsid w:val="008C1CDD"/>
    <w:rsid w:val="008C1F52"/>
    <w:rsid w:val="008C2644"/>
    <w:rsid w:val="008C2D0A"/>
    <w:rsid w:val="008C32F3"/>
    <w:rsid w:val="008C344F"/>
    <w:rsid w:val="008C3528"/>
    <w:rsid w:val="008C365B"/>
    <w:rsid w:val="008C3689"/>
    <w:rsid w:val="008C390E"/>
    <w:rsid w:val="008C3BC5"/>
    <w:rsid w:val="008C438D"/>
    <w:rsid w:val="008C445A"/>
    <w:rsid w:val="008C4650"/>
    <w:rsid w:val="008C49A3"/>
    <w:rsid w:val="008C4CDF"/>
    <w:rsid w:val="008C5271"/>
    <w:rsid w:val="008C569A"/>
    <w:rsid w:val="008C5A3D"/>
    <w:rsid w:val="008C5AE9"/>
    <w:rsid w:val="008C5B6D"/>
    <w:rsid w:val="008C5D57"/>
    <w:rsid w:val="008C616C"/>
    <w:rsid w:val="008C6367"/>
    <w:rsid w:val="008C67AC"/>
    <w:rsid w:val="008C7124"/>
    <w:rsid w:val="008C71C7"/>
    <w:rsid w:val="008C74A5"/>
    <w:rsid w:val="008C76D9"/>
    <w:rsid w:val="008C7733"/>
    <w:rsid w:val="008C783D"/>
    <w:rsid w:val="008C794B"/>
    <w:rsid w:val="008C7996"/>
    <w:rsid w:val="008C7BE3"/>
    <w:rsid w:val="008D03B5"/>
    <w:rsid w:val="008D09FF"/>
    <w:rsid w:val="008D0C3A"/>
    <w:rsid w:val="008D0EFB"/>
    <w:rsid w:val="008D1011"/>
    <w:rsid w:val="008D13E5"/>
    <w:rsid w:val="008D13FC"/>
    <w:rsid w:val="008D1419"/>
    <w:rsid w:val="008D2139"/>
    <w:rsid w:val="008D2206"/>
    <w:rsid w:val="008D2C77"/>
    <w:rsid w:val="008D31DB"/>
    <w:rsid w:val="008D3687"/>
    <w:rsid w:val="008D40C6"/>
    <w:rsid w:val="008D4199"/>
    <w:rsid w:val="008D4603"/>
    <w:rsid w:val="008D4641"/>
    <w:rsid w:val="008D47CD"/>
    <w:rsid w:val="008D4C31"/>
    <w:rsid w:val="008D5193"/>
    <w:rsid w:val="008D529D"/>
    <w:rsid w:val="008D52E5"/>
    <w:rsid w:val="008D53BB"/>
    <w:rsid w:val="008D5470"/>
    <w:rsid w:val="008D5739"/>
    <w:rsid w:val="008D5893"/>
    <w:rsid w:val="008D58EE"/>
    <w:rsid w:val="008D5C54"/>
    <w:rsid w:val="008D5CD4"/>
    <w:rsid w:val="008D5F68"/>
    <w:rsid w:val="008D631F"/>
    <w:rsid w:val="008D67E9"/>
    <w:rsid w:val="008D6818"/>
    <w:rsid w:val="008D7058"/>
    <w:rsid w:val="008D7319"/>
    <w:rsid w:val="008D7346"/>
    <w:rsid w:val="008D7E75"/>
    <w:rsid w:val="008E0030"/>
    <w:rsid w:val="008E014A"/>
    <w:rsid w:val="008E060C"/>
    <w:rsid w:val="008E0DBD"/>
    <w:rsid w:val="008E0E85"/>
    <w:rsid w:val="008E10A7"/>
    <w:rsid w:val="008E14CE"/>
    <w:rsid w:val="008E18B2"/>
    <w:rsid w:val="008E1B1C"/>
    <w:rsid w:val="008E2A94"/>
    <w:rsid w:val="008E2B12"/>
    <w:rsid w:val="008E309D"/>
    <w:rsid w:val="008E35AF"/>
    <w:rsid w:val="008E3AA5"/>
    <w:rsid w:val="008E3CB4"/>
    <w:rsid w:val="008E3CED"/>
    <w:rsid w:val="008E414E"/>
    <w:rsid w:val="008E42A9"/>
    <w:rsid w:val="008E435A"/>
    <w:rsid w:val="008E44D5"/>
    <w:rsid w:val="008E4B75"/>
    <w:rsid w:val="008E5079"/>
    <w:rsid w:val="008E558B"/>
    <w:rsid w:val="008E5846"/>
    <w:rsid w:val="008E5875"/>
    <w:rsid w:val="008E5B8E"/>
    <w:rsid w:val="008E5CFC"/>
    <w:rsid w:val="008E5EED"/>
    <w:rsid w:val="008E615A"/>
    <w:rsid w:val="008E684B"/>
    <w:rsid w:val="008E7484"/>
    <w:rsid w:val="008E74E9"/>
    <w:rsid w:val="008E7BC0"/>
    <w:rsid w:val="008F0125"/>
    <w:rsid w:val="008F046E"/>
    <w:rsid w:val="008F07A3"/>
    <w:rsid w:val="008F0DF2"/>
    <w:rsid w:val="008F12DD"/>
    <w:rsid w:val="008F17FB"/>
    <w:rsid w:val="008F1D1C"/>
    <w:rsid w:val="008F21B8"/>
    <w:rsid w:val="008F21BE"/>
    <w:rsid w:val="008F26E7"/>
    <w:rsid w:val="008F2C00"/>
    <w:rsid w:val="008F2F0B"/>
    <w:rsid w:val="008F3308"/>
    <w:rsid w:val="008F368F"/>
    <w:rsid w:val="008F3B2F"/>
    <w:rsid w:val="008F3DE4"/>
    <w:rsid w:val="008F3EB3"/>
    <w:rsid w:val="008F40C3"/>
    <w:rsid w:val="008F41CE"/>
    <w:rsid w:val="008F42A5"/>
    <w:rsid w:val="008F47AB"/>
    <w:rsid w:val="008F49EA"/>
    <w:rsid w:val="008F531F"/>
    <w:rsid w:val="008F5457"/>
    <w:rsid w:val="008F554C"/>
    <w:rsid w:val="008F59E7"/>
    <w:rsid w:val="008F5CC1"/>
    <w:rsid w:val="008F5DC9"/>
    <w:rsid w:val="008F6171"/>
    <w:rsid w:val="008F61DF"/>
    <w:rsid w:val="008F663F"/>
    <w:rsid w:val="008F6AF6"/>
    <w:rsid w:val="008F6BD5"/>
    <w:rsid w:val="008F6EAE"/>
    <w:rsid w:val="008F6F13"/>
    <w:rsid w:val="008F72C6"/>
    <w:rsid w:val="008F7463"/>
    <w:rsid w:val="008F753F"/>
    <w:rsid w:val="008F7B61"/>
    <w:rsid w:val="0090026E"/>
    <w:rsid w:val="00900734"/>
    <w:rsid w:val="0090078A"/>
    <w:rsid w:val="009008F9"/>
    <w:rsid w:val="00900F05"/>
    <w:rsid w:val="00901152"/>
    <w:rsid w:val="009011FA"/>
    <w:rsid w:val="00901BA0"/>
    <w:rsid w:val="00901BB0"/>
    <w:rsid w:val="00901C9C"/>
    <w:rsid w:val="00901CF1"/>
    <w:rsid w:val="00901D4B"/>
    <w:rsid w:val="00901DC2"/>
    <w:rsid w:val="00901E1F"/>
    <w:rsid w:val="009020E4"/>
    <w:rsid w:val="0090213A"/>
    <w:rsid w:val="009023D1"/>
    <w:rsid w:val="00902EA3"/>
    <w:rsid w:val="00903117"/>
    <w:rsid w:val="0090323F"/>
    <w:rsid w:val="00903787"/>
    <w:rsid w:val="0090381A"/>
    <w:rsid w:val="00903820"/>
    <w:rsid w:val="009039E0"/>
    <w:rsid w:val="009045C4"/>
    <w:rsid w:val="009047CD"/>
    <w:rsid w:val="009056F4"/>
    <w:rsid w:val="00905856"/>
    <w:rsid w:val="00905B3B"/>
    <w:rsid w:val="00905B3E"/>
    <w:rsid w:val="00905C3B"/>
    <w:rsid w:val="009062C1"/>
    <w:rsid w:val="00906616"/>
    <w:rsid w:val="009068EA"/>
    <w:rsid w:val="00906DC2"/>
    <w:rsid w:val="0090712D"/>
    <w:rsid w:val="00907265"/>
    <w:rsid w:val="00907518"/>
    <w:rsid w:val="0090762F"/>
    <w:rsid w:val="00907AE3"/>
    <w:rsid w:val="00907C27"/>
    <w:rsid w:val="00907F11"/>
    <w:rsid w:val="00910008"/>
    <w:rsid w:val="00910425"/>
    <w:rsid w:val="00910735"/>
    <w:rsid w:val="00910829"/>
    <w:rsid w:val="00910F38"/>
    <w:rsid w:val="00910F6B"/>
    <w:rsid w:val="009114EC"/>
    <w:rsid w:val="00911D2A"/>
    <w:rsid w:val="00912238"/>
    <w:rsid w:val="009125A4"/>
    <w:rsid w:val="00912653"/>
    <w:rsid w:val="009127EB"/>
    <w:rsid w:val="0091299E"/>
    <w:rsid w:val="00912A18"/>
    <w:rsid w:val="00912CA9"/>
    <w:rsid w:val="00912EB2"/>
    <w:rsid w:val="009135BF"/>
    <w:rsid w:val="009135C9"/>
    <w:rsid w:val="00913680"/>
    <w:rsid w:val="00913F73"/>
    <w:rsid w:val="009145D2"/>
    <w:rsid w:val="0091470D"/>
    <w:rsid w:val="0091471F"/>
    <w:rsid w:val="00914849"/>
    <w:rsid w:val="00914917"/>
    <w:rsid w:val="00915D01"/>
    <w:rsid w:val="00915D39"/>
    <w:rsid w:val="00915D75"/>
    <w:rsid w:val="00915F15"/>
    <w:rsid w:val="00915F35"/>
    <w:rsid w:val="00916132"/>
    <w:rsid w:val="009161EC"/>
    <w:rsid w:val="00916643"/>
    <w:rsid w:val="00916667"/>
    <w:rsid w:val="00916969"/>
    <w:rsid w:val="009169D6"/>
    <w:rsid w:val="00916E38"/>
    <w:rsid w:val="0091718E"/>
    <w:rsid w:val="0091755A"/>
    <w:rsid w:val="00917576"/>
    <w:rsid w:val="0091792A"/>
    <w:rsid w:val="00917976"/>
    <w:rsid w:val="00917C56"/>
    <w:rsid w:val="00917F2F"/>
    <w:rsid w:val="009201CC"/>
    <w:rsid w:val="0092050A"/>
    <w:rsid w:val="00920678"/>
    <w:rsid w:val="00920BA1"/>
    <w:rsid w:val="00920DAD"/>
    <w:rsid w:val="0092164E"/>
    <w:rsid w:val="00921B40"/>
    <w:rsid w:val="00921F30"/>
    <w:rsid w:val="0092224A"/>
    <w:rsid w:val="00922EB4"/>
    <w:rsid w:val="009230BA"/>
    <w:rsid w:val="009233E4"/>
    <w:rsid w:val="0092340C"/>
    <w:rsid w:val="00923745"/>
    <w:rsid w:val="009237B2"/>
    <w:rsid w:val="00923E13"/>
    <w:rsid w:val="00924324"/>
    <w:rsid w:val="0092478F"/>
    <w:rsid w:val="00924B1D"/>
    <w:rsid w:val="00924EBE"/>
    <w:rsid w:val="0092514F"/>
    <w:rsid w:val="009254FC"/>
    <w:rsid w:val="009258D5"/>
    <w:rsid w:val="00925E65"/>
    <w:rsid w:val="00926161"/>
    <w:rsid w:val="009264E7"/>
    <w:rsid w:val="0092658A"/>
    <w:rsid w:val="00926704"/>
    <w:rsid w:val="00926A20"/>
    <w:rsid w:val="00926DB0"/>
    <w:rsid w:val="00926EF2"/>
    <w:rsid w:val="0092705F"/>
    <w:rsid w:val="00927790"/>
    <w:rsid w:val="009278B5"/>
    <w:rsid w:val="00927A63"/>
    <w:rsid w:val="00927ACC"/>
    <w:rsid w:val="00927FE4"/>
    <w:rsid w:val="00930102"/>
    <w:rsid w:val="00930560"/>
    <w:rsid w:val="00930B4D"/>
    <w:rsid w:val="00930EB5"/>
    <w:rsid w:val="009312C3"/>
    <w:rsid w:val="00932095"/>
    <w:rsid w:val="0093220F"/>
    <w:rsid w:val="009328ED"/>
    <w:rsid w:val="00932927"/>
    <w:rsid w:val="00932D9D"/>
    <w:rsid w:val="00932F6A"/>
    <w:rsid w:val="0093381F"/>
    <w:rsid w:val="00933D1F"/>
    <w:rsid w:val="00933EFC"/>
    <w:rsid w:val="00934015"/>
    <w:rsid w:val="00934993"/>
    <w:rsid w:val="00934B50"/>
    <w:rsid w:val="00934C60"/>
    <w:rsid w:val="00935243"/>
    <w:rsid w:val="00935409"/>
    <w:rsid w:val="00935424"/>
    <w:rsid w:val="0093542D"/>
    <w:rsid w:val="009355D2"/>
    <w:rsid w:val="00935735"/>
    <w:rsid w:val="00935BA4"/>
    <w:rsid w:val="00935DB1"/>
    <w:rsid w:val="009360EC"/>
    <w:rsid w:val="00936664"/>
    <w:rsid w:val="00937083"/>
    <w:rsid w:val="0093764E"/>
    <w:rsid w:val="00937BB0"/>
    <w:rsid w:val="00937C83"/>
    <w:rsid w:val="00937D75"/>
    <w:rsid w:val="00937DB8"/>
    <w:rsid w:val="0094032A"/>
    <w:rsid w:val="009405D7"/>
    <w:rsid w:val="0094089B"/>
    <w:rsid w:val="00940C38"/>
    <w:rsid w:val="00940C59"/>
    <w:rsid w:val="0094103F"/>
    <w:rsid w:val="009414E3"/>
    <w:rsid w:val="0094154E"/>
    <w:rsid w:val="009419BC"/>
    <w:rsid w:val="00941A4C"/>
    <w:rsid w:val="009422BF"/>
    <w:rsid w:val="00942367"/>
    <w:rsid w:val="0094268B"/>
    <w:rsid w:val="0094282E"/>
    <w:rsid w:val="00942DC9"/>
    <w:rsid w:val="00943117"/>
    <w:rsid w:val="009431E8"/>
    <w:rsid w:val="009432A0"/>
    <w:rsid w:val="009433A8"/>
    <w:rsid w:val="00943B1A"/>
    <w:rsid w:val="00943EDD"/>
    <w:rsid w:val="009440D7"/>
    <w:rsid w:val="009447A9"/>
    <w:rsid w:val="00944A93"/>
    <w:rsid w:val="009450B0"/>
    <w:rsid w:val="009450C9"/>
    <w:rsid w:val="00945104"/>
    <w:rsid w:val="00945539"/>
    <w:rsid w:val="00945658"/>
    <w:rsid w:val="009457AA"/>
    <w:rsid w:val="009459BE"/>
    <w:rsid w:val="00946440"/>
    <w:rsid w:val="00946719"/>
    <w:rsid w:val="00946D49"/>
    <w:rsid w:val="00946EEC"/>
    <w:rsid w:val="0094709D"/>
    <w:rsid w:val="00947322"/>
    <w:rsid w:val="009474D9"/>
    <w:rsid w:val="00947509"/>
    <w:rsid w:val="00947A77"/>
    <w:rsid w:val="00947E06"/>
    <w:rsid w:val="009500E1"/>
    <w:rsid w:val="0095026B"/>
    <w:rsid w:val="009502CA"/>
    <w:rsid w:val="009502D9"/>
    <w:rsid w:val="00950826"/>
    <w:rsid w:val="00950B20"/>
    <w:rsid w:val="00950F7E"/>
    <w:rsid w:val="00950FD2"/>
    <w:rsid w:val="009512D0"/>
    <w:rsid w:val="00951369"/>
    <w:rsid w:val="009513A2"/>
    <w:rsid w:val="0095162A"/>
    <w:rsid w:val="0095163D"/>
    <w:rsid w:val="00951972"/>
    <w:rsid w:val="00951DFF"/>
    <w:rsid w:val="009526E7"/>
    <w:rsid w:val="00952AC0"/>
    <w:rsid w:val="00952CA2"/>
    <w:rsid w:val="00952DF2"/>
    <w:rsid w:val="009531ED"/>
    <w:rsid w:val="00953433"/>
    <w:rsid w:val="00953582"/>
    <w:rsid w:val="0095375B"/>
    <w:rsid w:val="00953761"/>
    <w:rsid w:val="0095379A"/>
    <w:rsid w:val="00953A4A"/>
    <w:rsid w:val="00953C7C"/>
    <w:rsid w:val="00953E33"/>
    <w:rsid w:val="00954699"/>
    <w:rsid w:val="009547F5"/>
    <w:rsid w:val="00954D73"/>
    <w:rsid w:val="009550F6"/>
    <w:rsid w:val="00955492"/>
    <w:rsid w:val="009554A4"/>
    <w:rsid w:val="009561EF"/>
    <w:rsid w:val="009564C4"/>
    <w:rsid w:val="0095669C"/>
    <w:rsid w:val="009567A9"/>
    <w:rsid w:val="009567DD"/>
    <w:rsid w:val="009568A9"/>
    <w:rsid w:val="0095729D"/>
    <w:rsid w:val="009575DD"/>
    <w:rsid w:val="009579A5"/>
    <w:rsid w:val="00957EC4"/>
    <w:rsid w:val="009601F4"/>
    <w:rsid w:val="009605A8"/>
    <w:rsid w:val="00960736"/>
    <w:rsid w:val="0096076F"/>
    <w:rsid w:val="00960C5A"/>
    <w:rsid w:val="00960CCC"/>
    <w:rsid w:val="00960DA4"/>
    <w:rsid w:val="00960E5F"/>
    <w:rsid w:val="0096102E"/>
    <w:rsid w:val="009612A9"/>
    <w:rsid w:val="0096137F"/>
    <w:rsid w:val="00961453"/>
    <w:rsid w:val="00961ACE"/>
    <w:rsid w:val="00961B3E"/>
    <w:rsid w:val="00961DAC"/>
    <w:rsid w:val="00961E69"/>
    <w:rsid w:val="0096215B"/>
    <w:rsid w:val="00962574"/>
    <w:rsid w:val="0096263C"/>
    <w:rsid w:val="00962B98"/>
    <w:rsid w:val="00962CD5"/>
    <w:rsid w:val="00963113"/>
    <w:rsid w:val="009635D0"/>
    <w:rsid w:val="00963FEC"/>
    <w:rsid w:val="009641EE"/>
    <w:rsid w:val="009643FA"/>
    <w:rsid w:val="009648AA"/>
    <w:rsid w:val="00964F02"/>
    <w:rsid w:val="00964F66"/>
    <w:rsid w:val="0096525B"/>
    <w:rsid w:val="009659E1"/>
    <w:rsid w:val="00965AD5"/>
    <w:rsid w:val="00966300"/>
    <w:rsid w:val="009663C3"/>
    <w:rsid w:val="009668C2"/>
    <w:rsid w:val="00966B19"/>
    <w:rsid w:val="00966DDF"/>
    <w:rsid w:val="009672E8"/>
    <w:rsid w:val="00967498"/>
    <w:rsid w:val="0096773D"/>
    <w:rsid w:val="00967811"/>
    <w:rsid w:val="009679AE"/>
    <w:rsid w:val="00967DFD"/>
    <w:rsid w:val="00970010"/>
    <w:rsid w:val="00970386"/>
    <w:rsid w:val="00970408"/>
    <w:rsid w:val="00970411"/>
    <w:rsid w:val="00970B83"/>
    <w:rsid w:val="00970E9D"/>
    <w:rsid w:val="00970EC5"/>
    <w:rsid w:val="00970F1A"/>
    <w:rsid w:val="00970F64"/>
    <w:rsid w:val="00970F87"/>
    <w:rsid w:val="00971044"/>
    <w:rsid w:val="00971748"/>
    <w:rsid w:val="009719FA"/>
    <w:rsid w:val="00971B2A"/>
    <w:rsid w:val="00972C59"/>
    <w:rsid w:val="00973065"/>
    <w:rsid w:val="0097312A"/>
    <w:rsid w:val="0097367D"/>
    <w:rsid w:val="00973728"/>
    <w:rsid w:val="009738E3"/>
    <w:rsid w:val="00973933"/>
    <w:rsid w:val="00974029"/>
    <w:rsid w:val="00974033"/>
    <w:rsid w:val="00974047"/>
    <w:rsid w:val="0097460C"/>
    <w:rsid w:val="00974698"/>
    <w:rsid w:val="00974943"/>
    <w:rsid w:val="009751D2"/>
    <w:rsid w:val="009754C3"/>
    <w:rsid w:val="0097562F"/>
    <w:rsid w:val="00975786"/>
    <w:rsid w:val="0097578A"/>
    <w:rsid w:val="00975894"/>
    <w:rsid w:val="0097593A"/>
    <w:rsid w:val="00975D83"/>
    <w:rsid w:val="00975FB3"/>
    <w:rsid w:val="00975FFB"/>
    <w:rsid w:val="0097640F"/>
    <w:rsid w:val="00976638"/>
    <w:rsid w:val="009767E6"/>
    <w:rsid w:val="0097693E"/>
    <w:rsid w:val="00976A5E"/>
    <w:rsid w:val="00976A79"/>
    <w:rsid w:val="009770B6"/>
    <w:rsid w:val="009773E3"/>
    <w:rsid w:val="00977A54"/>
    <w:rsid w:val="00977A99"/>
    <w:rsid w:val="00977AEF"/>
    <w:rsid w:val="00980121"/>
    <w:rsid w:val="00980460"/>
    <w:rsid w:val="00980661"/>
    <w:rsid w:val="009807EF"/>
    <w:rsid w:val="0098087C"/>
    <w:rsid w:val="00980914"/>
    <w:rsid w:val="00981047"/>
    <w:rsid w:val="009812CF"/>
    <w:rsid w:val="00981718"/>
    <w:rsid w:val="00981B5C"/>
    <w:rsid w:val="00981C66"/>
    <w:rsid w:val="00981CA7"/>
    <w:rsid w:val="00981D89"/>
    <w:rsid w:val="00981E33"/>
    <w:rsid w:val="0098216C"/>
    <w:rsid w:val="00982275"/>
    <w:rsid w:val="009823C7"/>
    <w:rsid w:val="00982556"/>
    <w:rsid w:val="0098288C"/>
    <w:rsid w:val="009836B3"/>
    <w:rsid w:val="00983A27"/>
    <w:rsid w:val="00983AF6"/>
    <w:rsid w:val="00983D5D"/>
    <w:rsid w:val="00983DE8"/>
    <w:rsid w:val="0098453C"/>
    <w:rsid w:val="00984B7A"/>
    <w:rsid w:val="0098563E"/>
    <w:rsid w:val="009856C4"/>
    <w:rsid w:val="00985984"/>
    <w:rsid w:val="00985A62"/>
    <w:rsid w:val="00985E79"/>
    <w:rsid w:val="00985F1A"/>
    <w:rsid w:val="0098619B"/>
    <w:rsid w:val="0098659B"/>
    <w:rsid w:val="009866A2"/>
    <w:rsid w:val="009866D3"/>
    <w:rsid w:val="00986BCC"/>
    <w:rsid w:val="00986C4F"/>
    <w:rsid w:val="00986D7A"/>
    <w:rsid w:val="0098743D"/>
    <w:rsid w:val="00987F59"/>
    <w:rsid w:val="0099045B"/>
    <w:rsid w:val="00990554"/>
    <w:rsid w:val="009905B1"/>
    <w:rsid w:val="00990785"/>
    <w:rsid w:val="00990ACD"/>
    <w:rsid w:val="00990AEC"/>
    <w:rsid w:val="00990B68"/>
    <w:rsid w:val="00990C94"/>
    <w:rsid w:val="009913C9"/>
    <w:rsid w:val="00991448"/>
    <w:rsid w:val="009915F1"/>
    <w:rsid w:val="00991BC7"/>
    <w:rsid w:val="00991C6D"/>
    <w:rsid w:val="00992705"/>
    <w:rsid w:val="009929C8"/>
    <w:rsid w:val="00992D53"/>
    <w:rsid w:val="00992EBF"/>
    <w:rsid w:val="00993B99"/>
    <w:rsid w:val="00993C16"/>
    <w:rsid w:val="00994535"/>
    <w:rsid w:val="009947B9"/>
    <w:rsid w:val="00994A22"/>
    <w:rsid w:val="00994C13"/>
    <w:rsid w:val="00995436"/>
    <w:rsid w:val="00995A32"/>
    <w:rsid w:val="00995AE8"/>
    <w:rsid w:val="00996327"/>
    <w:rsid w:val="0099644C"/>
    <w:rsid w:val="00996736"/>
    <w:rsid w:val="00996738"/>
    <w:rsid w:val="0099678D"/>
    <w:rsid w:val="00996BD0"/>
    <w:rsid w:val="00996E5C"/>
    <w:rsid w:val="00996E6D"/>
    <w:rsid w:val="0099722E"/>
    <w:rsid w:val="00997256"/>
    <w:rsid w:val="009978C2"/>
    <w:rsid w:val="00997F37"/>
    <w:rsid w:val="009A003F"/>
    <w:rsid w:val="009A0567"/>
    <w:rsid w:val="009A0615"/>
    <w:rsid w:val="009A08D6"/>
    <w:rsid w:val="009A0B5F"/>
    <w:rsid w:val="009A0B99"/>
    <w:rsid w:val="009A0E15"/>
    <w:rsid w:val="009A15AE"/>
    <w:rsid w:val="009A18B4"/>
    <w:rsid w:val="009A2672"/>
    <w:rsid w:val="009A26CF"/>
    <w:rsid w:val="009A2D59"/>
    <w:rsid w:val="009A2FD6"/>
    <w:rsid w:val="009A309B"/>
    <w:rsid w:val="009A31A6"/>
    <w:rsid w:val="009A32B7"/>
    <w:rsid w:val="009A350C"/>
    <w:rsid w:val="009A39E4"/>
    <w:rsid w:val="009A40D8"/>
    <w:rsid w:val="009A439E"/>
    <w:rsid w:val="009A4447"/>
    <w:rsid w:val="009A4689"/>
    <w:rsid w:val="009A4728"/>
    <w:rsid w:val="009A4760"/>
    <w:rsid w:val="009A485E"/>
    <w:rsid w:val="009A4BCF"/>
    <w:rsid w:val="009A5021"/>
    <w:rsid w:val="009A5172"/>
    <w:rsid w:val="009A5234"/>
    <w:rsid w:val="009A5A84"/>
    <w:rsid w:val="009A5ACD"/>
    <w:rsid w:val="009A5CB6"/>
    <w:rsid w:val="009A5F01"/>
    <w:rsid w:val="009A62D2"/>
    <w:rsid w:val="009A6A9E"/>
    <w:rsid w:val="009A6B1F"/>
    <w:rsid w:val="009A6D7E"/>
    <w:rsid w:val="009A6EB0"/>
    <w:rsid w:val="009A75DD"/>
    <w:rsid w:val="009A7843"/>
    <w:rsid w:val="009A7D8D"/>
    <w:rsid w:val="009A7EFF"/>
    <w:rsid w:val="009B0033"/>
    <w:rsid w:val="009B0242"/>
    <w:rsid w:val="009B071D"/>
    <w:rsid w:val="009B086E"/>
    <w:rsid w:val="009B09AF"/>
    <w:rsid w:val="009B1014"/>
    <w:rsid w:val="009B14BA"/>
    <w:rsid w:val="009B14EA"/>
    <w:rsid w:val="009B15F8"/>
    <w:rsid w:val="009B1B05"/>
    <w:rsid w:val="009B1CDA"/>
    <w:rsid w:val="009B2481"/>
    <w:rsid w:val="009B2774"/>
    <w:rsid w:val="009B2ADB"/>
    <w:rsid w:val="009B2B88"/>
    <w:rsid w:val="009B2EDE"/>
    <w:rsid w:val="009B3377"/>
    <w:rsid w:val="009B3A21"/>
    <w:rsid w:val="009B3E4B"/>
    <w:rsid w:val="009B4EC2"/>
    <w:rsid w:val="009B555F"/>
    <w:rsid w:val="009B55DA"/>
    <w:rsid w:val="009B570A"/>
    <w:rsid w:val="009B595D"/>
    <w:rsid w:val="009B5B86"/>
    <w:rsid w:val="009B64BC"/>
    <w:rsid w:val="009B64F0"/>
    <w:rsid w:val="009B689C"/>
    <w:rsid w:val="009B6B5C"/>
    <w:rsid w:val="009B6BF8"/>
    <w:rsid w:val="009B6C08"/>
    <w:rsid w:val="009B6C73"/>
    <w:rsid w:val="009B6F7F"/>
    <w:rsid w:val="009B7048"/>
    <w:rsid w:val="009B740F"/>
    <w:rsid w:val="009B764C"/>
    <w:rsid w:val="009B7652"/>
    <w:rsid w:val="009B776F"/>
    <w:rsid w:val="009B7817"/>
    <w:rsid w:val="009B7D79"/>
    <w:rsid w:val="009B7E2F"/>
    <w:rsid w:val="009C00D7"/>
    <w:rsid w:val="009C03D8"/>
    <w:rsid w:val="009C06F0"/>
    <w:rsid w:val="009C08AF"/>
    <w:rsid w:val="009C0BC1"/>
    <w:rsid w:val="009C0E71"/>
    <w:rsid w:val="009C0FE2"/>
    <w:rsid w:val="009C101B"/>
    <w:rsid w:val="009C157B"/>
    <w:rsid w:val="009C159F"/>
    <w:rsid w:val="009C1BD0"/>
    <w:rsid w:val="009C1C5B"/>
    <w:rsid w:val="009C2333"/>
    <w:rsid w:val="009C240D"/>
    <w:rsid w:val="009C251D"/>
    <w:rsid w:val="009C2A98"/>
    <w:rsid w:val="009C2C26"/>
    <w:rsid w:val="009C2F05"/>
    <w:rsid w:val="009C2FA7"/>
    <w:rsid w:val="009C3431"/>
    <w:rsid w:val="009C399E"/>
    <w:rsid w:val="009C4153"/>
    <w:rsid w:val="009C448F"/>
    <w:rsid w:val="009C44CC"/>
    <w:rsid w:val="009C46BA"/>
    <w:rsid w:val="009C498C"/>
    <w:rsid w:val="009C4A23"/>
    <w:rsid w:val="009C4AB2"/>
    <w:rsid w:val="009C4BD3"/>
    <w:rsid w:val="009C4DDC"/>
    <w:rsid w:val="009C528D"/>
    <w:rsid w:val="009C5332"/>
    <w:rsid w:val="009C55E3"/>
    <w:rsid w:val="009C5C31"/>
    <w:rsid w:val="009C5D61"/>
    <w:rsid w:val="009C5E6A"/>
    <w:rsid w:val="009C621D"/>
    <w:rsid w:val="009C6A88"/>
    <w:rsid w:val="009C6F4E"/>
    <w:rsid w:val="009C7073"/>
    <w:rsid w:val="009C71DE"/>
    <w:rsid w:val="009C732F"/>
    <w:rsid w:val="009C7434"/>
    <w:rsid w:val="009C77BF"/>
    <w:rsid w:val="009C7F3E"/>
    <w:rsid w:val="009C7F57"/>
    <w:rsid w:val="009D0016"/>
    <w:rsid w:val="009D01EE"/>
    <w:rsid w:val="009D06F5"/>
    <w:rsid w:val="009D0780"/>
    <w:rsid w:val="009D0A03"/>
    <w:rsid w:val="009D0C43"/>
    <w:rsid w:val="009D0DA7"/>
    <w:rsid w:val="009D0F31"/>
    <w:rsid w:val="009D10A0"/>
    <w:rsid w:val="009D1104"/>
    <w:rsid w:val="009D13D8"/>
    <w:rsid w:val="009D1648"/>
    <w:rsid w:val="009D1695"/>
    <w:rsid w:val="009D1808"/>
    <w:rsid w:val="009D1954"/>
    <w:rsid w:val="009D1A26"/>
    <w:rsid w:val="009D1B1B"/>
    <w:rsid w:val="009D1E79"/>
    <w:rsid w:val="009D22ED"/>
    <w:rsid w:val="009D2678"/>
    <w:rsid w:val="009D27D8"/>
    <w:rsid w:val="009D2852"/>
    <w:rsid w:val="009D31C5"/>
    <w:rsid w:val="009D3350"/>
    <w:rsid w:val="009D38ED"/>
    <w:rsid w:val="009D392D"/>
    <w:rsid w:val="009D3BCB"/>
    <w:rsid w:val="009D4187"/>
    <w:rsid w:val="009D427E"/>
    <w:rsid w:val="009D4751"/>
    <w:rsid w:val="009D476D"/>
    <w:rsid w:val="009D489B"/>
    <w:rsid w:val="009D4ABD"/>
    <w:rsid w:val="009D4B94"/>
    <w:rsid w:val="009D508E"/>
    <w:rsid w:val="009D5600"/>
    <w:rsid w:val="009D57B5"/>
    <w:rsid w:val="009D5822"/>
    <w:rsid w:val="009D5B1C"/>
    <w:rsid w:val="009D5F0A"/>
    <w:rsid w:val="009D60A3"/>
    <w:rsid w:val="009D6233"/>
    <w:rsid w:val="009D639C"/>
    <w:rsid w:val="009D6564"/>
    <w:rsid w:val="009D667A"/>
    <w:rsid w:val="009D6FA8"/>
    <w:rsid w:val="009D73A1"/>
    <w:rsid w:val="009D754A"/>
    <w:rsid w:val="009D78CB"/>
    <w:rsid w:val="009E007D"/>
    <w:rsid w:val="009E02C1"/>
    <w:rsid w:val="009E0698"/>
    <w:rsid w:val="009E099E"/>
    <w:rsid w:val="009E1348"/>
    <w:rsid w:val="009E1515"/>
    <w:rsid w:val="009E172B"/>
    <w:rsid w:val="009E1C15"/>
    <w:rsid w:val="009E1EFB"/>
    <w:rsid w:val="009E1FDA"/>
    <w:rsid w:val="009E27BA"/>
    <w:rsid w:val="009E2B31"/>
    <w:rsid w:val="009E2E95"/>
    <w:rsid w:val="009E2EA0"/>
    <w:rsid w:val="009E3859"/>
    <w:rsid w:val="009E3882"/>
    <w:rsid w:val="009E3F37"/>
    <w:rsid w:val="009E4504"/>
    <w:rsid w:val="009E46D1"/>
    <w:rsid w:val="009E486B"/>
    <w:rsid w:val="009E4C31"/>
    <w:rsid w:val="009E53E6"/>
    <w:rsid w:val="009E5577"/>
    <w:rsid w:val="009E55C2"/>
    <w:rsid w:val="009E57EF"/>
    <w:rsid w:val="009E5997"/>
    <w:rsid w:val="009E5B58"/>
    <w:rsid w:val="009E5C64"/>
    <w:rsid w:val="009E5D1E"/>
    <w:rsid w:val="009E5DAF"/>
    <w:rsid w:val="009E5DD0"/>
    <w:rsid w:val="009E5E13"/>
    <w:rsid w:val="009E5F11"/>
    <w:rsid w:val="009E604D"/>
    <w:rsid w:val="009E62B5"/>
    <w:rsid w:val="009E62CC"/>
    <w:rsid w:val="009E65C4"/>
    <w:rsid w:val="009E6678"/>
    <w:rsid w:val="009E6959"/>
    <w:rsid w:val="009E717C"/>
    <w:rsid w:val="009E7296"/>
    <w:rsid w:val="009E77F7"/>
    <w:rsid w:val="009E7913"/>
    <w:rsid w:val="009F004C"/>
    <w:rsid w:val="009F08E8"/>
    <w:rsid w:val="009F0C1D"/>
    <w:rsid w:val="009F0CA1"/>
    <w:rsid w:val="009F0DD4"/>
    <w:rsid w:val="009F11BB"/>
    <w:rsid w:val="009F1863"/>
    <w:rsid w:val="009F1880"/>
    <w:rsid w:val="009F1A83"/>
    <w:rsid w:val="009F1E0C"/>
    <w:rsid w:val="009F1FBD"/>
    <w:rsid w:val="009F20F0"/>
    <w:rsid w:val="009F224C"/>
    <w:rsid w:val="009F2D96"/>
    <w:rsid w:val="009F3903"/>
    <w:rsid w:val="009F4393"/>
    <w:rsid w:val="009F47D9"/>
    <w:rsid w:val="009F4911"/>
    <w:rsid w:val="009F4B22"/>
    <w:rsid w:val="009F4EE0"/>
    <w:rsid w:val="009F5020"/>
    <w:rsid w:val="009F5501"/>
    <w:rsid w:val="009F5505"/>
    <w:rsid w:val="009F5620"/>
    <w:rsid w:val="009F5B44"/>
    <w:rsid w:val="009F5E2E"/>
    <w:rsid w:val="009F60B3"/>
    <w:rsid w:val="009F64E0"/>
    <w:rsid w:val="009F6698"/>
    <w:rsid w:val="009F66D9"/>
    <w:rsid w:val="009F687D"/>
    <w:rsid w:val="009F6E4D"/>
    <w:rsid w:val="009F77AB"/>
    <w:rsid w:val="009F786B"/>
    <w:rsid w:val="009F78A3"/>
    <w:rsid w:val="009F7DD9"/>
    <w:rsid w:val="009F7EE6"/>
    <w:rsid w:val="00A001F3"/>
    <w:rsid w:val="00A00316"/>
    <w:rsid w:val="00A0061A"/>
    <w:rsid w:val="00A00685"/>
    <w:rsid w:val="00A010B0"/>
    <w:rsid w:val="00A012FD"/>
    <w:rsid w:val="00A0132C"/>
    <w:rsid w:val="00A01446"/>
    <w:rsid w:val="00A0167F"/>
    <w:rsid w:val="00A0179E"/>
    <w:rsid w:val="00A01B15"/>
    <w:rsid w:val="00A01F1B"/>
    <w:rsid w:val="00A020FA"/>
    <w:rsid w:val="00A02234"/>
    <w:rsid w:val="00A02A2D"/>
    <w:rsid w:val="00A030B5"/>
    <w:rsid w:val="00A033B7"/>
    <w:rsid w:val="00A03D9E"/>
    <w:rsid w:val="00A0419A"/>
    <w:rsid w:val="00A04200"/>
    <w:rsid w:val="00A043F0"/>
    <w:rsid w:val="00A047EF"/>
    <w:rsid w:val="00A04845"/>
    <w:rsid w:val="00A04942"/>
    <w:rsid w:val="00A04C1C"/>
    <w:rsid w:val="00A04C39"/>
    <w:rsid w:val="00A050B0"/>
    <w:rsid w:val="00A05B8E"/>
    <w:rsid w:val="00A06B7C"/>
    <w:rsid w:val="00A107F5"/>
    <w:rsid w:val="00A10885"/>
    <w:rsid w:val="00A10A3C"/>
    <w:rsid w:val="00A10C39"/>
    <w:rsid w:val="00A10FF3"/>
    <w:rsid w:val="00A11417"/>
    <w:rsid w:val="00A11479"/>
    <w:rsid w:val="00A11536"/>
    <w:rsid w:val="00A11990"/>
    <w:rsid w:val="00A11ED9"/>
    <w:rsid w:val="00A12086"/>
    <w:rsid w:val="00A12261"/>
    <w:rsid w:val="00A138BE"/>
    <w:rsid w:val="00A13A19"/>
    <w:rsid w:val="00A141F1"/>
    <w:rsid w:val="00A142C3"/>
    <w:rsid w:val="00A143D9"/>
    <w:rsid w:val="00A146AB"/>
    <w:rsid w:val="00A148FD"/>
    <w:rsid w:val="00A149CA"/>
    <w:rsid w:val="00A1530D"/>
    <w:rsid w:val="00A1562C"/>
    <w:rsid w:val="00A15658"/>
    <w:rsid w:val="00A15AEF"/>
    <w:rsid w:val="00A15D0B"/>
    <w:rsid w:val="00A15F63"/>
    <w:rsid w:val="00A15FB8"/>
    <w:rsid w:val="00A167A6"/>
    <w:rsid w:val="00A16F41"/>
    <w:rsid w:val="00A170B6"/>
    <w:rsid w:val="00A17A73"/>
    <w:rsid w:val="00A20467"/>
    <w:rsid w:val="00A2079B"/>
    <w:rsid w:val="00A20881"/>
    <w:rsid w:val="00A20886"/>
    <w:rsid w:val="00A20D63"/>
    <w:rsid w:val="00A21A68"/>
    <w:rsid w:val="00A21D93"/>
    <w:rsid w:val="00A21FDF"/>
    <w:rsid w:val="00A228C8"/>
    <w:rsid w:val="00A2295F"/>
    <w:rsid w:val="00A22BC3"/>
    <w:rsid w:val="00A22D71"/>
    <w:rsid w:val="00A23004"/>
    <w:rsid w:val="00A23557"/>
    <w:rsid w:val="00A23687"/>
    <w:rsid w:val="00A23995"/>
    <w:rsid w:val="00A23C41"/>
    <w:rsid w:val="00A23E44"/>
    <w:rsid w:val="00A23FB0"/>
    <w:rsid w:val="00A242A0"/>
    <w:rsid w:val="00A2435D"/>
    <w:rsid w:val="00A248A7"/>
    <w:rsid w:val="00A249AD"/>
    <w:rsid w:val="00A24AFA"/>
    <w:rsid w:val="00A25275"/>
    <w:rsid w:val="00A25469"/>
    <w:rsid w:val="00A25890"/>
    <w:rsid w:val="00A258D2"/>
    <w:rsid w:val="00A263A8"/>
    <w:rsid w:val="00A2652D"/>
    <w:rsid w:val="00A2671D"/>
    <w:rsid w:val="00A26744"/>
    <w:rsid w:val="00A26BD9"/>
    <w:rsid w:val="00A27277"/>
    <w:rsid w:val="00A274C3"/>
    <w:rsid w:val="00A2796E"/>
    <w:rsid w:val="00A27CF5"/>
    <w:rsid w:val="00A27D85"/>
    <w:rsid w:val="00A27D90"/>
    <w:rsid w:val="00A3019E"/>
    <w:rsid w:val="00A302FD"/>
    <w:rsid w:val="00A30492"/>
    <w:rsid w:val="00A304EE"/>
    <w:rsid w:val="00A308C9"/>
    <w:rsid w:val="00A3091A"/>
    <w:rsid w:val="00A30DAB"/>
    <w:rsid w:val="00A30EED"/>
    <w:rsid w:val="00A310C2"/>
    <w:rsid w:val="00A31B21"/>
    <w:rsid w:val="00A31B4B"/>
    <w:rsid w:val="00A31D00"/>
    <w:rsid w:val="00A322D9"/>
    <w:rsid w:val="00A32439"/>
    <w:rsid w:val="00A325FD"/>
    <w:rsid w:val="00A32A4A"/>
    <w:rsid w:val="00A330D3"/>
    <w:rsid w:val="00A332C8"/>
    <w:rsid w:val="00A33564"/>
    <w:rsid w:val="00A3385A"/>
    <w:rsid w:val="00A33A80"/>
    <w:rsid w:val="00A33C16"/>
    <w:rsid w:val="00A33C45"/>
    <w:rsid w:val="00A33D81"/>
    <w:rsid w:val="00A34283"/>
    <w:rsid w:val="00A34514"/>
    <w:rsid w:val="00A347EF"/>
    <w:rsid w:val="00A3481F"/>
    <w:rsid w:val="00A34A6F"/>
    <w:rsid w:val="00A34D75"/>
    <w:rsid w:val="00A34EE0"/>
    <w:rsid w:val="00A35615"/>
    <w:rsid w:val="00A361B1"/>
    <w:rsid w:val="00A36474"/>
    <w:rsid w:val="00A36499"/>
    <w:rsid w:val="00A36553"/>
    <w:rsid w:val="00A367E7"/>
    <w:rsid w:val="00A368A9"/>
    <w:rsid w:val="00A371F4"/>
    <w:rsid w:val="00A3732A"/>
    <w:rsid w:val="00A3753C"/>
    <w:rsid w:val="00A37589"/>
    <w:rsid w:val="00A37783"/>
    <w:rsid w:val="00A37CDE"/>
    <w:rsid w:val="00A37D7D"/>
    <w:rsid w:val="00A37E5C"/>
    <w:rsid w:val="00A37FF8"/>
    <w:rsid w:val="00A408B4"/>
    <w:rsid w:val="00A40906"/>
    <w:rsid w:val="00A40918"/>
    <w:rsid w:val="00A40BC1"/>
    <w:rsid w:val="00A40CD4"/>
    <w:rsid w:val="00A417E1"/>
    <w:rsid w:val="00A42119"/>
    <w:rsid w:val="00A425A5"/>
    <w:rsid w:val="00A42682"/>
    <w:rsid w:val="00A42821"/>
    <w:rsid w:val="00A428B2"/>
    <w:rsid w:val="00A4299E"/>
    <w:rsid w:val="00A42A61"/>
    <w:rsid w:val="00A42F9E"/>
    <w:rsid w:val="00A4304A"/>
    <w:rsid w:val="00A43699"/>
    <w:rsid w:val="00A43C5F"/>
    <w:rsid w:val="00A4428F"/>
    <w:rsid w:val="00A44C17"/>
    <w:rsid w:val="00A4512F"/>
    <w:rsid w:val="00A4561F"/>
    <w:rsid w:val="00A459E4"/>
    <w:rsid w:val="00A4665C"/>
    <w:rsid w:val="00A46C5D"/>
    <w:rsid w:val="00A47044"/>
    <w:rsid w:val="00A472F4"/>
    <w:rsid w:val="00A473B0"/>
    <w:rsid w:val="00A474AA"/>
    <w:rsid w:val="00A4783B"/>
    <w:rsid w:val="00A50476"/>
    <w:rsid w:val="00A50A26"/>
    <w:rsid w:val="00A50FB6"/>
    <w:rsid w:val="00A51285"/>
    <w:rsid w:val="00A51354"/>
    <w:rsid w:val="00A51906"/>
    <w:rsid w:val="00A51B66"/>
    <w:rsid w:val="00A52090"/>
    <w:rsid w:val="00A52207"/>
    <w:rsid w:val="00A523A8"/>
    <w:rsid w:val="00A52408"/>
    <w:rsid w:val="00A52C00"/>
    <w:rsid w:val="00A5300D"/>
    <w:rsid w:val="00A53393"/>
    <w:rsid w:val="00A53891"/>
    <w:rsid w:val="00A53A4B"/>
    <w:rsid w:val="00A53B27"/>
    <w:rsid w:val="00A53D82"/>
    <w:rsid w:val="00A53E98"/>
    <w:rsid w:val="00A540A4"/>
    <w:rsid w:val="00A5430D"/>
    <w:rsid w:val="00A54409"/>
    <w:rsid w:val="00A54414"/>
    <w:rsid w:val="00A5447F"/>
    <w:rsid w:val="00A55032"/>
    <w:rsid w:val="00A5506A"/>
    <w:rsid w:val="00A558C7"/>
    <w:rsid w:val="00A55D30"/>
    <w:rsid w:val="00A562AD"/>
    <w:rsid w:val="00A5647A"/>
    <w:rsid w:val="00A5691D"/>
    <w:rsid w:val="00A56BAC"/>
    <w:rsid w:val="00A56BE0"/>
    <w:rsid w:val="00A56BE7"/>
    <w:rsid w:val="00A57EBD"/>
    <w:rsid w:val="00A57F8D"/>
    <w:rsid w:val="00A60250"/>
    <w:rsid w:val="00A60358"/>
    <w:rsid w:val="00A6039D"/>
    <w:rsid w:val="00A606E0"/>
    <w:rsid w:val="00A607E1"/>
    <w:rsid w:val="00A60E03"/>
    <w:rsid w:val="00A6126A"/>
    <w:rsid w:val="00A612EE"/>
    <w:rsid w:val="00A61329"/>
    <w:rsid w:val="00A615B5"/>
    <w:rsid w:val="00A61CEF"/>
    <w:rsid w:val="00A61E7E"/>
    <w:rsid w:val="00A61FBD"/>
    <w:rsid w:val="00A622AA"/>
    <w:rsid w:val="00A62E1F"/>
    <w:rsid w:val="00A62E64"/>
    <w:rsid w:val="00A62EC1"/>
    <w:rsid w:val="00A63135"/>
    <w:rsid w:val="00A63344"/>
    <w:rsid w:val="00A63778"/>
    <w:rsid w:val="00A639BC"/>
    <w:rsid w:val="00A63B5B"/>
    <w:rsid w:val="00A64418"/>
    <w:rsid w:val="00A64674"/>
    <w:rsid w:val="00A646F1"/>
    <w:rsid w:val="00A6483C"/>
    <w:rsid w:val="00A6493B"/>
    <w:rsid w:val="00A6531B"/>
    <w:rsid w:val="00A6538F"/>
    <w:rsid w:val="00A658BE"/>
    <w:rsid w:val="00A65B6A"/>
    <w:rsid w:val="00A65C80"/>
    <w:rsid w:val="00A663DD"/>
    <w:rsid w:val="00A664B0"/>
    <w:rsid w:val="00A6660B"/>
    <w:rsid w:val="00A66982"/>
    <w:rsid w:val="00A66AED"/>
    <w:rsid w:val="00A66BB5"/>
    <w:rsid w:val="00A66FD9"/>
    <w:rsid w:val="00A67146"/>
    <w:rsid w:val="00A67169"/>
    <w:rsid w:val="00A67F67"/>
    <w:rsid w:val="00A701C9"/>
    <w:rsid w:val="00A7030F"/>
    <w:rsid w:val="00A70687"/>
    <w:rsid w:val="00A70A03"/>
    <w:rsid w:val="00A710DC"/>
    <w:rsid w:val="00A712BE"/>
    <w:rsid w:val="00A7145F"/>
    <w:rsid w:val="00A719BC"/>
    <w:rsid w:val="00A71A46"/>
    <w:rsid w:val="00A71C05"/>
    <w:rsid w:val="00A71D2D"/>
    <w:rsid w:val="00A71E15"/>
    <w:rsid w:val="00A721F0"/>
    <w:rsid w:val="00A722AC"/>
    <w:rsid w:val="00A725DD"/>
    <w:rsid w:val="00A72B05"/>
    <w:rsid w:val="00A72B84"/>
    <w:rsid w:val="00A7316C"/>
    <w:rsid w:val="00A739B8"/>
    <w:rsid w:val="00A73FAF"/>
    <w:rsid w:val="00A74194"/>
    <w:rsid w:val="00A74281"/>
    <w:rsid w:val="00A7435B"/>
    <w:rsid w:val="00A749AC"/>
    <w:rsid w:val="00A749DA"/>
    <w:rsid w:val="00A74B66"/>
    <w:rsid w:val="00A74C92"/>
    <w:rsid w:val="00A74FCF"/>
    <w:rsid w:val="00A753E9"/>
    <w:rsid w:val="00A75513"/>
    <w:rsid w:val="00A75917"/>
    <w:rsid w:val="00A75DDA"/>
    <w:rsid w:val="00A75F01"/>
    <w:rsid w:val="00A762BF"/>
    <w:rsid w:val="00A76431"/>
    <w:rsid w:val="00A7690B"/>
    <w:rsid w:val="00A76AF2"/>
    <w:rsid w:val="00A76DB5"/>
    <w:rsid w:val="00A76E0A"/>
    <w:rsid w:val="00A77004"/>
    <w:rsid w:val="00A80045"/>
    <w:rsid w:val="00A802CD"/>
    <w:rsid w:val="00A802D8"/>
    <w:rsid w:val="00A80628"/>
    <w:rsid w:val="00A809D6"/>
    <w:rsid w:val="00A80A12"/>
    <w:rsid w:val="00A80A70"/>
    <w:rsid w:val="00A80EA0"/>
    <w:rsid w:val="00A80FB1"/>
    <w:rsid w:val="00A81278"/>
    <w:rsid w:val="00A8127D"/>
    <w:rsid w:val="00A8140D"/>
    <w:rsid w:val="00A81876"/>
    <w:rsid w:val="00A818D1"/>
    <w:rsid w:val="00A81FC7"/>
    <w:rsid w:val="00A823CF"/>
    <w:rsid w:val="00A82D59"/>
    <w:rsid w:val="00A82E79"/>
    <w:rsid w:val="00A83111"/>
    <w:rsid w:val="00A83377"/>
    <w:rsid w:val="00A836AE"/>
    <w:rsid w:val="00A83812"/>
    <w:rsid w:val="00A83884"/>
    <w:rsid w:val="00A83BB0"/>
    <w:rsid w:val="00A83E0E"/>
    <w:rsid w:val="00A83ECB"/>
    <w:rsid w:val="00A842D7"/>
    <w:rsid w:val="00A849E9"/>
    <w:rsid w:val="00A84AD9"/>
    <w:rsid w:val="00A84F9F"/>
    <w:rsid w:val="00A85142"/>
    <w:rsid w:val="00A852F0"/>
    <w:rsid w:val="00A85400"/>
    <w:rsid w:val="00A8571E"/>
    <w:rsid w:val="00A85841"/>
    <w:rsid w:val="00A85BA4"/>
    <w:rsid w:val="00A85D4A"/>
    <w:rsid w:val="00A869F6"/>
    <w:rsid w:val="00A86AFE"/>
    <w:rsid w:val="00A86D6B"/>
    <w:rsid w:val="00A87629"/>
    <w:rsid w:val="00A87658"/>
    <w:rsid w:val="00A87912"/>
    <w:rsid w:val="00A87D57"/>
    <w:rsid w:val="00A87EBB"/>
    <w:rsid w:val="00A87FC3"/>
    <w:rsid w:val="00A90008"/>
    <w:rsid w:val="00A9002A"/>
    <w:rsid w:val="00A90981"/>
    <w:rsid w:val="00A90B55"/>
    <w:rsid w:val="00A90D41"/>
    <w:rsid w:val="00A90EA0"/>
    <w:rsid w:val="00A90FF4"/>
    <w:rsid w:val="00A9110F"/>
    <w:rsid w:val="00A911FE"/>
    <w:rsid w:val="00A91283"/>
    <w:rsid w:val="00A919E4"/>
    <w:rsid w:val="00A91A5D"/>
    <w:rsid w:val="00A91AB7"/>
    <w:rsid w:val="00A91E2C"/>
    <w:rsid w:val="00A91E47"/>
    <w:rsid w:val="00A91F22"/>
    <w:rsid w:val="00A921C2"/>
    <w:rsid w:val="00A925B0"/>
    <w:rsid w:val="00A92733"/>
    <w:rsid w:val="00A92744"/>
    <w:rsid w:val="00A92829"/>
    <w:rsid w:val="00A92EDF"/>
    <w:rsid w:val="00A92FA5"/>
    <w:rsid w:val="00A92FD6"/>
    <w:rsid w:val="00A93476"/>
    <w:rsid w:val="00A9359D"/>
    <w:rsid w:val="00A93801"/>
    <w:rsid w:val="00A93ACD"/>
    <w:rsid w:val="00A93C1A"/>
    <w:rsid w:val="00A93DE9"/>
    <w:rsid w:val="00A93FF4"/>
    <w:rsid w:val="00A941F9"/>
    <w:rsid w:val="00A9435B"/>
    <w:rsid w:val="00A9474A"/>
    <w:rsid w:val="00A9477E"/>
    <w:rsid w:val="00A94A36"/>
    <w:rsid w:val="00A94BE1"/>
    <w:rsid w:val="00A95022"/>
    <w:rsid w:val="00A951A1"/>
    <w:rsid w:val="00A9535E"/>
    <w:rsid w:val="00A95739"/>
    <w:rsid w:val="00A95D7F"/>
    <w:rsid w:val="00A95DDA"/>
    <w:rsid w:val="00A95E45"/>
    <w:rsid w:val="00A95FF4"/>
    <w:rsid w:val="00A96435"/>
    <w:rsid w:val="00A967DD"/>
    <w:rsid w:val="00A96859"/>
    <w:rsid w:val="00A96C0C"/>
    <w:rsid w:val="00A96DD4"/>
    <w:rsid w:val="00A96FC2"/>
    <w:rsid w:val="00A97241"/>
    <w:rsid w:val="00A97578"/>
    <w:rsid w:val="00A9783F"/>
    <w:rsid w:val="00A9791B"/>
    <w:rsid w:val="00A97C17"/>
    <w:rsid w:val="00A97C2B"/>
    <w:rsid w:val="00A97D8A"/>
    <w:rsid w:val="00A97F15"/>
    <w:rsid w:val="00AA00D5"/>
    <w:rsid w:val="00AA00FC"/>
    <w:rsid w:val="00AA06A9"/>
    <w:rsid w:val="00AA08AC"/>
    <w:rsid w:val="00AA0D3B"/>
    <w:rsid w:val="00AA108E"/>
    <w:rsid w:val="00AA12E4"/>
    <w:rsid w:val="00AA1985"/>
    <w:rsid w:val="00AA2573"/>
    <w:rsid w:val="00AA2BEA"/>
    <w:rsid w:val="00AA2C52"/>
    <w:rsid w:val="00AA2E9D"/>
    <w:rsid w:val="00AA2F3D"/>
    <w:rsid w:val="00AA3317"/>
    <w:rsid w:val="00AA3320"/>
    <w:rsid w:val="00AA3374"/>
    <w:rsid w:val="00AA3405"/>
    <w:rsid w:val="00AA3577"/>
    <w:rsid w:val="00AA367C"/>
    <w:rsid w:val="00AA4C4E"/>
    <w:rsid w:val="00AA571B"/>
    <w:rsid w:val="00AA5C03"/>
    <w:rsid w:val="00AA6111"/>
    <w:rsid w:val="00AA6451"/>
    <w:rsid w:val="00AA67ED"/>
    <w:rsid w:val="00AA69B3"/>
    <w:rsid w:val="00AA6A61"/>
    <w:rsid w:val="00AA6CAF"/>
    <w:rsid w:val="00AA6CDC"/>
    <w:rsid w:val="00AA6E3F"/>
    <w:rsid w:val="00AA70D4"/>
    <w:rsid w:val="00AA7109"/>
    <w:rsid w:val="00AA719E"/>
    <w:rsid w:val="00AA72BA"/>
    <w:rsid w:val="00AA772B"/>
    <w:rsid w:val="00AA779C"/>
    <w:rsid w:val="00AA7839"/>
    <w:rsid w:val="00AA794F"/>
    <w:rsid w:val="00AA7B64"/>
    <w:rsid w:val="00AA7E55"/>
    <w:rsid w:val="00AB0655"/>
    <w:rsid w:val="00AB098A"/>
    <w:rsid w:val="00AB0B75"/>
    <w:rsid w:val="00AB0CFF"/>
    <w:rsid w:val="00AB0D48"/>
    <w:rsid w:val="00AB0F3D"/>
    <w:rsid w:val="00AB1268"/>
    <w:rsid w:val="00AB1695"/>
    <w:rsid w:val="00AB1A9D"/>
    <w:rsid w:val="00AB1AD3"/>
    <w:rsid w:val="00AB1D6D"/>
    <w:rsid w:val="00AB2006"/>
    <w:rsid w:val="00AB24EF"/>
    <w:rsid w:val="00AB2564"/>
    <w:rsid w:val="00AB27DB"/>
    <w:rsid w:val="00AB2857"/>
    <w:rsid w:val="00AB28EF"/>
    <w:rsid w:val="00AB2B54"/>
    <w:rsid w:val="00AB2C44"/>
    <w:rsid w:val="00AB2E8A"/>
    <w:rsid w:val="00AB2EEC"/>
    <w:rsid w:val="00AB3AB8"/>
    <w:rsid w:val="00AB3EC9"/>
    <w:rsid w:val="00AB42C0"/>
    <w:rsid w:val="00AB44C6"/>
    <w:rsid w:val="00AB4680"/>
    <w:rsid w:val="00AB4E03"/>
    <w:rsid w:val="00AB4E21"/>
    <w:rsid w:val="00AB5115"/>
    <w:rsid w:val="00AB5193"/>
    <w:rsid w:val="00AB51EA"/>
    <w:rsid w:val="00AB53D7"/>
    <w:rsid w:val="00AB566F"/>
    <w:rsid w:val="00AB5713"/>
    <w:rsid w:val="00AB5DF5"/>
    <w:rsid w:val="00AB61FE"/>
    <w:rsid w:val="00AB6460"/>
    <w:rsid w:val="00AB64AA"/>
    <w:rsid w:val="00AB6DD2"/>
    <w:rsid w:val="00AB78F2"/>
    <w:rsid w:val="00AB790A"/>
    <w:rsid w:val="00AB7E21"/>
    <w:rsid w:val="00AB7F5F"/>
    <w:rsid w:val="00AC030F"/>
    <w:rsid w:val="00AC0804"/>
    <w:rsid w:val="00AC0D53"/>
    <w:rsid w:val="00AC10EA"/>
    <w:rsid w:val="00AC2124"/>
    <w:rsid w:val="00AC2342"/>
    <w:rsid w:val="00AC2828"/>
    <w:rsid w:val="00AC296F"/>
    <w:rsid w:val="00AC2F28"/>
    <w:rsid w:val="00AC3090"/>
    <w:rsid w:val="00AC3342"/>
    <w:rsid w:val="00AC3633"/>
    <w:rsid w:val="00AC3851"/>
    <w:rsid w:val="00AC3916"/>
    <w:rsid w:val="00AC393A"/>
    <w:rsid w:val="00AC3A66"/>
    <w:rsid w:val="00AC3CD6"/>
    <w:rsid w:val="00AC3DE7"/>
    <w:rsid w:val="00AC4930"/>
    <w:rsid w:val="00AC4B46"/>
    <w:rsid w:val="00AC4CBC"/>
    <w:rsid w:val="00AC58BA"/>
    <w:rsid w:val="00AC594A"/>
    <w:rsid w:val="00AC5B88"/>
    <w:rsid w:val="00AC6041"/>
    <w:rsid w:val="00AC609D"/>
    <w:rsid w:val="00AC6132"/>
    <w:rsid w:val="00AC6248"/>
    <w:rsid w:val="00AC625C"/>
    <w:rsid w:val="00AC6EE9"/>
    <w:rsid w:val="00AC70CB"/>
    <w:rsid w:val="00AC7488"/>
    <w:rsid w:val="00AC76C3"/>
    <w:rsid w:val="00AC775F"/>
    <w:rsid w:val="00AC7771"/>
    <w:rsid w:val="00AC77A5"/>
    <w:rsid w:val="00AC7BE9"/>
    <w:rsid w:val="00AC7F35"/>
    <w:rsid w:val="00AD01B4"/>
    <w:rsid w:val="00AD0CFE"/>
    <w:rsid w:val="00AD1000"/>
    <w:rsid w:val="00AD14DD"/>
    <w:rsid w:val="00AD1645"/>
    <w:rsid w:val="00AD17E5"/>
    <w:rsid w:val="00AD1B03"/>
    <w:rsid w:val="00AD1CBE"/>
    <w:rsid w:val="00AD2316"/>
    <w:rsid w:val="00AD2AA0"/>
    <w:rsid w:val="00AD2D34"/>
    <w:rsid w:val="00AD305A"/>
    <w:rsid w:val="00AD330B"/>
    <w:rsid w:val="00AD34EC"/>
    <w:rsid w:val="00AD356B"/>
    <w:rsid w:val="00AD3841"/>
    <w:rsid w:val="00AD39D4"/>
    <w:rsid w:val="00AD3AD5"/>
    <w:rsid w:val="00AD3F94"/>
    <w:rsid w:val="00AD45B9"/>
    <w:rsid w:val="00AD4A1D"/>
    <w:rsid w:val="00AD4AB4"/>
    <w:rsid w:val="00AD4CA1"/>
    <w:rsid w:val="00AD4F56"/>
    <w:rsid w:val="00AD527F"/>
    <w:rsid w:val="00AD5485"/>
    <w:rsid w:val="00AD575A"/>
    <w:rsid w:val="00AD5EE9"/>
    <w:rsid w:val="00AD6FDF"/>
    <w:rsid w:val="00AD70D1"/>
    <w:rsid w:val="00AD7428"/>
    <w:rsid w:val="00AD76C1"/>
    <w:rsid w:val="00AD7CF6"/>
    <w:rsid w:val="00AD7E2E"/>
    <w:rsid w:val="00AE0086"/>
    <w:rsid w:val="00AE091D"/>
    <w:rsid w:val="00AE0ADA"/>
    <w:rsid w:val="00AE0DCE"/>
    <w:rsid w:val="00AE0EC0"/>
    <w:rsid w:val="00AE188B"/>
    <w:rsid w:val="00AE1B5D"/>
    <w:rsid w:val="00AE1D2E"/>
    <w:rsid w:val="00AE1E66"/>
    <w:rsid w:val="00AE1EEB"/>
    <w:rsid w:val="00AE21D0"/>
    <w:rsid w:val="00AE22B6"/>
    <w:rsid w:val="00AE2999"/>
    <w:rsid w:val="00AE2C20"/>
    <w:rsid w:val="00AE2FA0"/>
    <w:rsid w:val="00AE2FDA"/>
    <w:rsid w:val="00AE3473"/>
    <w:rsid w:val="00AE3751"/>
    <w:rsid w:val="00AE3AAB"/>
    <w:rsid w:val="00AE3C80"/>
    <w:rsid w:val="00AE3CD8"/>
    <w:rsid w:val="00AE4074"/>
    <w:rsid w:val="00AE43D4"/>
    <w:rsid w:val="00AE4484"/>
    <w:rsid w:val="00AE4636"/>
    <w:rsid w:val="00AE47F9"/>
    <w:rsid w:val="00AE4921"/>
    <w:rsid w:val="00AE4DD7"/>
    <w:rsid w:val="00AE4E2E"/>
    <w:rsid w:val="00AE503C"/>
    <w:rsid w:val="00AE5465"/>
    <w:rsid w:val="00AE554B"/>
    <w:rsid w:val="00AE5AE8"/>
    <w:rsid w:val="00AE5D98"/>
    <w:rsid w:val="00AE5FBA"/>
    <w:rsid w:val="00AE6301"/>
    <w:rsid w:val="00AE6E05"/>
    <w:rsid w:val="00AE6EE7"/>
    <w:rsid w:val="00AE6F26"/>
    <w:rsid w:val="00AE6FEF"/>
    <w:rsid w:val="00AE7160"/>
    <w:rsid w:val="00AE75FA"/>
    <w:rsid w:val="00AE7A79"/>
    <w:rsid w:val="00AE7B37"/>
    <w:rsid w:val="00AE7F75"/>
    <w:rsid w:val="00AF0023"/>
    <w:rsid w:val="00AF0152"/>
    <w:rsid w:val="00AF0793"/>
    <w:rsid w:val="00AF0CB3"/>
    <w:rsid w:val="00AF1648"/>
    <w:rsid w:val="00AF21E9"/>
    <w:rsid w:val="00AF2355"/>
    <w:rsid w:val="00AF2364"/>
    <w:rsid w:val="00AF25A1"/>
    <w:rsid w:val="00AF261B"/>
    <w:rsid w:val="00AF26EA"/>
    <w:rsid w:val="00AF2A29"/>
    <w:rsid w:val="00AF2B90"/>
    <w:rsid w:val="00AF2FE5"/>
    <w:rsid w:val="00AF3B0C"/>
    <w:rsid w:val="00AF4EB1"/>
    <w:rsid w:val="00AF54FE"/>
    <w:rsid w:val="00AF57B9"/>
    <w:rsid w:val="00AF5951"/>
    <w:rsid w:val="00AF5DA1"/>
    <w:rsid w:val="00AF60A1"/>
    <w:rsid w:val="00AF628C"/>
    <w:rsid w:val="00AF63C4"/>
    <w:rsid w:val="00AF64C4"/>
    <w:rsid w:val="00AF67C4"/>
    <w:rsid w:val="00AF6CA7"/>
    <w:rsid w:val="00AF6D9E"/>
    <w:rsid w:val="00AF6DD6"/>
    <w:rsid w:val="00AF6FFA"/>
    <w:rsid w:val="00AF70A3"/>
    <w:rsid w:val="00AF77D3"/>
    <w:rsid w:val="00AF7C46"/>
    <w:rsid w:val="00AF7EB0"/>
    <w:rsid w:val="00AF7ECB"/>
    <w:rsid w:val="00B00094"/>
    <w:rsid w:val="00B007F8"/>
    <w:rsid w:val="00B00D5B"/>
    <w:rsid w:val="00B00E1B"/>
    <w:rsid w:val="00B02194"/>
    <w:rsid w:val="00B02684"/>
    <w:rsid w:val="00B02DA7"/>
    <w:rsid w:val="00B034FE"/>
    <w:rsid w:val="00B03B99"/>
    <w:rsid w:val="00B03DA3"/>
    <w:rsid w:val="00B03F88"/>
    <w:rsid w:val="00B047CF"/>
    <w:rsid w:val="00B04BC5"/>
    <w:rsid w:val="00B0526C"/>
    <w:rsid w:val="00B05699"/>
    <w:rsid w:val="00B05807"/>
    <w:rsid w:val="00B05851"/>
    <w:rsid w:val="00B05AC5"/>
    <w:rsid w:val="00B05F2D"/>
    <w:rsid w:val="00B06310"/>
    <w:rsid w:val="00B06329"/>
    <w:rsid w:val="00B068F2"/>
    <w:rsid w:val="00B06B0D"/>
    <w:rsid w:val="00B06EC0"/>
    <w:rsid w:val="00B0733E"/>
    <w:rsid w:val="00B0798D"/>
    <w:rsid w:val="00B07B94"/>
    <w:rsid w:val="00B07D3B"/>
    <w:rsid w:val="00B07D86"/>
    <w:rsid w:val="00B1001B"/>
    <w:rsid w:val="00B10155"/>
    <w:rsid w:val="00B10196"/>
    <w:rsid w:val="00B101FC"/>
    <w:rsid w:val="00B10721"/>
    <w:rsid w:val="00B111DA"/>
    <w:rsid w:val="00B11630"/>
    <w:rsid w:val="00B1191D"/>
    <w:rsid w:val="00B11C66"/>
    <w:rsid w:val="00B11CCD"/>
    <w:rsid w:val="00B11D7F"/>
    <w:rsid w:val="00B11DA5"/>
    <w:rsid w:val="00B11DE9"/>
    <w:rsid w:val="00B11E5F"/>
    <w:rsid w:val="00B120C5"/>
    <w:rsid w:val="00B12712"/>
    <w:rsid w:val="00B12C5A"/>
    <w:rsid w:val="00B12D02"/>
    <w:rsid w:val="00B12DDF"/>
    <w:rsid w:val="00B13634"/>
    <w:rsid w:val="00B13754"/>
    <w:rsid w:val="00B137A1"/>
    <w:rsid w:val="00B1382F"/>
    <w:rsid w:val="00B14845"/>
    <w:rsid w:val="00B14B87"/>
    <w:rsid w:val="00B14B8C"/>
    <w:rsid w:val="00B15122"/>
    <w:rsid w:val="00B152F8"/>
    <w:rsid w:val="00B1549A"/>
    <w:rsid w:val="00B156D7"/>
    <w:rsid w:val="00B15984"/>
    <w:rsid w:val="00B15FBC"/>
    <w:rsid w:val="00B16601"/>
    <w:rsid w:val="00B16CB7"/>
    <w:rsid w:val="00B170ED"/>
    <w:rsid w:val="00B176F3"/>
    <w:rsid w:val="00B20108"/>
    <w:rsid w:val="00B20189"/>
    <w:rsid w:val="00B20577"/>
    <w:rsid w:val="00B20B82"/>
    <w:rsid w:val="00B20D60"/>
    <w:rsid w:val="00B21296"/>
    <w:rsid w:val="00B2154F"/>
    <w:rsid w:val="00B219BC"/>
    <w:rsid w:val="00B21A2C"/>
    <w:rsid w:val="00B21F5F"/>
    <w:rsid w:val="00B21FC9"/>
    <w:rsid w:val="00B22437"/>
    <w:rsid w:val="00B2267C"/>
    <w:rsid w:val="00B22B39"/>
    <w:rsid w:val="00B23240"/>
    <w:rsid w:val="00B23284"/>
    <w:rsid w:val="00B234FA"/>
    <w:rsid w:val="00B23620"/>
    <w:rsid w:val="00B236D8"/>
    <w:rsid w:val="00B237D4"/>
    <w:rsid w:val="00B23D44"/>
    <w:rsid w:val="00B240C7"/>
    <w:rsid w:val="00B24305"/>
    <w:rsid w:val="00B2436A"/>
    <w:rsid w:val="00B24930"/>
    <w:rsid w:val="00B2526C"/>
    <w:rsid w:val="00B2545D"/>
    <w:rsid w:val="00B25665"/>
    <w:rsid w:val="00B261BD"/>
    <w:rsid w:val="00B26231"/>
    <w:rsid w:val="00B26283"/>
    <w:rsid w:val="00B264D7"/>
    <w:rsid w:val="00B26D94"/>
    <w:rsid w:val="00B26ED5"/>
    <w:rsid w:val="00B27256"/>
    <w:rsid w:val="00B27437"/>
    <w:rsid w:val="00B27454"/>
    <w:rsid w:val="00B274CF"/>
    <w:rsid w:val="00B307CE"/>
    <w:rsid w:val="00B30B09"/>
    <w:rsid w:val="00B30BCD"/>
    <w:rsid w:val="00B30DD5"/>
    <w:rsid w:val="00B3117E"/>
    <w:rsid w:val="00B3156E"/>
    <w:rsid w:val="00B316B3"/>
    <w:rsid w:val="00B31C2A"/>
    <w:rsid w:val="00B31D1D"/>
    <w:rsid w:val="00B31D42"/>
    <w:rsid w:val="00B31FF0"/>
    <w:rsid w:val="00B322DC"/>
    <w:rsid w:val="00B32838"/>
    <w:rsid w:val="00B3326F"/>
    <w:rsid w:val="00B33351"/>
    <w:rsid w:val="00B33BAD"/>
    <w:rsid w:val="00B33C71"/>
    <w:rsid w:val="00B33EA2"/>
    <w:rsid w:val="00B3454E"/>
    <w:rsid w:val="00B34759"/>
    <w:rsid w:val="00B34B44"/>
    <w:rsid w:val="00B34C81"/>
    <w:rsid w:val="00B34D08"/>
    <w:rsid w:val="00B34D3B"/>
    <w:rsid w:val="00B350E7"/>
    <w:rsid w:val="00B354C2"/>
    <w:rsid w:val="00B356C0"/>
    <w:rsid w:val="00B35B54"/>
    <w:rsid w:val="00B36283"/>
    <w:rsid w:val="00B3669F"/>
    <w:rsid w:val="00B3684F"/>
    <w:rsid w:val="00B36AA5"/>
    <w:rsid w:val="00B36AF8"/>
    <w:rsid w:val="00B36D3C"/>
    <w:rsid w:val="00B36EFF"/>
    <w:rsid w:val="00B3722D"/>
    <w:rsid w:val="00B3763C"/>
    <w:rsid w:val="00B377C7"/>
    <w:rsid w:val="00B37B00"/>
    <w:rsid w:val="00B37EC5"/>
    <w:rsid w:val="00B401AD"/>
    <w:rsid w:val="00B40454"/>
    <w:rsid w:val="00B404D9"/>
    <w:rsid w:val="00B40675"/>
    <w:rsid w:val="00B40895"/>
    <w:rsid w:val="00B40946"/>
    <w:rsid w:val="00B409DF"/>
    <w:rsid w:val="00B40B9B"/>
    <w:rsid w:val="00B41092"/>
    <w:rsid w:val="00B41330"/>
    <w:rsid w:val="00B4143C"/>
    <w:rsid w:val="00B419E9"/>
    <w:rsid w:val="00B42AFC"/>
    <w:rsid w:val="00B42D18"/>
    <w:rsid w:val="00B42DCF"/>
    <w:rsid w:val="00B43734"/>
    <w:rsid w:val="00B43B4C"/>
    <w:rsid w:val="00B43BCE"/>
    <w:rsid w:val="00B43BD9"/>
    <w:rsid w:val="00B43C6A"/>
    <w:rsid w:val="00B44110"/>
    <w:rsid w:val="00B44270"/>
    <w:rsid w:val="00B44517"/>
    <w:rsid w:val="00B44895"/>
    <w:rsid w:val="00B44B13"/>
    <w:rsid w:val="00B44DE2"/>
    <w:rsid w:val="00B451DE"/>
    <w:rsid w:val="00B452AC"/>
    <w:rsid w:val="00B45C0F"/>
    <w:rsid w:val="00B45CE4"/>
    <w:rsid w:val="00B45D46"/>
    <w:rsid w:val="00B45DBB"/>
    <w:rsid w:val="00B460B3"/>
    <w:rsid w:val="00B46D86"/>
    <w:rsid w:val="00B46F21"/>
    <w:rsid w:val="00B473CC"/>
    <w:rsid w:val="00B47720"/>
    <w:rsid w:val="00B477FB"/>
    <w:rsid w:val="00B478C0"/>
    <w:rsid w:val="00B4799D"/>
    <w:rsid w:val="00B47BA3"/>
    <w:rsid w:val="00B47C2B"/>
    <w:rsid w:val="00B47CCA"/>
    <w:rsid w:val="00B50440"/>
    <w:rsid w:val="00B50939"/>
    <w:rsid w:val="00B50CA2"/>
    <w:rsid w:val="00B51066"/>
    <w:rsid w:val="00B5109D"/>
    <w:rsid w:val="00B512E3"/>
    <w:rsid w:val="00B51333"/>
    <w:rsid w:val="00B517D1"/>
    <w:rsid w:val="00B52178"/>
    <w:rsid w:val="00B52728"/>
    <w:rsid w:val="00B52E74"/>
    <w:rsid w:val="00B52F2C"/>
    <w:rsid w:val="00B53029"/>
    <w:rsid w:val="00B53436"/>
    <w:rsid w:val="00B5373C"/>
    <w:rsid w:val="00B53A02"/>
    <w:rsid w:val="00B53A5F"/>
    <w:rsid w:val="00B53CF7"/>
    <w:rsid w:val="00B53EBD"/>
    <w:rsid w:val="00B541E2"/>
    <w:rsid w:val="00B5455C"/>
    <w:rsid w:val="00B549D2"/>
    <w:rsid w:val="00B54C69"/>
    <w:rsid w:val="00B54E96"/>
    <w:rsid w:val="00B56068"/>
    <w:rsid w:val="00B5642D"/>
    <w:rsid w:val="00B565D9"/>
    <w:rsid w:val="00B566BD"/>
    <w:rsid w:val="00B56AD4"/>
    <w:rsid w:val="00B57291"/>
    <w:rsid w:val="00B5756C"/>
    <w:rsid w:val="00B57724"/>
    <w:rsid w:val="00B57768"/>
    <w:rsid w:val="00B579CD"/>
    <w:rsid w:val="00B57BFD"/>
    <w:rsid w:val="00B600C3"/>
    <w:rsid w:val="00B60188"/>
    <w:rsid w:val="00B607B0"/>
    <w:rsid w:val="00B61175"/>
    <w:rsid w:val="00B611AE"/>
    <w:rsid w:val="00B6149D"/>
    <w:rsid w:val="00B61A23"/>
    <w:rsid w:val="00B61E3D"/>
    <w:rsid w:val="00B61FDE"/>
    <w:rsid w:val="00B62121"/>
    <w:rsid w:val="00B6244E"/>
    <w:rsid w:val="00B62502"/>
    <w:rsid w:val="00B626C3"/>
    <w:rsid w:val="00B628BE"/>
    <w:rsid w:val="00B62C8C"/>
    <w:rsid w:val="00B6305F"/>
    <w:rsid w:val="00B64F95"/>
    <w:rsid w:val="00B6579A"/>
    <w:rsid w:val="00B65910"/>
    <w:rsid w:val="00B65970"/>
    <w:rsid w:val="00B65D19"/>
    <w:rsid w:val="00B66C95"/>
    <w:rsid w:val="00B6708C"/>
    <w:rsid w:val="00B67ABD"/>
    <w:rsid w:val="00B67B95"/>
    <w:rsid w:val="00B7009F"/>
    <w:rsid w:val="00B70150"/>
    <w:rsid w:val="00B70C1F"/>
    <w:rsid w:val="00B70CBE"/>
    <w:rsid w:val="00B70E35"/>
    <w:rsid w:val="00B70EF0"/>
    <w:rsid w:val="00B7109E"/>
    <w:rsid w:val="00B711E3"/>
    <w:rsid w:val="00B7139A"/>
    <w:rsid w:val="00B71576"/>
    <w:rsid w:val="00B71B76"/>
    <w:rsid w:val="00B71ECD"/>
    <w:rsid w:val="00B7248B"/>
    <w:rsid w:val="00B728D2"/>
    <w:rsid w:val="00B72AF6"/>
    <w:rsid w:val="00B73065"/>
    <w:rsid w:val="00B7331F"/>
    <w:rsid w:val="00B735CD"/>
    <w:rsid w:val="00B73A77"/>
    <w:rsid w:val="00B73B6C"/>
    <w:rsid w:val="00B73C76"/>
    <w:rsid w:val="00B73CB6"/>
    <w:rsid w:val="00B7458D"/>
    <w:rsid w:val="00B7499C"/>
    <w:rsid w:val="00B74D8B"/>
    <w:rsid w:val="00B74F15"/>
    <w:rsid w:val="00B75126"/>
    <w:rsid w:val="00B75A27"/>
    <w:rsid w:val="00B75CED"/>
    <w:rsid w:val="00B76646"/>
    <w:rsid w:val="00B76D86"/>
    <w:rsid w:val="00B76EF4"/>
    <w:rsid w:val="00B77040"/>
    <w:rsid w:val="00B771A9"/>
    <w:rsid w:val="00B773F2"/>
    <w:rsid w:val="00B77676"/>
    <w:rsid w:val="00B7774F"/>
    <w:rsid w:val="00B777B0"/>
    <w:rsid w:val="00B77B38"/>
    <w:rsid w:val="00B77C2C"/>
    <w:rsid w:val="00B8063E"/>
    <w:rsid w:val="00B80896"/>
    <w:rsid w:val="00B80C09"/>
    <w:rsid w:val="00B80C4A"/>
    <w:rsid w:val="00B80CDA"/>
    <w:rsid w:val="00B80D05"/>
    <w:rsid w:val="00B8105E"/>
    <w:rsid w:val="00B8109E"/>
    <w:rsid w:val="00B812DA"/>
    <w:rsid w:val="00B8136B"/>
    <w:rsid w:val="00B81439"/>
    <w:rsid w:val="00B81858"/>
    <w:rsid w:val="00B81BDC"/>
    <w:rsid w:val="00B81C10"/>
    <w:rsid w:val="00B81EDF"/>
    <w:rsid w:val="00B82594"/>
    <w:rsid w:val="00B82AE7"/>
    <w:rsid w:val="00B82F06"/>
    <w:rsid w:val="00B82F46"/>
    <w:rsid w:val="00B83223"/>
    <w:rsid w:val="00B832C9"/>
    <w:rsid w:val="00B832D4"/>
    <w:rsid w:val="00B836DF"/>
    <w:rsid w:val="00B8376D"/>
    <w:rsid w:val="00B8387A"/>
    <w:rsid w:val="00B83970"/>
    <w:rsid w:val="00B83A13"/>
    <w:rsid w:val="00B83D9B"/>
    <w:rsid w:val="00B83F31"/>
    <w:rsid w:val="00B84085"/>
    <w:rsid w:val="00B84146"/>
    <w:rsid w:val="00B84335"/>
    <w:rsid w:val="00B847E9"/>
    <w:rsid w:val="00B84E0F"/>
    <w:rsid w:val="00B852D8"/>
    <w:rsid w:val="00B852EA"/>
    <w:rsid w:val="00B857B3"/>
    <w:rsid w:val="00B85893"/>
    <w:rsid w:val="00B865BB"/>
    <w:rsid w:val="00B865C4"/>
    <w:rsid w:val="00B86E6F"/>
    <w:rsid w:val="00B872B8"/>
    <w:rsid w:val="00B87311"/>
    <w:rsid w:val="00B87841"/>
    <w:rsid w:val="00B87845"/>
    <w:rsid w:val="00B900D2"/>
    <w:rsid w:val="00B9023D"/>
    <w:rsid w:val="00B9029B"/>
    <w:rsid w:val="00B909F5"/>
    <w:rsid w:val="00B90C88"/>
    <w:rsid w:val="00B90CEF"/>
    <w:rsid w:val="00B90E66"/>
    <w:rsid w:val="00B910F3"/>
    <w:rsid w:val="00B91BF9"/>
    <w:rsid w:val="00B91C69"/>
    <w:rsid w:val="00B91CC1"/>
    <w:rsid w:val="00B92460"/>
    <w:rsid w:val="00B926EE"/>
    <w:rsid w:val="00B92726"/>
    <w:rsid w:val="00B928DF"/>
    <w:rsid w:val="00B92CAE"/>
    <w:rsid w:val="00B934F4"/>
    <w:rsid w:val="00B935B2"/>
    <w:rsid w:val="00B93B32"/>
    <w:rsid w:val="00B94227"/>
    <w:rsid w:val="00B9453C"/>
    <w:rsid w:val="00B94619"/>
    <w:rsid w:val="00B9462F"/>
    <w:rsid w:val="00B951F9"/>
    <w:rsid w:val="00B953AF"/>
    <w:rsid w:val="00B95544"/>
    <w:rsid w:val="00B95588"/>
    <w:rsid w:val="00B95606"/>
    <w:rsid w:val="00B95B3A"/>
    <w:rsid w:val="00B95F8A"/>
    <w:rsid w:val="00B9695D"/>
    <w:rsid w:val="00B96E8A"/>
    <w:rsid w:val="00B96E94"/>
    <w:rsid w:val="00B96F81"/>
    <w:rsid w:val="00B96FE1"/>
    <w:rsid w:val="00B97572"/>
    <w:rsid w:val="00B97A5B"/>
    <w:rsid w:val="00B97B66"/>
    <w:rsid w:val="00BA0528"/>
    <w:rsid w:val="00BA0825"/>
    <w:rsid w:val="00BA0890"/>
    <w:rsid w:val="00BA0B6D"/>
    <w:rsid w:val="00BA1052"/>
    <w:rsid w:val="00BA141D"/>
    <w:rsid w:val="00BA1440"/>
    <w:rsid w:val="00BA1F63"/>
    <w:rsid w:val="00BA21C1"/>
    <w:rsid w:val="00BA244E"/>
    <w:rsid w:val="00BA2BE9"/>
    <w:rsid w:val="00BA2C6D"/>
    <w:rsid w:val="00BA2D3C"/>
    <w:rsid w:val="00BA3268"/>
    <w:rsid w:val="00BA3780"/>
    <w:rsid w:val="00BA3AD8"/>
    <w:rsid w:val="00BA3E25"/>
    <w:rsid w:val="00BA4078"/>
    <w:rsid w:val="00BA40E8"/>
    <w:rsid w:val="00BA45A6"/>
    <w:rsid w:val="00BA48C0"/>
    <w:rsid w:val="00BA53E5"/>
    <w:rsid w:val="00BA585C"/>
    <w:rsid w:val="00BA58BB"/>
    <w:rsid w:val="00BA5B36"/>
    <w:rsid w:val="00BA5BA4"/>
    <w:rsid w:val="00BA610E"/>
    <w:rsid w:val="00BA6B09"/>
    <w:rsid w:val="00BA7191"/>
    <w:rsid w:val="00BA768C"/>
    <w:rsid w:val="00BB03D0"/>
    <w:rsid w:val="00BB0543"/>
    <w:rsid w:val="00BB05A1"/>
    <w:rsid w:val="00BB0844"/>
    <w:rsid w:val="00BB092D"/>
    <w:rsid w:val="00BB0985"/>
    <w:rsid w:val="00BB0AA5"/>
    <w:rsid w:val="00BB0BC4"/>
    <w:rsid w:val="00BB0ECD"/>
    <w:rsid w:val="00BB1248"/>
    <w:rsid w:val="00BB1480"/>
    <w:rsid w:val="00BB158F"/>
    <w:rsid w:val="00BB1A70"/>
    <w:rsid w:val="00BB1A85"/>
    <w:rsid w:val="00BB1AEF"/>
    <w:rsid w:val="00BB1E16"/>
    <w:rsid w:val="00BB1E3F"/>
    <w:rsid w:val="00BB219B"/>
    <w:rsid w:val="00BB271F"/>
    <w:rsid w:val="00BB2A04"/>
    <w:rsid w:val="00BB2C50"/>
    <w:rsid w:val="00BB2E91"/>
    <w:rsid w:val="00BB304A"/>
    <w:rsid w:val="00BB30FE"/>
    <w:rsid w:val="00BB3181"/>
    <w:rsid w:val="00BB3249"/>
    <w:rsid w:val="00BB3469"/>
    <w:rsid w:val="00BB380F"/>
    <w:rsid w:val="00BB3976"/>
    <w:rsid w:val="00BB3C30"/>
    <w:rsid w:val="00BB3E71"/>
    <w:rsid w:val="00BB3E9E"/>
    <w:rsid w:val="00BB41E3"/>
    <w:rsid w:val="00BB46D1"/>
    <w:rsid w:val="00BB4DAE"/>
    <w:rsid w:val="00BB4E17"/>
    <w:rsid w:val="00BB55D9"/>
    <w:rsid w:val="00BB58EC"/>
    <w:rsid w:val="00BB61AF"/>
    <w:rsid w:val="00BB61CC"/>
    <w:rsid w:val="00BB61DD"/>
    <w:rsid w:val="00BB6218"/>
    <w:rsid w:val="00BB625A"/>
    <w:rsid w:val="00BB6569"/>
    <w:rsid w:val="00BB6939"/>
    <w:rsid w:val="00BB6BBB"/>
    <w:rsid w:val="00BB6F89"/>
    <w:rsid w:val="00BB7037"/>
    <w:rsid w:val="00BB71A5"/>
    <w:rsid w:val="00BB7A88"/>
    <w:rsid w:val="00BB7D89"/>
    <w:rsid w:val="00BB7F4F"/>
    <w:rsid w:val="00BC02DB"/>
    <w:rsid w:val="00BC08BB"/>
    <w:rsid w:val="00BC0D51"/>
    <w:rsid w:val="00BC0E30"/>
    <w:rsid w:val="00BC164C"/>
    <w:rsid w:val="00BC1B81"/>
    <w:rsid w:val="00BC26CE"/>
    <w:rsid w:val="00BC2825"/>
    <w:rsid w:val="00BC29AD"/>
    <w:rsid w:val="00BC2F3A"/>
    <w:rsid w:val="00BC308C"/>
    <w:rsid w:val="00BC3228"/>
    <w:rsid w:val="00BC35F7"/>
    <w:rsid w:val="00BC3853"/>
    <w:rsid w:val="00BC385C"/>
    <w:rsid w:val="00BC3EE3"/>
    <w:rsid w:val="00BC4FFB"/>
    <w:rsid w:val="00BC5C21"/>
    <w:rsid w:val="00BC5D5F"/>
    <w:rsid w:val="00BC5D8A"/>
    <w:rsid w:val="00BC5FDC"/>
    <w:rsid w:val="00BC62BF"/>
    <w:rsid w:val="00BC6947"/>
    <w:rsid w:val="00BC69E1"/>
    <w:rsid w:val="00BC6AB8"/>
    <w:rsid w:val="00BC6BB4"/>
    <w:rsid w:val="00BC6C4B"/>
    <w:rsid w:val="00BC6E33"/>
    <w:rsid w:val="00BC70A4"/>
    <w:rsid w:val="00BC7670"/>
    <w:rsid w:val="00BC7883"/>
    <w:rsid w:val="00BC7B69"/>
    <w:rsid w:val="00BC7BAB"/>
    <w:rsid w:val="00BC7ED8"/>
    <w:rsid w:val="00BD0E21"/>
    <w:rsid w:val="00BD1264"/>
    <w:rsid w:val="00BD1299"/>
    <w:rsid w:val="00BD1429"/>
    <w:rsid w:val="00BD17A7"/>
    <w:rsid w:val="00BD1969"/>
    <w:rsid w:val="00BD1D06"/>
    <w:rsid w:val="00BD25A7"/>
    <w:rsid w:val="00BD3174"/>
    <w:rsid w:val="00BD35D9"/>
    <w:rsid w:val="00BD39C3"/>
    <w:rsid w:val="00BD3F21"/>
    <w:rsid w:val="00BD405E"/>
    <w:rsid w:val="00BD422C"/>
    <w:rsid w:val="00BD42AF"/>
    <w:rsid w:val="00BD43CE"/>
    <w:rsid w:val="00BD43E0"/>
    <w:rsid w:val="00BD483A"/>
    <w:rsid w:val="00BD4926"/>
    <w:rsid w:val="00BD4974"/>
    <w:rsid w:val="00BD4A57"/>
    <w:rsid w:val="00BD4B1A"/>
    <w:rsid w:val="00BD53A8"/>
    <w:rsid w:val="00BD5E1E"/>
    <w:rsid w:val="00BD6165"/>
    <w:rsid w:val="00BD621F"/>
    <w:rsid w:val="00BD6355"/>
    <w:rsid w:val="00BD65BF"/>
    <w:rsid w:val="00BD65EB"/>
    <w:rsid w:val="00BD6D92"/>
    <w:rsid w:val="00BD6DA2"/>
    <w:rsid w:val="00BD6DBF"/>
    <w:rsid w:val="00BD7295"/>
    <w:rsid w:val="00BD757E"/>
    <w:rsid w:val="00BD77D2"/>
    <w:rsid w:val="00BD79D7"/>
    <w:rsid w:val="00BD7A04"/>
    <w:rsid w:val="00BD7D40"/>
    <w:rsid w:val="00BD7E5B"/>
    <w:rsid w:val="00BE04B9"/>
    <w:rsid w:val="00BE0636"/>
    <w:rsid w:val="00BE09DA"/>
    <w:rsid w:val="00BE0A17"/>
    <w:rsid w:val="00BE0B36"/>
    <w:rsid w:val="00BE0C37"/>
    <w:rsid w:val="00BE0D6A"/>
    <w:rsid w:val="00BE129F"/>
    <w:rsid w:val="00BE1BE7"/>
    <w:rsid w:val="00BE1C78"/>
    <w:rsid w:val="00BE2043"/>
    <w:rsid w:val="00BE249B"/>
    <w:rsid w:val="00BE31CD"/>
    <w:rsid w:val="00BE31FA"/>
    <w:rsid w:val="00BE32B7"/>
    <w:rsid w:val="00BE35A1"/>
    <w:rsid w:val="00BE3ACC"/>
    <w:rsid w:val="00BE3BAE"/>
    <w:rsid w:val="00BE3D71"/>
    <w:rsid w:val="00BE3E36"/>
    <w:rsid w:val="00BE425C"/>
    <w:rsid w:val="00BE4805"/>
    <w:rsid w:val="00BE5058"/>
    <w:rsid w:val="00BE53D3"/>
    <w:rsid w:val="00BE5A35"/>
    <w:rsid w:val="00BE5A7D"/>
    <w:rsid w:val="00BE5B51"/>
    <w:rsid w:val="00BE5CB3"/>
    <w:rsid w:val="00BE5EBF"/>
    <w:rsid w:val="00BE6234"/>
    <w:rsid w:val="00BE681F"/>
    <w:rsid w:val="00BE69E8"/>
    <w:rsid w:val="00BE69FA"/>
    <w:rsid w:val="00BE6A54"/>
    <w:rsid w:val="00BE6B63"/>
    <w:rsid w:val="00BE7379"/>
    <w:rsid w:val="00BE744B"/>
    <w:rsid w:val="00BE75E4"/>
    <w:rsid w:val="00BE79CE"/>
    <w:rsid w:val="00BE7C04"/>
    <w:rsid w:val="00BE7F1F"/>
    <w:rsid w:val="00BF0204"/>
    <w:rsid w:val="00BF042A"/>
    <w:rsid w:val="00BF0540"/>
    <w:rsid w:val="00BF0C6D"/>
    <w:rsid w:val="00BF0F3E"/>
    <w:rsid w:val="00BF0FC8"/>
    <w:rsid w:val="00BF11CF"/>
    <w:rsid w:val="00BF14C1"/>
    <w:rsid w:val="00BF1745"/>
    <w:rsid w:val="00BF1867"/>
    <w:rsid w:val="00BF1B12"/>
    <w:rsid w:val="00BF1FE6"/>
    <w:rsid w:val="00BF214D"/>
    <w:rsid w:val="00BF2336"/>
    <w:rsid w:val="00BF2448"/>
    <w:rsid w:val="00BF2C4B"/>
    <w:rsid w:val="00BF2F8E"/>
    <w:rsid w:val="00BF3356"/>
    <w:rsid w:val="00BF36A2"/>
    <w:rsid w:val="00BF37C1"/>
    <w:rsid w:val="00BF3BA2"/>
    <w:rsid w:val="00BF3D36"/>
    <w:rsid w:val="00BF3E1D"/>
    <w:rsid w:val="00BF40A0"/>
    <w:rsid w:val="00BF44B8"/>
    <w:rsid w:val="00BF4AA9"/>
    <w:rsid w:val="00BF4D6F"/>
    <w:rsid w:val="00BF5191"/>
    <w:rsid w:val="00BF52E7"/>
    <w:rsid w:val="00BF5442"/>
    <w:rsid w:val="00BF5908"/>
    <w:rsid w:val="00BF5A9F"/>
    <w:rsid w:val="00BF5C7A"/>
    <w:rsid w:val="00BF5E63"/>
    <w:rsid w:val="00BF6356"/>
    <w:rsid w:val="00BF64F3"/>
    <w:rsid w:val="00BF6F60"/>
    <w:rsid w:val="00BF7232"/>
    <w:rsid w:val="00BF75F5"/>
    <w:rsid w:val="00BF7DD2"/>
    <w:rsid w:val="00BF7E8A"/>
    <w:rsid w:val="00C00107"/>
    <w:rsid w:val="00C00262"/>
    <w:rsid w:val="00C00642"/>
    <w:rsid w:val="00C00D36"/>
    <w:rsid w:val="00C00F75"/>
    <w:rsid w:val="00C0103B"/>
    <w:rsid w:val="00C010A3"/>
    <w:rsid w:val="00C017B9"/>
    <w:rsid w:val="00C01810"/>
    <w:rsid w:val="00C01CED"/>
    <w:rsid w:val="00C02618"/>
    <w:rsid w:val="00C028AF"/>
    <w:rsid w:val="00C02905"/>
    <w:rsid w:val="00C02A1A"/>
    <w:rsid w:val="00C030AB"/>
    <w:rsid w:val="00C03138"/>
    <w:rsid w:val="00C032EC"/>
    <w:rsid w:val="00C0346F"/>
    <w:rsid w:val="00C03A32"/>
    <w:rsid w:val="00C03BBD"/>
    <w:rsid w:val="00C0430C"/>
    <w:rsid w:val="00C04BE1"/>
    <w:rsid w:val="00C0570F"/>
    <w:rsid w:val="00C0593D"/>
    <w:rsid w:val="00C059A1"/>
    <w:rsid w:val="00C06078"/>
    <w:rsid w:val="00C061A2"/>
    <w:rsid w:val="00C0643A"/>
    <w:rsid w:val="00C06488"/>
    <w:rsid w:val="00C065EA"/>
    <w:rsid w:val="00C06AF2"/>
    <w:rsid w:val="00C06EF7"/>
    <w:rsid w:val="00C07222"/>
    <w:rsid w:val="00C07229"/>
    <w:rsid w:val="00C072F4"/>
    <w:rsid w:val="00C07A21"/>
    <w:rsid w:val="00C07C3B"/>
    <w:rsid w:val="00C07ED4"/>
    <w:rsid w:val="00C105A6"/>
    <w:rsid w:val="00C1123C"/>
    <w:rsid w:val="00C11403"/>
    <w:rsid w:val="00C11857"/>
    <w:rsid w:val="00C11BF6"/>
    <w:rsid w:val="00C11C99"/>
    <w:rsid w:val="00C11E0D"/>
    <w:rsid w:val="00C11F77"/>
    <w:rsid w:val="00C11F7E"/>
    <w:rsid w:val="00C12338"/>
    <w:rsid w:val="00C1238C"/>
    <w:rsid w:val="00C1277D"/>
    <w:rsid w:val="00C127BD"/>
    <w:rsid w:val="00C12881"/>
    <w:rsid w:val="00C12A48"/>
    <w:rsid w:val="00C13471"/>
    <w:rsid w:val="00C1360D"/>
    <w:rsid w:val="00C13EE4"/>
    <w:rsid w:val="00C13F49"/>
    <w:rsid w:val="00C13FCB"/>
    <w:rsid w:val="00C14406"/>
    <w:rsid w:val="00C1484F"/>
    <w:rsid w:val="00C14851"/>
    <w:rsid w:val="00C14B2F"/>
    <w:rsid w:val="00C14C11"/>
    <w:rsid w:val="00C15295"/>
    <w:rsid w:val="00C154C5"/>
    <w:rsid w:val="00C15539"/>
    <w:rsid w:val="00C1556E"/>
    <w:rsid w:val="00C1565F"/>
    <w:rsid w:val="00C156D1"/>
    <w:rsid w:val="00C15982"/>
    <w:rsid w:val="00C15C78"/>
    <w:rsid w:val="00C15D4A"/>
    <w:rsid w:val="00C15D73"/>
    <w:rsid w:val="00C160D9"/>
    <w:rsid w:val="00C165D3"/>
    <w:rsid w:val="00C167B2"/>
    <w:rsid w:val="00C16FC3"/>
    <w:rsid w:val="00C173D1"/>
    <w:rsid w:val="00C1746F"/>
    <w:rsid w:val="00C17602"/>
    <w:rsid w:val="00C17B74"/>
    <w:rsid w:val="00C17DC9"/>
    <w:rsid w:val="00C20CA4"/>
    <w:rsid w:val="00C219E4"/>
    <w:rsid w:val="00C21B20"/>
    <w:rsid w:val="00C21B2A"/>
    <w:rsid w:val="00C21C45"/>
    <w:rsid w:val="00C21CD3"/>
    <w:rsid w:val="00C21CF7"/>
    <w:rsid w:val="00C22491"/>
    <w:rsid w:val="00C227FA"/>
    <w:rsid w:val="00C22B92"/>
    <w:rsid w:val="00C22E12"/>
    <w:rsid w:val="00C22E3A"/>
    <w:rsid w:val="00C233ED"/>
    <w:rsid w:val="00C23556"/>
    <w:rsid w:val="00C238D1"/>
    <w:rsid w:val="00C23F9A"/>
    <w:rsid w:val="00C245B4"/>
    <w:rsid w:val="00C24CBD"/>
    <w:rsid w:val="00C24D00"/>
    <w:rsid w:val="00C25040"/>
    <w:rsid w:val="00C25157"/>
    <w:rsid w:val="00C252FE"/>
    <w:rsid w:val="00C25718"/>
    <w:rsid w:val="00C25C2D"/>
    <w:rsid w:val="00C26075"/>
    <w:rsid w:val="00C2632D"/>
    <w:rsid w:val="00C263A1"/>
    <w:rsid w:val="00C26530"/>
    <w:rsid w:val="00C265AD"/>
    <w:rsid w:val="00C26DC2"/>
    <w:rsid w:val="00C272CA"/>
    <w:rsid w:val="00C2750D"/>
    <w:rsid w:val="00C27CEC"/>
    <w:rsid w:val="00C27E84"/>
    <w:rsid w:val="00C27FE8"/>
    <w:rsid w:val="00C3025D"/>
    <w:rsid w:val="00C302E8"/>
    <w:rsid w:val="00C30543"/>
    <w:rsid w:val="00C3085F"/>
    <w:rsid w:val="00C30B45"/>
    <w:rsid w:val="00C30F10"/>
    <w:rsid w:val="00C3108F"/>
    <w:rsid w:val="00C311D2"/>
    <w:rsid w:val="00C311DE"/>
    <w:rsid w:val="00C31569"/>
    <w:rsid w:val="00C321E3"/>
    <w:rsid w:val="00C3261D"/>
    <w:rsid w:val="00C32A46"/>
    <w:rsid w:val="00C32CDD"/>
    <w:rsid w:val="00C32FD3"/>
    <w:rsid w:val="00C332FB"/>
    <w:rsid w:val="00C3353D"/>
    <w:rsid w:val="00C3365D"/>
    <w:rsid w:val="00C33799"/>
    <w:rsid w:val="00C33A69"/>
    <w:rsid w:val="00C33EAA"/>
    <w:rsid w:val="00C33F55"/>
    <w:rsid w:val="00C340AC"/>
    <w:rsid w:val="00C34494"/>
    <w:rsid w:val="00C34801"/>
    <w:rsid w:val="00C35316"/>
    <w:rsid w:val="00C35668"/>
    <w:rsid w:val="00C357E4"/>
    <w:rsid w:val="00C35A66"/>
    <w:rsid w:val="00C35DEE"/>
    <w:rsid w:val="00C35E22"/>
    <w:rsid w:val="00C362C6"/>
    <w:rsid w:val="00C363F7"/>
    <w:rsid w:val="00C366A0"/>
    <w:rsid w:val="00C3694F"/>
    <w:rsid w:val="00C36A26"/>
    <w:rsid w:val="00C36B71"/>
    <w:rsid w:val="00C36D3E"/>
    <w:rsid w:val="00C373A0"/>
    <w:rsid w:val="00C37D87"/>
    <w:rsid w:val="00C37E08"/>
    <w:rsid w:val="00C40063"/>
    <w:rsid w:val="00C405EB"/>
    <w:rsid w:val="00C41366"/>
    <w:rsid w:val="00C41486"/>
    <w:rsid w:val="00C41643"/>
    <w:rsid w:val="00C41A15"/>
    <w:rsid w:val="00C41FFE"/>
    <w:rsid w:val="00C427DC"/>
    <w:rsid w:val="00C42AB8"/>
    <w:rsid w:val="00C42E5E"/>
    <w:rsid w:val="00C42FE6"/>
    <w:rsid w:val="00C433A6"/>
    <w:rsid w:val="00C43842"/>
    <w:rsid w:val="00C43AAD"/>
    <w:rsid w:val="00C43E1F"/>
    <w:rsid w:val="00C43FEE"/>
    <w:rsid w:val="00C440B0"/>
    <w:rsid w:val="00C44AB8"/>
    <w:rsid w:val="00C44C7E"/>
    <w:rsid w:val="00C44E18"/>
    <w:rsid w:val="00C44EAE"/>
    <w:rsid w:val="00C45065"/>
    <w:rsid w:val="00C451C1"/>
    <w:rsid w:val="00C452CD"/>
    <w:rsid w:val="00C45366"/>
    <w:rsid w:val="00C453EA"/>
    <w:rsid w:val="00C455FA"/>
    <w:rsid w:val="00C457E3"/>
    <w:rsid w:val="00C45AAC"/>
    <w:rsid w:val="00C46375"/>
    <w:rsid w:val="00C46742"/>
    <w:rsid w:val="00C468B5"/>
    <w:rsid w:val="00C46AE7"/>
    <w:rsid w:val="00C473AF"/>
    <w:rsid w:val="00C4766F"/>
    <w:rsid w:val="00C47800"/>
    <w:rsid w:val="00C47859"/>
    <w:rsid w:val="00C479D4"/>
    <w:rsid w:val="00C47A9D"/>
    <w:rsid w:val="00C505BB"/>
    <w:rsid w:val="00C50721"/>
    <w:rsid w:val="00C507AD"/>
    <w:rsid w:val="00C50A03"/>
    <w:rsid w:val="00C50CAB"/>
    <w:rsid w:val="00C50EAA"/>
    <w:rsid w:val="00C512E0"/>
    <w:rsid w:val="00C519A2"/>
    <w:rsid w:val="00C51A3B"/>
    <w:rsid w:val="00C51CD5"/>
    <w:rsid w:val="00C51D37"/>
    <w:rsid w:val="00C51F8C"/>
    <w:rsid w:val="00C525E1"/>
    <w:rsid w:val="00C525ED"/>
    <w:rsid w:val="00C52A49"/>
    <w:rsid w:val="00C52D6A"/>
    <w:rsid w:val="00C5300D"/>
    <w:rsid w:val="00C533DA"/>
    <w:rsid w:val="00C53468"/>
    <w:rsid w:val="00C535BA"/>
    <w:rsid w:val="00C54112"/>
    <w:rsid w:val="00C545F9"/>
    <w:rsid w:val="00C54838"/>
    <w:rsid w:val="00C54AB1"/>
    <w:rsid w:val="00C54F3E"/>
    <w:rsid w:val="00C55297"/>
    <w:rsid w:val="00C55A0C"/>
    <w:rsid w:val="00C55A7B"/>
    <w:rsid w:val="00C55A9F"/>
    <w:rsid w:val="00C56218"/>
    <w:rsid w:val="00C56253"/>
    <w:rsid w:val="00C5686E"/>
    <w:rsid w:val="00C56C65"/>
    <w:rsid w:val="00C57E8A"/>
    <w:rsid w:val="00C6096D"/>
    <w:rsid w:val="00C60BD3"/>
    <w:rsid w:val="00C60F76"/>
    <w:rsid w:val="00C61285"/>
    <w:rsid w:val="00C61673"/>
    <w:rsid w:val="00C618B7"/>
    <w:rsid w:val="00C61C25"/>
    <w:rsid w:val="00C61D51"/>
    <w:rsid w:val="00C62367"/>
    <w:rsid w:val="00C62C14"/>
    <w:rsid w:val="00C632AB"/>
    <w:rsid w:val="00C633E1"/>
    <w:rsid w:val="00C634E0"/>
    <w:rsid w:val="00C63654"/>
    <w:rsid w:val="00C63879"/>
    <w:rsid w:val="00C63A4F"/>
    <w:rsid w:val="00C63D44"/>
    <w:rsid w:val="00C63F54"/>
    <w:rsid w:val="00C64055"/>
    <w:rsid w:val="00C64B34"/>
    <w:rsid w:val="00C64C03"/>
    <w:rsid w:val="00C65620"/>
    <w:rsid w:val="00C6596C"/>
    <w:rsid w:val="00C65A9E"/>
    <w:rsid w:val="00C65C2C"/>
    <w:rsid w:val="00C65D05"/>
    <w:rsid w:val="00C66058"/>
    <w:rsid w:val="00C66150"/>
    <w:rsid w:val="00C665CD"/>
    <w:rsid w:val="00C66617"/>
    <w:rsid w:val="00C6675C"/>
    <w:rsid w:val="00C669B7"/>
    <w:rsid w:val="00C66AC0"/>
    <w:rsid w:val="00C67663"/>
    <w:rsid w:val="00C677D4"/>
    <w:rsid w:val="00C67A9A"/>
    <w:rsid w:val="00C70062"/>
    <w:rsid w:val="00C706FA"/>
    <w:rsid w:val="00C707C2"/>
    <w:rsid w:val="00C70A32"/>
    <w:rsid w:val="00C70BAB"/>
    <w:rsid w:val="00C710F3"/>
    <w:rsid w:val="00C712B0"/>
    <w:rsid w:val="00C713E8"/>
    <w:rsid w:val="00C71635"/>
    <w:rsid w:val="00C71749"/>
    <w:rsid w:val="00C71837"/>
    <w:rsid w:val="00C71A28"/>
    <w:rsid w:val="00C71EFC"/>
    <w:rsid w:val="00C7216A"/>
    <w:rsid w:val="00C723F6"/>
    <w:rsid w:val="00C72443"/>
    <w:rsid w:val="00C726BA"/>
    <w:rsid w:val="00C727FA"/>
    <w:rsid w:val="00C72B7C"/>
    <w:rsid w:val="00C72E5F"/>
    <w:rsid w:val="00C72FBE"/>
    <w:rsid w:val="00C73B3A"/>
    <w:rsid w:val="00C73EDB"/>
    <w:rsid w:val="00C742A9"/>
    <w:rsid w:val="00C74591"/>
    <w:rsid w:val="00C745F6"/>
    <w:rsid w:val="00C746DA"/>
    <w:rsid w:val="00C74740"/>
    <w:rsid w:val="00C74B99"/>
    <w:rsid w:val="00C75031"/>
    <w:rsid w:val="00C75317"/>
    <w:rsid w:val="00C75397"/>
    <w:rsid w:val="00C75800"/>
    <w:rsid w:val="00C75B46"/>
    <w:rsid w:val="00C75B57"/>
    <w:rsid w:val="00C75BE1"/>
    <w:rsid w:val="00C761EB"/>
    <w:rsid w:val="00C76221"/>
    <w:rsid w:val="00C7641C"/>
    <w:rsid w:val="00C769E3"/>
    <w:rsid w:val="00C76E3B"/>
    <w:rsid w:val="00C77307"/>
    <w:rsid w:val="00C7739A"/>
    <w:rsid w:val="00C775D5"/>
    <w:rsid w:val="00C777B8"/>
    <w:rsid w:val="00C77882"/>
    <w:rsid w:val="00C80486"/>
    <w:rsid w:val="00C80AB0"/>
    <w:rsid w:val="00C80B85"/>
    <w:rsid w:val="00C80E52"/>
    <w:rsid w:val="00C80EC9"/>
    <w:rsid w:val="00C8159A"/>
    <w:rsid w:val="00C818C2"/>
    <w:rsid w:val="00C81C8F"/>
    <w:rsid w:val="00C81DA1"/>
    <w:rsid w:val="00C826C1"/>
    <w:rsid w:val="00C827FC"/>
    <w:rsid w:val="00C82A15"/>
    <w:rsid w:val="00C82ABE"/>
    <w:rsid w:val="00C82C3F"/>
    <w:rsid w:val="00C82DCF"/>
    <w:rsid w:val="00C82E82"/>
    <w:rsid w:val="00C82FEC"/>
    <w:rsid w:val="00C830EA"/>
    <w:rsid w:val="00C831D0"/>
    <w:rsid w:val="00C832AA"/>
    <w:rsid w:val="00C832C6"/>
    <w:rsid w:val="00C83313"/>
    <w:rsid w:val="00C83554"/>
    <w:rsid w:val="00C83F92"/>
    <w:rsid w:val="00C84475"/>
    <w:rsid w:val="00C844A0"/>
    <w:rsid w:val="00C8511D"/>
    <w:rsid w:val="00C8518D"/>
    <w:rsid w:val="00C8526D"/>
    <w:rsid w:val="00C853F6"/>
    <w:rsid w:val="00C855E1"/>
    <w:rsid w:val="00C8575A"/>
    <w:rsid w:val="00C85906"/>
    <w:rsid w:val="00C859BF"/>
    <w:rsid w:val="00C85E87"/>
    <w:rsid w:val="00C8606D"/>
    <w:rsid w:val="00C861F1"/>
    <w:rsid w:val="00C865B5"/>
    <w:rsid w:val="00C8668D"/>
    <w:rsid w:val="00C866FB"/>
    <w:rsid w:val="00C8690F"/>
    <w:rsid w:val="00C86BD8"/>
    <w:rsid w:val="00C86FCE"/>
    <w:rsid w:val="00C8752B"/>
    <w:rsid w:val="00C875E7"/>
    <w:rsid w:val="00C876E1"/>
    <w:rsid w:val="00C877CF"/>
    <w:rsid w:val="00C87D29"/>
    <w:rsid w:val="00C87FAE"/>
    <w:rsid w:val="00C904C9"/>
    <w:rsid w:val="00C90687"/>
    <w:rsid w:val="00C907CA"/>
    <w:rsid w:val="00C90B13"/>
    <w:rsid w:val="00C91B63"/>
    <w:rsid w:val="00C921D5"/>
    <w:rsid w:val="00C92A07"/>
    <w:rsid w:val="00C92AD7"/>
    <w:rsid w:val="00C92C19"/>
    <w:rsid w:val="00C92D54"/>
    <w:rsid w:val="00C92E40"/>
    <w:rsid w:val="00C92EF7"/>
    <w:rsid w:val="00C92F34"/>
    <w:rsid w:val="00C936AA"/>
    <w:rsid w:val="00C937E0"/>
    <w:rsid w:val="00C9387A"/>
    <w:rsid w:val="00C93BBA"/>
    <w:rsid w:val="00C93F25"/>
    <w:rsid w:val="00C93F4B"/>
    <w:rsid w:val="00C93FAA"/>
    <w:rsid w:val="00C941F7"/>
    <w:rsid w:val="00C9430C"/>
    <w:rsid w:val="00C94741"/>
    <w:rsid w:val="00C947F8"/>
    <w:rsid w:val="00C94C67"/>
    <w:rsid w:val="00C9528F"/>
    <w:rsid w:val="00C952FF"/>
    <w:rsid w:val="00C95672"/>
    <w:rsid w:val="00C95710"/>
    <w:rsid w:val="00C95852"/>
    <w:rsid w:val="00C95A51"/>
    <w:rsid w:val="00C95BF6"/>
    <w:rsid w:val="00C95C24"/>
    <w:rsid w:val="00C96E7E"/>
    <w:rsid w:val="00C9726A"/>
    <w:rsid w:val="00C97862"/>
    <w:rsid w:val="00C978D3"/>
    <w:rsid w:val="00CA01EF"/>
    <w:rsid w:val="00CA04DC"/>
    <w:rsid w:val="00CA090D"/>
    <w:rsid w:val="00CA09E7"/>
    <w:rsid w:val="00CA0C42"/>
    <w:rsid w:val="00CA0E89"/>
    <w:rsid w:val="00CA145E"/>
    <w:rsid w:val="00CA162E"/>
    <w:rsid w:val="00CA1AF0"/>
    <w:rsid w:val="00CA201D"/>
    <w:rsid w:val="00CA283E"/>
    <w:rsid w:val="00CA2939"/>
    <w:rsid w:val="00CA2AF5"/>
    <w:rsid w:val="00CA3261"/>
    <w:rsid w:val="00CA3463"/>
    <w:rsid w:val="00CA35B0"/>
    <w:rsid w:val="00CA36F7"/>
    <w:rsid w:val="00CA3C37"/>
    <w:rsid w:val="00CA4147"/>
    <w:rsid w:val="00CA4155"/>
    <w:rsid w:val="00CA415D"/>
    <w:rsid w:val="00CA43D4"/>
    <w:rsid w:val="00CA4558"/>
    <w:rsid w:val="00CA4975"/>
    <w:rsid w:val="00CA4B19"/>
    <w:rsid w:val="00CA4E76"/>
    <w:rsid w:val="00CA50A0"/>
    <w:rsid w:val="00CA52D5"/>
    <w:rsid w:val="00CA53F0"/>
    <w:rsid w:val="00CA544A"/>
    <w:rsid w:val="00CA55E4"/>
    <w:rsid w:val="00CA57F3"/>
    <w:rsid w:val="00CA5A09"/>
    <w:rsid w:val="00CA63D4"/>
    <w:rsid w:val="00CA6995"/>
    <w:rsid w:val="00CA7318"/>
    <w:rsid w:val="00CA7B9A"/>
    <w:rsid w:val="00CA7E8F"/>
    <w:rsid w:val="00CB046F"/>
    <w:rsid w:val="00CB05D3"/>
    <w:rsid w:val="00CB08B0"/>
    <w:rsid w:val="00CB132A"/>
    <w:rsid w:val="00CB18EF"/>
    <w:rsid w:val="00CB1B2F"/>
    <w:rsid w:val="00CB1D16"/>
    <w:rsid w:val="00CB2938"/>
    <w:rsid w:val="00CB2BEE"/>
    <w:rsid w:val="00CB2C98"/>
    <w:rsid w:val="00CB3B84"/>
    <w:rsid w:val="00CB3C5D"/>
    <w:rsid w:val="00CB4892"/>
    <w:rsid w:val="00CB4B0D"/>
    <w:rsid w:val="00CB4E90"/>
    <w:rsid w:val="00CB4F13"/>
    <w:rsid w:val="00CB521E"/>
    <w:rsid w:val="00CB54AF"/>
    <w:rsid w:val="00CB5836"/>
    <w:rsid w:val="00CB59AD"/>
    <w:rsid w:val="00CB5C37"/>
    <w:rsid w:val="00CB5DB7"/>
    <w:rsid w:val="00CB68FE"/>
    <w:rsid w:val="00CB6C8A"/>
    <w:rsid w:val="00CB6DA7"/>
    <w:rsid w:val="00CB6E93"/>
    <w:rsid w:val="00CB7601"/>
    <w:rsid w:val="00CB78AB"/>
    <w:rsid w:val="00CB79AF"/>
    <w:rsid w:val="00CB7EA5"/>
    <w:rsid w:val="00CC06DF"/>
    <w:rsid w:val="00CC07DE"/>
    <w:rsid w:val="00CC0BE3"/>
    <w:rsid w:val="00CC0C3A"/>
    <w:rsid w:val="00CC0CBB"/>
    <w:rsid w:val="00CC16AC"/>
    <w:rsid w:val="00CC20E6"/>
    <w:rsid w:val="00CC2236"/>
    <w:rsid w:val="00CC25A7"/>
    <w:rsid w:val="00CC30BE"/>
    <w:rsid w:val="00CC3105"/>
    <w:rsid w:val="00CC343B"/>
    <w:rsid w:val="00CC344A"/>
    <w:rsid w:val="00CC347D"/>
    <w:rsid w:val="00CC3653"/>
    <w:rsid w:val="00CC3979"/>
    <w:rsid w:val="00CC398A"/>
    <w:rsid w:val="00CC3ABE"/>
    <w:rsid w:val="00CC3B2E"/>
    <w:rsid w:val="00CC3D10"/>
    <w:rsid w:val="00CC3E83"/>
    <w:rsid w:val="00CC420A"/>
    <w:rsid w:val="00CC4429"/>
    <w:rsid w:val="00CC47E7"/>
    <w:rsid w:val="00CC47F0"/>
    <w:rsid w:val="00CC497D"/>
    <w:rsid w:val="00CC503D"/>
    <w:rsid w:val="00CC51AC"/>
    <w:rsid w:val="00CC5227"/>
    <w:rsid w:val="00CC54A8"/>
    <w:rsid w:val="00CC5588"/>
    <w:rsid w:val="00CC5CB5"/>
    <w:rsid w:val="00CC5E10"/>
    <w:rsid w:val="00CC6055"/>
    <w:rsid w:val="00CC64BB"/>
    <w:rsid w:val="00CC6522"/>
    <w:rsid w:val="00CC6928"/>
    <w:rsid w:val="00CC6E65"/>
    <w:rsid w:val="00CC7194"/>
    <w:rsid w:val="00CC721B"/>
    <w:rsid w:val="00CC76A2"/>
    <w:rsid w:val="00CC78AA"/>
    <w:rsid w:val="00CC7909"/>
    <w:rsid w:val="00CC7BCD"/>
    <w:rsid w:val="00CC7C19"/>
    <w:rsid w:val="00CD03E9"/>
    <w:rsid w:val="00CD0658"/>
    <w:rsid w:val="00CD0942"/>
    <w:rsid w:val="00CD127E"/>
    <w:rsid w:val="00CD14E5"/>
    <w:rsid w:val="00CD1B61"/>
    <w:rsid w:val="00CD1E80"/>
    <w:rsid w:val="00CD1ED8"/>
    <w:rsid w:val="00CD223B"/>
    <w:rsid w:val="00CD2689"/>
    <w:rsid w:val="00CD26C6"/>
    <w:rsid w:val="00CD27D1"/>
    <w:rsid w:val="00CD2858"/>
    <w:rsid w:val="00CD2CA9"/>
    <w:rsid w:val="00CD2D13"/>
    <w:rsid w:val="00CD2FEC"/>
    <w:rsid w:val="00CD357A"/>
    <w:rsid w:val="00CD3807"/>
    <w:rsid w:val="00CD38C4"/>
    <w:rsid w:val="00CD3FF0"/>
    <w:rsid w:val="00CD42E1"/>
    <w:rsid w:val="00CD441E"/>
    <w:rsid w:val="00CD45CF"/>
    <w:rsid w:val="00CD4C42"/>
    <w:rsid w:val="00CD4E62"/>
    <w:rsid w:val="00CD51E3"/>
    <w:rsid w:val="00CD533B"/>
    <w:rsid w:val="00CD56AF"/>
    <w:rsid w:val="00CD59E2"/>
    <w:rsid w:val="00CD5F69"/>
    <w:rsid w:val="00CD5F83"/>
    <w:rsid w:val="00CD5FD0"/>
    <w:rsid w:val="00CD6261"/>
    <w:rsid w:val="00CD675A"/>
    <w:rsid w:val="00CD6B7E"/>
    <w:rsid w:val="00CD6C4B"/>
    <w:rsid w:val="00CD6DB6"/>
    <w:rsid w:val="00CD6F47"/>
    <w:rsid w:val="00CD6FFA"/>
    <w:rsid w:val="00CD73DD"/>
    <w:rsid w:val="00CD7489"/>
    <w:rsid w:val="00CD753E"/>
    <w:rsid w:val="00CD7F7D"/>
    <w:rsid w:val="00CE022D"/>
    <w:rsid w:val="00CE0238"/>
    <w:rsid w:val="00CE030E"/>
    <w:rsid w:val="00CE0373"/>
    <w:rsid w:val="00CE1239"/>
    <w:rsid w:val="00CE1999"/>
    <w:rsid w:val="00CE1A38"/>
    <w:rsid w:val="00CE1AB8"/>
    <w:rsid w:val="00CE1CDD"/>
    <w:rsid w:val="00CE2247"/>
    <w:rsid w:val="00CE2305"/>
    <w:rsid w:val="00CE2622"/>
    <w:rsid w:val="00CE2663"/>
    <w:rsid w:val="00CE266F"/>
    <w:rsid w:val="00CE277C"/>
    <w:rsid w:val="00CE29DF"/>
    <w:rsid w:val="00CE2C87"/>
    <w:rsid w:val="00CE2EC2"/>
    <w:rsid w:val="00CE32C4"/>
    <w:rsid w:val="00CE35AA"/>
    <w:rsid w:val="00CE38B6"/>
    <w:rsid w:val="00CE3A78"/>
    <w:rsid w:val="00CE3A7D"/>
    <w:rsid w:val="00CE3A85"/>
    <w:rsid w:val="00CE3D57"/>
    <w:rsid w:val="00CE3E4E"/>
    <w:rsid w:val="00CE42CA"/>
    <w:rsid w:val="00CE4388"/>
    <w:rsid w:val="00CE462B"/>
    <w:rsid w:val="00CE477E"/>
    <w:rsid w:val="00CE486E"/>
    <w:rsid w:val="00CE49D5"/>
    <w:rsid w:val="00CE4C6A"/>
    <w:rsid w:val="00CE52BE"/>
    <w:rsid w:val="00CE5440"/>
    <w:rsid w:val="00CE59B6"/>
    <w:rsid w:val="00CE5B3E"/>
    <w:rsid w:val="00CE5C9C"/>
    <w:rsid w:val="00CE5E22"/>
    <w:rsid w:val="00CE5F56"/>
    <w:rsid w:val="00CE61A7"/>
    <w:rsid w:val="00CE663A"/>
    <w:rsid w:val="00CE68F2"/>
    <w:rsid w:val="00CE6BBF"/>
    <w:rsid w:val="00CE6C1E"/>
    <w:rsid w:val="00CE6D9D"/>
    <w:rsid w:val="00CE715D"/>
    <w:rsid w:val="00CE72C1"/>
    <w:rsid w:val="00CE735F"/>
    <w:rsid w:val="00CE7381"/>
    <w:rsid w:val="00CE749D"/>
    <w:rsid w:val="00CE74BD"/>
    <w:rsid w:val="00CE765F"/>
    <w:rsid w:val="00CE79ED"/>
    <w:rsid w:val="00CF00E0"/>
    <w:rsid w:val="00CF0C41"/>
    <w:rsid w:val="00CF0E5D"/>
    <w:rsid w:val="00CF1079"/>
    <w:rsid w:val="00CF1DBD"/>
    <w:rsid w:val="00CF2B4C"/>
    <w:rsid w:val="00CF2D3E"/>
    <w:rsid w:val="00CF3190"/>
    <w:rsid w:val="00CF3251"/>
    <w:rsid w:val="00CF3252"/>
    <w:rsid w:val="00CF3318"/>
    <w:rsid w:val="00CF3D95"/>
    <w:rsid w:val="00CF45D0"/>
    <w:rsid w:val="00CF5194"/>
    <w:rsid w:val="00CF520C"/>
    <w:rsid w:val="00CF53D9"/>
    <w:rsid w:val="00CF5E4B"/>
    <w:rsid w:val="00CF63AF"/>
    <w:rsid w:val="00CF669D"/>
    <w:rsid w:val="00CF66F7"/>
    <w:rsid w:val="00CF6BD6"/>
    <w:rsid w:val="00CF7193"/>
    <w:rsid w:val="00CF79D9"/>
    <w:rsid w:val="00D00461"/>
    <w:rsid w:val="00D0053A"/>
    <w:rsid w:val="00D008EB"/>
    <w:rsid w:val="00D00A37"/>
    <w:rsid w:val="00D00B2A"/>
    <w:rsid w:val="00D00D81"/>
    <w:rsid w:val="00D0138C"/>
    <w:rsid w:val="00D01419"/>
    <w:rsid w:val="00D01555"/>
    <w:rsid w:val="00D025CE"/>
    <w:rsid w:val="00D02736"/>
    <w:rsid w:val="00D027CF"/>
    <w:rsid w:val="00D02808"/>
    <w:rsid w:val="00D02A69"/>
    <w:rsid w:val="00D031C8"/>
    <w:rsid w:val="00D032C9"/>
    <w:rsid w:val="00D035C1"/>
    <w:rsid w:val="00D03DE4"/>
    <w:rsid w:val="00D03E60"/>
    <w:rsid w:val="00D04A83"/>
    <w:rsid w:val="00D04AE7"/>
    <w:rsid w:val="00D04B40"/>
    <w:rsid w:val="00D055BC"/>
    <w:rsid w:val="00D06040"/>
    <w:rsid w:val="00D06183"/>
    <w:rsid w:val="00D064F1"/>
    <w:rsid w:val="00D065B6"/>
    <w:rsid w:val="00D06875"/>
    <w:rsid w:val="00D06B58"/>
    <w:rsid w:val="00D06FFE"/>
    <w:rsid w:val="00D071B5"/>
    <w:rsid w:val="00D0796A"/>
    <w:rsid w:val="00D07B7E"/>
    <w:rsid w:val="00D07F55"/>
    <w:rsid w:val="00D1023C"/>
    <w:rsid w:val="00D10539"/>
    <w:rsid w:val="00D10CDE"/>
    <w:rsid w:val="00D11378"/>
    <w:rsid w:val="00D1144A"/>
    <w:rsid w:val="00D114C7"/>
    <w:rsid w:val="00D11B05"/>
    <w:rsid w:val="00D11C56"/>
    <w:rsid w:val="00D11EB3"/>
    <w:rsid w:val="00D11EF4"/>
    <w:rsid w:val="00D11FA3"/>
    <w:rsid w:val="00D121D3"/>
    <w:rsid w:val="00D1236C"/>
    <w:rsid w:val="00D1271F"/>
    <w:rsid w:val="00D1277C"/>
    <w:rsid w:val="00D1282F"/>
    <w:rsid w:val="00D129C7"/>
    <w:rsid w:val="00D12A79"/>
    <w:rsid w:val="00D12A98"/>
    <w:rsid w:val="00D12B72"/>
    <w:rsid w:val="00D12C0E"/>
    <w:rsid w:val="00D136F7"/>
    <w:rsid w:val="00D137BD"/>
    <w:rsid w:val="00D1389C"/>
    <w:rsid w:val="00D13C05"/>
    <w:rsid w:val="00D13F99"/>
    <w:rsid w:val="00D142EF"/>
    <w:rsid w:val="00D14367"/>
    <w:rsid w:val="00D150B1"/>
    <w:rsid w:val="00D15B12"/>
    <w:rsid w:val="00D15D59"/>
    <w:rsid w:val="00D16413"/>
    <w:rsid w:val="00D16B1B"/>
    <w:rsid w:val="00D16FBF"/>
    <w:rsid w:val="00D1723C"/>
    <w:rsid w:val="00D17352"/>
    <w:rsid w:val="00D173DB"/>
    <w:rsid w:val="00D173FF"/>
    <w:rsid w:val="00D1779B"/>
    <w:rsid w:val="00D179D8"/>
    <w:rsid w:val="00D202ED"/>
    <w:rsid w:val="00D2038A"/>
    <w:rsid w:val="00D203A2"/>
    <w:rsid w:val="00D203F1"/>
    <w:rsid w:val="00D2079C"/>
    <w:rsid w:val="00D209F2"/>
    <w:rsid w:val="00D20B52"/>
    <w:rsid w:val="00D20D32"/>
    <w:rsid w:val="00D2198C"/>
    <w:rsid w:val="00D21AC4"/>
    <w:rsid w:val="00D22111"/>
    <w:rsid w:val="00D227B4"/>
    <w:rsid w:val="00D22C3C"/>
    <w:rsid w:val="00D23B01"/>
    <w:rsid w:val="00D23CE7"/>
    <w:rsid w:val="00D24220"/>
    <w:rsid w:val="00D2478E"/>
    <w:rsid w:val="00D247F8"/>
    <w:rsid w:val="00D2483D"/>
    <w:rsid w:val="00D2496C"/>
    <w:rsid w:val="00D24E99"/>
    <w:rsid w:val="00D24F38"/>
    <w:rsid w:val="00D25035"/>
    <w:rsid w:val="00D25221"/>
    <w:rsid w:val="00D25526"/>
    <w:rsid w:val="00D2558A"/>
    <w:rsid w:val="00D25902"/>
    <w:rsid w:val="00D25A93"/>
    <w:rsid w:val="00D25DF5"/>
    <w:rsid w:val="00D25EE2"/>
    <w:rsid w:val="00D26051"/>
    <w:rsid w:val="00D2643F"/>
    <w:rsid w:val="00D264D5"/>
    <w:rsid w:val="00D26903"/>
    <w:rsid w:val="00D26E45"/>
    <w:rsid w:val="00D2721F"/>
    <w:rsid w:val="00D277B7"/>
    <w:rsid w:val="00D27A23"/>
    <w:rsid w:val="00D27C6B"/>
    <w:rsid w:val="00D3012C"/>
    <w:rsid w:val="00D30289"/>
    <w:rsid w:val="00D30313"/>
    <w:rsid w:val="00D3087B"/>
    <w:rsid w:val="00D308FD"/>
    <w:rsid w:val="00D30AE3"/>
    <w:rsid w:val="00D30D3F"/>
    <w:rsid w:val="00D30FA8"/>
    <w:rsid w:val="00D316EC"/>
    <w:rsid w:val="00D31C7D"/>
    <w:rsid w:val="00D31D92"/>
    <w:rsid w:val="00D31EDB"/>
    <w:rsid w:val="00D3241A"/>
    <w:rsid w:val="00D325B6"/>
    <w:rsid w:val="00D327DD"/>
    <w:rsid w:val="00D329BB"/>
    <w:rsid w:val="00D32B27"/>
    <w:rsid w:val="00D32ED7"/>
    <w:rsid w:val="00D3324A"/>
    <w:rsid w:val="00D33439"/>
    <w:rsid w:val="00D33574"/>
    <w:rsid w:val="00D338DF"/>
    <w:rsid w:val="00D341EE"/>
    <w:rsid w:val="00D345DA"/>
    <w:rsid w:val="00D346D2"/>
    <w:rsid w:val="00D347C8"/>
    <w:rsid w:val="00D34C45"/>
    <w:rsid w:val="00D34F4E"/>
    <w:rsid w:val="00D35423"/>
    <w:rsid w:val="00D35470"/>
    <w:rsid w:val="00D35479"/>
    <w:rsid w:val="00D35644"/>
    <w:rsid w:val="00D357B4"/>
    <w:rsid w:val="00D35AE4"/>
    <w:rsid w:val="00D35BB7"/>
    <w:rsid w:val="00D35C49"/>
    <w:rsid w:val="00D36130"/>
    <w:rsid w:val="00D3717B"/>
    <w:rsid w:val="00D37363"/>
    <w:rsid w:val="00D373D8"/>
    <w:rsid w:val="00D37DD7"/>
    <w:rsid w:val="00D402A9"/>
    <w:rsid w:val="00D405C9"/>
    <w:rsid w:val="00D405D8"/>
    <w:rsid w:val="00D40E4C"/>
    <w:rsid w:val="00D416D7"/>
    <w:rsid w:val="00D41A2F"/>
    <w:rsid w:val="00D41C7E"/>
    <w:rsid w:val="00D4233C"/>
    <w:rsid w:val="00D42423"/>
    <w:rsid w:val="00D425FC"/>
    <w:rsid w:val="00D42CB5"/>
    <w:rsid w:val="00D42F25"/>
    <w:rsid w:val="00D43111"/>
    <w:rsid w:val="00D43500"/>
    <w:rsid w:val="00D437B3"/>
    <w:rsid w:val="00D437CC"/>
    <w:rsid w:val="00D439CF"/>
    <w:rsid w:val="00D43C26"/>
    <w:rsid w:val="00D43CED"/>
    <w:rsid w:val="00D43E05"/>
    <w:rsid w:val="00D44125"/>
    <w:rsid w:val="00D44276"/>
    <w:rsid w:val="00D44969"/>
    <w:rsid w:val="00D44E53"/>
    <w:rsid w:val="00D44F2D"/>
    <w:rsid w:val="00D457E8"/>
    <w:rsid w:val="00D45FCD"/>
    <w:rsid w:val="00D4633D"/>
    <w:rsid w:val="00D4655E"/>
    <w:rsid w:val="00D46B07"/>
    <w:rsid w:val="00D46CA4"/>
    <w:rsid w:val="00D46E89"/>
    <w:rsid w:val="00D46E8C"/>
    <w:rsid w:val="00D47079"/>
    <w:rsid w:val="00D47216"/>
    <w:rsid w:val="00D47322"/>
    <w:rsid w:val="00D475CC"/>
    <w:rsid w:val="00D47DA1"/>
    <w:rsid w:val="00D47E9E"/>
    <w:rsid w:val="00D5012A"/>
    <w:rsid w:val="00D5051B"/>
    <w:rsid w:val="00D506B7"/>
    <w:rsid w:val="00D50760"/>
    <w:rsid w:val="00D50865"/>
    <w:rsid w:val="00D50CC9"/>
    <w:rsid w:val="00D50CEB"/>
    <w:rsid w:val="00D50FAD"/>
    <w:rsid w:val="00D51189"/>
    <w:rsid w:val="00D519A4"/>
    <w:rsid w:val="00D51C12"/>
    <w:rsid w:val="00D51DD9"/>
    <w:rsid w:val="00D52846"/>
    <w:rsid w:val="00D52861"/>
    <w:rsid w:val="00D52870"/>
    <w:rsid w:val="00D534BA"/>
    <w:rsid w:val="00D5350F"/>
    <w:rsid w:val="00D536CA"/>
    <w:rsid w:val="00D53A12"/>
    <w:rsid w:val="00D53CE0"/>
    <w:rsid w:val="00D53F24"/>
    <w:rsid w:val="00D541EB"/>
    <w:rsid w:val="00D5451E"/>
    <w:rsid w:val="00D549A5"/>
    <w:rsid w:val="00D551F4"/>
    <w:rsid w:val="00D5536F"/>
    <w:rsid w:val="00D55923"/>
    <w:rsid w:val="00D55989"/>
    <w:rsid w:val="00D55A9B"/>
    <w:rsid w:val="00D56006"/>
    <w:rsid w:val="00D56095"/>
    <w:rsid w:val="00D56428"/>
    <w:rsid w:val="00D56D8B"/>
    <w:rsid w:val="00D56EC1"/>
    <w:rsid w:val="00D571E9"/>
    <w:rsid w:val="00D57725"/>
    <w:rsid w:val="00D577DD"/>
    <w:rsid w:val="00D57B63"/>
    <w:rsid w:val="00D57D24"/>
    <w:rsid w:val="00D601A4"/>
    <w:rsid w:val="00D6043F"/>
    <w:rsid w:val="00D60920"/>
    <w:rsid w:val="00D60A3D"/>
    <w:rsid w:val="00D60E51"/>
    <w:rsid w:val="00D6102F"/>
    <w:rsid w:val="00D613D6"/>
    <w:rsid w:val="00D617DD"/>
    <w:rsid w:val="00D61D5E"/>
    <w:rsid w:val="00D6273B"/>
    <w:rsid w:val="00D63046"/>
    <w:rsid w:val="00D63411"/>
    <w:rsid w:val="00D63CF6"/>
    <w:rsid w:val="00D64746"/>
    <w:rsid w:val="00D649DB"/>
    <w:rsid w:val="00D64C8F"/>
    <w:rsid w:val="00D64D06"/>
    <w:rsid w:val="00D65166"/>
    <w:rsid w:val="00D65436"/>
    <w:rsid w:val="00D6565E"/>
    <w:rsid w:val="00D65680"/>
    <w:rsid w:val="00D6575A"/>
    <w:rsid w:val="00D65A10"/>
    <w:rsid w:val="00D65B3F"/>
    <w:rsid w:val="00D66107"/>
    <w:rsid w:val="00D6613B"/>
    <w:rsid w:val="00D66829"/>
    <w:rsid w:val="00D66A70"/>
    <w:rsid w:val="00D66C49"/>
    <w:rsid w:val="00D66C8D"/>
    <w:rsid w:val="00D67207"/>
    <w:rsid w:val="00D67502"/>
    <w:rsid w:val="00D6755E"/>
    <w:rsid w:val="00D67761"/>
    <w:rsid w:val="00D67902"/>
    <w:rsid w:val="00D67A15"/>
    <w:rsid w:val="00D70357"/>
    <w:rsid w:val="00D70548"/>
    <w:rsid w:val="00D709D3"/>
    <w:rsid w:val="00D70AC1"/>
    <w:rsid w:val="00D70F7D"/>
    <w:rsid w:val="00D71372"/>
    <w:rsid w:val="00D713CD"/>
    <w:rsid w:val="00D7188D"/>
    <w:rsid w:val="00D718AB"/>
    <w:rsid w:val="00D718BB"/>
    <w:rsid w:val="00D71A66"/>
    <w:rsid w:val="00D72054"/>
    <w:rsid w:val="00D7270F"/>
    <w:rsid w:val="00D734C2"/>
    <w:rsid w:val="00D73819"/>
    <w:rsid w:val="00D7388B"/>
    <w:rsid w:val="00D739AB"/>
    <w:rsid w:val="00D73D92"/>
    <w:rsid w:val="00D73DFF"/>
    <w:rsid w:val="00D73F4C"/>
    <w:rsid w:val="00D73F64"/>
    <w:rsid w:val="00D742B2"/>
    <w:rsid w:val="00D74811"/>
    <w:rsid w:val="00D748BE"/>
    <w:rsid w:val="00D74A67"/>
    <w:rsid w:val="00D74B37"/>
    <w:rsid w:val="00D74BAF"/>
    <w:rsid w:val="00D751EA"/>
    <w:rsid w:val="00D753D3"/>
    <w:rsid w:val="00D7555C"/>
    <w:rsid w:val="00D756E1"/>
    <w:rsid w:val="00D76494"/>
    <w:rsid w:val="00D7661D"/>
    <w:rsid w:val="00D7679B"/>
    <w:rsid w:val="00D767C1"/>
    <w:rsid w:val="00D768E3"/>
    <w:rsid w:val="00D76B79"/>
    <w:rsid w:val="00D76EF2"/>
    <w:rsid w:val="00D77388"/>
    <w:rsid w:val="00D775D8"/>
    <w:rsid w:val="00D7778B"/>
    <w:rsid w:val="00D7780A"/>
    <w:rsid w:val="00D77D43"/>
    <w:rsid w:val="00D800F6"/>
    <w:rsid w:val="00D80113"/>
    <w:rsid w:val="00D803B0"/>
    <w:rsid w:val="00D80BA6"/>
    <w:rsid w:val="00D80D16"/>
    <w:rsid w:val="00D81134"/>
    <w:rsid w:val="00D81351"/>
    <w:rsid w:val="00D8143D"/>
    <w:rsid w:val="00D8216E"/>
    <w:rsid w:val="00D82294"/>
    <w:rsid w:val="00D82556"/>
    <w:rsid w:val="00D82574"/>
    <w:rsid w:val="00D82C32"/>
    <w:rsid w:val="00D8345F"/>
    <w:rsid w:val="00D83871"/>
    <w:rsid w:val="00D8391F"/>
    <w:rsid w:val="00D847CD"/>
    <w:rsid w:val="00D8490C"/>
    <w:rsid w:val="00D84A1C"/>
    <w:rsid w:val="00D84A46"/>
    <w:rsid w:val="00D85296"/>
    <w:rsid w:val="00D85360"/>
    <w:rsid w:val="00D85464"/>
    <w:rsid w:val="00D858DE"/>
    <w:rsid w:val="00D85BAB"/>
    <w:rsid w:val="00D85CA2"/>
    <w:rsid w:val="00D85D21"/>
    <w:rsid w:val="00D85EAE"/>
    <w:rsid w:val="00D85F34"/>
    <w:rsid w:val="00D862FB"/>
    <w:rsid w:val="00D8639B"/>
    <w:rsid w:val="00D86401"/>
    <w:rsid w:val="00D8652E"/>
    <w:rsid w:val="00D866D4"/>
    <w:rsid w:val="00D8753B"/>
    <w:rsid w:val="00D8777F"/>
    <w:rsid w:val="00D8783A"/>
    <w:rsid w:val="00D8786A"/>
    <w:rsid w:val="00D878E2"/>
    <w:rsid w:val="00D87C53"/>
    <w:rsid w:val="00D87C73"/>
    <w:rsid w:val="00D87D14"/>
    <w:rsid w:val="00D901C1"/>
    <w:rsid w:val="00D906DF"/>
    <w:rsid w:val="00D90A0A"/>
    <w:rsid w:val="00D90D1B"/>
    <w:rsid w:val="00D90FD3"/>
    <w:rsid w:val="00D91622"/>
    <w:rsid w:val="00D918D0"/>
    <w:rsid w:val="00D91BB8"/>
    <w:rsid w:val="00D92107"/>
    <w:rsid w:val="00D9280C"/>
    <w:rsid w:val="00D9301B"/>
    <w:rsid w:val="00D93060"/>
    <w:rsid w:val="00D933C1"/>
    <w:rsid w:val="00D93594"/>
    <w:rsid w:val="00D93692"/>
    <w:rsid w:val="00D936E0"/>
    <w:rsid w:val="00D93937"/>
    <w:rsid w:val="00D93BE1"/>
    <w:rsid w:val="00D93D6C"/>
    <w:rsid w:val="00D93E2C"/>
    <w:rsid w:val="00D93E5A"/>
    <w:rsid w:val="00D9413C"/>
    <w:rsid w:val="00D9447B"/>
    <w:rsid w:val="00D9455F"/>
    <w:rsid w:val="00D94631"/>
    <w:rsid w:val="00D94DD0"/>
    <w:rsid w:val="00D9559A"/>
    <w:rsid w:val="00D95679"/>
    <w:rsid w:val="00D959A0"/>
    <w:rsid w:val="00D95A79"/>
    <w:rsid w:val="00D95AE8"/>
    <w:rsid w:val="00D95CA4"/>
    <w:rsid w:val="00D966C8"/>
    <w:rsid w:val="00D966E6"/>
    <w:rsid w:val="00D96792"/>
    <w:rsid w:val="00D96BD1"/>
    <w:rsid w:val="00D96DBD"/>
    <w:rsid w:val="00D979EA"/>
    <w:rsid w:val="00D97B9A"/>
    <w:rsid w:val="00D97FF8"/>
    <w:rsid w:val="00DA02EC"/>
    <w:rsid w:val="00DA05DF"/>
    <w:rsid w:val="00DA07A5"/>
    <w:rsid w:val="00DA0B35"/>
    <w:rsid w:val="00DA0BB8"/>
    <w:rsid w:val="00DA0F35"/>
    <w:rsid w:val="00DA1A29"/>
    <w:rsid w:val="00DA1CA2"/>
    <w:rsid w:val="00DA24A4"/>
    <w:rsid w:val="00DA26BE"/>
    <w:rsid w:val="00DA2F59"/>
    <w:rsid w:val="00DA302D"/>
    <w:rsid w:val="00DA33AD"/>
    <w:rsid w:val="00DA356B"/>
    <w:rsid w:val="00DA3813"/>
    <w:rsid w:val="00DA3983"/>
    <w:rsid w:val="00DA3A45"/>
    <w:rsid w:val="00DA44E5"/>
    <w:rsid w:val="00DA4A49"/>
    <w:rsid w:val="00DA572B"/>
    <w:rsid w:val="00DA595F"/>
    <w:rsid w:val="00DA5B44"/>
    <w:rsid w:val="00DA5B8F"/>
    <w:rsid w:val="00DA5E91"/>
    <w:rsid w:val="00DA5ECA"/>
    <w:rsid w:val="00DA6402"/>
    <w:rsid w:val="00DA69A4"/>
    <w:rsid w:val="00DA6BA1"/>
    <w:rsid w:val="00DA7048"/>
    <w:rsid w:val="00DA7365"/>
    <w:rsid w:val="00DA7780"/>
    <w:rsid w:val="00DA7BC1"/>
    <w:rsid w:val="00DB04B7"/>
    <w:rsid w:val="00DB09A4"/>
    <w:rsid w:val="00DB0A17"/>
    <w:rsid w:val="00DB0E1D"/>
    <w:rsid w:val="00DB0FCA"/>
    <w:rsid w:val="00DB10C7"/>
    <w:rsid w:val="00DB114D"/>
    <w:rsid w:val="00DB1559"/>
    <w:rsid w:val="00DB1EEC"/>
    <w:rsid w:val="00DB224E"/>
    <w:rsid w:val="00DB2DA1"/>
    <w:rsid w:val="00DB2E3F"/>
    <w:rsid w:val="00DB2EF0"/>
    <w:rsid w:val="00DB2FC2"/>
    <w:rsid w:val="00DB30A3"/>
    <w:rsid w:val="00DB30D7"/>
    <w:rsid w:val="00DB33AF"/>
    <w:rsid w:val="00DB3436"/>
    <w:rsid w:val="00DB3887"/>
    <w:rsid w:val="00DB3BD8"/>
    <w:rsid w:val="00DB3E58"/>
    <w:rsid w:val="00DB3FEE"/>
    <w:rsid w:val="00DB4086"/>
    <w:rsid w:val="00DB44EA"/>
    <w:rsid w:val="00DB44F0"/>
    <w:rsid w:val="00DB4647"/>
    <w:rsid w:val="00DB4655"/>
    <w:rsid w:val="00DB4D05"/>
    <w:rsid w:val="00DB4F59"/>
    <w:rsid w:val="00DB5579"/>
    <w:rsid w:val="00DB577C"/>
    <w:rsid w:val="00DB5BAA"/>
    <w:rsid w:val="00DB5F6B"/>
    <w:rsid w:val="00DB5FE9"/>
    <w:rsid w:val="00DB62DB"/>
    <w:rsid w:val="00DB64B4"/>
    <w:rsid w:val="00DB6544"/>
    <w:rsid w:val="00DB6818"/>
    <w:rsid w:val="00DB6945"/>
    <w:rsid w:val="00DB6F01"/>
    <w:rsid w:val="00DB6F8C"/>
    <w:rsid w:val="00DB7335"/>
    <w:rsid w:val="00DB75A9"/>
    <w:rsid w:val="00DB7A9A"/>
    <w:rsid w:val="00DC0879"/>
    <w:rsid w:val="00DC0BC3"/>
    <w:rsid w:val="00DC0F0A"/>
    <w:rsid w:val="00DC0F5F"/>
    <w:rsid w:val="00DC13A8"/>
    <w:rsid w:val="00DC182B"/>
    <w:rsid w:val="00DC239B"/>
    <w:rsid w:val="00DC23C4"/>
    <w:rsid w:val="00DC24CC"/>
    <w:rsid w:val="00DC257F"/>
    <w:rsid w:val="00DC2643"/>
    <w:rsid w:val="00DC2B00"/>
    <w:rsid w:val="00DC3585"/>
    <w:rsid w:val="00DC3963"/>
    <w:rsid w:val="00DC3991"/>
    <w:rsid w:val="00DC3C86"/>
    <w:rsid w:val="00DC3F9F"/>
    <w:rsid w:val="00DC42A1"/>
    <w:rsid w:val="00DC4533"/>
    <w:rsid w:val="00DC4BF0"/>
    <w:rsid w:val="00DC4FDB"/>
    <w:rsid w:val="00DC50DF"/>
    <w:rsid w:val="00DC55CF"/>
    <w:rsid w:val="00DC57A4"/>
    <w:rsid w:val="00DC5B7B"/>
    <w:rsid w:val="00DC6BE8"/>
    <w:rsid w:val="00DC6D44"/>
    <w:rsid w:val="00DC6F42"/>
    <w:rsid w:val="00DC70DA"/>
    <w:rsid w:val="00DC71C8"/>
    <w:rsid w:val="00DC75DC"/>
    <w:rsid w:val="00DC774B"/>
    <w:rsid w:val="00DC7B7A"/>
    <w:rsid w:val="00DD0314"/>
    <w:rsid w:val="00DD0534"/>
    <w:rsid w:val="00DD0746"/>
    <w:rsid w:val="00DD079F"/>
    <w:rsid w:val="00DD09F9"/>
    <w:rsid w:val="00DD0B56"/>
    <w:rsid w:val="00DD0C36"/>
    <w:rsid w:val="00DD1393"/>
    <w:rsid w:val="00DD13C2"/>
    <w:rsid w:val="00DD14A7"/>
    <w:rsid w:val="00DD1986"/>
    <w:rsid w:val="00DD1A94"/>
    <w:rsid w:val="00DD1E2F"/>
    <w:rsid w:val="00DD1FEF"/>
    <w:rsid w:val="00DD20D5"/>
    <w:rsid w:val="00DD2489"/>
    <w:rsid w:val="00DD2516"/>
    <w:rsid w:val="00DD2BD9"/>
    <w:rsid w:val="00DD2DDB"/>
    <w:rsid w:val="00DD2F09"/>
    <w:rsid w:val="00DD35A5"/>
    <w:rsid w:val="00DD35B2"/>
    <w:rsid w:val="00DD4376"/>
    <w:rsid w:val="00DD46FB"/>
    <w:rsid w:val="00DD47EB"/>
    <w:rsid w:val="00DD48C0"/>
    <w:rsid w:val="00DD4BCB"/>
    <w:rsid w:val="00DD5598"/>
    <w:rsid w:val="00DD5BD1"/>
    <w:rsid w:val="00DD5D2F"/>
    <w:rsid w:val="00DD5FCB"/>
    <w:rsid w:val="00DD60B0"/>
    <w:rsid w:val="00DD76F5"/>
    <w:rsid w:val="00DD7869"/>
    <w:rsid w:val="00DD7A5A"/>
    <w:rsid w:val="00DD7A61"/>
    <w:rsid w:val="00DD7ADE"/>
    <w:rsid w:val="00DD7F10"/>
    <w:rsid w:val="00DD7FC4"/>
    <w:rsid w:val="00DE01AF"/>
    <w:rsid w:val="00DE030C"/>
    <w:rsid w:val="00DE0579"/>
    <w:rsid w:val="00DE0E57"/>
    <w:rsid w:val="00DE0FE2"/>
    <w:rsid w:val="00DE140A"/>
    <w:rsid w:val="00DE1994"/>
    <w:rsid w:val="00DE19EC"/>
    <w:rsid w:val="00DE1E1B"/>
    <w:rsid w:val="00DE1F4C"/>
    <w:rsid w:val="00DE2110"/>
    <w:rsid w:val="00DE24ED"/>
    <w:rsid w:val="00DE2747"/>
    <w:rsid w:val="00DE290C"/>
    <w:rsid w:val="00DE2FEA"/>
    <w:rsid w:val="00DE3318"/>
    <w:rsid w:val="00DE355C"/>
    <w:rsid w:val="00DE399C"/>
    <w:rsid w:val="00DE430B"/>
    <w:rsid w:val="00DE483C"/>
    <w:rsid w:val="00DE4876"/>
    <w:rsid w:val="00DE4C81"/>
    <w:rsid w:val="00DE4F49"/>
    <w:rsid w:val="00DE4F90"/>
    <w:rsid w:val="00DE52F8"/>
    <w:rsid w:val="00DE548E"/>
    <w:rsid w:val="00DE549F"/>
    <w:rsid w:val="00DE5BD9"/>
    <w:rsid w:val="00DE5CB2"/>
    <w:rsid w:val="00DE5E02"/>
    <w:rsid w:val="00DE697B"/>
    <w:rsid w:val="00DE6B15"/>
    <w:rsid w:val="00DE6C13"/>
    <w:rsid w:val="00DE750D"/>
    <w:rsid w:val="00DE76BE"/>
    <w:rsid w:val="00DE794B"/>
    <w:rsid w:val="00DE7DA3"/>
    <w:rsid w:val="00DF0453"/>
    <w:rsid w:val="00DF12CC"/>
    <w:rsid w:val="00DF19B7"/>
    <w:rsid w:val="00DF2180"/>
    <w:rsid w:val="00DF2574"/>
    <w:rsid w:val="00DF283D"/>
    <w:rsid w:val="00DF29AE"/>
    <w:rsid w:val="00DF2B01"/>
    <w:rsid w:val="00DF2FD9"/>
    <w:rsid w:val="00DF315E"/>
    <w:rsid w:val="00DF3446"/>
    <w:rsid w:val="00DF386B"/>
    <w:rsid w:val="00DF3DCA"/>
    <w:rsid w:val="00DF3E4A"/>
    <w:rsid w:val="00DF3F21"/>
    <w:rsid w:val="00DF4842"/>
    <w:rsid w:val="00DF4D99"/>
    <w:rsid w:val="00DF4EDF"/>
    <w:rsid w:val="00DF5228"/>
    <w:rsid w:val="00DF532C"/>
    <w:rsid w:val="00DF549F"/>
    <w:rsid w:val="00DF5764"/>
    <w:rsid w:val="00DF59C7"/>
    <w:rsid w:val="00DF5C0E"/>
    <w:rsid w:val="00DF614A"/>
    <w:rsid w:val="00DF6936"/>
    <w:rsid w:val="00DF69C6"/>
    <w:rsid w:val="00DF6A62"/>
    <w:rsid w:val="00DF6B74"/>
    <w:rsid w:val="00DF7736"/>
    <w:rsid w:val="00DF7B78"/>
    <w:rsid w:val="00DF7F1B"/>
    <w:rsid w:val="00E005C9"/>
    <w:rsid w:val="00E010B0"/>
    <w:rsid w:val="00E011CF"/>
    <w:rsid w:val="00E01407"/>
    <w:rsid w:val="00E01572"/>
    <w:rsid w:val="00E01C66"/>
    <w:rsid w:val="00E02538"/>
    <w:rsid w:val="00E0257E"/>
    <w:rsid w:val="00E02650"/>
    <w:rsid w:val="00E0270C"/>
    <w:rsid w:val="00E028C8"/>
    <w:rsid w:val="00E02A08"/>
    <w:rsid w:val="00E0387A"/>
    <w:rsid w:val="00E038C5"/>
    <w:rsid w:val="00E039A4"/>
    <w:rsid w:val="00E03A6F"/>
    <w:rsid w:val="00E03B32"/>
    <w:rsid w:val="00E03D34"/>
    <w:rsid w:val="00E0494F"/>
    <w:rsid w:val="00E04B8E"/>
    <w:rsid w:val="00E04C03"/>
    <w:rsid w:val="00E05458"/>
    <w:rsid w:val="00E055F7"/>
    <w:rsid w:val="00E0594B"/>
    <w:rsid w:val="00E059C2"/>
    <w:rsid w:val="00E05DE6"/>
    <w:rsid w:val="00E05E4A"/>
    <w:rsid w:val="00E06207"/>
    <w:rsid w:val="00E06542"/>
    <w:rsid w:val="00E06769"/>
    <w:rsid w:val="00E06ADA"/>
    <w:rsid w:val="00E06C89"/>
    <w:rsid w:val="00E06E8F"/>
    <w:rsid w:val="00E070C0"/>
    <w:rsid w:val="00E070EB"/>
    <w:rsid w:val="00E0739A"/>
    <w:rsid w:val="00E07B48"/>
    <w:rsid w:val="00E07E04"/>
    <w:rsid w:val="00E101AE"/>
    <w:rsid w:val="00E102F1"/>
    <w:rsid w:val="00E10571"/>
    <w:rsid w:val="00E10DD7"/>
    <w:rsid w:val="00E11216"/>
    <w:rsid w:val="00E112E2"/>
    <w:rsid w:val="00E113B6"/>
    <w:rsid w:val="00E114EF"/>
    <w:rsid w:val="00E11B99"/>
    <w:rsid w:val="00E12134"/>
    <w:rsid w:val="00E12717"/>
    <w:rsid w:val="00E129DD"/>
    <w:rsid w:val="00E12B62"/>
    <w:rsid w:val="00E12F18"/>
    <w:rsid w:val="00E1332D"/>
    <w:rsid w:val="00E13444"/>
    <w:rsid w:val="00E13508"/>
    <w:rsid w:val="00E13759"/>
    <w:rsid w:val="00E13C0C"/>
    <w:rsid w:val="00E13C52"/>
    <w:rsid w:val="00E13D80"/>
    <w:rsid w:val="00E13DA7"/>
    <w:rsid w:val="00E14629"/>
    <w:rsid w:val="00E14C06"/>
    <w:rsid w:val="00E150BF"/>
    <w:rsid w:val="00E151E2"/>
    <w:rsid w:val="00E15643"/>
    <w:rsid w:val="00E157B5"/>
    <w:rsid w:val="00E1609F"/>
    <w:rsid w:val="00E1613E"/>
    <w:rsid w:val="00E166A8"/>
    <w:rsid w:val="00E16707"/>
    <w:rsid w:val="00E1715F"/>
    <w:rsid w:val="00E1721C"/>
    <w:rsid w:val="00E17600"/>
    <w:rsid w:val="00E17829"/>
    <w:rsid w:val="00E17FE6"/>
    <w:rsid w:val="00E203B9"/>
    <w:rsid w:val="00E203DD"/>
    <w:rsid w:val="00E208F0"/>
    <w:rsid w:val="00E20EAA"/>
    <w:rsid w:val="00E20F00"/>
    <w:rsid w:val="00E211C3"/>
    <w:rsid w:val="00E21255"/>
    <w:rsid w:val="00E21636"/>
    <w:rsid w:val="00E21D06"/>
    <w:rsid w:val="00E21DBC"/>
    <w:rsid w:val="00E21F61"/>
    <w:rsid w:val="00E2250C"/>
    <w:rsid w:val="00E2259C"/>
    <w:rsid w:val="00E226A6"/>
    <w:rsid w:val="00E22B6E"/>
    <w:rsid w:val="00E22C32"/>
    <w:rsid w:val="00E22CA5"/>
    <w:rsid w:val="00E22ECC"/>
    <w:rsid w:val="00E2302F"/>
    <w:rsid w:val="00E23568"/>
    <w:rsid w:val="00E23726"/>
    <w:rsid w:val="00E23FFC"/>
    <w:rsid w:val="00E24324"/>
    <w:rsid w:val="00E243A6"/>
    <w:rsid w:val="00E248E9"/>
    <w:rsid w:val="00E24F6D"/>
    <w:rsid w:val="00E2556F"/>
    <w:rsid w:val="00E25E98"/>
    <w:rsid w:val="00E2637D"/>
    <w:rsid w:val="00E26682"/>
    <w:rsid w:val="00E267AB"/>
    <w:rsid w:val="00E268FC"/>
    <w:rsid w:val="00E269E4"/>
    <w:rsid w:val="00E26FE3"/>
    <w:rsid w:val="00E2732C"/>
    <w:rsid w:val="00E27416"/>
    <w:rsid w:val="00E27957"/>
    <w:rsid w:val="00E27B25"/>
    <w:rsid w:val="00E27DAE"/>
    <w:rsid w:val="00E30266"/>
    <w:rsid w:val="00E3029C"/>
    <w:rsid w:val="00E30484"/>
    <w:rsid w:val="00E30A06"/>
    <w:rsid w:val="00E30E71"/>
    <w:rsid w:val="00E30ED3"/>
    <w:rsid w:val="00E31C22"/>
    <w:rsid w:val="00E31C63"/>
    <w:rsid w:val="00E31DD5"/>
    <w:rsid w:val="00E31F47"/>
    <w:rsid w:val="00E326F3"/>
    <w:rsid w:val="00E32C28"/>
    <w:rsid w:val="00E32D6B"/>
    <w:rsid w:val="00E32D71"/>
    <w:rsid w:val="00E32D97"/>
    <w:rsid w:val="00E3333E"/>
    <w:rsid w:val="00E333D8"/>
    <w:rsid w:val="00E334E6"/>
    <w:rsid w:val="00E337F7"/>
    <w:rsid w:val="00E33F68"/>
    <w:rsid w:val="00E341FB"/>
    <w:rsid w:val="00E349B8"/>
    <w:rsid w:val="00E34FD9"/>
    <w:rsid w:val="00E3520D"/>
    <w:rsid w:val="00E353B5"/>
    <w:rsid w:val="00E3545D"/>
    <w:rsid w:val="00E35540"/>
    <w:rsid w:val="00E3567A"/>
    <w:rsid w:val="00E356DB"/>
    <w:rsid w:val="00E35860"/>
    <w:rsid w:val="00E35F65"/>
    <w:rsid w:val="00E36713"/>
    <w:rsid w:val="00E36825"/>
    <w:rsid w:val="00E3688A"/>
    <w:rsid w:val="00E36944"/>
    <w:rsid w:val="00E36B6A"/>
    <w:rsid w:val="00E36E33"/>
    <w:rsid w:val="00E3796F"/>
    <w:rsid w:val="00E379DD"/>
    <w:rsid w:val="00E37A2E"/>
    <w:rsid w:val="00E37A3A"/>
    <w:rsid w:val="00E37A82"/>
    <w:rsid w:val="00E40648"/>
    <w:rsid w:val="00E4084D"/>
    <w:rsid w:val="00E408CA"/>
    <w:rsid w:val="00E40FC9"/>
    <w:rsid w:val="00E41448"/>
    <w:rsid w:val="00E414B6"/>
    <w:rsid w:val="00E41882"/>
    <w:rsid w:val="00E41A32"/>
    <w:rsid w:val="00E41FD7"/>
    <w:rsid w:val="00E42241"/>
    <w:rsid w:val="00E42318"/>
    <w:rsid w:val="00E43083"/>
    <w:rsid w:val="00E43B0D"/>
    <w:rsid w:val="00E43C1D"/>
    <w:rsid w:val="00E43D15"/>
    <w:rsid w:val="00E43D71"/>
    <w:rsid w:val="00E43DAB"/>
    <w:rsid w:val="00E43DB8"/>
    <w:rsid w:val="00E43F34"/>
    <w:rsid w:val="00E43FE5"/>
    <w:rsid w:val="00E44274"/>
    <w:rsid w:val="00E445AB"/>
    <w:rsid w:val="00E44687"/>
    <w:rsid w:val="00E452FA"/>
    <w:rsid w:val="00E453E2"/>
    <w:rsid w:val="00E45A2F"/>
    <w:rsid w:val="00E45A6B"/>
    <w:rsid w:val="00E45D2F"/>
    <w:rsid w:val="00E467E4"/>
    <w:rsid w:val="00E46ACC"/>
    <w:rsid w:val="00E47063"/>
    <w:rsid w:val="00E470ED"/>
    <w:rsid w:val="00E47849"/>
    <w:rsid w:val="00E50313"/>
    <w:rsid w:val="00E50625"/>
    <w:rsid w:val="00E50AE8"/>
    <w:rsid w:val="00E50C1C"/>
    <w:rsid w:val="00E50E65"/>
    <w:rsid w:val="00E50E83"/>
    <w:rsid w:val="00E51028"/>
    <w:rsid w:val="00E514E7"/>
    <w:rsid w:val="00E517C3"/>
    <w:rsid w:val="00E51C58"/>
    <w:rsid w:val="00E521D5"/>
    <w:rsid w:val="00E5236A"/>
    <w:rsid w:val="00E52603"/>
    <w:rsid w:val="00E52C42"/>
    <w:rsid w:val="00E52E15"/>
    <w:rsid w:val="00E53114"/>
    <w:rsid w:val="00E531C9"/>
    <w:rsid w:val="00E534F7"/>
    <w:rsid w:val="00E5385D"/>
    <w:rsid w:val="00E53D82"/>
    <w:rsid w:val="00E53F1A"/>
    <w:rsid w:val="00E542C2"/>
    <w:rsid w:val="00E5460C"/>
    <w:rsid w:val="00E54B2C"/>
    <w:rsid w:val="00E54FAD"/>
    <w:rsid w:val="00E553A6"/>
    <w:rsid w:val="00E55480"/>
    <w:rsid w:val="00E555A2"/>
    <w:rsid w:val="00E55665"/>
    <w:rsid w:val="00E55B32"/>
    <w:rsid w:val="00E563ED"/>
    <w:rsid w:val="00E56816"/>
    <w:rsid w:val="00E56BD3"/>
    <w:rsid w:val="00E56BEB"/>
    <w:rsid w:val="00E56DDE"/>
    <w:rsid w:val="00E56DFF"/>
    <w:rsid w:val="00E57192"/>
    <w:rsid w:val="00E57521"/>
    <w:rsid w:val="00E57666"/>
    <w:rsid w:val="00E57752"/>
    <w:rsid w:val="00E57A98"/>
    <w:rsid w:val="00E57C3D"/>
    <w:rsid w:val="00E57D03"/>
    <w:rsid w:val="00E609C2"/>
    <w:rsid w:val="00E609D4"/>
    <w:rsid w:val="00E610D4"/>
    <w:rsid w:val="00E611FC"/>
    <w:rsid w:val="00E6127A"/>
    <w:rsid w:val="00E619D6"/>
    <w:rsid w:val="00E61A67"/>
    <w:rsid w:val="00E6242B"/>
    <w:rsid w:val="00E62694"/>
    <w:rsid w:val="00E631D7"/>
    <w:rsid w:val="00E633F9"/>
    <w:rsid w:val="00E6367C"/>
    <w:rsid w:val="00E637AC"/>
    <w:rsid w:val="00E644A2"/>
    <w:rsid w:val="00E647AD"/>
    <w:rsid w:val="00E64D27"/>
    <w:rsid w:val="00E64EB6"/>
    <w:rsid w:val="00E64F5B"/>
    <w:rsid w:val="00E650AD"/>
    <w:rsid w:val="00E66382"/>
    <w:rsid w:val="00E663F1"/>
    <w:rsid w:val="00E66764"/>
    <w:rsid w:val="00E66F41"/>
    <w:rsid w:val="00E66FFB"/>
    <w:rsid w:val="00E67194"/>
    <w:rsid w:val="00E674A1"/>
    <w:rsid w:val="00E67694"/>
    <w:rsid w:val="00E704A7"/>
    <w:rsid w:val="00E707E8"/>
    <w:rsid w:val="00E708AB"/>
    <w:rsid w:val="00E70DD1"/>
    <w:rsid w:val="00E71443"/>
    <w:rsid w:val="00E71843"/>
    <w:rsid w:val="00E71C17"/>
    <w:rsid w:val="00E71D4C"/>
    <w:rsid w:val="00E71E69"/>
    <w:rsid w:val="00E72461"/>
    <w:rsid w:val="00E72E42"/>
    <w:rsid w:val="00E732E3"/>
    <w:rsid w:val="00E73469"/>
    <w:rsid w:val="00E736FB"/>
    <w:rsid w:val="00E73717"/>
    <w:rsid w:val="00E7373A"/>
    <w:rsid w:val="00E73857"/>
    <w:rsid w:val="00E738EF"/>
    <w:rsid w:val="00E73E22"/>
    <w:rsid w:val="00E73F5F"/>
    <w:rsid w:val="00E74070"/>
    <w:rsid w:val="00E74172"/>
    <w:rsid w:val="00E744C8"/>
    <w:rsid w:val="00E745E3"/>
    <w:rsid w:val="00E745EA"/>
    <w:rsid w:val="00E74A24"/>
    <w:rsid w:val="00E74AD5"/>
    <w:rsid w:val="00E75096"/>
    <w:rsid w:val="00E75146"/>
    <w:rsid w:val="00E75267"/>
    <w:rsid w:val="00E75A60"/>
    <w:rsid w:val="00E75ABC"/>
    <w:rsid w:val="00E75CAC"/>
    <w:rsid w:val="00E7633F"/>
    <w:rsid w:val="00E76506"/>
    <w:rsid w:val="00E76ABB"/>
    <w:rsid w:val="00E76EC5"/>
    <w:rsid w:val="00E8015B"/>
    <w:rsid w:val="00E80597"/>
    <w:rsid w:val="00E807BF"/>
    <w:rsid w:val="00E80AF4"/>
    <w:rsid w:val="00E80D88"/>
    <w:rsid w:val="00E81235"/>
    <w:rsid w:val="00E81402"/>
    <w:rsid w:val="00E81611"/>
    <w:rsid w:val="00E81CD7"/>
    <w:rsid w:val="00E81D59"/>
    <w:rsid w:val="00E81DFC"/>
    <w:rsid w:val="00E823D7"/>
    <w:rsid w:val="00E826A6"/>
    <w:rsid w:val="00E8275E"/>
    <w:rsid w:val="00E83252"/>
    <w:rsid w:val="00E83323"/>
    <w:rsid w:val="00E83474"/>
    <w:rsid w:val="00E83E67"/>
    <w:rsid w:val="00E841E8"/>
    <w:rsid w:val="00E84305"/>
    <w:rsid w:val="00E8494F"/>
    <w:rsid w:val="00E84A4D"/>
    <w:rsid w:val="00E84CA4"/>
    <w:rsid w:val="00E85212"/>
    <w:rsid w:val="00E85903"/>
    <w:rsid w:val="00E85E44"/>
    <w:rsid w:val="00E85FAC"/>
    <w:rsid w:val="00E86532"/>
    <w:rsid w:val="00E868E7"/>
    <w:rsid w:val="00E86DC7"/>
    <w:rsid w:val="00E872A8"/>
    <w:rsid w:val="00E87543"/>
    <w:rsid w:val="00E87576"/>
    <w:rsid w:val="00E8760C"/>
    <w:rsid w:val="00E877AF"/>
    <w:rsid w:val="00E878CC"/>
    <w:rsid w:val="00E87E32"/>
    <w:rsid w:val="00E87E54"/>
    <w:rsid w:val="00E90224"/>
    <w:rsid w:val="00E902C8"/>
    <w:rsid w:val="00E9042E"/>
    <w:rsid w:val="00E904F7"/>
    <w:rsid w:val="00E90888"/>
    <w:rsid w:val="00E90D96"/>
    <w:rsid w:val="00E91E4A"/>
    <w:rsid w:val="00E921DD"/>
    <w:rsid w:val="00E926DF"/>
    <w:rsid w:val="00E9285E"/>
    <w:rsid w:val="00E9292E"/>
    <w:rsid w:val="00E92AE7"/>
    <w:rsid w:val="00E92B7A"/>
    <w:rsid w:val="00E92D12"/>
    <w:rsid w:val="00E93915"/>
    <w:rsid w:val="00E93CD0"/>
    <w:rsid w:val="00E93F35"/>
    <w:rsid w:val="00E94310"/>
    <w:rsid w:val="00E9503B"/>
    <w:rsid w:val="00E9512B"/>
    <w:rsid w:val="00E952A0"/>
    <w:rsid w:val="00E959C9"/>
    <w:rsid w:val="00E959DA"/>
    <w:rsid w:val="00E95ABF"/>
    <w:rsid w:val="00E96207"/>
    <w:rsid w:val="00E9628A"/>
    <w:rsid w:val="00E96697"/>
    <w:rsid w:val="00E96891"/>
    <w:rsid w:val="00E96CCA"/>
    <w:rsid w:val="00E97706"/>
    <w:rsid w:val="00E9789F"/>
    <w:rsid w:val="00E97F5D"/>
    <w:rsid w:val="00EA028B"/>
    <w:rsid w:val="00EA04CF"/>
    <w:rsid w:val="00EA081C"/>
    <w:rsid w:val="00EA0A50"/>
    <w:rsid w:val="00EA0FBF"/>
    <w:rsid w:val="00EA0FFE"/>
    <w:rsid w:val="00EA1081"/>
    <w:rsid w:val="00EA1789"/>
    <w:rsid w:val="00EA1BD8"/>
    <w:rsid w:val="00EA2168"/>
    <w:rsid w:val="00EA23A2"/>
    <w:rsid w:val="00EA281C"/>
    <w:rsid w:val="00EA29B9"/>
    <w:rsid w:val="00EA38FC"/>
    <w:rsid w:val="00EA3B03"/>
    <w:rsid w:val="00EA3CEA"/>
    <w:rsid w:val="00EA4123"/>
    <w:rsid w:val="00EA423B"/>
    <w:rsid w:val="00EA438C"/>
    <w:rsid w:val="00EA44B0"/>
    <w:rsid w:val="00EA4547"/>
    <w:rsid w:val="00EA4709"/>
    <w:rsid w:val="00EA4D52"/>
    <w:rsid w:val="00EA4DCB"/>
    <w:rsid w:val="00EA4E40"/>
    <w:rsid w:val="00EA5124"/>
    <w:rsid w:val="00EA56E8"/>
    <w:rsid w:val="00EA57F4"/>
    <w:rsid w:val="00EA5A9A"/>
    <w:rsid w:val="00EA5C16"/>
    <w:rsid w:val="00EA5E73"/>
    <w:rsid w:val="00EA6E07"/>
    <w:rsid w:val="00EA7161"/>
    <w:rsid w:val="00EA71B3"/>
    <w:rsid w:val="00EA7F5C"/>
    <w:rsid w:val="00EA7F7D"/>
    <w:rsid w:val="00EB03FF"/>
    <w:rsid w:val="00EB0752"/>
    <w:rsid w:val="00EB0E33"/>
    <w:rsid w:val="00EB0FBE"/>
    <w:rsid w:val="00EB10B3"/>
    <w:rsid w:val="00EB1550"/>
    <w:rsid w:val="00EB1782"/>
    <w:rsid w:val="00EB1C12"/>
    <w:rsid w:val="00EB1D26"/>
    <w:rsid w:val="00EB1D28"/>
    <w:rsid w:val="00EB21D0"/>
    <w:rsid w:val="00EB21DB"/>
    <w:rsid w:val="00EB23FF"/>
    <w:rsid w:val="00EB2990"/>
    <w:rsid w:val="00EB305A"/>
    <w:rsid w:val="00EB3416"/>
    <w:rsid w:val="00EB3602"/>
    <w:rsid w:val="00EB3691"/>
    <w:rsid w:val="00EB39EF"/>
    <w:rsid w:val="00EB3FF9"/>
    <w:rsid w:val="00EB40C1"/>
    <w:rsid w:val="00EB4625"/>
    <w:rsid w:val="00EB4685"/>
    <w:rsid w:val="00EB470B"/>
    <w:rsid w:val="00EB4E75"/>
    <w:rsid w:val="00EB4FE8"/>
    <w:rsid w:val="00EB50B8"/>
    <w:rsid w:val="00EB550A"/>
    <w:rsid w:val="00EB5622"/>
    <w:rsid w:val="00EB563B"/>
    <w:rsid w:val="00EB59C9"/>
    <w:rsid w:val="00EB5F3B"/>
    <w:rsid w:val="00EB60C3"/>
    <w:rsid w:val="00EB6D24"/>
    <w:rsid w:val="00EB6FD2"/>
    <w:rsid w:val="00EB7087"/>
    <w:rsid w:val="00EB7152"/>
    <w:rsid w:val="00EB7179"/>
    <w:rsid w:val="00EB71D1"/>
    <w:rsid w:val="00EB71E0"/>
    <w:rsid w:val="00EB72F6"/>
    <w:rsid w:val="00EB75CE"/>
    <w:rsid w:val="00EB7778"/>
    <w:rsid w:val="00EB7B43"/>
    <w:rsid w:val="00EC034B"/>
    <w:rsid w:val="00EC0675"/>
    <w:rsid w:val="00EC06D8"/>
    <w:rsid w:val="00EC089C"/>
    <w:rsid w:val="00EC0959"/>
    <w:rsid w:val="00EC0C88"/>
    <w:rsid w:val="00EC0CF5"/>
    <w:rsid w:val="00EC15BB"/>
    <w:rsid w:val="00EC1680"/>
    <w:rsid w:val="00EC18EB"/>
    <w:rsid w:val="00EC1925"/>
    <w:rsid w:val="00EC1B6B"/>
    <w:rsid w:val="00EC20CE"/>
    <w:rsid w:val="00EC21A6"/>
    <w:rsid w:val="00EC2CED"/>
    <w:rsid w:val="00EC3220"/>
    <w:rsid w:val="00EC34F6"/>
    <w:rsid w:val="00EC3985"/>
    <w:rsid w:val="00EC39E5"/>
    <w:rsid w:val="00EC3A1B"/>
    <w:rsid w:val="00EC3B94"/>
    <w:rsid w:val="00EC3BC6"/>
    <w:rsid w:val="00EC403B"/>
    <w:rsid w:val="00EC405D"/>
    <w:rsid w:val="00EC439E"/>
    <w:rsid w:val="00EC470E"/>
    <w:rsid w:val="00EC4C1C"/>
    <w:rsid w:val="00EC4D3B"/>
    <w:rsid w:val="00EC5251"/>
    <w:rsid w:val="00EC53EC"/>
    <w:rsid w:val="00EC5712"/>
    <w:rsid w:val="00EC5E44"/>
    <w:rsid w:val="00EC6017"/>
    <w:rsid w:val="00EC6263"/>
    <w:rsid w:val="00EC6AC7"/>
    <w:rsid w:val="00EC6C97"/>
    <w:rsid w:val="00EC6CA3"/>
    <w:rsid w:val="00EC6E6A"/>
    <w:rsid w:val="00EC7298"/>
    <w:rsid w:val="00EC7BD3"/>
    <w:rsid w:val="00EC7DF5"/>
    <w:rsid w:val="00EC7E8E"/>
    <w:rsid w:val="00ED007B"/>
    <w:rsid w:val="00ED00DB"/>
    <w:rsid w:val="00ED0249"/>
    <w:rsid w:val="00ED042F"/>
    <w:rsid w:val="00ED0BF7"/>
    <w:rsid w:val="00ED1192"/>
    <w:rsid w:val="00ED126C"/>
    <w:rsid w:val="00ED1949"/>
    <w:rsid w:val="00ED1A6B"/>
    <w:rsid w:val="00ED1AAA"/>
    <w:rsid w:val="00ED203F"/>
    <w:rsid w:val="00ED213E"/>
    <w:rsid w:val="00ED24F4"/>
    <w:rsid w:val="00ED2618"/>
    <w:rsid w:val="00ED265A"/>
    <w:rsid w:val="00ED28CF"/>
    <w:rsid w:val="00ED28E9"/>
    <w:rsid w:val="00ED29B8"/>
    <w:rsid w:val="00ED2A18"/>
    <w:rsid w:val="00ED2D49"/>
    <w:rsid w:val="00ED2D50"/>
    <w:rsid w:val="00ED30D1"/>
    <w:rsid w:val="00ED3131"/>
    <w:rsid w:val="00ED314B"/>
    <w:rsid w:val="00ED34CE"/>
    <w:rsid w:val="00ED392D"/>
    <w:rsid w:val="00ED3A48"/>
    <w:rsid w:val="00ED3A5C"/>
    <w:rsid w:val="00ED3A94"/>
    <w:rsid w:val="00ED3B4B"/>
    <w:rsid w:val="00ED3FC1"/>
    <w:rsid w:val="00ED4080"/>
    <w:rsid w:val="00ED4285"/>
    <w:rsid w:val="00ED4849"/>
    <w:rsid w:val="00ED4A51"/>
    <w:rsid w:val="00ED4A8B"/>
    <w:rsid w:val="00ED4B9E"/>
    <w:rsid w:val="00ED4F23"/>
    <w:rsid w:val="00ED4FB5"/>
    <w:rsid w:val="00ED521E"/>
    <w:rsid w:val="00ED6172"/>
    <w:rsid w:val="00ED6203"/>
    <w:rsid w:val="00ED6284"/>
    <w:rsid w:val="00ED6EA5"/>
    <w:rsid w:val="00ED71E0"/>
    <w:rsid w:val="00ED7205"/>
    <w:rsid w:val="00ED73C4"/>
    <w:rsid w:val="00ED740D"/>
    <w:rsid w:val="00ED77DD"/>
    <w:rsid w:val="00ED78E8"/>
    <w:rsid w:val="00ED7C1D"/>
    <w:rsid w:val="00EE0533"/>
    <w:rsid w:val="00EE0EB0"/>
    <w:rsid w:val="00EE12C1"/>
    <w:rsid w:val="00EE1523"/>
    <w:rsid w:val="00EE1B1A"/>
    <w:rsid w:val="00EE1D8C"/>
    <w:rsid w:val="00EE2354"/>
    <w:rsid w:val="00EE241F"/>
    <w:rsid w:val="00EE24F4"/>
    <w:rsid w:val="00EE2B15"/>
    <w:rsid w:val="00EE2F60"/>
    <w:rsid w:val="00EE3487"/>
    <w:rsid w:val="00EE35AA"/>
    <w:rsid w:val="00EE427B"/>
    <w:rsid w:val="00EE4604"/>
    <w:rsid w:val="00EE4CB1"/>
    <w:rsid w:val="00EE52CE"/>
    <w:rsid w:val="00EE5921"/>
    <w:rsid w:val="00EE5AB3"/>
    <w:rsid w:val="00EE5DA1"/>
    <w:rsid w:val="00EE5EEE"/>
    <w:rsid w:val="00EE601C"/>
    <w:rsid w:val="00EE6089"/>
    <w:rsid w:val="00EE61DC"/>
    <w:rsid w:val="00EE6362"/>
    <w:rsid w:val="00EE6634"/>
    <w:rsid w:val="00EE670A"/>
    <w:rsid w:val="00EE6ED0"/>
    <w:rsid w:val="00EE7003"/>
    <w:rsid w:val="00EE73E5"/>
    <w:rsid w:val="00EE751C"/>
    <w:rsid w:val="00EE758E"/>
    <w:rsid w:val="00EE75BB"/>
    <w:rsid w:val="00EE7DF8"/>
    <w:rsid w:val="00EF04C0"/>
    <w:rsid w:val="00EF059B"/>
    <w:rsid w:val="00EF0805"/>
    <w:rsid w:val="00EF0EEE"/>
    <w:rsid w:val="00EF0EFB"/>
    <w:rsid w:val="00EF0F93"/>
    <w:rsid w:val="00EF105B"/>
    <w:rsid w:val="00EF1151"/>
    <w:rsid w:val="00EF14B1"/>
    <w:rsid w:val="00EF1536"/>
    <w:rsid w:val="00EF1811"/>
    <w:rsid w:val="00EF18BE"/>
    <w:rsid w:val="00EF18D9"/>
    <w:rsid w:val="00EF1B64"/>
    <w:rsid w:val="00EF1D4A"/>
    <w:rsid w:val="00EF2053"/>
    <w:rsid w:val="00EF2BE7"/>
    <w:rsid w:val="00EF2D62"/>
    <w:rsid w:val="00EF3603"/>
    <w:rsid w:val="00EF375A"/>
    <w:rsid w:val="00EF38F9"/>
    <w:rsid w:val="00EF4421"/>
    <w:rsid w:val="00EF481A"/>
    <w:rsid w:val="00EF48F5"/>
    <w:rsid w:val="00EF499D"/>
    <w:rsid w:val="00EF4C2E"/>
    <w:rsid w:val="00EF4C8B"/>
    <w:rsid w:val="00EF5005"/>
    <w:rsid w:val="00EF50D0"/>
    <w:rsid w:val="00EF51FF"/>
    <w:rsid w:val="00EF52A1"/>
    <w:rsid w:val="00EF52A2"/>
    <w:rsid w:val="00EF54E0"/>
    <w:rsid w:val="00EF5D24"/>
    <w:rsid w:val="00EF62B8"/>
    <w:rsid w:val="00EF7371"/>
    <w:rsid w:val="00EF755E"/>
    <w:rsid w:val="00EF787E"/>
    <w:rsid w:val="00F000F2"/>
    <w:rsid w:val="00F00F0B"/>
    <w:rsid w:val="00F0169F"/>
    <w:rsid w:val="00F01EBD"/>
    <w:rsid w:val="00F02525"/>
    <w:rsid w:val="00F02609"/>
    <w:rsid w:val="00F02A0A"/>
    <w:rsid w:val="00F03854"/>
    <w:rsid w:val="00F038A3"/>
    <w:rsid w:val="00F03AB2"/>
    <w:rsid w:val="00F03ABC"/>
    <w:rsid w:val="00F03AF3"/>
    <w:rsid w:val="00F03D65"/>
    <w:rsid w:val="00F03EC5"/>
    <w:rsid w:val="00F03FA6"/>
    <w:rsid w:val="00F04803"/>
    <w:rsid w:val="00F0481F"/>
    <w:rsid w:val="00F050A6"/>
    <w:rsid w:val="00F05538"/>
    <w:rsid w:val="00F05D94"/>
    <w:rsid w:val="00F05DE5"/>
    <w:rsid w:val="00F0620C"/>
    <w:rsid w:val="00F06674"/>
    <w:rsid w:val="00F0680E"/>
    <w:rsid w:val="00F070D6"/>
    <w:rsid w:val="00F07501"/>
    <w:rsid w:val="00F07890"/>
    <w:rsid w:val="00F07FBD"/>
    <w:rsid w:val="00F106A0"/>
    <w:rsid w:val="00F10850"/>
    <w:rsid w:val="00F10B84"/>
    <w:rsid w:val="00F10BAB"/>
    <w:rsid w:val="00F11203"/>
    <w:rsid w:val="00F11819"/>
    <w:rsid w:val="00F119F6"/>
    <w:rsid w:val="00F11AF9"/>
    <w:rsid w:val="00F11ED6"/>
    <w:rsid w:val="00F126F0"/>
    <w:rsid w:val="00F12832"/>
    <w:rsid w:val="00F12A6E"/>
    <w:rsid w:val="00F12CC6"/>
    <w:rsid w:val="00F136CD"/>
    <w:rsid w:val="00F13863"/>
    <w:rsid w:val="00F13A97"/>
    <w:rsid w:val="00F14025"/>
    <w:rsid w:val="00F1448C"/>
    <w:rsid w:val="00F1472C"/>
    <w:rsid w:val="00F158BA"/>
    <w:rsid w:val="00F15DF7"/>
    <w:rsid w:val="00F16106"/>
    <w:rsid w:val="00F162EA"/>
    <w:rsid w:val="00F16785"/>
    <w:rsid w:val="00F167E6"/>
    <w:rsid w:val="00F16D31"/>
    <w:rsid w:val="00F16FE6"/>
    <w:rsid w:val="00F17126"/>
    <w:rsid w:val="00F173CC"/>
    <w:rsid w:val="00F1775B"/>
    <w:rsid w:val="00F179A2"/>
    <w:rsid w:val="00F17A89"/>
    <w:rsid w:val="00F17C30"/>
    <w:rsid w:val="00F17D97"/>
    <w:rsid w:val="00F17DC4"/>
    <w:rsid w:val="00F20431"/>
    <w:rsid w:val="00F2082B"/>
    <w:rsid w:val="00F208D6"/>
    <w:rsid w:val="00F20B94"/>
    <w:rsid w:val="00F20D74"/>
    <w:rsid w:val="00F20DF7"/>
    <w:rsid w:val="00F20F31"/>
    <w:rsid w:val="00F20FFF"/>
    <w:rsid w:val="00F210C9"/>
    <w:rsid w:val="00F210F2"/>
    <w:rsid w:val="00F21611"/>
    <w:rsid w:val="00F21757"/>
    <w:rsid w:val="00F21A48"/>
    <w:rsid w:val="00F21B6C"/>
    <w:rsid w:val="00F21D0D"/>
    <w:rsid w:val="00F21DC2"/>
    <w:rsid w:val="00F229C6"/>
    <w:rsid w:val="00F22B45"/>
    <w:rsid w:val="00F22E96"/>
    <w:rsid w:val="00F231D8"/>
    <w:rsid w:val="00F2326D"/>
    <w:rsid w:val="00F240F5"/>
    <w:rsid w:val="00F24763"/>
    <w:rsid w:val="00F24C43"/>
    <w:rsid w:val="00F24E7B"/>
    <w:rsid w:val="00F25189"/>
    <w:rsid w:val="00F25A3B"/>
    <w:rsid w:val="00F26066"/>
    <w:rsid w:val="00F2625B"/>
    <w:rsid w:val="00F26731"/>
    <w:rsid w:val="00F26D6E"/>
    <w:rsid w:val="00F26F9D"/>
    <w:rsid w:val="00F27D1D"/>
    <w:rsid w:val="00F27DB2"/>
    <w:rsid w:val="00F27F1D"/>
    <w:rsid w:val="00F30019"/>
    <w:rsid w:val="00F30427"/>
    <w:rsid w:val="00F304DD"/>
    <w:rsid w:val="00F3059B"/>
    <w:rsid w:val="00F30E53"/>
    <w:rsid w:val="00F30E7E"/>
    <w:rsid w:val="00F31253"/>
    <w:rsid w:val="00F3133F"/>
    <w:rsid w:val="00F313B6"/>
    <w:rsid w:val="00F31634"/>
    <w:rsid w:val="00F31B0C"/>
    <w:rsid w:val="00F31D8D"/>
    <w:rsid w:val="00F31E35"/>
    <w:rsid w:val="00F321E8"/>
    <w:rsid w:val="00F32497"/>
    <w:rsid w:val="00F324BB"/>
    <w:rsid w:val="00F328F2"/>
    <w:rsid w:val="00F32A60"/>
    <w:rsid w:val="00F32E2E"/>
    <w:rsid w:val="00F33216"/>
    <w:rsid w:val="00F3337D"/>
    <w:rsid w:val="00F33825"/>
    <w:rsid w:val="00F3451B"/>
    <w:rsid w:val="00F34577"/>
    <w:rsid w:val="00F34CD9"/>
    <w:rsid w:val="00F355A6"/>
    <w:rsid w:val="00F361D8"/>
    <w:rsid w:val="00F367E6"/>
    <w:rsid w:val="00F36FA0"/>
    <w:rsid w:val="00F3705E"/>
    <w:rsid w:val="00F374DA"/>
    <w:rsid w:val="00F375D8"/>
    <w:rsid w:val="00F377CF"/>
    <w:rsid w:val="00F3782F"/>
    <w:rsid w:val="00F378CC"/>
    <w:rsid w:val="00F37D71"/>
    <w:rsid w:val="00F402B7"/>
    <w:rsid w:val="00F402F6"/>
    <w:rsid w:val="00F40342"/>
    <w:rsid w:val="00F4035A"/>
    <w:rsid w:val="00F4063A"/>
    <w:rsid w:val="00F40890"/>
    <w:rsid w:val="00F40B5D"/>
    <w:rsid w:val="00F40C5B"/>
    <w:rsid w:val="00F40D71"/>
    <w:rsid w:val="00F410CB"/>
    <w:rsid w:val="00F4147E"/>
    <w:rsid w:val="00F41481"/>
    <w:rsid w:val="00F41B85"/>
    <w:rsid w:val="00F428D9"/>
    <w:rsid w:val="00F42D84"/>
    <w:rsid w:val="00F430AD"/>
    <w:rsid w:val="00F431D7"/>
    <w:rsid w:val="00F43722"/>
    <w:rsid w:val="00F4389E"/>
    <w:rsid w:val="00F43BE1"/>
    <w:rsid w:val="00F443BC"/>
    <w:rsid w:val="00F44E71"/>
    <w:rsid w:val="00F45300"/>
    <w:rsid w:val="00F4530D"/>
    <w:rsid w:val="00F454D0"/>
    <w:rsid w:val="00F45E06"/>
    <w:rsid w:val="00F45F5C"/>
    <w:rsid w:val="00F461DD"/>
    <w:rsid w:val="00F46208"/>
    <w:rsid w:val="00F46403"/>
    <w:rsid w:val="00F464EA"/>
    <w:rsid w:val="00F4659F"/>
    <w:rsid w:val="00F467BF"/>
    <w:rsid w:val="00F46B58"/>
    <w:rsid w:val="00F47A40"/>
    <w:rsid w:val="00F47C3A"/>
    <w:rsid w:val="00F47CB0"/>
    <w:rsid w:val="00F5023D"/>
    <w:rsid w:val="00F50285"/>
    <w:rsid w:val="00F50290"/>
    <w:rsid w:val="00F50378"/>
    <w:rsid w:val="00F503FA"/>
    <w:rsid w:val="00F504D1"/>
    <w:rsid w:val="00F5082B"/>
    <w:rsid w:val="00F50A3B"/>
    <w:rsid w:val="00F50B1E"/>
    <w:rsid w:val="00F50C93"/>
    <w:rsid w:val="00F511AC"/>
    <w:rsid w:val="00F51532"/>
    <w:rsid w:val="00F51545"/>
    <w:rsid w:val="00F51550"/>
    <w:rsid w:val="00F51CFF"/>
    <w:rsid w:val="00F51F6B"/>
    <w:rsid w:val="00F51FC7"/>
    <w:rsid w:val="00F523C5"/>
    <w:rsid w:val="00F52425"/>
    <w:rsid w:val="00F526D0"/>
    <w:rsid w:val="00F52708"/>
    <w:rsid w:val="00F529B1"/>
    <w:rsid w:val="00F52B8B"/>
    <w:rsid w:val="00F52DEF"/>
    <w:rsid w:val="00F52F4D"/>
    <w:rsid w:val="00F53121"/>
    <w:rsid w:val="00F53293"/>
    <w:rsid w:val="00F53B03"/>
    <w:rsid w:val="00F53C52"/>
    <w:rsid w:val="00F54031"/>
    <w:rsid w:val="00F541E1"/>
    <w:rsid w:val="00F547CF"/>
    <w:rsid w:val="00F54945"/>
    <w:rsid w:val="00F54B4B"/>
    <w:rsid w:val="00F54DB4"/>
    <w:rsid w:val="00F54E7D"/>
    <w:rsid w:val="00F54EF1"/>
    <w:rsid w:val="00F553AE"/>
    <w:rsid w:val="00F554BA"/>
    <w:rsid w:val="00F55CD4"/>
    <w:rsid w:val="00F55FAA"/>
    <w:rsid w:val="00F5667C"/>
    <w:rsid w:val="00F56B52"/>
    <w:rsid w:val="00F5718E"/>
    <w:rsid w:val="00F57614"/>
    <w:rsid w:val="00F5762E"/>
    <w:rsid w:val="00F57DD6"/>
    <w:rsid w:val="00F57F38"/>
    <w:rsid w:val="00F57FC4"/>
    <w:rsid w:val="00F603C9"/>
    <w:rsid w:val="00F6049B"/>
    <w:rsid w:val="00F6050E"/>
    <w:rsid w:val="00F60810"/>
    <w:rsid w:val="00F60890"/>
    <w:rsid w:val="00F60CF2"/>
    <w:rsid w:val="00F61294"/>
    <w:rsid w:val="00F61487"/>
    <w:rsid w:val="00F61759"/>
    <w:rsid w:val="00F61955"/>
    <w:rsid w:val="00F62040"/>
    <w:rsid w:val="00F622A3"/>
    <w:rsid w:val="00F62366"/>
    <w:rsid w:val="00F624B3"/>
    <w:rsid w:val="00F626A3"/>
    <w:rsid w:val="00F62F91"/>
    <w:rsid w:val="00F6324D"/>
    <w:rsid w:val="00F6372C"/>
    <w:rsid w:val="00F637AE"/>
    <w:rsid w:val="00F63AE9"/>
    <w:rsid w:val="00F63BBD"/>
    <w:rsid w:val="00F63CF6"/>
    <w:rsid w:val="00F63F0D"/>
    <w:rsid w:val="00F64131"/>
    <w:rsid w:val="00F647C8"/>
    <w:rsid w:val="00F64929"/>
    <w:rsid w:val="00F64CBF"/>
    <w:rsid w:val="00F655BA"/>
    <w:rsid w:val="00F65960"/>
    <w:rsid w:val="00F659C1"/>
    <w:rsid w:val="00F65B19"/>
    <w:rsid w:val="00F65DB5"/>
    <w:rsid w:val="00F65DC4"/>
    <w:rsid w:val="00F6631B"/>
    <w:rsid w:val="00F665AD"/>
    <w:rsid w:val="00F6674E"/>
    <w:rsid w:val="00F66BCE"/>
    <w:rsid w:val="00F678CA"/>
    <w:rsid w:val="00F67B80"/>
    <w:rsid w:val="00F67BD5"/>
    <w:rsid w:val="00F67C4A"/>
    <w:rsid w:val="00F67D50"/>
    <w:rsid w:val="00F70407"/>
    <w:rsid w:val="00F70723"/>
    <w:rsid w:val="00F7072F"/>
    <w:rsid w:val="00F70A7C"/>
    <w:rsid w:val="00F70CED"/>
    <w:rsid w:val="00F711D4"/>
    <w:rsid w:val="00F712C0"/>
    <w:rsid w:val="00F71436"/>
    <w:rsid w:val="00F71542"/>
    <w:rsid w:val="00F7209D"/>
    <w:rsid w:val="00F721A4"/>
    <w:rsid w:val="00F72240"/>
    <w:rsid w:val="00F7290B"/>
    <w:rsid w:val="00F72B0F"/>
    <w:rsid w:val="00F72DBD"/>
    <w:rsid w:val="00F733E1"/>
    <w:rsid w:val="00F735EB"/>
    <w:rsid w:val="00F738E6"/>
    <w:rsid w:val="00F7394A"/>
    <w:rsid w:val="00F73F7F"/>
    <w:rsid w:val="00F74068"/>
    <w:rsid w:val="00F74139"/>
    <w:rsid w:val="00F7472E"/>
    <w:rsid w:val="00F749B5"/>
    <w:rsid w:val="00F74AC7"/>
    <w:rsid w:val="00F74AFE"/>
    <w:rsid w:val="00F74F26"/>
    <w:rsid w:val="00F7563E"/>
    <w:rsid w:val="00F75B62"/>
    <w:rsid w:val="00F75BAB"/>
    <w:rsid w:val="00F75BE6"/>
    <w:rsid w:val="00F75C37"/>
    <w:rsid w:val="00F75D17"/>
    <w:rsid w:val="00F761FC"/>
    <w:rsid w:val="00F7633E"/>
    <w:rsid w:val="00F7648A"/>
    <w:rsid w:val="00F76C5A"/>
    <w:rsid w:val="00F76CC5"/>
    <w:rsid w:val="00F770C6"/>
    <w:rsid w:val="00F77AD7"/>
    <w:rsid w:val="00F77B5E"/>
    <w:rsid w:val="00F77FF2"/>
    <w:rsid w:val="00F804EA"/>
    <w:rsid w:val="00F8081C"/>
    <w:rsid w:val="00F813D2"/>
    <w:rsid w:val="00F81B99"/>
    <w:rsid w:val="00F81E6F"/>
    <w:rsid w:val="00F81FB8"/>
    <w:rsid w:val="00F8297F"/>
    <w:rsid w:val="00F82F2C"/>
    <w:rsid w:val="00F82FBA"/>
    <w:rsid w:val="00F8382F"/>
    <w:rsid w:val="00F83FF0"/>
    <w:rsid w:val="00F846E0"/>
    <w:rsid w:val="00F84773"/>
    <w:rsid w:val="00F849FF"/>
    <w:rsid w:val="00F852CC"/>
    <w:rsid w:val="00F859D1"/>
    <w:rsid w:val="00F85A88"/>
    <w:rsid w:val="00F85C17"/>
    <w:rsid w:val="00F86127"/>
    <w:rsid w:val="00F862F6"/>
    <w:rsid w:val="00F86548"/>
    <w:rsid w:val="00F8654D"/>
    <w:rsid w:val="00F86C46"/>
    <w:rsid w:val="00F86DE8"/>
    <w:rsid w:val="00F87965"/>
    <w:rsid w:val="00F87AD6"/>
    <w:rsid w:val="00F87B84"/>
    <w:rsid w:val="00F90403"/>
    <w:rsid w:val="00F9060F"/>
    <w:rsid w:val="00F907EB"/>
    <w:rsid w:val="00F90F7F"/>
    <w:rsid w:val="00F91369"/>
    <w:rsid w:val="00F91DF8"/>
    <w:rsid w:val="00F9254D"/>
    <w:rsid w:val="00F92F77"/>
    <w:rsid w:val="00F933DB"/>
    <w:rsid w:val="00F934BE"/>
    <w:rsid w:val="00F9393E"/>
    <w:rsid w:val="00F93A17"/>
    <w:rsid w:val="00F93B5E"/>
    <w:rsid w:val="00F9420A"/>
    <w:rsid w:val="00F9470E"/>
    <w:rsid w:val="00F94F5A"/>
    <w:rsid w:val="00F95A08"/>
    <w:rsid w:val="00F95BF0"/>
    <w:rsid w:val="00F96422"/>
    <w:rsid w:val="00F96556"/>
    <w:rsid w:val="00F968B8"/>
    <w:rsid w:val="00F96A83"/>
    <w:rsid w:val="00F96D4B"/>
    <w:rsid w:val="00F9747A"/>
    <w:rsid w:val="00F97CA2"/>
    <w:rsid w:val="00F97D78"/>
    <w:rsid w:val="00FA0143"/>
    <w:rsid w:val="00FA02A3"/>
    <w:rsid w:val="00FA07B6"/>
    <w:rsid w:val="00FA0B24"/>
    <w:rsid w:val="00FA0B33"/>
    <w:rsid w:val="00FA0D8A"/>
    <w:rsid w:val="00FA1486"/>
    <w:rsid w:val="00FA1533"/>
    <w:rsid w:val="00FA194B"/>
    <w:rsid w:val="00FA1FCD"/>
    <w:rsid w:val="00FA2780"/>
    <w:rsid w:val="00FA29D4"/>
    <w:rsid w:val="00FA2ADD"/>
    <w:rsid w:val="00FA2D7C"/>
    <w:rsid w:val="00FA2E49"/>
    <w:rsid w:val="00FA36DC"/>
    <w:rsid w:val="00FA3877"/>
    <w:rsid w:val="00FA395B"/>
    <w:rsid w:val="00FA39A8"/>
    <w:rsid w:val="00FA416C"/>
    <w:rsid w:val="00FA4733"/>
    <w:rsid w:val="00FA4A85"/>
    <w:rsid w:val="00FA5132"/>
    <w:rsid w:val="00FA524A"/>
    <w:rsid w:val="00FA59E7"/>
    <w:rsid w:val="00FA610E"/>
    <w:rsid w:val="00FA6613"/>
    <w:rsid w:val="00FA697E"/>
    <w:rsid w:val="00FA6C2D"/>
    <w:rsid w:val="00FA728E"/>
    <w:rsid w:val="00FB007A"/>
    <w:rsid w:val="00FB063D"/>
    <w:rsid w:val="00FB0D7A"/>
    <w:rsid w:val="00FB1914"/>
    <w:rsid w:val="00FB1CBD"/>
    <w:rsid w:val="00FB2027"/>
    <w:rsid w:val="00FB213D"/>
    <w:rsid w:val="00FB2898"/>
    <w:rsid w:val="00FB2B01"/>
    <w:rsid w:val="00FB2F33"/>
    <w:rsid w:val="00FB3299"/>
    <w:rsid w:val="00FB38DE"/>
    <w:rsid w:val="00FB3944"/>
    <w:rsid w:val="00FB3C0E"/>
    <w:rsid w:val="00FB3E00"/>
    <w:rsid w:val="00FB4150"/>
    <w:rsid w:val="00FB4DEC"/>
    <w:rsid w:val="00FB56A3"/>
    <w:rsid w:val="00FB5762"/>
    <w:rsid w:val="00FB5AF6"/>
    <w:rsid w:val="00FB5C3B"/>
    <w:rsid w:val="00FB5D18"/>
    <w:rsid w:val="00FB6020"/>
    <w:rsid w:val="00FB6113"/>
    <w:rsid w:val="00FB620D"/>
    <w:rsid w:val="00FB635B"/>
    <w:rsid w:val="00FB64BF"/>
    <w:rsid w:val="00FB653C"/>
    <w:rsid w:val="00FB6751"/>
    <w:rsid w:val="00FB6A1F"/>
    <w:rsid w:val="00FB6BBA"/>
    <w:rsid w:val="00FB7535"/>
    <w:rsid w:val="00FB757F"/>
    <w:rsid w:val="00FB7678"/>
    <w:rsid w:val="00FB7EFA"/>
    <w:rsid w:val="00FB7F70"/>
    <w:rsid w:val="00FC01B7"/>
    <w:rsid w:val="00FC036C"/>
    <w:rsid w:val="00FC0854"/>
    <w:rsid w:val="00FC0B16"/>
    <w:rsid w:val="00FC1BC2"/>
    <w:rsid w:val="00FC1F7D"/>
    <w:rsid w:val="00FC23F8"/>
    <w:rsid w:val="00FC2713"/>
    <w:rsid w:val="00FC2857"/>
    <w:rsid w:val="00FC29A3"/>
    <w:rsid w:val="00FC2B82"/>
    <w:rsid w:val="00FC395F"/>
    <w:rsid w:val="00FC396B"/>
    <w:rsid w:val="00FC3C85"/>
    <w:rsid w:val="00FC4485"/>
    <w:rsid w:val="00FC4784"/>
    <w:rsid w:val="00FC4D90"/>
    <w:rsid w:val="00FC5101"/>
    <w:rsid w:val="00FC5292"/>
    <w:rsid w:val="00FC5295"/>
    <w:rsid w:val="00FC54EE"/>
    <w:rsid w:val="00FC5555"/>
    <w:rsid w:val="00FC5628"/>
    <w:rsid w:val="00FC58EB"/>
    <w:rsid w:val="00FC5AAF"/>
    <w:rsid w:val="00FC5B16"/>
    <w:rsid w:val="00FC65D0"/>
    <w:rsid w:val="00FC65EF"/>
    <w:rsid w:val="00FC664E"/>
    <w:rsid w:val="00FC6A03"/>
    <w:rsid w:val="00FC6AC4"/>
    <w:rsid w:val="00FC6E6D"/>
    <w:rsid w:val="00FC745B"/>
    <w:rsid w:val="00FC7A2C"/>
    <w:rsid w:val="00FC7CF3"/>
    <w:rsid w:val="00FC7D7D"/>
    <w:rsid w:val="00FD046B"/>
    <w:rsid w:val="00FD06A5"/>
    <w:rsid w:val="00FD07CC"/>
    <w:rsid w:val="00FD092D"/>
    <w:rsid w:val="00FD0C8D"/>
    <w:rsid w:val="00FD18F5"/>
    <w:rsid w:val="00FD1A89"/>
    <w:rsid w:val="00FD1BB1"/>
    <w:rsid w:val="00FD1C68"/>
    <w:rsid w:val="00FD21D6"/>
    <w:rsid w:val="00FD26D7"/>
    <w:rsid w:val="00FD2F64"/>
    <w:rsid w:val="00FD30E0"/>
    <w:rsid w:val="00FD3EC7"/>
    <w:rsid w:val="00FD40F0"/>
    <w:rsid w:val="00FD41DE"/>
    <w:rsid w:val="00FD4A80"/>
    <w:rsid w:val="00FD4D8A"/>
    <w:rsid w:val="00FD5305"/>
    <w:rsid w:val="00FD5495"/>
    <w:rsid w:val="00FD54AB"/>
    <w:rsid w:val="00FD55E5"/>
    <w:rsid w:val="00FD594A"/>
    <w:rsid w:val="00FD5C47"/>
    <w:rsid w:val="00FD6113"/>
    <w:rsid w:val="00FD657F"/>
    <w:rsid w:val="00FD65B7"/>
    <w:rsid w:val="00FD6807"/>
    <w:rsid w:val="00FD6E6B"/>
    <w:rsid w:val="00FD71A2"/>
    <w:rsid w:val="00FD72C5"/>
    <w:rsid w:val="00FD73F1"/>
    <w:rsid w:val="00FD7698"/>
    <w:rsid w:val="00FD773F"/>
    <w:rsid w:val="00FD7A48"/>
    <w:rsid w:val="00FD7E39"/>
    <w:rsid w:val="00FE0431"/>
    <w:rsid w:val="00FE0543"/>
    <w:rsid w:val="00FE1303"/>
    <w:rsid w:val="00FE1381"/>
    <w:rsid w:val="00FE1432"/>
    <w:rsid w:val="00FE14BC"/>
    <w:rsid w:val="00FE158D"/>
    <w:rsid w:val="00FE17E3"/>
    <w:rsid w:val="00FE1B98"/>
    <w:rsid w:val="00FE25C6"/>
    <w:rsid w:val="00FE26E0"/>
    <w:rsid w:val="00FE275B"/>
    <w:rsid w:val="00FE28AD"/>
    <w:rsid w:val="00FE2A07"/>
    <w:rsid w:val="00FE2B3D"/>
    <w:rsid w:val="00FE2E71"/>
    <w:rsid w:val="00FE3565"/>
    <w:rsid w:val="00FE3C8D"/>
    <w:rsid w:val="00FE4241"/>
    <w:rsid w:val="00FE44B7"/>
    <w:rsid w:val="00FE4CE8"/>
    <w:rsid w:val="00FE52DA"/>
    <w:rsid w:val="00FE5370"/>
    <w:rsid w:val="00FE53CC"/>
    <w:rsid w:val="00FE5619"/>
    <w:rsid w:val="00FE5FDF"/>
    <w:rsid w:val="00FE69C4"/>
    <w:rsid w:val="00FE6B2B"/>
    <w:rsid w:val="00FE72D6"/>
    <w:rsid w:val="00FE7723"/>
    <w:rsid w:val="00FE7970"/>
    <w:rsid w:val="00FE7C38"/>
    <w:rsid w:val="00FF017C"/>
    <w:rsid w:val="00FF0594"/>
    <w:rsid w:val="00FF066F"/>
    <w:rsid w:val="00FF0A09"/>
    <w:rsid w:val="00FF0C77"/>
    <w:rsid w:val="00FF114E"/>
    <w:rsid w:val="00FF13AE"/>
    <w:rsid w:val="00FF14D0"/>
    <w:rsid w:val="00FF205E"/>
    <w:rsid w:val="00FF2729"/>
    <w:rsid w:val="00FF274B"/>
    <w:rsid w:val="00FF294E"/>
    <w:rsid w:val="00FF2C63"/>
    <w:rsid w:val="00FF2E93"/>
    <w:rsid w:val="00FF34CA"/>
    <w:rsid w:val="00FF37F0"/>
    <w:rsid w:val="00FF4952"/>
    <w:rsid w:val="00FF4B66"/>
    <w:rsid w:val="00FF4DB0"/>
    <w:rsid w:val="00FF4F2E"/>
    <w:rsid w:val="00FF520A"/>
    <w:rsid w:val="00FF551F"/>
    <w:rsid w:val="00FF576F"/>
    <w:rsid w:val="00FF5BA5"/>
    <w:rsid w:val="00FF5C54"/>
    <w:rsid w:val="00FF5CD1"/>
    <w:rsid w:val="00FF60AA"/>
    <w:rsid w:val="00FF6182"/>
    <w:rsid w:val="00FF6209"/>
    <w:rsid w:val="00FF6849"/>
    <w:rsid w:val="00FF7482"/>
    <w:rsid w:val="00FF7767"/>
    <w:rsid w:val="00FF7F1D"/>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BCE8FF"/>
  <w15:docId w15:val="{642D15A3-EFEA-41AD-9D1C-77C8DC62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81351"/>
    <w:pPr>
      <w:spacing w:before="120" w:after="120"/>
    </w:pPr>
    <w:rPr>
      <w:rFonts w:ascii="Tahoma" w:hAnsi="Tahoma"/>
      <w:kern w:val="28"/>
      <w:sz w:val="24"/>
    </w:rPr>
  </w:style>
  <w:style w:type="paragraph" w:styleId="Heading1">
    <w:name w:val="heading 1"/>
    <w:aliases w:val="1,h1,H1,l1,título 1,H1-Heading 1,Header 1,Legal Line 1,head 1,II+,I,Heading1,a,h11,h12,h13,h14,h15,h16,h17,h111,h121,h131,h141,h151,h161,h18,h112,h122,h132,h142,h152,h162,h19,h113,h123,h133,h143,h153,h163,1st level,Huvudrubrik"/>
    <w:basedOn w:val="Normal"/>
    <w:next w:val="BodyText"/>
    <w:link w:val="Heading1Char"/>
    <w:uiPriority w:val="9"/>
    <w:qFormat/>
    <w:rsid w:val="00F51F6B"/>
    <w:pPr>
      <w:keepNext/>
      <w:numPr>
        <w:numId w:val="131"/>
      </w:numPr>
      <w:spacing w:before="240"/>
      <w:outlineLvl w:val="0"/>
    </w:pPr>
    <w:rPr>
      <w:b/>
      <w:sz w:val="28"/>
    </w:rPr>
  </w:style>
  <w:style w:type="paragraph" w:styleId="Heading2">
    <w:name w:val="heading 2"/>
    <w:aliases w:val="2,h2,H2,Heading 2 Hidden,H2-Heading 2,Header 2,l2,Header2,22,heading2,list2,A,A.B.C.,list 2,Heading2,Heading Indent No L2"/>
    <w:basedOn w:val="Normal"/>
    <w:next w:val="BodyText"/>
    <w:link w:val="Heading2Char"/>
    <w:uiPriority w:val="9"/>
    <w:qFormat/>
    <w:rsid w:val="00E57C3D"/>
    <w:pPr>
      <w:keepNext/>
      <w:numPr>
        <w:ilvl w:val="1"/>
        <w:numId w:val="131"/>
      </w:numPr>
      <w:spacing w:before="240" w:after="60"/>
      <w:outlineLvl w:val="1"/>
    </w:pPr>
    <w:rPr>
      <w:b/>
    </w:rPr>
  </w:style>
  <w:style w:type="paragraph" w:styleId="Heading3">
    <w:name w:val="heading 3"/>
    <w:aliases w:val="h3,H3,Underrubrik2,E3,l3,CT,OdsKap3,OdsKap3Überschrift,H3-Heading 3,3,l3.3,list 3,list3,subhead,Heading3,1.,Heading No. L3,H3 Char,h3 Char,H31,h 3,3rd level,heading 3"/>
    <w:basedOn w:val="Heading2"/>
    <w:next w:val="BodyText"/>
    <w:link w:val="Heading3Char"/>
    <w:uiPriority w:val="9"/>
    <w:qFormat/>
    <w:rsid w:val="00EA5124"/>
    <w:pPr>
      <w:numPr>
        <w:ilvl w:val="2"/>
      </w:numPr>
      <w:outlineLvl w:val="2"/>
    </w:pPr>
  </w:style>
  <w:style w:type="paragraph" w:styleId="Heading4">
    <w:name w:val="heading 4"/>
    <w:aliases w:val="Heading 4 Char1,Heading 4 Char Char,Heading 4 Char3 Char Char,Heading 4 Char2 Char Char Char,Heading 4 Char Char1 Char Char Char,Heading 4 Char1 Char Char Char Char Char,Heading 4 Char Char Char Char Char Char Char,h4,H4,4,4heading,Heading4,a."/>
    <w:basedOn w:val="Normal"/>
    <w:next w:val="BodyText"/>
    <w:link w:val="Heading4Char"/>
    <w:uiPriority w:val="9"/>
    <w:qFormat/>
    <w:rsid w:val="00E57C3D"/>
    <w:pPr>
      <w:keepNext/>
      <w:numPr>
        <w:ilvl w:val="3"/>
        <w:numId w:val="131"/>
      </w:numPr>
      <w:spacing w:before="240" w:after="60"/>
      <w:outlineLvl w:val="3"/>
    </w:pPr>
    <w:rPr>
      <w:b/>
    </w:rPr>
  </w:style>
  <w:style w:type="paragraph" w:styleId="Heading5">
    <w:name w:val="heading 5"/>
    <w:aliases w:val="h5,H5,IS41 Heading 5,Heading5,5,H5-Heading 5,l5,heading5"/>
    <w:basedOn w:val="Normal"/>
    <w:next w:val="Normal"/>
    <w:link w:val="Heading5Char"/>
    <w:uiPriority w:val="9"/>
    <w:qFormat/>
    <w:rsid w:val="00E57C3D"/>
    <w:pPr>
      <w:keepNext/>
      <w:numPr>
        <w:ilvl w:val="4"/>
        <w:numId w:val="131"/>
      </w:numPr>
      <w:spacing w:before="240" w:after="60"/>
      <w:outlineLvl w:val="4"/>
    </w:pPr>
    <w:rPr>
      <w:b/>
    </w:rPr>
  </w:style>
  <w:style w:type="paragraph" w:styleId="Heading6">
    <w:name w:val="heading 6"/>
    <w:aliases w:val="h6,H6,figure"/>
    <w:basedOn w:val="Normal"/>
    <w:next w:val="Normal"/>
    <w:link w:val="Heading6Char"/>
    <w:uiPriority w:val="9"/>
    <w:qFormat/>
    <w:rsid w:val="00E57C3D"/>
    <w:pPr>
      <w:numPr>
        <w:ilvl w:val="5"/>
        <w:numId w:val="131"/>
      </w:numPr>
      <w:outlineLvl w:val="5"/>
    </w:pPr>
    <w:rPr>
      <w:u w:val="single"/>
    </w:rPr>
  </w:style>
  <w:style w:type="paragraph" w:styleId="Heading7">
    <w:name w:val="heading 7"/>
    <w:aliases w:val="st,SDL title,h7,H7,8,table"/>
    <w:basedOn w:val="Normal"/>
    <w:next w:val="Normal"/>
    <w:link w:val="Heading7Char"/>
    <w:qFormat/>
    <w:rsid w:val="00E57C3D"/>
    <w:pPr>
      <w:numPr>
        <w:ilvl w:val="6"/>
        <w:numId w:val="131"/>
      </w:numPr>
      <w:outlineLvl w:val="6"/>
    </w:pPr>
    <w:rPr>
      <w:i/>
    </w:rPr>
  </w:style>
  <w:style w:type="paragraph" w:styleId="Heading8">
    <w:name w:val="heading 8"/>
    <w:aliases w:val="ft,figure title,TH,Annex,acronym"/>
    <w:basedOn w:val="Normal"/>
    <w:next w:val="Normal"/>
    <w:link w:val="Heading8Char"/>
    <w:qFormat/>
    <w:rsid w:val="00E57C3D"/>
    <w:pPr>
      <w:numPr>
        <w:ilvl w:val="7"/>
        <w:numId w:val="131"/>
      </w:numPr>
      <w:outlineLvl w:val="7"/>
    </w:pPr>
    <w:rPr>
      <w:i/>
    </w:rPr>
  </w:style>
  <w:style w:type="paragraph" w:styleId="Heading9">
    <w:name w:val="heading 9"/>
    <w:aliases w:val="tt,table title,HF,FH,appendix"/>
    <w:basedOn w:val="Normal"/>
    <w:next w:val="Normal"/>
    <w:link w:val="Heading9Char"/>
    <w:qFormat/>
    <w:rsid w:val="00E57C3D"/>
    <w:pPr>
      <w:numPr>
        <w:ilvl w:val="8"/>
        <w:numId w:val="131"/>
      </w:numPr>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1,Body Text Char Char,Body Text Char2 Char Char,Body Text Char Char1 Char1 Char,Body Text Char1 Char Char Char1 Char,Body Text Char Char Char Char Char1 Char,Body Text Char1 Char1 Char Char,Body Text Char Char Char1 Char Cha"/>
    <w:basedOn w:val="Normal"/>
    <w:link w:val="BodyTextChar"/>
    <w:rsid w:val="00B96F81"/>
  </w:style>
  <w:style w:type="paragraph" w:styleId="TOC1">
    <w:name w:val="toc 1"/>
    <w:basedOn w:val="Normal"/>
    <w:next w:val="Normal"/>
    <w:uiPriority w:val="39"/>
    <w:qFormat/>
    <w:rsid w:val="00E57C3D"/>
    <w:pPr>
      <w:tabs>
        <w:tab w:val="right" w:leader="dot" w:pos="9360"/>
      </w:tabs>
    </w:pPr>
    <w:rPr>
      <w:b/>
      <w:caps/>
      <w:sz w:val="20"/>
    </w:rPr>
  </w:style>
  <w:style w:type="paragraph" w:styleId="TOC2">
    <w:name w:val="toc 2"/>
    <w:basedOn w:val="Normal"/>
    <w:next w:val="Normal"/>
    <w:uiPriority w:val="39"/>
    <w:qFormat/>
    <w:rsid w:val="00E57C3D"/>
    <w:pPr>
      <w:tabs>
        <w:tab w:val="right" w:leader="dot" w:pos="9360"/>
      </w:tabs>
    </w:pPr>
    <w:rPr>
      <w:smallCaps/>
      <w:sz w:val="20"/>
    </w:rPr>
  </w:style>
  <w:style w:type="paragraph" w:styleId="TOC3">
    <w:name w:val="toc 3"/>
    <w:basedOn w:val="Normal"/>
    <w:next w:val="Normal"/>
    <w:uiPriority w:val="39"/>
    <w:qFormat/>
    <w:rsid w:val="00E57C3D"/>
    <w:pPr>
      <w:tabs>
        <w:tab w:val="right" w:leader="dot" w:pos="9360"/>
      </w:tabs>
      <w:ind w:left="240"/>
    </w:pPr>
    <w:rPr>
      <w:i/>
      <w:sz w:val="20"/>
    </w:rPr>
  </w:style>
  <w:style w:type="paragraph" w:styleId="TOC4">
    <w:name w:val="toc 4"/>
    <w:basedOn w:val="Normal"/>
    <w:next w:val="Normal"/>
    <w:uiPriority w:val="39"/>
    <w:rsid w:val="00E57C3D"/>
    <w:pPr>
      <w:tabs>
        <w:tab w:val="right" w:leader="dot" w:pos="9360"/>
      </w:tabs>
      <w:ind w:left="480"/>
    </w:pPr>
    <w:rPr>
      <w:sz w:val="18"/>
    </w:rPr>
  </w:style>
  <w:style w:type="paragraph" w:styleId="TOC5">
    <w:name w:val="toc 5"/>
    <w:basedOn w:val="Normal"/>
    <w:next w:val="Normal"/>
    <w:uiPriority w:val="39"/>
    <w:rsid w:val="00E57C3D"/>
    <w:pPr>
      <w:tabs>
        <w:tab w:val="right" w:leader="dot" w:pos="9360"/>
      </w:tabs>
      <w:ind w:left="720"/>
    </w:pPr>
    <w:rPr>
      <w:sz w:val="18"/>
    </w:rPr>
  </w:style>
  <w:style w:type="paragraph" w:styleId="TOC6">
    <w:name w:val="toc 6"/>
    <w:basedOn w:val="Normal"/>
    <w:next w:val="Normal"/>
    <w:uiPriority w:val="39"/>
    <w:rsid w:val="00E57C3D"/>
    <w:pPr>
      <w:tabs>
        <w:tab w:val="right" w:leader="dot" w:pos="9360"/>
      </w:tabs>
      <w:ind w:left="960"/>
    </w:pPr>
    <w:rPr>
      <w:sz w:val="18"/>
    </w:rPr>
  </w:style>
  <w:style w:type="paragraph" w:styleId="TOC7">
    <w:name w:val="toc 7"/>
    <w:basedOn w:val="Normal"/>
    <w:next w:val="Normal"/>
    <w:uiPriority w:val="39"/>
    <w:rsid w:val="00E57C3D"/>
    <w:pPr>
      <w:tabs>
        <w:tab w:val="right" w:leader="dot" w:pos="9360"/>
      </w:tabs>
      <w:ind w:left="1200"/>
    </w:pPr>
    <w:rPr>
      <w:sz w:val="18"/>
    </w:rPr>
  </w:style>
  <w:style w:type="paragraph" w:styleId="TOC8">
    <w:name w:val="toc 8"/>
    <w:basedOn w:val="Normal"/>
    <w:next w:val="Normal"/>
    <w:uiPriority w:val="39"/>
    <w:rsid w:val="00E57C3D"/>
    <w:pPr>
      <w:tabs>
        <w:tab w:val="right" w:leader="dot" w:pos="9360"/>
      </w:tabs>
      <w:ind w:left="1440"/>
    </w:pPr>
    <w:rPr>
      <w:sz w:val="18"/>
    </w:rPr>
  </w:style>
  <w:style w:type="paragraph" w:styleId="TOC9">
    <w:name w:val="toc 9"/>
    <w:basedOn w:val="Normal"/>
    <w:next w:val="Normal"/>
    <w:uiPriority w:val="39"/>
    <w:rsid w:val="00E57C3D"/>
    <w:pPr>
      <w:tabs>
        <w:tab w:val="right" w:leader="dot" w:pos="9360"/>
      </w:tabs>
      <w:ind w:left="1680"/>
    </w:pPr>
    <w:rPr>
      <w:sz w:val="18"/>
    </w:rPr>
  </w:style>
  <w:style w:type="paragraph" w:styleId="Footer">
    <w:name w:val="footer"/>
    <w:aliases w:val="footer odd"/>
    <w:basedOn w:val="Normal"/>
    <w:link w:val="FooterChar"/>
    <w:rsid w:val="00E57C3D"/>
    <w:pPr>
      <w:tabs>
        <w:tab w:val="center" w:pos="4320"/>
        <w:tab w:val="right" w:pos="8640"/>
      </w:tabs>
    </w:pPr>
  </w:style>
  <w:style w:type="paragraph" w:styleId="Header">
    <w:name w:val="header"/>
    <w:basedOn w:val="Normal"/>
    <w:link w:val="HeaderChar"/>
    <w:rsid w:val="00E57C3D"/>
    <w:pPr>
      <w:tabs>
        <w:tab w:val="center" w:pos="4320"/>
        <w:tab w:val="right" w:pos="8640"/>
      </w:tabs>
    </w:pPr>
  </w:style>
  <w:style w:type="character" w:styleId="FootnoteReference">
    <w:name w:val="footnote reference"/>
    <w:rsid w:val="00E57C3D"/>
    <w:rPr>
      <w:position w:val="6"/>
      <w:sz w:val="16"/>
    </w:rPr>
  </w:style>
  <w:style w:type="paragraph" w:styleId="FootnoteText">
    <w:name w:val="footnote text"/>
    <w:aliases w:val="ftx,fnt"/>
    <w:basedOn w:val="Normal"/>
    <w:link w:val="FootnoteTextChar"/>
    <w:rsid w:val="00E57C3D"/>
  </w:style>
  <w:style w:type="character" w:styleId="PageNumber">
    <w:name w:val="page number"/>
    <w:basedOn w:val="DefaultParagraphFont"/>
    <w:rsid w:val="00E57C3D"/>
  </w:style>
  <w:style w:type="numbering" w:customStyle="1" w:styleId="StyleBulletedSymbolsymbolRedLeft025Hanging025">
    <w:name w:val="Style Bulleted Symbol (symbol) Red Left:  0.25&quot; Hanging:  0.25&quot;"/>
    <w:basedOn w:val="NoList"/>
    <w:rsid w:val="00660A9D"/>
    <w:pPr>
      <w:numPr>
        <w:numId w:val="4"/>
      </w:numPr>
    </w:pPr>
  </w:style>
  <w:style w:type="paragraph" w:styleId="ListNumber2">
    <w:name w:val="List Number 2"/>
    <w:basedOn w:val="Normal"/>
    <w:rsid w:val="00F51F6B"/>
    <w:pPr>
      <w:numPr>
        <w:numId w:val="3"/>
      </w:numPr>
    </w:pPr>
    <w:rPr>
      <w:szCs w:val="24"/>
    </w:rPr>
  </w:style>
  <w:style w:type="numbering" w:customStyle="1" w:styleId="StyleBulletedSymbolsymbolRedLeft025Hanging0251">
    <w:name w:val="Style Bulleted Symbol (symbol) Red Left:  0.25&quot; Hanging:  0.25&quot;1"/>
    <w:basedOn w:val="NoList"/>
    <w:rsid w:val="00660A9D"/>
    <w:pPr>
      <w:numPr>
        <w:numId w:val="5"/>
      </w:numPr>
    </w:pPr>
  </w:style>
  <w:style w:type="numbering" w:customStyle="1" w:styleId="StyleNumberedRedLeft025Hanging025">
    <w:name w:val="Style Numbered Red Left:  0.25&quot; Hanging:  0.25&quot;"/>
    <w:basedOn w:val="NoList"/>
    <w:rsid w:val="00B96F81"/>
    <w:pPr>
      <w:numPr>
        <w:numId w:val="6"/>
      </w:numPr>
    </w:pPr>
  </w:style>
  <w:style w:type="paragraph" w:styleId="ListContinue2">
    <w:name w:val="List Continue 2"/>
    <w:basedOn w:val="Normal"/>
    <w:rsid w:val="00E57C3D"/>
    <w:pPr>
      <w:ind w:left="720"/>
    </w:pPr>
  </w:style>
  <w:style w:type="paragraph" w:customStyle="1" w:styleId="Term">
    <w:name w:val="Term"/>
    <w:basedOn w:val="BodyText"/>
    <w:next w:val="Definition"/>
    <w:rsid w:val="00E57C3D"/>
    <w:pPr>
      <w:keepNext/>
      <w:spacing w:after="0"/>
    </w:pPr>
    <w:rPr>
      <w:caps/>
    </w:rPr>
  </w:style>
  <w:style w:type="paragraph" w:customStyle="1" w:styleId="Definition">
    <w:name w:val="Definition"/>
    <w:basedOn w:val="BodyText"/>
    <w:link w:val="DefinitionChar"/>
    <w:rsid w:val="00E57C3D"/>
    <w:pPr>
      <w:ind w:left="720"/>
    </w:pPr>
  </w:style>
  <w:style w:type="paragraph" w:customStyle="1" w:styleId="Term-Glossary">
    <w:name w:val="Term-Glossary"/>
    <w:basedOn w:val="Term"/>
    <w:next w:val="Definition"/>
    <w:rsid w:val="00E57C3D"/>
    <w:rPr>
      <w:b/>
      <w:caps w:val="0"/>
    </w:rPr>
  </w:style>
  <w:style w:type="paragraph" w:styleId="TableofFigures">
    <w:name w:val="table of figures"/>
    <w:aliases w:val="Table of Exhibits"/>
    <w:basedOn w:val="Normal"/>
    <w:next w:val="Normal"/>
    <w:uiPriority w:val="99"/>
    <w:rsid w:val="00E57C3D"/>
    <w:pPr>
      <w:ind w:left="480" w:hanging="480"/>
    </w:pPr>
  </w:style>
  <w:style w:type="paragraph" w:styleId="DocumentMap">
    <w:name w:val="Document Map"/>
    <w:basedOn w:val="Normal"/>
    <w:link w:val="DocumentMapChar"/>
    <w:semiHidden/>
    <w:rsid w:val="00E57C3D"/>
    <w:pPr>
      <w:shd w:val="clear" w:color="auto" w:fill="000080"/>
    </w:pPr>
  </w:style>
  <w:style w:type="character" w:styleId="CommentReference">
    <w:name w:val="annotation reference"/>
    <w:uiPriority w:val="99"/>
    <w:qFormat/>
    <w:rsid w:val="00E57C3D"/>
    <w:rPr>
      <w:sz w:val="16"/>
    </w:rPr>
  </w:style>
  <w:style w:type="paragraph" w:styleId="CommentText">
    <w:name w:val="annotation text"/>
    <w:basedOn w:val="Normal"/>
    <w:link w:val="CommentTextChar"/>
    <w:uiPriority w:val="99"/>
    <w:rsid w:val="00E57C3D"/>
    <w:rPr>
      <w:sz w:val="20"/>
    </w:rPr>
  </w:style>
  <w:style w:type="paragraph" w:styleId="ListBullet">
    <w:name w:val="List Bullet"/>
    <w:basedOn w:val="Normal"/>
    <w:autoRedefine/>
    <w:rsid w:val="009A15AE"/>
    <w:pPr>
      <w:numPr>
        <w:ilvl w:val="1"/>
        <w:numId w:val="147"/>
      </w:numPr>
    </w:pPr>
  </w:style>
  <w:style w:type="paragraph" w:styleId="Title">
    <w:name w:val="Title"/>
    <w:basedOn w:val="Normal"/>
    <w:link w:val="TitleChar"/>
    <w:uiPriority w:val="10"/>
    <w:qFormat/>
    <w:rsid w:val="00660A9D"/>
    <w:pPr>
      <w:spacing w:before="240" w:after="60"/>
      <w:jc w:val="center"/>
      <w:outlineLvl w:val="0"/>
    </w:pPr>
    <w:rPr>
      <w:b/>
      <w:bCs/>
      <w:sz w:val="56"/>
      <w:szCs w:val="56"/>
    </w:rPr>
  </w:style>
  <w:style w:type="character" w:styleId="Hyperlink">
    <w:name w:val="Hyperlink"/>
    <w:uiPriority w:val="99"/>
    <w:qFormat/>
    <w:rsid w:val="00E57C3D"/>
    <w:rPr>
      <w:color w:val="0000FF"/>
      <w:u w:val="single"/>
    </w:rPr>
  </w:style>
  <w:style w:type="paragraph" w:styleId="BalloonText">
    <w:name w:val="Balloon Text"/>
    <w:basedOn w:val="Normal"/>
    <w:link w:val="BalloonTextChar1"/>
    <w:uiPriority w:val="99"/>
    <w:semiHidden/>
    <w:rsid w:val="00E0270C"/>
    <w:rPr>
      <w:rFonts w:cs="Tahoma"/>
      <w:sz w:val="16"/>
      <w:szCs w:val="16"/>
    </w:rPr>
  </w:style>
  <w:style w:type="character" w:customStyle="1" w:styleId="BodyTextChar">
    <w:name w:val="Body Text Char"/>
    <w:aliases w:val="Body Text Char1 Char,Body Text Char Char Char,Body Text Char2 Char Char Char,Body Text Char Char1 Char1 Char Char,Body Text Char1 Char Char Char1 Char Char,Body Text Char Char Char Char Char1 Char Char,Body Text Char1 Char1 Char Char Char"/>
    <w:link w:val="BodyText"/>
    <w:qFormat/>
    <w:rsid w:val="00B96F81"/>
    <w:rPr>
      <w:kern w:val="28"/>
      <w:sz w:val="24"/>
    </w:rPr>
  </w:style>
  <w:style w:type="paragraph" w:styleId="CommentSubject">
    <w:name w:val="annotation subject"/>
    <w:basedOn w:val="CommentText"/>
    <w:next w:val="CommentText"/>
    <w:link w:val="CommentSubjectChar"/>
    <w:qFormat/>
    <w:rsid w:val="00345809"/>
    <w:rPr>
      <w:b/>
      <w:bCs/>
    </w:rPr>
  </w:style>
  <w:style w:type="character" w:styleId="LineNumber">
    <w:name w:val="line number"/>
    <w:basedOn w:val="DefaultParagraphFont"/>
    <w:rsid w:val="00572EBF"/>
  </w:style>
  <w:style w:type="character" w:customStyle="1" w:styleId="EmailStyle491">
    <w:name w:val="EmailStyle491"/>
    <w:semiHidden/>
    <w:rsid w:val="000E2701"/>
    <w:rPr>
      <w:rFonts w:ascii="Arial" w:hAnsi="Arial" w:cs="Arial"/>
      <w:color w:val="000080"/>
      <w:sz w:val="20"/>
      <w:szCs w:val="20"/>
    </w:rPr>
  </w:style>
  <w:style w:type="paragraph" w:styleId="TOCHeading">
    <w:name w:val="TOC Heading"/>
    <w:basedOn w:val="Heading1"/>
    <w:next w:val="Normal"/>
    <w:uiPriority w:val="39"/>
    <w:unhideWhenUsed/>
    <w:qFormat/>
    <w:rsid w:val="002B4169"/>
    <w:pPr>
      <w:keepLines/>
      <w:numPr>
        <w:numId w:val="0"/>
      </w:numPr>
      <w:spacing w:before="480" w:after="0" w:line="276" w:lineRule="auto"/>
      <w:outlineLvl w:val="9"/>
    </w:pPr>
    <w:rPr>
      <w:rFonts w:asciiTheme="majorHAnsi" w:eastAsiaTheme="majorEastAsia" w:hAnsiTheme="majorHAnsi" w:cstheme="majorBidi"/>
      <w:bCs/>
      <w:color w:val="365F91" w:themeColor="accent1" w:themeShade="BF"/>
      <w:kern w:val="0"/>
      <w:szCs w:val="28"/>
      <w:lang w:eastAsia="ja-JP"/>
    </w:rPr>
  </w:style>
  <w:style w:type="paragraph" w:customStyle="1" w:styleId="TitlePage2">
    <w:name w:val="Title Page 2"/>
    <w:basedOn w:val="BodyTextIndent"/>
    <w:rsid w:val="009B7048"/>
    <w:pPr>
      <w:jc w:val="center"/>
    </w:pPr>
    <w:rPr>
      <w:b/>
    </w:rPr>
  </w:style>
  <w:style w:type="paragraph" w:styleId="BodyTextIndent">
    <w:name w:val="Body Text Indent"/>
    <w:basedOn w:val="Normal"/>
    <w:link w:val="BodyTextIndentChar"/>
    <w:rsid w:val="009B7048"/>
    <w:pPr>
      <w:ind w:left="360"/>
    </w:pPr>
  </w:style>
  <w:style w:type="character" w:customStyle="1" w:styleId="BodyTextIndentChar">
    <w:name w:val="Body Text Indent Char"/>
    <w:basedOn w:val="DefaultParagraphFont"/>
    <w:link w:val="BodyTextIndent"/>
    <w:rsid w:val="009B7048"/>
    <w:rPr>
      <w:kern w:val="28"/>
      <w:sz w:val="24"/>
    </w:rPr>
  </w:style>
  <w:style w:type="paragraph" w:customStyle="1" w:styleId="TitlePage1">
    <w:name w:val="Title Page 1"/>
    <w:basedOn w:val="Normal"/>
    <w:rsid w:val="00DD4BCB"/>
    <w:pPr>
      <w:spacing w:before="100" w:beforeAutospacing="1" w:after="100" w:afterAutospacing="1"/>
      <w:jc w:val="center"/>
    </w:pPr>
    <w:rPr>
      <w:b/>
      <w:sz w:val="56"/>
    </w:rPr>
  </w:style>
  <w:style w:type="character" w:customStyle="1" w:styleId="CommentTextChar">
    <w:name w:val="Comment Text Char"/>
    <w:basedOn w:val="DefaultParagraphFont"/>
    <w:link w:val="CommentText"/>
    <w:uiPriority w:val="99"/>
    <w:qFormat/>
    <w:rsid w:val="00974029"/>
    <w:rPr>
      <w:kern w:val="28"/>
    </w:rPr>
  </w:style>
  <w:style w:type="character" w:customStyle="1" w:styleId="FooterChar">
    <w:name w:val="Footer Char"/>
    <w:aliases w:val="footer odd Char"/>
    <w:basedOn w:val="DefaultParagraphFont"/>
    <w:link w:val="Footer"/>
    <w:uiPriority w:val="99"/>
    <w:rsid w:val="00974029"/>
    <w:rPr>
      <w:kern w:val="28"/>
      <w:sz w:val="24"/>
    </w:rPr>
  </w:style>
  <w:style w:type="paragraph" w:styleId="ListParagraph">
    <w:name w:val="List Paragraph"/>
    <w:basedOn w:val="Normal"/>
    <w:link w:val="ListParagraphChar"/>
    <w:qFormat/>
    <w:rsid w:val="00407A9D"/>
    <w:pPr>
      <w:ind w:left="720"/>
      <w:contextualSpacing/>
    </w:pPr>
    <w:rPr>
      <w:rFonts w:eastAsiaTheme="minorHAnsi"/>
      <w:kern w:val="20"/>
    </w:rPr>
  </w:style>
  <w:style w:type="table" w:styleId="TableGrid">
    <w:name w:val="Table Grid"/>
    <w:basedOn w:val="TableNormal"/>
    <w:uiPriority w:val="39"/>
    <w:rsid w:val="0011572C"/>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aliases w:val="ftx Char,fnt Char"/>
    <w:basedOn w:val="DefaultParagraphFont"/>
    <w:link w:val="FootnoteText"/>
    <w:uiPriority w:val="99"/>
    <w:rsid w:val="0011572C"/>
    <w:rPr>
      <w:kern w:val="28"/>
      <w:sz w:val="24"/>
    </w:rPr>
  </w:style>
  <w:style w:type="character" w:customStyle="1" w:styleId="TitleChar">
    <w:name w:val="Title Char"/>
    <w:basedOn w:val="DefaultParagraphFont"/>
    <w:link w:val="Title"/>
    <w:uiPriority w:val="10"/>
    <w:rsid w:val="00B8136B"/>
    <w:rPr>
      <w:b/>
      <w:bCs/>
      <w:kern w:val="28"/>
      <w:sz w:val="56"/>
      <w:szCs w:val="56"/>
    </w:rPr>
  </w:style>
  <w:style w:type="paragraph" w:styleId="PlainText">
    <w:name w:val="Plain Text"/>
    <w:basedOn w:val="Normal"/>
    <w:link w:val="PlainTextChar"/>
    <w:uiPriority w:val="99"/>
    <w:unhideWhenUsed/>
    <w:rsid w:val="00F503FA"/>
    <w:rPr>
      <w:rFonts w:ascii="Calibri" w:eastAsiaTheme="minorHAnsi" w:hAnsi="Calibri"/>
      <w:kern w:val="0"/>
      <w:sz w:val="22"/>
      <w:szCs w:val="22"/>
    </w:rPr>
  </w:style>
  <w:style w:type="character" w:customStyle="1" w:styleId="PlainTextChar">
    <w:name w:val="Plain Text Char"/>
    <w:basedOn w:val="DefaultParagraphFont"/>
    <w:link w:val="PlainText"/>
    <w:uiPriority w:val="99"/>
    <w:rsid w:val="00F503FA"/>
    <w:rPr>
      <w:rFonts w:ascii="Calibri" w:eastAsiaTheme="minorHAnsi" w:hAnsi="Calibri"/>
      <w:sz w:val="22"/>
      <w:szCs w:val="22"/>
    </w:rPr>
  </w:style>
  <w:style w:type="paragraph" w:styleId="Revision">
    <w:name w:val="Revision"/>
    <w:hidden/>
    <w:qFormat/>
    <w:rsid w:val="00BD25A7"/>
    <w:rPr>
      <w:kern w:val="28"/>
      <w:sz w:val="24"/>
    </w:rPr>
  </w:style>
  <w:style w:type="character" w:customStyle="1" w:styleId="DefinitionChar">
    <w:name w:val="Definition Char"/>
    <w:basedOn w:val="DefaultParagraphFont"/>
    <w:link w:val="Definition"/>
    <w:rsid w:val="00245CDF"/>
    <w:rPr>
      <w:kern w:val="28"/>
      <w:sz w:val="24"/>
    </w:rPr>
  </w:style>
  <w:style w:type="paragraph" w:styleId="NormalWeb">
    <w:name w:val="Normal (Web)"/>
    <w:basedOn w:val="Normal"/>
    <w:uiPriority w:val="99"/>
    <w:unhideWhenUsed/>
    <w:qFormat/>
    <w:rsid w:val="00087EC3"/>
    <w:pPr>
      <w:spacing w:before="100" w:beforeAutospacing="1" w:after="100" w:afterAutospacing="1"/>
    </w:pPr>
    <w:rPr>
      <w:kern w:val="0"/>
      <w:szCs w:val="24"/>
    </w:rPr>
  </w:style>
  <w:style w:type="character" w:customStyle="1" w:styleId="UnresolvedMention1">
    <w:name w:val="Unresolved Mention1"/>
    <w:basedOn w:val="DefaultParagraphFont"/>
    <w:uiPriority w:val="99"/>
    <w:semiHidden/>
    <w:unhideWhenUsed/>
    <w:rsid w:val="005677C0"/>
    <w:rPr>
      <w:color w:val="808080"/>
      <w:shd w:val="clear" w:color="auto" w:fill="E6E6E6"/>
    </w:rPr>
  </w:style>
  <w:style w:type="character" w:styleId="FollowedHyperlink">
    <w:name w:val="FollowedHyperlink"/>
    <w:basedOn w:val="DefaultParagraphFont"/>
    <w:uiPriority w:val="99"/>
    <w:unhideWhenUsed/>
    <w:rsid w:val="00C519A2"/>
    <w:rPr>
      <w:color w:val="800080" w:themeColor="followedHyperlink"/>
      <w:u w:val="single"/>
    </w:rPr>
  </w:style>
  <w:style w:type="character" w:customStyle="1" w:styleId="Heading1Char">
    <w:name w:val="Heading 1 Char"/>
    <w:aliases w:val="1 Char,h1 Char,H1 Char,l1 Char,título 1 Char,H1-Heading 1 Char,Header 1 Char,Legal Line 1 Char,head 1 Char,II+ Char,I Char,Heading1 Char,a Char,h11 Char,h12 Char,h13 Char,h14 Char,h15 Char,h16 Char,h17 Char,h111 Char,h121 Char,h131 Char"/>
    <w:basedOn w:val="DefaultParagraphFont"/>
    <w:link w:val="Heading1"/>
    <w:uiPriority w:val="6"/>
    <w:rsid w:val="00C65620"/>
    <w:rPr>
      <w:rFonts w:ascii="Tahoma" w:hAnsi="Tahoma"/>
      <w:b/>
      <w:kern w:val="28"/>
      <w:sz w:val="28"/>
    </w:rPr>
  </w:style>
  <w:style w:type="character" w:styleId="UnresolvedMention">
    <w:name w:val="Unresolved Mention"/>
    <w:basedOn w:val="DefaultParagraphFont"/>
    <w:uiPriority w:val="99"/>
    <w:semiHidden/>
    <w:unhideWhenUsed/>
    <w:rsid w:val="005C34BA"/>
    <w:rPr>
      <w:color w:val="605E5C"/>
      <w:shd w:val="clear" w:color="auto" w:fill="E1DFDD"/>
    </w:rPr>
  </w:style>
  <w:style w:type="character" w:customStyle="1" w:styleId="ListParagraphChar">
    <w:name w:val="List Paragraph Char"/>
    <w:basedOn w:val="DefaultParagraphFont"/>
    <w:link w:val="ListParagraph"/>
    <w:uiPriority w:val="34"/>
    <w:qFormat/>
    <w:rsid w:val="007A5570"/>
    <w:rPr>
      <w:rFonts w:ascii="Tahoma" w:eastAsiaTheme="minorHAnsi" w:hAnsi="Tahoma"/>
      <w:kern w:val="20"/>
      <w:sz w:val="24"/>
    </w:rPr>
  </w:style>
  <w:style w:type="paragraph" w:styleId="HTMLPreformatted">
    <w:name w:val="HTML Preformatted"/>
    <w:basedOn w:val="Normal"/>
    <w:link w:val="HTMLPreformattedChar"/>
    <w:uiPriority w:val="99"/>
    <w:rsid w:val="005A3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0"/>
      <w:sz w:val="20"/>
      <w:szCs w:val="24"/>
    </w:rPr>
  </w:style>
  <w:style w:type="character" w:customStyle="1" w:styleId="HTMLPreformattedChar">
    <w:name w:val="HTML Preformatted Char"/>
    <w:basedOn w:val="DefaultParagraphFont"/>
    <w:link w:val="HTMLPreformatted"/>
    <w:uiPriority w:val="99"/>
    <w:rsid w:val="005A384B"/>
    <w:rPr>
      <w:rFonts w:ascii="Courier New" w:hAnsi="Courier New" w:cs="Courier New"/>
      <w:szCs w:val="24"/>
    </w:rPr>
  </w:style>
  <w:style w:type="character" w:styleId="Emphasis">
    <w:name w:val="Emphasis"/>
    <w:basedOn w:val="DefaultParagraphFont"/>
    <w:uiPriority w:val="20"/>
    <w:qFormat/>
    <w:rsid w:val="009B2774"/>
    <w:rPr>
      <w:i/>
      <w:iCs/>
    </w:rPr>
  </w:style>
  <w:style w:type="character" w:customStyle="1" w:styleId="Heading3Char">
    <w:name w:val="Heading 3 Char"/>
    <w:aliases w:val="h3 Char1,H3 Char1,Underrubrik2 Char,E3 Char,l3 Char,CT Char,OdsKap3 Char,OdsKap3Überschrift Char,H3-Heading 3 Char,3 Char,l3.3 Char,list 3 Char,list3 Char,subhead Char,Heading3 Char,1. Char,Heading No. L3 Char,H3 Char Char,h3 Char Char"/>
    <w:basedOn w:val="DefaultParagraphFont"/>
    <w:link w:val="Heading3"/>
    <w:rsid w:val="009929C8"/>
    <w:rPr>
      <w:rFonts w:ascii="Tahoma" w:hAnsi="Tahoma"/>
      <w:b/>
      <w:kern w:val="28"/>
      <w:sz w:val="24"/>
    </w:rPr>
  </w:style>
  <w:style w:type="paragraph" w:customStyle="1" w:styleId="ColorfulList-Accent11">
    <w:name w:val="Colorful List - Accent 11"/>
    <w:basedOn w:val="Normal"/>
    <w:uiPriority w:val="34"/>
    <w:rsid w:val="00DF3F21"/>
    <w:pPr>
      <w:ind w:left="720"/>
      <w:contextualSpacing/>
    </w:pPr>
    <w:rPr>
      <w:szCs w:val="24"/>
    </w:rPr>
  </w:style>
  <w:style w:type="paragraph" w:styleId="BodyTextFirstIndent">
    <w:name w:val="Body Text First Indent"/>
    <w:basedOn w:val="BodyText"/>
    <w:link w:val="BodyTextFirstIndentChar"/>
    <w:rsid w:val="007679AF"/>
    <w:pPr>
      <w:ind w:firstLine="360"/>
    </w:pPr>
  </w:style>
  <w:style w:type="character" w:customStyle="1" w:styleId="BodyTextFirstIndentChar">
    <w:name w:val="Body Text First Indent Char"/>
    <w:basedOn w:val="BodyTextChar"/>
    <w:link w:val="BodyTextFirstIndent"/>
    <w:rsid w:val="007679AF"/>
    <w:rPr>
      <w:rFonts w:ascii="Tahoma" w:hAnsi="Tahoma"/>
      <w:kern w:val="28"/>
      <w:sz w:val="24"/>
    </w:rPr>
  </w:style>
  <w:style w:type="paragraph" w:styleId="Caption">
    <w:name w:val="caption"/>
    <w:basedOn w:val="Normal"/>
    <w:next w:val="Normal"/>
    <w:link w:val="CaptionChar"/>
    <w:uiPriority w:val="35"/>
    <w:qFormat/>
    <w:rsid w:val="007E0DD7"/>
    <w:pPr>
      <w:keepNext/>
      <w:spacing w:before="40" w:after="80"/>
      <w:jc w:val="center"/>
    </w:pPr>
    <w:rPr>
      <w:rFonts w:cs="Arial"/>
      <w:b/>
      <w:bCs/>
      <w:kern w:val="0"/>
      <w:szCs w:val="24"/>
    </w:rPr>
  </w:style>
  <w:style w:type="character" w:customStyle="1" w:styleId="CaptionChar">
    <w:name w:val="Caption Char"/>
    <w:basedOn w:val="DefaultParagraphFont"/>
    <w:link w:val="Caption"/>
    <w:uiPriority w:val="35"/>
    <w:rsid w:val="007E0DD7"/>
    <w:rPr>
      <w:rFonts w:ascii="Tahoma" w:hAnsi="Tahoma" w:cs="Arial"/>
      <w:b/>
      <w:bCs/>
      <w:sz w:val="24"/>
      <w:szCs w:val="24"/>
    </w:rPr>
  </w:style>
  <w:style w:type="paragraph" w:customStyle="1" w:styleId="Codeintext">
    <w:name w:val="Code in text"/>
    <w:basedOn w:val="BodyText"/>
    <w:autoRedefine/>
    <w:rsid w:val="002A028E"/>
    <w:pPr>
      <w:spacing w:before="0" w:after="0"/>
      <w:ind w:left="720"/>
      <w:contextualSpacing/>
    </w:pPr>
    <w:rPr>
      <w:rFonts w:ascii="Courier New" w:hAnsi="Courier New" w:cs="Courier New"/>
      <w:noProof/>
      <w:kern w:val="0"/>
      <w:sz w:val="20"/>
    </w:rPr>
  </w:style>
  <w:style w:type="character" w:customStyle="1" w:styleId="Heading2Char">
    <w:name w:val="Heading 2 Char"/>
    <w:aliases w:val="2 Char,h2 Char,H2 Char,Heading 2 Hidden Char,H2-Heading 2 Char,Header 2 Char,l2 Char,Header2 Char,22 Char,heading2 Char,list2 Char,A Char,A.B.C. Char,list 2 Char,Heading2 Char,Heading Indent No L2 Char"/>
    <w:basedOn w:val="DefaultParagraphFont"/>
    <w:link w:val="Heading2"/>
    <w:rsid w:val="00043937"/>
    <w:rPr>
      <w:rFonts w:ascii="Tahoma" w:hAnsi="Tahoma"/>
      <w:b/>
      <w:kern w:val="28"/>
      <w:sz w:val="24"/>
    </w:rPr>
  </w:style>
  <w:style w:type="paragraph" w:customStyle="1" w:styleId="Default">
    <w:name w:val="Default"/>
    <w:qFormat/>
    <w:rsid w:val="00185124"/>
    <w:pPr>
      <w:autoSpaceDE w:val="0"/>
      <w:autoSpaceDN w:val="0"/>
      <w:adjustRightInd w:val="0"/>
    </w:pPr>
    <w:rPr>
      <w:rFonts w:eastAsiaTheme="minorHAnsi"/>
      <w:color w:val="000000"/>
      <w:sz w:val="24"/>
      <w:szCs w:val="24"/>
    </w:rPr>
  </w:style>
  <w:style w:type="paragraph" w:customStyle="1" w:styleId="TableText">
    <w:name w:val="Table_Text"/>
    <w:basedOn w:val="Normal"/>
    <w:rsid w:val="00185124"/>
    <w:pPr>
      <w:tabs>
        <w:tab w:val="left" w:pos="284"/>
        <w:tab w:val="left" w:pos="567"/>
        <w:tab w:val="left" w:pos="720"/>
        <w:tab w:val="left" w:pos="851"/>
        <w:tab w:val="left" w:pos="1134"/>
        <w:tab w:val="left" w:pos="1418"/>
        <w:tab w:val="left" w:pos="1701"/>
        <w:tab w:val="left" w:pos="1985"/>
        <w:tab w:val="left" w:pos="2160"/>
        <w:tab w:val="left" w:pos="2268"/>
        <w:tab w:val="left" w:pos="2552"/>
        <w:tab w:val="left" w:pos="2835"/>
        <w:tab w:val="left" w:pos="2880"/>
        <w:tab w:val="left" w:pos="3119"/>
        <w:tab w:val="left" w:pos="3402"/>
        <w:tab w:val="left" w:pos="3686"/>
        <w:tab w:val="left" w:pos="3969"/>
      </w:tabs>
      <w:spacing w:before="40" w:after="40"/>
    </w:pPr>
    <w:rPr>
      <w:kern w:val="0"/>
      <w:sz w:val="22"/>
      <w:szCs w:val="24"/>
    </w:rPr>
  </w:style>
  <w:style w:type="paragraph" w:customStyle="1" w:styleId="TableHead">
    <w:name w:val="Table_Head"/>
    <w:basedOn w:val="TableText"/>
    <w:rsid w:val="00185124"/>
    <w:pPr>
      <w:spacing w:before="80" w:after="80"/>
      <w:jc w:val="center"/>
    </w:pPr>
    <w:rPr>
      <w:b/>
    </w:rPr>
  </w:style>
  <w:style w:type="character" w:customStyle="1" w:styleId="apple-converted-space">
    <w:name w:val="apple-converted-space"/>
    <w:basedOn w:val="DefaultParagraphFont"/>
    <w:rsid w:val="00A762BF"/>
  </w:style>
  <w:style w:type="paragraph" w:customStyle="1" w:styleId="References">
    <w:name w:val="References"/>
    <w:basedOn w:val="BodyText"/>
    <w:rsid w:val="00A762BF"/>
    <w:pPr>
      <w:tabs>
        <w:tab w:val="num" w:pos="720"/>
      </w:tabs>
      <w:spacing w:before="80" w:after="80"/>
      <w:ind w:left="720" w:hanging="720"/>
    </w:pPr>
    <w:rPr>
      <w:szCs w:val="24"/>
    </w:rPr>
  </w:style>
  <w:style w:type="paragraph" w:customStyle="1" w:styleId="Paragraph">
    <w:name w:val="Paragraph"/>
    <w:basedOn w:val="Normal"/>
    <w:link w:val="ParagraphChar"/>
    <w:rsid w:val="00A762BF"/>
    <w:rPr>
      <w:kern w:val="0"/>
      <w:sz w:val="20"/>
      <w:szCs w:val="24"/>
    </w:rPr>
  </w:style>
  <w:style w:type="character" w:customStyle="1" w:styleId="ParagraphChar">
    <w:name w:val="Paragraph Char"/>
    <w:basedOn w:val="DefaultParagraphFont"/>
    <w:link w:val="Paragraph"/>
    <w:rsid w:val="00A762BF"/>
    <w:rPr>
      <w:rFonts w:ascii="Tahoma" w:hAnsi="Tahoma"/>
      <w:szCs w:val="24"/>
    </w:rPr>
  </w:style>
  <w:style w:type="character" w:customStyle="1" w:styleId="Heading4Char">
    <w:name w:val="Heading 4 Char"/>
    <w:aliases w:val="Heading 4 Char1 Char,Heading 4 Char Char Char,Heading 4 Char3 Char Char Char,Heading 4 Char2 Char Char Char Char,Heading 4 Char Char1 Char Char Char Char,Heading 4 Char1 Char Char Char Char Char Char,h4 Char,H4 Char,4 Char,4heading Char"/>
    <w:basedOn w:val="DefaultParagraphFont"/>
    <w:link w:val="Heading4"/>
    <w:rsid w:val="00A762BF"/>
    <w:rPr>
      <w:rFonts w:ascii="Tahoma" w:hAnsi="Tahoma"/>
      <w:b/>
      <w:kern w:val="28"/>
      <w:sz w:val="24"/>
    </w:rPr>
  </w:style>
  <w:style w:type="character" w:customStyle="1" w:styleId="Heading5Char">
    <w:name w:val="Heading 5 Char"/>
    <w:aliases w:val="h5 Char,H5 Char,IS41 Heading 5 Char,Heading5 Char,5 Char,H5-Heading 5 Char,l5 Char,heading5 Char"/>
    <w:basedOn w:val="DefaultParagraphFont"/>
    <w:link w:val="Heading5"/>
    <w:rsid w:val="00A762BF"/>
    <w:rPr>
      <w:rFonts w:ascii="Tahoma" w:hAnsi="Tahoma"/>
      <w:b/>
      <w:kern w:val="28"/>
      <w:sz w:val="24"/>
    </w:rPr>
  </w:style>
  <w:style w:type="character" w:customStyle="1" w:styleId="Heading6Char">
    <w:name w:val="Heading 6 Char"/>
    <w:aliases w:val="h6 Char,H6 Char,figure Char"/>
    <w:basedOn w:val="DefaultParagraphFont"/>
    <w:link w:val="Heading6"/>
    <w:rsid w:val="00A762BF"/>
    <w:rPr>
      <w:rFonts w:ascii="Tahoma" w:hAnsi="Tahoma"/>
      <w:kern w:val="28"/>
      <w:sz w:val="24"/>
      <w:u w:val="single"/>
    </w:rPr>
  </w:style>
  <w:style w:type="character" w:customStyle="1" w:styleId="Heading7Char">
    <w:name w:val="Heading 7 Char"/>
    <w:aliases w:val="st Char,SDL title Char,h7 Char,H7 Char,8 Char,table Char"/>
    <w:basedOn w:val="DefaultParagraphFont"/>
    <w:link w:val="Heading7"/>
    <w:rsid w:val="00A762BF"/>
    <w:rPr>
      <w:rFonts w:ascii="Tahoma" w:hAnsi="Tahoma"/>
      <w:i/>
      <w:kern w:val="28"/>
      <w:sz w:val="24"/>
    </w:rPr>
  </w:style>
  <w:style w:type="character" w:customStyle="1" w:styleId="Heading8Char">
    <w:name w:val="Heading 8 Char"/>
    <w:aliases w:val="ft Char,figure title Char,TH Char,Annex Char,acronym Char"/>
    <w:basedOn w:val="DefaultParagraphFont"/>
    <w:link w:val="Heading8"/>
    <w:rsid w:val="00A762BF"/>
    <w:rPr>
      <w:rFonts w:ascii="Tahoma" w:hAnsi="Tahoma"/>
      <w:i/>
      <w:kern w:val="28"/>
      <w:sz w:val="24"/>
    </w:rPr>
  </w:style>
  <w:style w:type="character" w:customStyle="1" w:styleId="Heading9Char">
    <w:name w:val="Heading 9 Char"/>
    <w:aliases w:val="tt Char,table title Char,HF Char,FH Char,appendix Char"/>
    <w:basedOn w:val="DefaultParagraphFont"/>
    <w:link w:val="Heading9"/>
    <w:rsid w:val="00A762BF"/>
    <w:rPr>
      <w:rFonts w:ascii="Tahoma" w:hAnsi="Tahoma"/>
      <w:i/>
      <w:kern w:val="28"/>
      <w:sz w:val="24"/>
    </w:rPr>
  </w:style>
  <w:style w:type="character" w:customStyle="1" w:styleId="BalloonTextChar1">
    <w:name w:val="Balloon Text Char1"/>
    <w:basedOn w:val="DefaultParagraphFont"/>
    <w:link w:val="BalloonText"/>
    <w:uiPriority w:val="99"/>
    <w:semiHidden/>
    <w:rsid w:val="00A762BF"/>
    <w:rPr>
      <w:rFonts w:ascii="Tahoma" w:hAnsi="Tahoma" w:cs="Tahoma"/>
      <w:kern w:val="28"/>
      <w:sz w:val="16"/>
      <w:szCs w:val="16"/>
    </w:rPr>
  </w:style>
  <w:style w:type="character" w:customStyle="1" w:styleId="BalloonTextChar">
    <w:name w:val="Balloon Text Char"/>
    <w:basedOn w:val="DefaultParagraphFont"/>
    <w:uiPriority w:val="99"/>
    <w:semiHidden/>
    <w:rsid w:val="00A762BF"/>
    <w:rPr>
      <w:rFonts w:ascii="Lucida Grande" w:hAnsi="Lucida Grande"/>
      <w:sz w:val="18"/>
      <w:szCs w:val="18"/>
    </w:rPr>
  </w:style>
  <w:style w:type="character" w:customStyle="1" w:styleId="BalloonTextChar7">
    <w:name w:val="Balloon Text Char7"/>
    <w:basedOn w:val="DefaultParagraphFont"/>
    <w:uiPriority w:val="99"/>
    <w:semiHidden/>
    <w:rsid w:val="00A762BF"/>
    <w:rPr>
      <w:rFonts w:ascii="Lucida Grande" w:hAnsi="Lucida Grande"/>
      <w:sz w:val="18"/>
      <w:szCs w:val="18"/>
    </w:rPr>
  </w:style>
  <w:style w:type="character" w:customStyle="1" w:styleId="BalloonTextChar6">
    <w:name w:val="Balloon Text Char6"/>
    <w:basedOn w:val="DefaultParagraphFont"/>
    <w:uiPriority w:val="99"/>
    <w:semiHidden/>
    <w:rsid w:val="00A762BF"/>
    <w:rPr>
      <w:rFonts w:ascii="Lucida Grande" w:hAnsi="Lucida Grande"/>
      <w:sz w:val="18"/>
      <w:szCs w:val="18"/>
    </w:rPr>
  </w:style>
  <w:style w:type="character" w:customStyle="1" w:styleId="BalloonTextChar5">
    <w:name w:val="Balloon Text Char5"/>
    <w:basedOn w:val="DefaultParagraphFont"/>
    <w:uiPriority w:val="99"/>
    <w:semiHidden/>
    <w:rsid w:val="00A762BF"/>
    <w:rPr>
      <w:rFonts w:ascii="Lucida Grande" w:hAnsi="Lucida Grande"/>
      <w:sz w:val="18"/>
      <w:szCs w:val="18"/>
    </w:rPr>
  </w:style>
  <w:style w:type="paragraph" w:styleId="BodyText2">
    <w:name w:val="Body Text 2"/>
    <w:basedOn w:val="Normal"/>
    <w:link w:val="BodyText2Char"/>
    <w:rsid w:val="00A762BF"/>
    <w:rPr>
      <w:color w:val="FF0000"/>
      <w:szCs w:val="24"/>
    </w:rPr>
  </w:style>
  <w:style w:type="character" w:customStyle="1" w:styleId="BodyText2Char">
    <w:name w:val="Body Text 2 Char"/>
    <w:basedOn w:val="DefaultParagraphFont"/>
    <w:link w:val="BodyText2"/>
    <w:rsid w:val="00A762BF"/>
    <w:rPr>
      <w:rFonts w:ascii="Tahoma" w:hAnsi="Tahoma"/>
      <w:color w:val="FF0000"/>
      <w:kern w:val="28"/>
      <w:sz w:val="24"/>
      <w:szCs w:val="24"/>
    </w:rPr>
  </w:style>
  <w:style w:type="paragraph" w:styleId="ListBullet2">
    <w:name w:val="List Bullet 2"/>
    <w:basedOn w:val="Normal"/>
    <w:rsid w:val="00A762BF"/>
    <w:pPr>
      <w:keepLines/>
      <w:tabs>
        <w:tab w:val="num" w:pos="720"/>
      </w:tabs>
      <w:ind w:left="720" w:hanging="360"/>
    </w:pPr>
    <w:rPr>
      <w:szCs w:val="24"/>
    </w:rPr>
  </w:style>
  <w:style w:type="paragraph" w:styleId="List2">
    <w:name w:val="List 2"/>
    <w:basedOn w:val="Normal"/>
    <w:rsid w:val="00A762BF"/>
    <w:pPr>
      <w:ind w:left="720" w:hanging="360"/>
    </w:pPr>
    <w:rPr>
      <w:szCs w:val="24"/>
    </w:rPr>
  </w:style>
  <w:style w:type="paragraph" w:customStyle="1" w:styleId="NoteWithinBody">
    <w:name w:val="Note Within Body"/>
    <w:basedOn w:val="Normal"/>
    <w:rsid w:val="00A762BF"/>
    <w:pPr>
      <w:ind w:left="2880" w:right="360" w:hanging="2160"/>
    </w:pPr>
    <w:rPr>
      <w:i/>
      <w:szCs w:val="24"/>
    </w:rPr>
  </w:style>
  <w:style w:type="paragraph" w:customStyle="1" w:styleId="List2x">
    <w:name w:val="List 2x"/>
    <w:basedOn w:val="List2"/>
    <w:uiPriority w:val="99"/>
    <w:rsid w:val="00A762BF"/>
    <w:pPr>
      <w:ind w:left="3240" w:hanging="2880"/>
    </w:pPr>
  </w:style>
  <w:style w:type="paragraph" w:styleId="List">
    <w:name w:val="List"/>
    <w:basedOn w:val="Normal"/>
    <w:rsid w:val="00A762BF"/>
    <w:pPr>
      <w:ind w:left="360" w:hanging="360"/>
    </w:pPr>
    <w:rPr>
      <w:szCs w:val="24"/>
    </w:rPr>
  </w:style>
  <w:style w:type="paragraph" w:styleId="ListNumber3">
    <w:name w:val="List Number 3"/>
    <w:basedOn w:val="Normal"/>
    <w:rsid w:val="00A762BF"/>
    <w:pPr>
      <w:ind w:left="1080" w:hanging="360"/>
    </w:pPr>
    <w:rPr>
      <w:szCs w:val="24"/>
    </w:rPr>
  </w:style>
  <w:style w:type="paragraph" w:styleId="ListBullet3">
    <w:name w:val="List Bullet 3"/>
    <w:basedOn w:val="Normal"/>
    <w:rsid w:val="00A762BF"/>
    <w:pPr>
      <w:ind w:left="1080" w:hanging="360"/>
    </w:pPr>
    <w:rPr>
      <w:szCs w:val="24"/>
    </w:rPr>
  </w:style>
  <w:style w:type="paragraph" w:styleId="BodyTextIndent2">
    <w:name w:val="Body Text Indent 2"/>
    <w:basedOn w:val="Normal"/>
    <w:link w:val="BodyTextIndent2Char"/>
    <w:rsid w:val="00A762BF"/>
    <w:pPr>
      <w:ind w:left="5760"/>
    </w:pPr>
    <w:rPr>
      <w:sz w:val="20"/>
      <w:szCs w:val="24"/>
    </w:rPr>
  </w:style>
  <w:style w:type="character" w:customStyle="1" w:styleId="BodyTextIndent2Char">
    <w:name w:val="Body Text Indent 2 Char"/>
    <w:basedOn w:val="DefaultParagraphFont"/>
    <w:link w:val="BodyTextIndent2"/>
    <w:rsid w:val="00A762BF"/>
    <w:rPr>
      <w:rFonts w:ascii="Tahoma" w:hAnsi="Tahoma"/>
      <w:kern w:val="28"/>
      <w:szCs w:val="24"/>
    </w:rPr>
  </w:style>
  <w:style w:type="character" w:customStyle="1" w:styleId="CommentSubjectChar">
    <w:name w:val="Comment Subject Char"/>
    <w:basedOn w:val="CommentTextChar"/>
    <w:link w:val="CommentSubject"/>
    <w:qFormat/>
    <w:rsid w:val="00A762BF"/>
    <w:rPr>
      <w:rFonts w:ascii="Tahoma" w:hAnsi="Tahoma"/>
      <w:b/>
      <w:bCs/>
      <w:kern w:val="28"/>
    </w:rPr>
  </w:style>
  <w:style w:type="paragraph" w:customStyle="1" w:styleId="FigureHeading">
    <w:name w:val="Figure Heading"/>
    <w:basedOn w:val="Normal"/>
    <w:rsid w:val="00A762BF"/>
    <w:rPr>
      <w:b/>
      <w:bCs/>
      <w:kern w:val="0"/>
      <w:sz w:val="22"/>
      <w:szCs w:val="24"/>
      <w:lang w:val="fr-FR"/>
    </w:rPr>
  </w:style>
  <w:style w:type="character" w:customStyle="1" w:styleId="a3">
    <w:name w:val="a3"/>
    <w:basedOn w:val="DefaultParagraphFont"/>
    <w:rsid w:val="00A762BF"/>
  </w:style>
  <w:style w:type="paragraph" w:customStyle="1" w:styleId="WW-BodyText2">
    <w:name w:val="WW-Body Text 2"/>
    <w:basedOn w:val="Normal"/>
    <w:next w:val="Normal"/>
    <w:rsid w:val="00A762BF"/>
    <w:pPr>
      <w:autoSpaceDE w:val="0"/>
      <w:autoSpaceDN w:val="0"/>
      <w:adjustRightInd w:val="0"/>
      <w:spacing w:after="240"/>
    </w:pPr>
    <w:rPr>
      <w:kern w:val="0"/>
      <w:szCs w:val="24"/>
    </w:rPr>
  </w:style>
  <w:style w:type="character" w:customStyle="1" w:styleId="grey">
    <w:name w:val="grey"/>
    <w:basedOn w:val="DefaultParagraphFont"/>
    <w:rsid w:val="00A762BF"/>
  </w:style>
  <w:style w:type="character" w:customStyle="1" w:styleId="break">
    <w:name w:val="break"/>
    <w:basedOn w:val="DefaultParagraphFont"/>
    <w:rsid w:val="00A762BF"/>
  </w:style>
  <w:style w:type="paragraph" w:customStyle="1" w:styleId="MediumList1-Accent41">
    <w:name w:val="Medium List 1 - Accent 41"/>
    <w:hidden/>
    <w:uiPriority w:val="99"/>
    <w:semiHidden/>
    <w:rsid w:val="00A762BF"/>
    <w:rPr>
      <w:kern w:val="28"/>
      <w:sz w:val="24"/>
      <w:szCs w:val="24"/>
    </w:rPr>
  </w:style>
  <w:style w:type="paragraph" w:customStyle="1" w:styleId="MediumList2-Accent41">
    <w:name w:val="Medium List 2 - Accent 41"/>
    <w:basedOn w:val="Normal"/>
    <w:uiPriority w:val="34"/>
    <w:qFormat/>
    <w:rsid w:val="00A762BF"/>
    <w:pPr>
      <w:ind w:left="720"/>
    </w:pPr>
    <w:rPr>
      <w:rFonts w:eastAsia="Batang"/>
      <w:kern w:val="0"/>
      <w:szCs w:val="24"/>
      <w:lang w:eastAsia="ko-KR"/>
    </w:rPr>
  </w:style>
  <w:style w:type="paragraph" w:styleId="EndnoteText">
    <w:name w:val="endnote text"/>
    <w:basedOn w:val="Normal"/>
    <w:link w:val="EndnoteTextChar"/>
    <w:uiPriority w:val="99"/>
    <w:rsid w:val="00A762BF"/>
    <w:rPr>
      <w:sz w:val="20"/>
      <w:szCs w:val="24"/>
    </w:rPr>
  </w:style>
  <w:style w:type="character" w:customStyle="1" w:styleId="EndnoteTextChar">
    <w:name w:val="Endnote Text Char"/>
    <w:basedOn w:val="DefaultParagraphFont"/>
    <w:link w:val="EndnoteText"/>
    <w:uiPriority w:val="99"/>
    <w:rsid w:val="00A762BF"/>
    <w:rPr>
      <w:rFonts w:ascii="Tahoma" w:hAnsi="Tahoma"/>
      <w:kern w:val="28"/>
      <w:szCs w:val="24"/>
    </w:rPr>
  </w:style>
  <w:style w:type="character" w:styleId="EndnoteReference">
    <w:name w:val="endnote reference"/>
    <w:basedOn w:val="DefaultParagraphFont"/>
    <w:rsid w:val="00A762BF"/>
    <w:rPr>
      <w:vertAlign w:val="superscript"/>
    </w:rPr>
  </w:style>
  <w:style w:type="character" w:customStyle="1" w:styleId="EmailStyle981">
    <w:name w:val="EmailStyle981"/>
    <w:basedOn w:val="DefaultParagraphFont"/>
    <w:semiHidden/>
    <w:rsid w:val="00A762BF"/>
    <w:rPr>
      <w:rFonts w:ascii="Arial" w:hAnsi="Arial" w:cs="Arial"/>
      <w:color w:val="000080"/>
      <w:sz w:val="20"/>
      <w:szCs w:val="20"/>
    </w:rPr>
  </w:style>
  <w:style w:type="character" w:styleId="Strong">
    <w:name w:val="Strong"/>
    <w:basedOn w:val="DefaultParagraphFont"/>
    <w:uiPriority w:val="22"/>
    <w:qFormat/>
    <w:rsid w:val="00A762BF"/>
    <w:rPr>
      <w:b/>
      <w:bCs/>
    </w:rPr>
  </w:style>
  <w:style w:type="character" w:customStyle="1" w:styleId="BalloonTextChar4">
    <w:name w:val="Balloon Text Char4"/>
    <w:basedOn w:val="DefaultParagraphFont"/>
    <w:uiPriority w:val="99"/>
    <w:semiHidden/>
    <w:rsid w:val="00A762BF"/>
    <w:rPr>
      <w:rFonts w:ascii="Lucida Grande" w:hAnsi="Lucida Grande"/>
      <w:sz w:val="18"/>
      <w:szCs w:val="18"/>
    </w:rPr>
  </w:style>
  <w:style w:type="character" w:customStyle="1" w:styleId="BalloonTextChar3">
    <w:name w:val="Balloon Text Char3"/>
    <w:basedOn w:val="DefaultParagraphFont"/>
    <w:uiPriority w:val="99"/>
    <w:semiHidden/>
    <w:rsid w:val="00A762BF"/>
    <w:rPr>
      <w:rFonts w:ascii="Lucida Grande" w:hAnsi="Lucida Grande"/>
      <w:sz w:val="18"/>
      <w:szCs w:val="18"/>
    </w:rPr>
  </w:style>
  <w:style w:type="character" w:customStyle="1" w:styleId="BalloonTextChar2">
    <w:name w:val="Balloon Text Char2"/>
    <w:basedOn w:val="DefaultParagraphFont"/>
    <w:uiPriority w:val="99"/>
    <w:semiHidden/>
    <w:rsid w:val="00A762BF"/>
    <w:rPr>
      <w:rFonts w:ascii="Lucida Grande" w:hAnsi="Lucida Grande"/>
      <w:sz w:val="18"/>
      <w:szCs w:val="18"/>
    </w:rPr>
  </w:style>
  <w:style w:type="character" w:customStyle="1" w:styleId="EmailStyle1051">
    <w:name w:val="EmailStyle1051"/>
    <w:basedOn w:val="DefaultParagraphFont"/>
    <w:semiHidden/>
    <w:rsid w:val="00A762BF"/>
    <w:rPr>
      <w:rFonts w:ascii="Arial" w:hAnsi="Arial" w:cs="Arial"/>
      <w:color w:val="000080"/>
      <w:sz w:val="20"/>
      <w:szCs w:val="20"/>
    </w:rPr>
  </w:style>
  <w:style w:type="character" w:customStyle="1" w:styleId="HeaderChar">
    <w:name w:val="Header Char"/>
    <w:basedOn w:val="DefaultParagraphFont"/>
    <w:link w:val="Header"/>
    <w:uiPriority w:val="99"/>
    <w:rsid w:val="00A762BF"/>
    <w:rPr>
      <w:rFonts w:ascii="Tahoma" w:hAnsi="Tahoma"/>
      <w:kern w:val="28"/>
      <w:sz w:val="24"/>
    </w:rPr>
  </w:style>
  <w:style w:type="character" w:customStyle="1" w:styleId="DocumentMapChar">
    <w:name w:val="Document Map Char"/>
    <w:basedOn w:val="DefaultParagraphFont"/>
    <w:link w:val="DocumentMap"/>
    <w:semiHidden/>
    <w:rsid w:val="00A762BF"/>
    <w:rPr>
      <w:rFonts w:ascii="Tahoma" w:hAnsi="Tahoma"/>
      <w:kern w:val="28"/>
      <w:sz w:val="24"/>
      <w:shd w:val="clear" w:color="auto" w:fill="000080"/>
    </w:rPr>
  </w:style>
  <w:style w:type="paragraph" w:styleId="NoSpacing">
    <w:name w:val="No Spacing"/>
    <w:uiPriority w:val="1"/>
    <w:qFormat/>
    <w:rsid w:val="00A762BF"/>
    <w:rPr>
      <w:kern w:val="28"/>
      <w:sz w:val="24"/>
      <w:szCs w:val="24"/>
    </w:rPr>
  </w:style>
  <w:style w:type="paragraph" w:styleId="Subtitle">
    <w:name w:val="Subtitle"/>
    <w:basedOn w:val="Normal"/>
    <w:next w:val="Normal"/>
    <w:link w:val="SubtitleChar"/>
    <w:uiPriority w:val="11"/>
    <w:qFormat/>
    <w:rsid w:val="00A762BF"/>
    <w:pPr>
      <w:framePr w:wrap="notBeside" w:vAnchor="text" w:hAnchor="text" w:y="1"/>
      <w:numPr>
        <w:ilvl w:val="1"/>
      </w:numPr>
      <w:jc w:val="center"/>
    </w:pPr>
    <w:rPr>
      <w:rFonts w:asciiTheme="majorHAnsi" w:eastAsiaTheme="majorEastAsia" w:hAnsiTheme="majorHAnsi" w:cstheme="majorBidi"/>
      <w:iCs/>
      <w:spacing w:val="15"/>
      <w:sz w:val="28"/>
      <w:szCs w:val="24"/>
    </w:rPr>
  </w:style>
  <w:style w:type="character" w:customStyle="1" w:styleId="SubtitleChar">
    <w:name w:val="Subtitle Char"/>
    <w:basedOn w:val="DefaultParagraphFont"/>
    <w:link w:val="Subtitle"/>
    <w:uiPriority w:val="11"/>
    <w:rsid w:val="00A762BF"/>
    <w:rPr>
      <w:rFonts w:asciiTheme="majorHAnsi" w:eastAsiaTheme="majorEastAsia" w:hAnsiTheme="majorHAnsi" w:cstheme="majorBidi"/>
      <w:iCs/>
      <w:spacing w:val="15"/>
      <w:kern w:val="28"/>
      <w:sz w:val="28"/>
      <w:szCs w:val="24"/>
    </w:rPr>
  </w:style>
  <w:style w:type="character" w:customStyle="1" w:styleId="TTBulletL1Char1">
    <w:name w:val="+TT Bullet L1 Char1"/>
    <w:locked/>
    <w:rsid w:val="00A762BF"/>
    <w:rPr>
      <w:rFonts w:ascii="Arial" w:hAnsi="Arial"/>
      <w:lang w:val="en-US" w:eastAsia="en-US" w:bidi="ar-SA"/>
    </w:rPr>
  </w:style>
  <w:style w:type="paragraph" w:customStyle="1" w:styleId="TTAddress">
    <w:name w:val="+TT Address"/>
    <w:rsid w:val="00A762BF"/>
    <w:pPr>
      <w:spacing w:before="60" w:after="60"/>
    </w:pPr>
    <w:rPr>
      <w:rFonts w:ascii="Arial" w:hAnsi="Arial"/>
      <w:sz w:val="24"/>
      <w:szCs w:val="24"/>
    </w:rPr>
  </w:style>
  <w:style w:type="paragraph" w:customStyle="1" w:styleId="TTTableHeading">
    <w:name w:val="+TT Table Heading"/>
    <w:rsid w:val="00A762BF"/>
    <w:pPr>
      <w:jc w:val="center"/>
    </w:pPr>
    <w:rPr>
      <w:rFonts w:ascii="Arial" w:hAnsi="Arial"/>
      <w:b/>
      <w:color w:val="000000"/>
      <w:sz w:val="24"/>
      <w:szCs w:val="24"/>
    </w:rPr>
  </w:style>
  <w:style w:type="paragraph" w:customStyle="1" w:styleId="TTBulletL2">
    <w:name w:val="+TT Bullet L2"/>
    <w:basedOn w:val="Normal"/>
    <w:rsid w:val="00A762BF"/>
    <w:pPr>
      <w:tabs>
        <w:tab w:val="num" w:pos="1440"/>
      </w:tabs>
      <w:spacing w:after="100" w:afterAutospacing="1"/>
      <w:ind w:left="1440" w:hanging="360"/>
    </w:pPr>
    <w:rPr>
      <w:rFonts w:ascii="Arial" w:hAnsi="Arial"/>
      <w:kern w:val="0"/>
      <w:sz w:val="20"/>
      <w:szCs w:val="24"/>
    </w:rPr>
  </w:style>
  <w:style w:type="paragraph" w:customStyle="1" w:styleId="Alpha">
    <w:name w:val="Alpha"/>
    <w:basedOn w:val="Heading1"/>
    <w:link w:val="AlphaChar"/>
    <w:autoRedefine/>
    <w:rsid w:val="00A762BF"/>
    <w:pPr>
      <w:numPr>
        <w:numId w:val="0"/>
      </w:numPr>
    </w:pPr>
    <w:rPr>
      <w:rFonts w:cs="Tahoma"/>
      <w:szCs w:val="24"/>
    </w:rPr>
  </w:style>
  <w:style w:type="paragraph" w:customStyle="1" w:styleId="Alpha2">
    <w:name w:val="Alpha.2"/>
    <w:basedOn w:val="Heading2"/>
    <w:link w:val="Alpha2Char"/>
    <w:rsid w:val="00A762BF"/>
    <w:pPr>
      <w:numPr>
        <w:ilvl w:val="0"/>
        <w:numId w:val="129"/>
      </w:numPr>
      <w:spacing w:after="120"/>
    </w:pPr>
    <w:rPr>
      <w:rFonts w:cs="Tahoma"/>
      <w:szCs w:val="24"/>
    </w:rPr>
  </w:style>
  <w:style w:type="character" w:customStyle="1" w:styleId="AlphaChar">
    <w:name w:val="Alpha Char"/>
    <w:basedOn w:val="Heading1Char"/>
    <w:link w:val="Alpha"/>
    <w:rsid w:val="00A762BF"/>
    <w:rPr>
      <w:rFonts w:ascii="Tahoma" w:hAnsi="Tahoma" w:cs="Tahoma"/>
      <w:b/>
      <w:kern w:val="28"/>
      <w:sz w:val="28"/>
      <w:szCs w:val="24"/>
    </w:rPr>
  </w:style>
  <w:style w:type="character" w:customStyle="1" w:styleId="Alpha2Char">
    <w:name w:val="Alpha.2 Char"/>
    <w:basedOn w:val="Heading2Char"/>
    <w:link w:val="Alpha2"/>
    <w:rsid w:val="00A762BF"/>
    <w:rPr>
      <w:rFonts w:ascii="Tahoma" w:hAnsi="Tahoma" w:cs="Tahoma"/>
      <w:b/>
      <w:kern w:val="28"/>
      <w:sz w:val="24"/>
      <w:szCs w:val="24"/>
    </w:rPr>
  </w:style>
  <w:style w:type="paragraph" w:customStyle="1" w:styleId="Appendix1">
    <w:name w:val="Appendix 1"/>
    <w:basedOn w:val="Alpha"/>
    <w:link w:val="Appendix1Char"/>
    <w:qFormat/>
    <w:rsid w:val="00A762BF"/>
    <w:pPr>
      <w:numPr>
        <w:numId w:val="128"/>
      </w:numPr>
    </w:pPr>
  </w:style>
  <w:style w:type="paragraph" w:customStyle="1" w:styleId="Appendix2">
    <w:name w:val="Appendix 2"/>
    <w:basedOn w:val="Alpha"/>
    <w:next w:val="Normal"/>
    <w:link w:val="Appendix2Char"/>
    <w:qFormat/>
    <w:rsid w:val="00A762BF"/>
    <w:pPr>
      <w:numPr>
        <w:ilvl w:val="1"/>
        <w:numId w:val="128"/>
      </w:numPr>
      <w:ind w:left="0"/>
    </w:pPr>
    <w:rPr>
      <w:sz w:val="24"/>
    </w:rPr>
  </w:style>
  <w:style w:type="character" w:customStyle="1" w:styleId="Appendix1Char">
    <w:name w:val="Appendix 1 Char"/>
    <w:basedOn w:val="AlphaChar"/>
    <w:link w:val="Appendix1"/>
    <w:rsid w:val="00A762BF"/>
    <w:rPr>
      <w:rFonts w:ascii="Tahoma" w:hAnsi="Tahoma" w:cs="Tahoma"/>
      <w:b/>
      <w:kern w:val="28"/>
      <w:sz w:val="28"/>
      <w:szCs w:val="24"/>
    </w:rPr>
  </w:style>
  <w:style w:type="paragraph" w:customStyle="1" w:styleId="Appendix3">
    <w:name w:val="Appendix 3"/>
    <w:basedOn w:val="Alpha"/>
    <w:next w:val="Normal"/>
    <w:link w:val="Appendix3Char"/>
    <w:qFormat/>
    <w:rsid w:val="00A762BF"/>
    <w:pPr>
      <w:numPr>
        <w:ilvl w:val="2"/>
        <w:numId w:val="128"/>
      </w:numPr>
      <w:ind w:left="990" w:hanging="990"/>
    </w:pPr>
    <w:rPr>
      <w:sz w:val="24"/>
    </w:rPr>
  </w:style>
  <w:style w:type="character" w:customStyle="1" w:styleId="Appendix2Char">
    <w:name w:val="Appendix 2 Char"/>
    <w:basedOn w:val="AlphaChar"/>
    <w:link w:val="Appendix2"/>
    <w:rsid w:val="00A762BF"/>
    <w:rPr>
      <w:rFonts w:ascii="Tahoma" w:hAnsi="Tahoma" w:cs="Tahoma"/>
      <w:b/>
      <w:kern w:val="28"/>
      <w:sz w:val="24"/>
      <w:szCs w:val="24"/>
    </w:rPr>
  </w:style>
  <w:style w:type="paragraph" w:customStyle="1" w:styleId="Appendix4">
    <w:name w:val="Appendix 4"/>
    <w:basedOn w:val="Alpha"/>
    <w:link w:val="Appendix4Char"/>
    <w:qFormat/>
    <w:rsid w:val="00A762BF"/>
    <w:pPr>
      <w:numPr>
        <w:ilvl w:val="3"/>
        <w:numId w:val="128"/>
      </w:numPr>
      <w:ind w:left="432" w:hanging="432"/>
    </w:pPr>
    <w:rPr>
      <w:sz w:val="24"/>
    </w:rPr>
  </w:style>
  <w:style w:type="character" w:customStyle="1" w:styleId="Appendix3Char">
    <w:name w:val="Appendix 3 Char"/>
    <w:basedOn w:val="AlphaChar"/>
    <w:link w:val="Appendix3"/>
    <w:rsid w:val="00A762BF"/>
    <w:rPr>
      <w:rFonts w:ascii="Tahoma" w:hAnsi="Tahoma" w:cs="Tahoma"/>
      <w:b/>
      <w:kern w:val="28"/>
      <w:sz w:val="24"/>
      <w:szCs w:val="24"/>
    </w:rPr>
  </w:style>
  <w:style w:type="paragraph" w:customStyle="1" w:styleId="Appendix5">
    <w:name w:val="Appendix 5"/>
    <w:basedOn w:val="Alpha"/>
    <w:link w:val="Appendix5Char"/>
    <w:qFormat/>
    <w:rsid w:val="00A762BF"/>
    <w:pPr>
      <w:numPr>
        <w:ilvl w:val="4"/>
        <w:numId w:val="128"/>
      </w:numPr>
      <w:ind w:left="1530" w:hanging="1530"/>
      <w:outlineLvl w:val="3"/>
    </w:pPr>
    <w:rPr>
      <w:sz w:val="24"/>
    </w:rPr>
  </w:style>
  <w:style w:type="character" w:customStyle="1" w:styleId="Appendix4Char">
    <w:name w:val="Appendix 4 Char"/>
    <w:basedOn w:val="AlphaChar"/>
    <w:link w:val="Appendix4"/>
    <w:rsid w:val="00A762BF"/>
    <w:rPr>
      <w:rFonts w:ascii="Tahoma" w:hAnsi="Tahoma" w:cs="Tahoma"/>
      <w:b/>
      <w:kern w:val="28"/>
      <w:sz w:val="24"/>
      <w:szCs w:val="24"/>
    </w:rPr>
  </w:style>
  <w:style w:type="character" w:customStyle="1" w:styleId="Appendix5Char">
    <w:name w:val="Appendix 5 Char"/>
    <w:basedOn w:val="AlphaChar"/>
    <w:link w:val="Appendix5"/>
    <w:rsid w:val="00A762BF"/>
    <w:rPr>
      <w:rFonts w:ascii="Tahoma" w:hAnsi="Tahoma" w:cs="Tahoma"/>
      <w:b/>
      <w:kern w:val="28"/>
      <w:sz w:val="24"/>
      <w:szCs w:val="24"/>
    </w:rPr>
  </w:style>
  <w:style w:type="character" w:customStyle="1" w:styleId="Mention1">
    <w:name w:val="Mention1"/>
    <w:basedOn w:val="DefaultParagraphFont"/>
    <w:uiPriority w:val="99"/>
    <w:semiHidden/>
    <w:unhideWhenUsed/>
    <w:rsid w:val="00A762BF"/>
    <w:rPr>
      <w:color w:val="2B579A"/>
      <w:shd w:val="clear" w:color="auto" w:fill="E6E6E6"/>
    </w:rPr>
  </w:style>
  <w:style w:type="paragraph" w:customStyle="1" w:styleId="Steps">
    <w:name w:val="Steps"/>
    <w:basedOn w:val="Normal"/>
    <w:rsid w:val="00A762BF"/>
    <w:pPr>
      <w:numPr>
        <w:numId w:val="130"/>
      </w:numPr>
      <w:spacing w:before="60"/>
    </w:pPr>
    <w:rPr>
      <w:rFonts w:ascii="Arial" w:hAnsi="Arial"/>
      <w:kern w:val="0"/>
      <w:szCs w:val="24"/>
    </w:rPr>
  </w:style>
  <w:style w:type="character" w:customStyle="1" w:styleId="UnresolvedMention2">
    <w:name w:val="Unresolved Mention2"/>
    <w:basedOn w:val="DefaultParagraphFont"/>
    <w:uiPriority w:val="99"/>
    <w:semiHidden/>
    <w:unhideWhenUsed/>
    <w:rsid w:val="00A762BF"/>
    <w:rPr>
      <w:color w:val="808080"/>
      <w:shd w:val="clear" w:color="auto" w:fill="E6E6E6"/>
    </w:rPr>
  </w:style>
  <w:style w:type="paragraph" w:customStyle="1" w:styleId="Modifiedcallflowsteps">
    <w:name w:val="Modified call flow steps"/>
    <w:basedOn w:val="Normal"/>
    <w:rsid w:val="00A762BF"/>
    <w:pPr>
      <w:spacing w:before="80" w:after="80"/>
      <w:ind w:left="720" w:hanging="720"/>
    </w:pPr>
    <w:rPr>
      <w:szCs w:val="24"/>
    </w:rPr>
  </w:style>
  <w:style w:type="character" w:customStyle="1" w:styleId="UnresolvedMention3">
    <w:name w:val="Unresolved Mention3"/>
    <w:basedOn w:val="DefaultParagraphFont"/>
    <w:uiPriority w:val="99"/>
    <w:semiHidden/>
    <w:unhideWhenUsed/>
    <w:rsid w:val="00A762BF"/>
    <w:rPr>
      <w:color w:val="605E5C"/>
      <w:shd w:val="clear" w:color="auto" w:fill="E1DFDD"/>
    </w:rPr>
  </w:style>
  <w:style w:type="character" w:customStyle="1" w:styleId="UnresolvedMention4">
    <w:name w:val="Unresolved Mention4"/>
    <w:basedOn w:val="DefaultParagraphFont"/>
    <w:uiPriority w:val="99"/>
    <w:semiHidden/>
    <w:unhideWhenUsed/>
    <w:rsid w:val="00A762BF"/>
    <w:rPr>
      <w:color w:val="605E5C"/>
      <w:shd w:val="clear" w:color="auto" w:fill="E1DFDD"/>
    </w:rPr>
  </w:style>
  <w:style w:type="character" w:customStyle="1" w:styleId="dduration">
    <w:name w:val="d_duration"/>
    <w:basedOn w:val="DefaultParagraphFont"/>
    <w:rsid w:val="00A762BF"/>
  </w:style>
  <w:style w:type="character" w:styleId="PlaceholderText">
    <w:name w:val="Placeholder Text"/>
    <w:basedOn w:val="DefaultParagraphFont"/>
    <w:uiPriority w:val="99"/>
    <w:semiHidden/>
    <w:rsid w:val="00A762BF"/>
    <w:rPr>
      <w:color w:val="808080"/>
    </w:rPr>
  </w:style>
  <w:style w:type="paragraph" w:customStyle="1" w:styleId="NENAStyle">
    <w:name w:val="NENA Style"/>
    <w:basedOn w:val="CommentText"/>
    <w:link w:val="NENAStyleChar"/>
    <w:qFormat/>
    <w:rsid w:val="00A762BF"/>
    <w:rPr>
      <w:b/>
      <w:bCs/>
    </w:rPr>
  </w:style>
  <w:style w:type="character" w:customStyle="1" w:styleId="NENAStyleChar">
    <w:name w:val="NENA Style Char"/>
    <w:basedOn w:val="CommentTextChar"/>
    <w:link w:val="NENAStyle"/>
    <w:rsid w:val="00A762BF"/>
    <w:rPr>
      <w:rFonts w:ascii="Tahoma" w:hAnsi="Tahoma"/>
      <w:b/>
      <w:bCs/>
      <w:kern w:val="28"/>
    </w:rPr>
  </w:style>
  <w:style w:type="numbering" w:styleId="111111">
    <w:name w:val="Outline List 2"/>
    <w:aliases w:val="Agenda Item"/>
    <w:basedOn w:val="NoList"/>
    <w:rsid w:val="00005937"/>
    <w:pPr>
      <w:numPr>
        <w:numId w:val="137"/>
      </w:numPr>
    </w:pPr>
  </w:style>
  <w:style w:type="paragraph" w:customStyle="1" w:styleId="NormalParagraph">
    <w:name w:val="Normal Paragraph"/>
    <w:rsid w:val="003243ED"/>
    <w:pPr>
      <w:spacing w:before="120" w:after="120"/>
      <w:jc w:val="both"/>
    </w:pPr>
    <w:rPr>
      <w:rFonts w:ascii="Arial" w:eastAsia="SimSun" w:hAnsi="Arial"/>
      <w:szCs w:val="22"/>
      <w:lang w:val="en-GB" w:eastAsia="en-GB"/>
    </w:rPr>
  </w:style>
  <w:style w:type="paragraph" w:customStyle="1" w:styleId="Appendix">
    <w:name w:val="Appendix"/>
    <w:basedOn w:val="Heading1"/>
    <w:next w:val="BodyText"/>
    <w:link w:val="AppendixChar"/>
    <w:rsid w:val="006E4E13"/>
    <w:pPr>
      <w:numPr>
        <w:numId w:val="151"/>
      </w:numPr>
      <w:ind w:left="0" w:firstLine="0"/>
    </w:pPr>
    <w:rPr>
      <w:rFonts w:cs="Tahoma"/>
      <w:szCs w:val="24"/>
    </w:rPr>
  </w:style>
  <w:style w:type="character" w:customStyle="1" w:styleId="AppendixChar">
    <w:name w:val="Appendix Char"/>
    <w:basedOn w:val="Heading1Char"/>
    <w:link w:val="Appendix"/>
    <w:rsid w:val="006E4E13"/>
    <w:rPr>
      <w:rFonts w:ascii="Tahoma" w:hAnsi="Tahoma" w:cs="Tahoma"/>
      <w:b/>
      <w:kern w:val="28"/>
      <w:sz w:val="28"/>
      <w:szCs w:val="24"/>
    </w:rPr>
  </w:style>
  <w:style w:type="character" w:customStyle="1" w:styleId="Bold">
    <w:name w:val="Bold"/>
    <w:basedOn w:val="DefaultParagraphFont"/>
    <w:uiPriority w:val="1"/>
    <w:qFormat/>
    <w:rsid w:val="00F02525"/>
    <w:rPr>
      <w:b/>
    </w:rPr>
  </w:style>
  <w:style w:type="paragraph" w:customStyle="1" w:styleId="Examples">
    <w:name w:val="Examples"/>
    <w:basedOn w:val="Normal"/>
    <w:link w:val="ExamplesChar"/>
    <w:rsid w:val="00A9477E"/>
    <w:pPr>
      <w:spacing w:before="0" w:after="0"/>
      <w:ind w:left="720"/>
      <w:contextualSpacing/>
    </w:pPr>
    <w:rPr>
      <w:rFonts w:ascii="Courier New" w:hAnsi="Courier New" w:cs="Courier New"/>
      <w:sz w:val="20"/>
    </w:rPr>
  </w:style>
  <w:style w:type="character" w:customStyle="1" w:styleId="ExamplesChar">
    <w:name w:val="Examples Char"/>
    <w:basedOn w:val="DefaultParagraphFont"/>
    <w:link w:val="Examples"/>
    <w:rsid w:val="00A9477E"/>
    <w:rPr>
      <w:rFonts w:ascii="Courier New" w:hAnsi="Courier New" w:cs="Courier New"/>
      <w:kern w:val="28"/>
    </w:rPr>
  </w:style>
  <w:style w:type="table" w:customStyle="1" w:styleId="GridTable1Light-Accent11">
    <w:name w:val="Grid Table 1 Light - Accent 11"/>
    <w:basedOn w:val="TableNormal"/>
    <w:uiPriority w:val="46"/>
    <w:locked/>
    <w:rsid w:val="00066C84"/>
    <w:rPr>
      <w:rFonts w:asciiTheme="minorHAnsi" w:eastAsiaTheme="minorHAnsi" w:hAnsiTheme="minorHAnsi" w:cstheme="minorBidi"/>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ighlight">
    <w:name w:val="Highlight"/>
    <w:uiPriority w:val="2"/>
    <w:qFormat/>
    <w:rsid w:val="006301CC"/>
    <w:rPr>
      <w:sz w:val="24"/>
      <w:bdr w:val="none" w:sz="0" w:space="0" w:color="auto"/>
      <w:shd w:val="clear" w:color="auto" w:fill="FFFF00"/>
    </w:rPr>
  </w:style>
  <w:style w:type="character" w:customStyle="1" w:styleId="Caractresdenotedebasdepage">
    <w:name w:val="Caractères de note de bas de page"/>
    <w:rsid w:val="001C6FD1"/>
    <w:rPr>
      <w:sz w:val="16"/>
      <w:vertAlign w:val="superscript"/>
    </w:rPr>
  </w:style>
  <w:style w:type="character" w:customStyle="1" w:styleId="prop">
    <w:name w:val="prop"/>
    <w:basedOn w:val="DefaultParagraphFont"/>
    <w:rsid w:val="005D55F8"/>
  </w:style>
  <w:style w:type="character" w:customStyle="1" w:styleId="LineNumbering">
    <w:name w:val="Line Numbering"/>
    <w:rsid w:val="00606906"/>
  </w:style>
  <w:style w:type="character" w:customStyle="1" w:styleId="Caractresdenumrotation">
    <w:name w:val="Caractères de numérotation"/>
    <w:rsid w:val="00606906"/>
  </w:style>
  <w:style w:type="character" w:customStyle="1" w:styleId="Puces">
    <w:name w:val="Puces"/>
    <w:rsid w:val="00606906"/>
    <w:rPr>
      <w:rFonts w:ascii="OpenSymbol" w:eastAsia="OpenSymbol" w:hAnsi="OpenSymbol" w:cs="OpenSymbol"/>
    </w:rPr>
  </w:style>
  <w:style w:type="character" w:customStyle="1" w:styleId="LineNumbering1">
    <w:name w:val="Line Numbering1"/>
    <w:rsid w:val="00606906"/>
  </w:style>
  <w:style w:type="character" w:customStyle="1" w:styleId="FootnoteCharacters">
    <w:name w:val="Footnote Characters"/>
    <w:rsid w:val="00606906"/>
    <w:rPr>
      <w:vertAlign w:val="superscript"/>
    </w:rPr>
  </w:style>
  <w:style w:type="character" w:customStyle="1" w:styleId="FootnoteCharacters1">
    <w:name w:val="Footnote Characters1"/>
    <w:rsid w:val="00606906"/>
    <w:rPr>
      <w:vertAlign w:val="superscript"/>
    </w:rPr>
  </w:style>
  <w:style w:type="character" w:customStyle="1" w:styleId="FootnoteCharacters11">
    <w:name w:val="Footnote Characters11"/>
    <w:rsid w:val="00606906"/>
    <w:rPr>
      <w:vertAlign w:val="superscript"/>
    </w:rPr>
  </w:style>
  <w:style w:type="character" w:customStyle="1" w:styleId="FootnoteCharacters111">
    <w:name w:val="Footnote Characters111"/>
    <w:rsid w:val="00606906"/>
    <w:rPr>
      <w:vertAlign w:val="superscript"/>
    </w:rPr>
  </w:style>
  <w:style w:type="character" w:customStyle="1" w:styleId="Caractresdenotedefin">
    <w:name w:val="Caractères de note de fin"/>
    <w:rsid w:val="00606906"/>
  </w:style>
  <w:style w:type="character" w:customStyle="1" w:styleId="EndnoteCharacters">
    <w:name w:val="Endnote Characters"/>
    <w:rsid w:val="00606906"/>
    <w:rPr>
      <w:vertAlign w:val="superscript"/>
    </w:rPr>
  </w:style>
  <w:style w:type="character" w:customStyle="1" w:styleId="EndnoteCharacters1">
    <w:name w:val="Endnote Characters1"/>
    <w:rsid w:val="00606906"/>
    <w:rPr>
      <w:vertAlign w:val="superscript"/>
    </w:rPr>
  </w:style>
  <w:style w:type="character" w:customStyle="1" w:styleId="EndnoteCharacters11">
    <w:name w:val="Endnote Characters11"/>
    <w:rsid w:val="00606906"/>
    <w:rPr>
      <w:vertAlign w:val="superscript"/>
    </w:rPr>
  </w:style>
  <w:style w:type="character" w:customStyle="1" w:styleId="EndnoteCharacters111">
    <w:name w:val="Endnote Characters111"/>
    <w:rsid w:val="00606906"/>
    <w:rPr>
      <w:vertAlign w:val="superscript"/>
    </w:rPr>
  </w:style>
  <w:style w:type="character" w:customStyle="1" w:styleId="LineNumbering2">
    <w:name w:val="Line Numbering2"/>
    <w:rsid w:val="00606906"/>
  </w:style>
  <w:style w:type="character" w:customStyle="1" w:styleId="LineNumbering3">
    <w:name w:val="Line Numbering3"/>
    <w:rsid w:val="00606906"/>
  </w:style>
  <w:style w:type="character" w:customStyle="1" w:styleId="InternetLink">
    <w:name w:val="Internet Link"/>
    <w:rsid w:val="00606906"/>
    <w:rPr>
      <w:color w:val="000080"/>
      <w:u w:val="single"/>
    </w:rPr>
  </w:style>
  <w:style w:type="character" w:customStyle="1" w:styleId="InternetLink1">
    <w:name w:val="Internet Link1"/>
    <w:rsid w:val="00606906"/>
    <w:rPr>
      <w:color w:val="000080"/>
      <w:u w:val="single"/>
    </w:rPr>
  </w:style>
  <w:style w:type="character" w:customStyle="1" w:styleId="LineNumbering4">
    <w:name w:val="Line Numbering4"/>
    <w:rsid w:val="00606906"/>
  </w:style>
  <w:style w:type="paragraph" w:customStyle="1" w:styleId="Titre">
    <w:name w:val="Titre"/>
    <w:basedOn w:val="Normal"/>
    <w:next w:val="BodyText"/>
    <w:rsid w:val="00606906"/>
    <w:pPr>
      <w:keepNext/>
      <w:suppressAutoHyphens/>
      <w:spacing w:before="240"/>
    </w:pPr>
    <w:rPr>
      <w:rFonts w:ascii="Liberation Sans" w:eastAsia="Microsoft YaHei" w:hAnsi="Liberation Sans" w:cs="Lucida Sans"/>
      <w:kern w:val="2"/>
      <w:sz w:val="28"/>
      <w:szCs w:val="28"/>
      <w:lang w:val="fr-CA" w:eastAsia="zh-CN" w:bidi="hi-IN"/>
    </w:rPr>
  </w:style>
  <w:style w:type="paragraph" w:customStyle="1" w:styleId="Index">
    <w:name w:val="Index"/>
    <w:basedOn w:val="Normal"/>
    <w:qFormat/>
    <w:rsid w:val="00606906"/>
    <w:pPr>
      <w:suppressLineNumbers/>
      <w:suppressAutoHyphens/>
      <w:spacing w:before="0" w:after="0"/>
    </w:pPr>
    <w:rPr>
      <w:rFonts w:ascii="Liberation Serif" w:eastAsia="NSimSun" w:hAnsi="Liberation Serif" w:cs="Lucida Sans"/>
      <w:kern w:val="2"/>
      <w:szCs w:val="24"/>
      <w:lang w:val="fr-CA" w:eastAsia="zh-CN" w:bidi="hi-IN"/>
    </w:rPr>
  </w:style>
  <w:style w:type="paragraph" w:customStyle="1" w:styleId="Titreuser">
    <w:name w:val="Titre (user)"/>
    <w:basedOn w:val="Normal"/>
    <w:next w:val="BodyText"/>
    <w:rsid w:val="00606906"/>
    <w:pPr>
      <w:keepNext/>
      <w:suppressAutoHyphens/>
      <w:spacing w:before="240"/>
    </w:pPr>
    <w:rPr>
      <w:rFonts w:ascii="Liberation Sans" w:eastAsia="Microsoft YaHei" w:hAnsi="Liberation Sans" w:cs="Lucida Sans"/>
      <w:kern w:val="2"/>
      <w:sz w:val="28"/>
      <w:szCs w:val="28"/>
      <w:lang w:val="fr-CA" w:eastAsia="zh-CN" w:bidi="hi-IN"/>
    </w:rPr>
  </w:style>
  <w:style w:type="paragraph" w:customStyle="1" w:styleId="Contenudetableauuser">
    <w:name w:val="Contenu de tableau (user)"/>
    <w:basedOn w:val="Normal"/>
    <w:rsid w:val="00606906"/>
    <w:pPr>
      <w:widowControl w:val="0"/>
      <w:suppressLineNumbers/>
      <w:suppressAutoHyphens/>
      <w:spacing w:before="0" w:after="0"/>
    </w:pPr>
    <w:rPr>
      <w:rFonts w:ascii="Liberation Serif" w:eastAsia="NSimSun" w:hAnsi="Liberation Serif" w:cs="Lucida Sans"/>
      <w:kern w:val="2"/>
      <w:szCs w:val="24"/>
      <w:lang w:val="fr-CA" w:eastAsia="zh-CN" w:bidi="hi-IN"/>
    </w:rPr>
  </w:style>
  <w:style w:type="paragraph" w:customStyle="1" w:styleId="Commentaireuser">
    <w:name w:val="Commentaire (user)"/>
    <w:basedOn w:val="Normal"/>
    <w:rsid w:val="00606906"/>
    <w:pPr>
      <w:suppressAutoHyphens/>
      <w:spacing w:before="0" w:after="0"/>
    </w:pPr>
    <w:rPr>
      <w:rFonts w:ascii="Liberation Serif" w:eastAsia="NSimSun" w:hAnsi="Liberation Serif" w:cs="Lucida Sans"/>
      <w:kern w:val="2"/>
      <w:sz w:val="20"/>
      <w:lang w:val="fr-CA" w:eastAsia="zh-CN" w:bidi="hi-IN"/>
    </w:rPr>
  </w:style>
  <w:style w:type="paragraph" w:customStyle="1" w:styleId="Titredetableauuser">
    <w:name w:val="Titre de tableau (user)"/>
    <w:basedOn w:val="Contenudetableauuser"/>
    <w:rsid w:val="00606906"/>
    <w:pPr>
      <w:jc w:val="center"/>
    </w:pPr>
    <w:rPr>
      <w:b/>
      <w:bCs/>
    </w:rPr>
  </w:style>
  <w:style w:type="paragraph" w:customStyle="1" w:styleId="En-tteetpieddepageuser">
    <w:name w:val="En-tête et pied de page (user)"/>
    <w:basedOn w:val="Normal"/>
    <w:rsid w:val="00606906"/>
    <w:pPr>
      <w:suppressLineNumbers/>
      <w:tabs>
        <w:tab w:val="center" w:pos="4986"/>
        <w:tab w:val="right" w:pos="9972"/>
      </w:tabs>
      <w:suppressAutoHyphens/>
      <w:spacing w:before="0" w:after="0"/>
    </w:pPr>
    <w:rPr>
      <w:rFonts w:ascii="Liberation Serif" w:eastAsia="NSimSun" w:hAnsi="Liberation Serif" w:cs="Lucida Sans"/>
      <w:kern w:val="2"/>
      <w:szCs w:val="24"/>
      <w:lang w:val="fr-CA" w:eastAsia="zh-CN" w:bidi="hi-IN"/>
    </w:rPr>
  </w:style>
  <w:style w:type="paragraph" w:customStyle="1" w:styleId="En-tteetpieddepage">
    <w:name w:val="En-tête et pied de page"/>
    <w:basedOn w:val="Normal"/>
    <w:rsid w:val="00606906"/>
    <w:pPr>
      <w:suppressAutoHyphens/>
      <w:spacing w:before="0" w:after="0"/>
    </w:pPr>
    <w:rPr>
      <w:rFonts w:ascii="Liberation Serif" w:eastAsia="NSimSun" w:hAnsi="Liberation Serif" w:cs="Lucida Sans"/>
      <w:kern w:val="2"/>
      <w:szCs w:val="24"/>
      <w:lang w:val="fr-CA" w:eastAsia="zh-CN" w:bidi="hi-IN"/>
    </w:rPr>
  </w:style>
  <w:style w:type="paragraph" w:customStyle="1" w:styleId="Titre10user">
    <w:name w:val="Titre 10 (user)"/>
    <w:basedOn w:val="Titreuser"/>
    <w:next w:val="BodyText"/>
    <w:rsid w:val="00606906"/>
    <w:pPr>
      <w:tabs>
        <w:tab w:val="left" w:pos="3600"/>
      </w:tabs>
      <w:spacing w:before="60" w:after="60"/>
      <w:ind w:left="3600" w:hanging="360"/>
      <w:outlineLvl w:val="8"/>
    </w:pPr>
    <w:rPr>
      <w:b/>
      <w:bCs/>
      <w:sz w:val="18"/>
      <w:szCs w:val="18"/>
    </w:rPr>
  </w:style>
  <w:style w:type="paragraph" w:customStyle="1" w:styleId="Texteprformatuser">
    <w:name w:val="Texte préformaté (user)"/>
    <w:basedOn w:val="Normal"/>
    <w:rsid w:val="00606906"/>
    <w:pPr>
      <w:suppressAutoHyphens/>
      <w:spacing w:before="0" w:after="0"/>
    </w:pPr>
    <w:rPr>
      <w:rFonts w:ascii="Liberation Mono" w:eastAsia="NSimSun" w:hAnsi="Liberation Mono" w:cs="Liberation Mono"/>
      <w:kern w:val="2"/>
      <w:sz w:val="20"/>
      <w:lang w:val="fr-CA" w:eastAsia="zh-CN" w:bidi="hi-IN"/>
    </w:rPr>
  </w:style>
  <w:style w:type="paragraph" w:customStyle="1" w:styleId="Contenudelisteuser">
    <w:name w:val="Contenu de liste (user)"/>
    <w:basedOn w:val="Normal"/>
    <w:rsid w:val="00606906"/>
    <w:pPr>
      <w:suppressAutoHyphens/>
      <w:spacing w:before="0" w:after="0"/>
      <w:ind w:left="567"/>
    </w:pPr>
    <w:rPr>
      <w:rFonts w:ascii="Liberation Serif" w:eastAsia="NSimSun" w:hAnsi="Liberation Serif" w:cs="Lucida Sans"/>
      <w:kern w:val="2"/>
      <w:szCs w:val="24"/>
      <w:lang w:val="fr-CA" w:eastAsia="zh-CN" w:bidi="hi-IN"/>
    </w:rPr>
  </w:style>
  <w:style w:type="paragraph" w:customStyle="1" w:styleId="Contenudetableau">
    <w:name w:val="Contenu de tableau"/>
    <w:basedOn w:val="Normal"/>
    <w:rsid w:val="00606906"/>
    <w:pPr>
      <w:widowControl w:val="0"/>
      <w:suppressLineNumbers/>
      <w:suppressAutoHyphens/>
      <w:spacing w:before="0" w:after="0"/>
    </w:pPr>
    <w:rPr>
      <w:rFonts w:ascii="Liberation Serif" w:eastAsia="NSimSun" w:hAnsi="Liberation Serif" w:cs="Lucida Sans"/>
      <w:kern w:val="2"/>
      <w:szCs w:val="24"/>
      <w:lang w:val="fr-CA" w:eastAsia="zh-CN" w:bidi="hi-IN"/>
    </w:rPr>
  </w:style>
  <w:style w:type="paragraph" w:customStyle="1" w:styleId="Titredetableau">
    <w:name w:val="Titre de tableau"/>
    <w:basedOn w:val="Contenudetableau"/>
    <w:rsid w:val="00606906"/>
    <w:pPr>
      <w:jc w:val="center"/>
    </w:pPr>
    <w:rPr>
      <w:b/>
      <w:bCs/>
    </w:rPr>
  </w:style>
  <w:style w:type="paragraph" w:customStyle="1" w:styleId="Commentaire">
    <w:name w:val="Commentaire"/>
    <w:basedOn w:val="Normal"/>
    <w:rsid w:val="00606906"/>
    <w:pPr>
      <w:suppressAutoHyphens/>
      <w:spacing w:before="56" w:after="0"/>
      <w:ind w:left="56" w:right="56"/>
    </w:pPr>
    <w:rPr>
      <w:rFonts w:ascii="Liberation Serif" w:eastAsia="NSimSun" w:hAnsi="Liberation Serif" w:cs="Lucida Sans"/>
      <w:kern w:val="2"/>
      <w:sz w:val="20"/>
      <w:lang w:val="fr-CA" w:eastAsia="zh-CN" w:bidi="hi-IN"/>
    </w:rPr>
  </w:style>
  <w:style w:type="paragraph" w:customStyle="1" w:styleId="Titre10">
    <w:name w:val="Titre 10"/>
    <w:basedOn w:val="Titre"/>
    <w:next w:val="BodyText"/>
    <w:rsid w:val="00606906"/>
    <w:pPr>
      <w:tabs>
        <w:tab w:val="num" w:pos="3600"/>
      </w:tabs>
      <w:spacing w:before="60" w:after="60"/>
      <w:ind w:left="3600" w:hanging="360"/>
      <w:outlineLvl w:val="8"/>
    </w:pPr>
    <w:rPr>
      <w:b/>
      <w:bCs/>
      <w:sz w:val="18"/>
      <w:szCs w:val="18"/>
    </w:rPr>
  </w:style>
  <w:style w:type="numbering" w:customStyle="1" w:styleId="Pasdeliste">
    <w:name w:val="Pas de liste"/>
    <w:qFormat/>
    <w:rsid w:val="00606906"/>
  </w:style>
  <w:style w:type="character" w:customStyle="1" w:styleId="CommentTextChar1">
    <w:name w:val="Comment Text Char1"/>
    <w:uiPriority w:val="99"/>
    <w:rsid w:val="00962B98"/>
    <w:rPr>
      <w:rFonts w:ascii="Tahoma" w:hAnsi="Tahoma" w:cs="Calibri"/>
      <w:color w:val="000000"/>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94488">
      <w:bodyDiv w:val="1"/>
      <w:marLeft w:val="0"/>
      <w:marRight w:val="0"/>
      <w:marTop w:val="0"/>
      <w:marBottom w:val="0"/>
      <w:divBdr>
        <w:top w:val="none" w:sz="0" w:space="0" w:color="auto"/>
        <w:left w:val="none" w:sz="0" w:space="0" w:color="auto"/>
        <w:bottom w:val="none" w:sz="0" w:space="0" w:color="auto"/>
        <w:right w:val="none" w:sz="0" w:space="0" w:color="auto"/>
      </w:divBdr>
    </w:div>
    <w:div w:id="37897804">
      <w:bodyDiv w:val="1"/>
      <w:marLeft w:val="0"/>
      <w:marRight w:val="0"/>
      <w:marTop w:val="0"/>
      <w:marBottom w:val="0"/>
      <w:divBdr>
        <w:top w:val="none" w:sz="0" w:space="0" w:color="auto"/>
        <w:left w:val="none" w:sz="0" w:space="0" w:color="auto"/>
        <w:bottom w:val="none" w:sz="0" w:space="0" w:color="auto"/>
        <w:right w:val="none" w:sz="0" w:space="0" w:color="auto"/>
      </w:divBdr>
    </w:div>
    <w:div w:id="60295728">
      <w:bodyDiv w:val="1"/>
      <w:marLeft w:val="0"/>
      <w:marRight w:val="0"/>
      <w:marTop w:val="0"/>
      <w:marBottom w:val="0"/>
      <w:divBdr>
        <w:top w:val="none" w:sz="0" w:space="0" w:color="auto"/>
        <w:left w:val="none" w:sz="0" w:space="0" w:color="auto"/>
        <w:bottom w:val="none" w:sz="0" w:space="0" w:color="auto"/>
        <w:right w:val="none" w:sz="0" w:space="0" w:color="auto"/>
      </w:divBdr>
    </w:div>
    <w:div w:id="99842005">
      <w:bodyDiv w:val="1"/>
      <w:marLeft w:val="0"/>
      <w:marRight w:val="0"/>
      <w:marTop w:val="0"/>
      <w:marBottom w:val="0"/>
      <w:divBdr>
        <w:top w:val="none" w:sz="0" w:space="0" w:color="auto"/>
        <w:left w:val="none" w:sz="0" w:space="0" w:color="auto"/>
        <w:bottom w:val="none" w:sz="0" w:space="0" w:color="auto"/>
        <w:right w:val="none" w:sz="0" w:space="0" w:color="auto"/>
      </w:divBdr>
    </w:div>
    <w:div w:id="119495228">
      <w:bodyDiv w:val="1"/>
      <w:marLeft w:val="0"/>
      <w:marRight w:val="0"/>
      <w:marTop w:val="0"/>
      <w:marBottom w:val="0"/>
      <w:divBdr>
        <w:top w:val="none" w:sz="0" w:space="0" w:color="auto"/>
        <w:left w:val="none" w:sz="0" w:space="0" w:color="auto"/>
        <w:bottom w:val="none" w:sz="0" w:space="0" w:color="auto"/>
        <w:right w:val="none" w:sz="0" w:space="0" w:color="auto"/>
      </w:divBdr>
    </w:div>
    <w:div w:id="128058424">
      <w:bodyDiv w:val="1"/>
      <w:marLeft w:val="0"/>
      <w:marRight w:val="0"/>
      <w:marTop w:val="0"/>
      <w:marBottom w:val="0"/>
      <w:divBdr>
        <w:top w:val="none" w:sz="0" w:space="0" w:color="auto"/>
        <w:left w:val="none" w:sz="0" w:space="0" w:color="auto"/>
        <w:bottom w:val="none" w:sz="0" w:space="0" w:color="auto"/>
        <w:right w:val="none" w:sz="0" w:space="0" w:color="auto"/>
      </w:divBdr>
    </w:div>
    <w:div w:id="156696754">
      <w:bodyDiv w:val="1"/>
      <w:marLeft w:val="0"/>
      <w:marRight w:val="0"/>
      <w:marTop w:val="0"/>
      <w:marBottom w:val="0"/>
      <w:divBdr>
        <w:top w:val="none" w:sz="0" w:space="0" w:color="auto"/>
        <w:left w:val="none" w:sz="0" w:space="0" w:color="auto"/>
        <w:bottom w:val="none" w:sz="0" w:space="0" w:color="auto"/>
        <w:right w:val="none" w:sz="0" w:space="0" w:color="auto"/>
      </w:divBdr>
    </w:div>
    <w:div w:id="188691158">
      <w:bodyDiv w:val="1"/>
      <w:marLeft w:val="0"/>
      <w:marRight w:val="0"/>
      <w:marTop w:val="0"/>
      <w:marBottom w:val="0"/>
      <w:divBdr>
        <w:top w:val="none" w:sz="0" w:space="0" w:color="auto"/>
        <w:left w:val="none" w:sz="0" w:space="0" w:color="auto"/>
        <w:bottom w:val="none" w:sz="0" w:space="0" w:color="auto"/>
        <w:right w:val="none" w:sz="0" w:space="0" w:color="auto"/>
      </w:divBdr>
    </w:div>
    <w:div w:id="209852908">
      <w:bodyDiv w:val="1"/>
      <w:marLeft w:val="0"/>
      <w:marRight w:val="0"/>
      <w:marTop w:val="0"/>
      <w:marBottom w:val="0"/>
      <w:divBdr>
        <w:top w:val="none" w:sz="0" w:space="0" w:color="auto"/>
        <w:left w:val="none" w:sz="0" w:space="0" w:color="auto"/>
        <w:bottom w:val="none" w:sz="0" w:space="0" w:color="auto"/>
        <w:right w:val="none" w:sz="0" w:space="0" w:color="auto"/>
      </w:divBdr>
    </w:div>
    <w:div w:id="246307855">
      <w:bodyDiv w:val="1"/>
      <w:marLeft w:val="0"/>
      <w:marRight w:val="0"/>
      <w:marTop w:val="0"/>
      <w:marBottom w:val="0"/>
      <w:divBdr>
        <w:top w:val="none" w:sz="0" w:space="0" w:color="auto"/>
        <w:left w:val="none" w:sz="0" w:space="0" w:color="auto"/>
        <w:bottom w:val="none" w:sz="0" w:space="0" w:color="auto"/>
        <w:right w:val="none" w:sz="0" w:space="0" w:color="auto"/>
      </w:divBdr>
    </w:div>
    <w:div w:id="258412366">
      <w:bodyDiv w:val="1"/>
      <w:marLeft w:val="0"/>
      <w:marRight w:val="0"/>
      <w:marTop w:val="0"/>
      <w:marBottom w:val="0"/>
      <w:divBdr>
        <w:top w:val="none" w:sz="0" w:space="0" w:color="auto"/>
        <w:left w:val="none" w:sz="0" w:space="0" w:color="auto"/>
        <w:bottom w:val="none" w:sz="0" w:space="0" w:color="auto"/>
        <w:right w:val="none" w:sz="0" w:space="0" w:color="auto"/>
      </w:divBdr>
    </w:div>
    <w:div w:id="278150111">
      <w:bodyDiv w:val="1"/>
      <w:marLeft w:val="0"/>
      <w:marRight w:val="0"/>
      <w:marTop w:val="0"/>
      <w:marBottom w:val="0"/>
      <w:divBdr>
        <w:top w:val="none" w:sz="0" w:space="0" w:color="auto"/>
        <w:left w:val="none" w:sz="0" w:space="0" w:color="auto"/>
        <w:bottom w:val="none" w:sz="0" w:space="0" w:color="auto"/>
        <w:right w:val="none" w:sz="0" w:space="0" w:color="auto"/>
      </w:divBdr>
    </w:div>
    <w:div w:id="291905002">
      <w:bodyDiv w:val="1"/>
      <w:marLeft w:val="0"/>
      <w:marRight w:val="0"/>
      <w:marTop w:val="0"/>
      <w:marBottom w:val="0"/>
      <w:divBdr>
        <w:top w:val="none" w:sz="0" w:space="0" w:color="auto"/>
        <w:left w:val="none" w:sz="0" w:space="0" w:color="auto"/>
        <w:bottom w:val="none" w:sz="0" w:space="0" w:color="auto"/>
        <w:right w:val="none" w:sz="0" w:space="0" w:color="auto"/>
      </w:divBdr>
    </w:div>
    <w:div w:id="294677906">
      <w:bodyDiv w:val="1"/>
      <w:marLeft w:val="0"/>
      <w:marRight w:val="0"/>
      <w:marTop w:val="0"/>
      <w:marBottom w:val="0"/>
      <w:divBdr>
        <w:top w:val="none" w:sz="0" w:space="0" w:color="auto"/>
        <w:left w:val="none" w:sz="0" w:space="0" w:color="auto"/>
        <w:bottom w:val="none" w:sz="0" w:space="0" w:color="auto"/>
        <w:right w:val="none" w:sz="0" w:space="0" w:color="auto"/>
      </w:divBdr>
    </w:div>
    <w:div w:id="314604612">
      <w:bodyDiv w:val="1"/>
      <w:marLeft w:val="0"/>
      <w:marRight w:val="0"/>
      <w:marTop w:val="0"/>
      <w:marBottom w:val="0"/>
      <w:divBdr>
        <w:top w:val="none" w:sz="0" w:space="0" w:color="auto"/>
        <w:left w:val="none" w:sz="0" w:space="0" w:color="auto"/>
        <w:bottom w:val="none" w:sz="0" w:space="0" w:color="auto"/>
        <w:right w:val="none" w:sz="0" w:space="0" w:color="auto"/>
      </w:divBdr>
    </w:div>
    <w:div w:id="339504806">
      <w:bodyDiv w:val="1"/>
      <w:marLeft w:val="0"/>
      <w:marRight w:val="0"/>
      <w:marTop w:val="0"/>
      <w:marBottom w:val="0"/>
      <w:divBdr>
        <w:top w:val="none" w:sz="0" w:space="0" w:color="auto"/>
        <w:left w:val="none" w:sz="0" w:space="0" w:color="auto"/>
        <w:bottom w:val="none" w:sz="0" w:space="0" w:color="auto"/>
        <w:right w:val="none" w:sz="0" w:space="0" w:color="auto"/>
      </w:divBdr>
    </w:div>
    <w:div w:id="340620119">
      <w:bodyDiv w:val="1"/>
      <w:marLeft w:val="0"/>
      <w:marRight w:val="0"/>
      <w:marTop w:val="0"/>
      <w:marBottom w:val="0"/>
      <w:divBdr>
        <w:top w:val="none" w:sz="0" w:space="0" w:color="auto"/>
        <w:left w:val="none" w:sz="0" w:space="0" w:color="auto"/>
        <w:bottom w:val="none" w:sz="0" w:space="0" w:color="auto"/>
        <w:right w:val="none" w:sz="0" w:space="0" w:color="auto"/>
      </w:divBdr>
    </w:div>
    <w:div w:id="340662641">
      <w:bodyDiv w:val="1"/>
      <w:marLeft w:val="0"/>
      <w:marRight w:val="0"/>
      <w:marTop w:val="0"/>
      <w:marBottom w:val="0"/>
      <w:divBdr>
        <w:top w:val="none" w:sz="0" w:space="0" w:color="auto"/>
        <w:left w:val="none" w:sz="0" w:space="0" w:color="auto"/>
        <w:bottom w:val="none" w:sz="0" w:space="0" w:color="auto"/>
        <w:right w:val="none" w:sz="0" w:space="0" w:color="auto"/>
      </w:divBdr>
    </w:div>
    <w:div w:id="343360356">
      <w:bodyDiv w:val="1"/>
      <w:marLeft w:val="0"/>
      <w:marRight w:val="0"/>
      <w:marTop w:val="0"/>
      <w:marBottom w:val="0"/>
      <w:divBdr>
        <w:top w:val="none" w:sz="0" w:space="0" w:color="auto"/>
        <w:left w:val="none" w:sz="0" w:space="0" w:color="auto"/>
        <w:bottom w:val="none" w:sz="0" w:space="0" w:color="auto"/>
        <w:right w:val="none" w:sz="0" w:space="0" w:color="auto"/>
      </w:divBdr>
    </w:div>
    <w:div w:id="352153257">
      <w:bodyDiv w:val="1"/>
      <w:marLeft w:val="0"/>
      <w:marRight w:val="0"/>
      <w:marTop w:val="0"/>
      <w:marBottom w:val="0"/>
      <w:divBdr>
        <w:top w:val="none" w:sz="0" w:space="0" w:color="auto"/>
        <w:left w:val="none" w:sz="0" w:space="0" w:color="auto"/>
        <w:bottom w:val="none" w:sz="0" w:space="0" w:color="auto"/>
        <w:right w:val="none" w:sz="0" w:space="0" w:color="auto"/>
      </w:divBdr>
    </w:div>
    <w:div w:id="352809519">
      <w:bodyDiv w:val="1"/>
      <w:marLeft w:val="0"/>
      <w:marRight w:val="0"/>
      <w:marTop w:val="0"/>
      <w:marBottom w:val="0"/>
      <w:divBdr>
        <w:top w:val="none" w:sz="0" w:space="0" w:color="auto"/>
        <w:left w:val="none" w:sz="0" w:space="0" w:color="auto"/>
        <w:bottom w:val="none" w:sz="0" w:space="0" w:color="auto"/>
        <w:right w:val="none" w:sz="0" w:space="0" w:color="auto"/>
      </w:divBdr>
    </w:div>
    <w:div w:id="356124224">
      <w:bodyDiv w:val="1"/>
      <w:marLeft w:val="0"/>
      <w:marRight w:val="0"/>
      <w:marTop w:val="0"/>
      <w:marBottom w:val="0"/>
      <w:divBdr>
        <w:top w:val="none" w:sz="0" w:space="0" w:color="auto"/>
        <w:left w:val="none" w:sz="0" w:space="0" w:color="auto"/>
        <w:bottom w:val="none" w:sz="0" w:space="0" w:color="auto"/>
        <w:right w:val="none" w:sz="0" w:space="0" w:color="auto"/>
      </w:divBdr>
    </w:div>
    <w:div w:id="361253265">
      <w:bodyDiv w:val="1"/>
      <w:marLeft w:val="0"/>
      <w:marRight w:val="0"/>
      <w:marTop w:val="0"/>
      <w:marBottom w:val="0"/>
      <w:divBdr>
        <w:top w:val="none" w:sz="0" w:space="0" w:color="auto"/>
        <w:left w:val="none" w:sz="0" w:space="0" w:color="auto"/>
        <w:bottom w:val="none" w:sz="0" w:space="0" w:color="auto"/>
        <w:right w:val="none" w:sz="0" w:space="0" w:color="auto"/>
      </w:divBdr>
    </w:div>
    <w:div w:id="361589503">
      <w:bodyDiv w:val="1"/>
      <w:marLeft w:val="0"/>
      <w:marRight w:val="0"/>
      <w:marTop w:val="0"/>
      <w:marBottom w:val="0"/>
      <w:divBdr>
        <w:top w:val="none" w:sz="0" w:space="0" w:color="auto"/>
        <w:left w:val="none" w:sz="0" w:space="0" w:color="auto"/>
        <w:bottom w:val="none" w:sz="0" w:space="0" w:color="auto"/>
        <w:right w:val="none" w:sz="0" w:space="0" w:color="auto"/>
      </w:divBdr>
    </w:div>
    <w:div w:id="373845175">
      <w:bodyDiv w:val="1"/>
      <w:marLeft w:val="0"/>
      <w:marRight w:val="0"/>
      <w:marTop w:val="0"/>
      <w:marBottom w:val="0"/>
      <w:divBdr>
        <w:top w:val="none" w:sz="0" w:space="0" w:color="auto"/>
        <w:left w:val="none" w:sz="0" w:space="0" w:color="auto"/>
        <w:bottom w:val="none" w:sz="0" w:space="0" w:color="auto"/>
        <w:right w:val="none" w:sz="0" w:space="0" w:color="auto"/>
      </w:divBdr>
    </w:div>
    <w:div w:id="403572354">
      <w:bodyDiv w:val="1"/>
      <w:marLeft w:val="0"/>
      <w:marRight w:val="0"/>
      <w:marTop w:val="0"/>
      <w:marBottom w:val="0"/>
      <w:divBdr>
        <w:top w:val="none" w:sz="0" w:space="0" w:color="auto"/>
        <w:left w:val="none" w:sz="0" w:space="0" w:color="auto"/>
        <w:bottom w:val="none" w:sz="0" w:space="0" w:color="auto"/>
        <w:right w:val="none" w:sz="0" w:space="0" w:color="auto"/>
      </w:divBdr>
    </w:div>
    <w:div w:id="427166911">
      <w:bodyDiv w:val="1"/>
      <w:marLeft w:val="0"/>
      <w:marRight w:val="0"/>
      <w:marTop w:val="0"/>
      <w:marBottom w:val="0"/>
      <w:divBdr>
        <w:top w:val="none" w:sz="0" w:space="0" w:color="auto"/>
        <w:left w:val="none" w:sz="0" w:space="0" w:color="auto"/>
        <w:bottom w:val="none" w:sz="0" w:space="0" w:color="auto"/>
        <w:right w:val="none" w:sz="0" w:space="0" w:color="auto"/>
      </w:divBdr>
    </w:div>
    <w:div w:id="454182882">
      <w:bodyDiv w:val="1"/>
      <w:marLeft w:val="0"/>
      <w:marRight w:val="0"/>
      <w:marTop w:val="0"/>
      <w:marBottom w:val="0"/>
      <w:divBdr>
        <w:top w:val="none" w:sz="0" w:space="0" w:color="auto"/>
        <w:left w:val="none" w:sz="0" w:space="0" w:color="auto"/>
        <w:bottom w:val="none" w:sz="0" w:space="0" w:color="auto"/>
        <w:right w:val="none" w:sz="0" w:space="0" w:color="auto"/>
      </w:divBdr>
    </w:div>
    <w:div w:id="488904218">
      <w:bodyDiv w:val="1"/>
      <w:marLeft w:val="0"/>
      <w:marRight w:val="0"/>
      <w:marTop w:val="0"/>
      <w:marBottom w:val="0"/>
      <w:divBdr>
        <w:top w:val="none" w:sz="0" w:space="0" w:color="auto"/>
        <w:left w:val="none" w:sz="0" w:space="0" w:color="auto"/>
        <w:bottom w:val="none" w:sz="0" w:space="0" w:color="auto"/>
        <w:right w:val="none" w:sz="0" w:space="0" w:color="auto"/>
      </w:divBdr>
    </w:div>
    <w:div w:id="523245917">
      <w:bodyDiv w:val="1"/>
      <w:marLeft w:val="0"/>
      <w:marRight w:val="0"/>
      <w:marTop w:val="0"/>
      <w:marBottom w:val="0"/>
      <w:divBdr>
        <w:top w:val="none" w:sz="0" w:space="0" w:color="auto"/>
        <w:left w:val="none" w:sz="0" w:space="0" w:color="auto"/>
        <w:bottom w:val="none" w:sz="0" w:space="0" w:color="auto"/>
        <w:right w:val="none" w:sz="0" w:space="0" w:color="auto"/>
      </w:divBdr>
    </w:div>
    <w:div w:id="624194541">
      <w:bodyDiv w:val="1"/>
      <w:marLeft w:val="0"/>
      <w:marRight w:val="0"/>
      <w:marTop w:val="0"/>
      <w:marBottom w:val="0"/>
      <w:divBdr>
        <w:top w:val="none" w:sz="0" w:space="0" w:color="auto"/>
        <w:left w:val="none" w:sz="0" w:space="0" w:color="auto"/>
        <w:bottom w:val="none" w:sz="0" w:space="0" w:color="auto"/>
        <w:right w:val="none" w:sz="0" w:space="0" w:color="auto"/>
      </w:divBdr>
    </w:div>
    <w:div w:id="659582328">
      <w:bodyDiv w:val="1"/>
      <w:marLeft w:val="0"/>
      <w:marRight w:val="0"/>
      <w:marTop w:val="0"/>
      <w:marBottom w:val="0"/>
      <w:divBdr>
        <w:top w:val="none" w:sz="0" w:space="0" w:color="auto"/>
        <w:left w:val="none" w:sz="0" w:space="0" w:color="auto"/>
        <w:bottom w:val="none" w:sz="0" w:space="0" w:color="auto"/>
        <w:right w:val="none" w:sz="0" w:space="0" w:color="auto"/>
      </w:divBdr>
    </w:div>
    <w:div w:id="662271813">
      <w:bodyDiv w:val="1"/>
      <w:marLeft w:val="0"/>
      <w:marRight w:val="0"/>
      <w:marTop w:val="0"/>
      <w:marBottom w:val="0"/>
      <w:divBdr>
        <w:top w:val="none" w:sz="0" w:space="0" w:color="auto"/>
        <w:left w:val="none" w:sz="0" w:space="0" w:color="auto"/>
        <w:bottom w:val="none" w:sz="0" w:space="0" w:color="auto"/>
        <w:right w:val="none" w:sz="0" w:space="0" w:color="auto"/>
      </w:divBdr>
    </w:div>
    <w:div w:id="691998281">
      <w:bodyDiv w:val="1"/>
      <w:marLeft w:val="0"/>
      <w:marRight w:val="0"/>
      <w:marTop w:val="0"/>
      <w:marBottom w:val="0"/>
      <w:divBdr>
        <w:top w:val="none" w:sz="0" w:space="0" w:color="auto"/>
        <w:left w:val="none" w:sz="0" w:space="0" w:color="auto"/>
        <w:bottom w:val="none" w:sz="0" w:space="0" w:color="auto"/>
        <w:right w:val="none" w:sz="0" w:space="0" w:color="auto"/>
      </w:divBdr>
    </w:div>
    <w:div w:id="693845889">
      <w:bodyDiv w:val="1"/>
      <w:marLeft w:val="0"/>
      <w:marRight w:val="0"/>
      <w:marTop w:val="0"/>
      <w:marBottom w:val="0"/>
      <w:divBdr>
        <w:top w:val="none" w:sz="0" w:space="0" w:color="auto"/>
        <w:left w:val="none" w:sz="0" w:space="0" w:color="auto"/>
        <w:bottom w:val="none" w:sz="0" w:space="0" w:color="auto"/>
        <w:right w:val="none" w:sz="0" w:space="0" w:color="auto"/>
      </w:divBdr>
    </w:div>
    <w:div w:id="721753933">
      <w:bodyDiv w:val="1"/>
      <w:marLeft w:val="0"/>
      <w:marRight w:val="0"/>
      <w:marTop w:val="0"/>
      <w:marBottom w:val="0"/>
      <w:divBdr>
        <w:top w:val="none" w:sz="0" w:space="0" w:color="auto"/>
        <w:left w:val="none" w:sz="0" w:space="0" w:color="auto"/>
        <w:bottom w:val="none" w:sz="0" w:space="0" w:color="auto"/>
        <w:right w:val="none" w:sz="0" w:space="0" w:color="auto"/>
      </w:divBdr>
    </w:div>
    <w:div w:id="722098273">
      <w:bodyDiv w:val="1"/>
      <w:marLeft w:val="0"/>
      <w:marRight w:val="0"/>
      <w:marTop w:val="0"/>
      <w:marBottom w:val="0"/>
      <w:divBdr>
        <w:top w:val="none" w:sz="0" w:space="0" w:color="auto"/>
        <w:left w:val="none" w:sz="0" w:space="0" w:color="auto"/>
        <w:bottom w:val="none" w:sz="0" w:space="0" w:color="auto"/>
        <w:right w:val="none" w:sz="0" w:space="0" w:color="auto"/>
      </w:divBdr>
    </w:div>
    <w:div w:id="750851649">
      <w:bodyDiv w:val="1"/>
      <w:marLeft w:val="0"/>
      <w:marRight w:val="0"/>
      <w:marTop w:val="0"/>
      <w:marBottom w:val="0"/>
      <w:divBdr>
        <w:top w:val="none" w:sz="0" w:space="0" w:color="auto"/>
        <w:left w:val="none" w:sz="0" w:space="0" w:color="auto"/>
        <w:bottom w:val="none" w:sz="0" w:space="0" w:color="auto"/>
        <w:right w:val="none" w:sz="0" w:space="0" w:color="auto"/>
      </w:divBdr>
    </w:div>
    <w:div w:id="754934197">
      <w:bodyDiv w:val="1"/>
      <w:marLeft w:val="0"/>
      <w:marRight w:val="0"/>
      <w:marTop w:val="0"/>
      <w:marBottom w:val="0"/>
      <w:divBdr>
        <w:top w:val="none" w:sz="0" w:space="0" w:color="auto"/>
        <w:left w:val="none" w:sz="0" w:space="0" w:color="auto"/>
        <w:bottom w:val="none" w:sz="0" w:space="0" w:color="auto"/>
        <w:right w:val="none" w:sz="0" w:space="0" w:color="auto"/>
      </w:divBdr>
    </w:div>
    <w:div w:id="761872043">
      <w:bodyDiv w:val="1"/>
      <w:marLeft w:val="0"/>
      <w:marRight w:val="0"/>
      <w:marTop w:val="0"/>
      <w:marBottom w:val="0"/>
      <w:divBdr>
        <w:top w:val="none" w:sz="0" w:space="0" w:color="auto"/>
        <w:left w:val="none" w:sz="0" w:space="0" w:color="auto"/>
        <w:bottom w:val="none" w:sz="0" w:space="0" w:color="auto"/>
        <w:right w:val="none" w:sz="0" w:space="0" w:color="auto"/>
      </w:divBdr>
    </w:div>
    <w:div w:id="768087708">
      <w:bodyDiv w:val="1"/>
      <w:marLeft w:val="0"/>
      <w:marRight w:val="0"/>
      <w:marTop w:val="0"/>
      <w:marBottom w:val="0"/>
      <w:divBdr>
        <w:top w:val="none" w:sz="0" w:space="0" w:color="auto"/>
        <w:left w:val="none" w:sz="0" w:space="0" w:color="auto"/>
        <w:bottom w:val="none" w:sz="0" w:space="0" w:color="auto"/>
        <w:right w:val="none" w:sz="0" w:space="0" w:color="auto"/>
      </w:divBdr>
    </w:div>
    <w:div w:id="780226212">
      <w:bodyDiv w:val="1"/>
      <w:marLeft w:val="0"/>
      <w:marRight w:val="0"/>
      <w:marTop w:val="0"/>
      <w:marBottom w:val="0"/>
      <w:divBdr>
        <w:top w:val="none" w:sz="0" w:space="0" w:color="auto"/>
        <w:left w:val="none" w:sz="0" w:space="0" w:color="auto"/>
        <w:bottom w:val="none" w:sz="0" w:space="0" w:color="auto"/>
        <w:right w:val="none" w:sz="0" w:space="0" w:color="auto"/>
      </w:divBdr>
    </w:div>
    <w:div w:id="806552734">
      <w:bodyDiv w:val="1"/>
      <w:marLeft w:val="0"/>
      <w:marRight w:val="0"/>
      <w:marTop w:val="0"/>
      <w:marBottom w:val="0"/>
      <w:divBdr>
        <w:top w:val="none" w:sz="0" w:space="0" w:color="auto"/>
        <w:left w:val="none" w:sz="0" w:space="0" w:color="auto"/>
        <w:bottom w:val="none" w:sz="0" w:space="0" w:color="auto"/>
        <w:right w:val="none" w:sz="0" w:space="0" w:color="auto"/>
      </w:divBdr>
    </w:div>
    <w:div w:id="810093523">
      <w:bodyDiv w:val="1"/>
      <w:marLeft w:val="0"/>
      <w:marRight w:val="0"/>
      <w:marTop w:val="0"/>
      <w:marBottom w:val="0"/>
      <w:divBdr>
        <w:top w:val="none" w:sz="0" w:space="0" w:color="auto"/>
        <w:left w:val="none" w:sz="0" w:space="0" w:color="auto"/>
        <w:bottom w:val="none" w:sz="0" w:space="0" w:color="auto"/>
        <w:right w:val="none" w:sz="0" w:space="0" w:color="auto"/>
      </w:divBdr>
    </w:div>
    <w:div w:id="813982855">
      <w:bodyDiv w:val="1"/>
      <w:marLeft w:val="0"/>
      <w:marRight w:val="0"/>
      <w:marTop w:val="0"/>
      <w:marBottom w:val="0"/>
      <w:divBdr>
        <w:top w:val="none" w:sz="0" w:space="0" w:color="auto"/>
        <w:left w:val="none" w:sz="0" w:space="0" w:color="auto"/>
        <w:bottom w:val="none" w:sz="0" w:space="0" w:color="auto"/>
        <w:right w:val="none" w:sz="0" w:space="0" w:color="auto"/>
      </w:divBdr>
    </w:div>
    <w:div w:id="830219256">
      <w:bodyDiv w:val="1"/>
      <w:marLeft w:val="0"/>
      <w:marRight w:val="0"/>
      <w:marTop w:val="0"/>
      <w:marBottom w:val="0"/>
      <w:divBdr>
        <w:top w:val="none" w:sz="0" w:space="0" w:color="auto"/>
        <w:left w:val="none" w:sz="0" w:space="0" w:color="auto"/>
        <w:bottom w:val="none" w:sz="0" w:space="0" w:color="auto"/>
        <w:right w:val="none" w:sz="0" w:space="0" w:color="auto"/>
      </w:divBdr>
    </w:div>
    <w:div w:id="835387473">
      <w:bodyDiv w:val="1"/>
      <w:marLeft w:val="0"/>
      <w:marRight w:val="0"/>
      <w:marTop w:val="0"/>
      <w:marBottom w:val="0"/>
      <w:divBdr>
        <w:top w:val="none" w:sz="0" w:space="0" w:color="auto"/>
        <w:left w:val="none" w:sz="0" w:space="0" w:color="auto"/>
        <w:bottom w:val="none" w:sz="0" w:space="0" w:color="auto"/>
        <w:right w:val="none" w:sz="0" w:space="0" w:color="auto"/>
      </w:divBdr>
    </w:div>
    <w:div w:id="862013430">
      <w:bodyDiv w:val="1"/>
      <w:marLeft w:val="0"/>
      <w:marRight w:val="0"/>
      <w:marTop w:val="0"/>
      <w:marBottom w:val="0"/>
      <w:divBdr>
        <w:top w:val="none" w:sz="0" w:space="0" w:color="auto"/>
        <w:left w:val="none" w:sz="0" w:space="0" w:color="auto"/>
        <w:bottom w:val="none" w:sz="0" w:space="0" w:color="auto"/>
        <w:right w:val="none" w:sz="0" w:space="0" w:color="auto"/>
      </w:divBdr>
    </w:div>
    <w:div w:id="951059169">
      <w:bodyDiv w:val="1"/>
      <w:marLeft w:val="0"/>
      <w:marRight w:val="0"/>
      <w:marTop w:val="0"/>
      <w:marBottom w:val="0"/>
      <w:divBdr>
        <w:top w:val="none" w:sz="0" w:space="0" w:color="auto"/>
        <w:left w:val="none" w:sz="0" w:space="0" w:color="auto"/>
        <w:bottom w:val="none" w:sz="0" w:space="0" w:color="auto"/>
        <w:right w:val="none" w:sz="0" w:space="0" w:color="auto"/>
      </w:divBdr>
    </w:div>
    <w:div w:id="956906739">
      <w:bodyDiv w:val="1"/>
      <w:marLeft w:val="0"/>
      <w:marRight w:val="0"/>
      <w:marTop w:val="0"/>
      <w:marBottom w:val="0"/>
      <w:divBdr>
        <w:top w:val="none" w:sz="0" w:space="0" w:color="auto"/>
        <w:left w:val="none" w:sz="0" w:space="0" w:color="auto"/>
        <w:bottom w:val="none" w:sz="0" w:space="0" w:color="auto"/>
        <w:right w:val="none" w:sz="0" w:space="0" w:color="auto"/>
      </w:divBdr>
    </w:div>
    <w:div w:id="966669215">
      <w:bodyDiv w:val="1"/>
      <w:marLeft w:val="0"/>
      <w:marRight w:val="0"/>
      <w:marTop w:val="0"/>
      <w:marBottom w:val="0"/>
      <w:divBdr>
        <w:top w:val="none" w:sz="0" w:space="0" w:color="auto"/>
        <w:left w:val="none" w:sz="0" w:space="0" w:color="auto"/>
        <w:bottom w:val="none" w:sz="0" w:space="0" w:color="auto"/>
        <w:right w:val="none" w:sz="0" w:space="0" w:color="auto"/>
      </w:divBdr>
    </w:div>
    <w:div w:id="968362718">
      <w:bodyDiv w:val="1"/>
      <w:marLeft w:val="0"/>
      <w:marRight w:val="0"/>
      <w:marTop w:val="0"/>
      <w:marBottom w:val="0"/>
      <w:divBdr>
        <w:top w:val="none" w:sz="0" w:space="0" w:color="auto"/>
        <w:left w:val="none" w:sz="0" w:space="0" w:color="auto"/>
        <w:bottom w:val="none" w:sz="0" w:space="0" w:color="auto"/>
        <w:right w:val="none" w:sz="0" w:space="0" w:color="auto"/>
      </w:divBdr>
    </w:div>
    <w:div w:id="988946136">
      <w:bodyDiv w:val="1"/>
      <w:marLeft w:val="0"/>
      <w:marRight w:val="0"/>
      <w:marTop w:val="0"/>
      <w:marBottom w:val="0"/>
      <w:divBdr>
        <w:top w:val="none" w:sz="0" w:space="0" w:color="auto"/>
        <w:left w:val="none" w:sz="0" w:space="0" w:color="auto"/>
        <w:bottom w:val="none" w:sz="0" w:space="0" w:color="auto"/>
        <w:right w:val="none" w:sz="0" w:space="0" w:color="auto"/>
      </w:divBdr>
    </w:div>
    <w:div w:id="991980310">
      <w:bodyDiv w:val="1"/>
      <w:marLeft w:val="0"/>
      <w:marRight w:val="0"/>
      <w:marTop w:val="0"/>
      <w:marBottom w:val="0"/>
      <w:divBdr>
        <w:top w:val="none" w:sz="0" w:space="0" w:color="auto"/>
        <w:left w:val="none" w:sz="0" w:space="0" w:color="auto"/>
        <w:bottom w:val="none" w:sz="0" w:space="0" w:color="auto"/>
        <w:right w:val="none" w:sz="0" w:space="0" w:color="auto"/>
      </w:divBdr>
    </w:div>
    <w:div w:id="994994420">
      <w:bodyDiv w:val="1"/>
      <w:marLeft w:val="0"/>
      <w:marRight w:val="0"/>
      <w:marTop w:val="0"/>
      <w:marBottom w:val="0"/>
      <w:divBdr>
        <w:top w:val="none" w:sz="0" w:space="0" w:color="auto"/>
        <w:left w:val="none" w:sz="0" w:space="0" w:color="auto"/>
        <w:bottom w:val="none" w:sz="0" w:space="0" w:color="auto"/>
        <w:right w:val="none" w:sz="0" w:space="0" w:color="auto"/>
      </w:divBdr>
    </w:div>
    <w:div w:id="1004669996">
      <w:bodyDiv w:val="1"/>
      <w:marLeft w:val="0"/>
      <w:marRight w:val="0"/>
      <w:marTop w:val="0"/>
      <w:marBottom w:val="0"/>
      <w:divBdr>
        <w:top w:val="none" w:sz="0" w:space="0" w:color="auto"/>
        <w:left w:val="none" w:sz="0" w:space="0" w:color="auto"/>
        <w:bottom w:val="none" w:sz="0" w:space="0" w:color="auto"/>
        <w:right w:val="none" w:sz="0" w:space="0" w:color="auto"/>
      </w:divBdr>
    </w:div>
    <w:div w:id="1007832493">
      <w:bodyDiv w:val="1"/>
      <w:marLeft w:val="0"/>
      <w:marRight w:val="0"/>
      <w:marTop w:val="0"/>
      <w:marBottom w:val="0"/>
      <w:divBdr>
        <w:top w:val="none" w:sz="0" w:space="0" w:color="auto"/>
        <w:left w:val="none" w:sz="0" w:space="0" w:color="auto"/>
        <w:bottom w:val="none" w:sz="0" w:space="0" w:color="auto"/>
        <w:right w:val="none" w:sz="0" w:space="0" w:color="auto"/>
      </w:divBdr>
    </w:div>
    <w:div w:id="1017081562">
      <w:bodyDiv w:val="1"/>
      <w:marLeft w:val="0"/>
      <w:marRight w:val="0"/>
      <w:marTop w:val="0"/>
      <w:marBottom w:val="0"/>
      <w:divBdr>
        <w:top w:val="none" w:sz="0" w:space="0" w:color="auto"/>
        <w:left w:val="none" w:sz="0" w:space="0" w:color="auto"/>
        <w:bottom w:val="none" w:sz="0" w:space="0" w:color="auto"/>
        <w:right w:val="none" w:sz="0" w:space="0" w:color="auto"/>
      </w:divBdr>
    </w:div>
    <w:div w:id="1038047117">
      <w:bodyDiv w:val="1"/>
      <w:marLeft w:val="0"/>
      <w:marRight w:val="0"/>
      <w:marTop w:val="0"/>
      <w:marBottom w:val="0"/>
      <w:divBdr>
        <w:top w:val="none" w:sz="0" w:space="0" w:color="auto"/>
        <w:left w:val="none" w:sz="0" w:space="0" w:color="auto"/>
        <w:bottom w:val="none" w:sz="0" w:space="0" w:color="auto"/>
        <w:right w:val="none" w:sz="0" w:space="0" w:color="auto"/>
      </w:divBdr>
    </w:div>
    <w:div w:id="1043141583">
      <w:bodyDiv w:val="1"/>
      <w:marLeft w:val="0"/>
      <w:marRight w:val="0"/>
      <w:marTop w:val="0"/>
      <w:marBottom w:val="0"/>
      <w:divBdr>
        <w:top w:val="none" w:sz="0" w:space="0" w:color="auto"/>
        <w:left w:val="none" w:sz="0" w:space="0" w:color="auto"/>
        <w:bottom w:val="none" w:sz="0" w:space="0" w:color="auto"/>
        <w:right w:val="none" w:sz="0" w:space="0" w:color="auto"/>
      </w:divBdr>
    </w:div>
    <w:div w:id="1060787779">
      <w:bodyDiv w:val="1"/>
      <w:marLeft w:val="0"/>
      <w:marRight w:val="0"/>
      <w:marTop w:val="0"/>
      <w:marBottom w:val="0"/>
      <w:divBdr>
        <w:top w:val="none" w:sz="0" w:space="0" w:color="auto"/>
        <w:left w:val="none" w:sz="0" w:space="0" w:color="auto"/>
        <w:bottom w:val="none" w:sz="0" w:space="0" w:color="auto"/>
        <w:right w:val="none" w:sz="0" w:space="0" w:color="auto"/>
      </w:divBdr>
    </w:div>
    <w:div w:id="1085151499">
      <w:bodyDiv w:val="1"/>
      <w:marLeft w:val="0"/>
      <w:marRight w:val="0"/>
      <w:marTop w:val="0"/>
      <w:marBottom w:val="0"/>
      <w:divBdr>
        <w:top w:val="none" w:sz="0" w:space="0" w:color="auto"/>
        <w:left w:val="none" w:sz="0" w:space="0" w:color="auto"/>
        <w:bottom w:val="none" w:sz="0" w:space="0" w:color="auto"/>
        <w:right w:val="none" w:sz="0" w:space="0" w:color="auto"/>
      </w:divBdr>
    </w:div>
    <w:div w:id="1099256472">
      <w:bodyDiv w:val="1"/>
      <w:marLeft w:val="0"/>
      <w:marRight w:val="0"/>
      <w:marTop w:val="0"/>
      <w:marBottom w:val="0"/>
      <w:divBdr>
        <w:top w:val="none" w:sz="0" w:space="0" w:color="auto"/>
        <w:left w:val="none" w:sz="0" w:space="0" w:color="auto"/>
        <w:bottom w:val="none" w:sz="0" w:space="0" w:color="auto"/>
        <w:right w:val="none" w:sz="0" w:space="0" w:color="auto"/>
      </w:divBdr>
    </w:div>
    <w:div w:id="1100099735">
      <w:bodyDiv w:val="1"/>
      <w:marLeft w:val="0"/>
      <w:marRight w:val="0"/>
      <w:marTop w:val="0"/>
      <w:marBottom w:val="0"/>
      <w:divBdr>
        <w:top w:val="none" w:sz="0" w:space="0" w:color="auto"/>
        <w:left w:val="none" w:sz="0" w:space="0" w:color="auto"/>
        <w:bottom w:val="none" w:sz="0" w:space="0" w:color="auto"/>
        <w:right w:val="none" w:sz="0" w:space="0" w:color="auto"/>
      </w:divBdr>
    </w:div>
    <w:div w:id="1143044398">
      <w:bodyDiv w:val="1"/>
      <w:marLeft w:val="0"/>
      <w:marRight w:val="0"/>
      <w:marTop w:val="0"/>
      <w:marBottom w:val="0"/>
      <w:divBdr>
        <w:top w:val="none" w:sz="0" w:space="0" w:color="auto"/>
        <w:left w:val="none" w:sz="0" w:space="0" w:color="auto"/>
        <w:bottom w:val="none" w:sz="0" w:space="0" w:color="auto"/>
        <w:right w:val="none" w:sz="0" w:space="0" w:color="auto"/>
      </w:divBdr>
    </w:div>
    <w:div w:id="1180662201">
      <w:bodyDiv w:val="1"/>
      <w:marLeft w:val="0"/>
      <w:marRight w:val="0"/>
      <w:marTop w:val="0"/>
      <w:marBottom w:val="0"/>
      <w:divBdr>
        <w:top w:val="none" w:sz="0" w:space="0" w:color="auto"/>
        <w:left w:val="none" w:sz="0" w:space="0" w:color="auto"/>
        <w:bottom w:val="none" w:sz="0" w:space="0" w:color="auto"/>
        <w:right w:val="none" w:sz="0" w:space="0" w:color="auto"/>
      </w:divBdr>
    </w:div>
    <w:div w:id="1224754748">
      <w:bodyDiv w:val="1"/>
      <w:marLeft w:val="0"/>
      <w:marRight w:val="0"/>
      <w:marTop w:val="0"/>
      <w:marBottom w:val="0"/>
      <w:divBdr>
        <w:top w:val="none" w:sz="0" w:space="0" w:color="auto"/>
        <w:left w:val="none" w:sz="0" w:space="0" w:color="auto"/>
        <w:bottom w:val="none" w:sz="0" w:space="0" w:color="auto"/>
        <w:right w:val="none" w:sz="0" w:space="0" w:color="auto"/>
      </w:divBdr>
    </w:div>
    <w:div w:id="1277828295">
      <w:bodyDiv w:val="1"/>
      <w:marLeft w:val="0"/>
      <w:marRight w:val="0"/>
      <w:marTop w:val="0"/>
      <w:marBottom w:val="0"/>
      <w:divBdr>
        <w:top w:val="none" w:sz="0" w:space="0" w:color="auto"/>
        <w:left w:val="none" w:sz="0" w:space="0" w:color="auto"/>
        <w:bottom w:val="none" w:sz="0" w:space="0" w:color="auto"/>
        <w:right w:val="none" w:sz="0" w:space="0" w:color="auto"/>
      </w:divBdr>
    </w:div>
    <w:div w:id="1290864269">
      <w:bodyDiv w:val="1"/>
      <w:marLeft w:val="0"/>
      <w:marRight w:val="0"/>
      <w:marTop w:val="0"/>
      <w:marBottom w:val="0"/>
      <w:divBdr>
        <w:top w:val="none" w:sz="0" w:space="0" w:color="auto"/>
        <w:left w:val="none" w:sz="0" w:space="0" w:color="auto"/>
        <w:bottom w:val="none" w:sz="0" w:space="0" w:color="auto"/>
        <w:right w:val="none" w:sz="0" w:space="0" w:color="auto"/>
      </w:divBdr>
    </w:div>
    <w:div w:id="1291395812">
      <w:bodyDiv w:val="1"/>
      <w:marLeft w:val="0"/>
      <w:marRight w:val="0"/>
      <w:marTop w:val="0"/>
      <w:marBottom w:val="0"/>
      <w:divBdr>
        <w:top w:val="none" w:sz="0" w:space="0" w:color="auto"/>
        <w:left w:val="none" w:sz="0" w:space="0" w:color="auto"/>
        <w:bottom w:val="none" w:sz="0" w:space="0" w:color="auto"/>
        <w:right w:val="none" w:sz="0" w:space="0" w:color="auto"/>
      </w:divBdr>
    </w:div>
    <w:div w:id="1301230742">
      <w:bodyDiv w:val="1"/>
      <w:marLeft w:val="0"/>
      <w:marRight w:val="0"/>
      <w:marTop w:val="0"/>
      <w:marBottom w:val="0"/>
      <w:divBdr>
        <w:top w:val="none" w:sz="0" w:space="0" w:color="auto"/>
        <w:left w:val="none" w:sz="0" w:space="0" w:color="auto"/>
        <w:bottom w:val="none" w:sz="0" w:space="0" w:color="auto"/>
        <w:right w:val="none" w:sz="0" w:space="0" w:color="auto"/>
      </w:divBdr>
    </w:div>
    <w:div w:id="1314218427">
      <w:bodyDiv w:val="1"/>
      <w:marLeft w:val="0"/>
      <w:marRight w:val="0"/>
      <w:marTop w:val="0"/>
      <w:marBottom w:val="0"/>
      <w:divBdr>
        <w:top w:val="none" w:sz="0" w:space="0" w:color="auto"/>
        <w:left w:val="none" w:sz="0" w:space="0" w:color="auto"/>
        <w:bottom w:val="none" w:sz="0" w:space="0" w:color="auto"/>
        <w:right w:val="none" w:sz="0" w:space="0" w:color="auto"/>
      </w:divBdr>
    </w:div>
    <w:div w:id="1409890202">
      <w:bodyDiv w:val="1"/>
      <w:marLeft w:val="0"/>
      <w:marRight w:val="0"/>
      <w:marTop w:val="0"/>
      <w:marBottom w:val="0"/>
      <w:divBdr>
        <w:top w:val="none" w:sz="0" w:space="0" w:color="auto"/>
        <w:left w:val="none" w:sz="0" w:space="0" w:color="auto"/>
        <w:bottom w:val="none" w:sz="0" w:space="0" w:color="auto"/>
        <w:right w:val="none" w:sz="0" w:space="0" w:color="auto"/>
      </w:divBdr>
    </w:div>
    <w:div w:id="1413891348">
      <w:bodyDiv w:val="1"/>
      <w:marLeft w:val="0"/>
      <w:marRight w:val="0"/>
      <w:marTop w:val="0"/>
      <w:marBottom w:val="0"/>
      <w:divBdr>
        <w:top w:val="none" w:sz="0" w:space="0" w:color="auto"/>
        <w:left w:val="none" w:sz="0" w:space="0" w:color="auto"/>
        <w:bottom w:val="none" w:sz="0" w:space="0" w:color="auto"/>
        <w:right w:val="none" w:sz="0" w:space="0" w:color="auto"/>
      </w:divBdr>
    </w:div>
    <w:div w:id="1435978743">
      <w:bodyDiv w:val="1"/>
      <w:marLeft w:val="0"/>
      <w:marRight w:val="0"/>
      <w:marTop w:val="0"/>
      <w:marBottom w:val="0"/>
      <w:divBdr>
        <w:top w:val="none" w:sz="0" w:space="0" w:color="auto"/>
        <w:left w:val="none" w:sz="0" w:space="0" w:color="auto"/>
        <w:bottom w:val="none" w:sz="0" w:space="0" w:color="auto"/>
        <w:right w:val="none" w:sz="0" w:space="0" w:color="auto"/>
      </w:divBdr>
    </w:div>
    <w:div w:id="1438059916">
      <w:bodyDiv w:val="1"/>
      <w:marLeft w:val="0"/>
      <w:marRight w:val="0"/>
      <w:marTop w:val="0"/>
      <w:marBottom w:val="0"/>
      <w:divBdr>
        <w:top w:val="none" w:sz="0" w:space="0" w:color="auto"/>
        <w:left w:val="none" w:sz="0" w:space="0" w:color="auto"/>
        <w:bottom w:val="none" w:sz="0" w:space="0" w:color="auto"/>
        <w:right w:val="none" w:sz="0" w:space="0" w:color="auto"/>
      </w:divBdr>
    </w:div>
    <w:div w:id="1449155906">
      <w:bodyDiv w:val="1"/>
      <w:marLeft w:val="0"/>
      <w:marRight w:val="0"/>
      <w:marTop w:val="0"/>
      <w:marBottom w:val="0"/>
      <w:divBdr>
        <w:top w:val="none" w:sz="0" w:space="0" w:color="auto"/>
        <w:left w:val="none" w:sz="0" w:space="0" w:color="auto"/>
        <w:bottom w:val="none" w:sz="0" w:space="0" w:color="auto"/>
        <w:right w:val="none" w:sz="0" w:space="0" w:color="auto"/>
      </w:divBdr>
    </w:div>
    <w:div w:id="1486967844">
      <w:bodyDiv w:val="1"/>
      <w:marLeft w:val="0"/>
      <w:marRight w:val="0"/>
      <w:marTop w:val="0"/>
      <w:marBottom w:val="0"/>
      <w:divBdr>
        <w:top w:val="none" w:sz="0" w:space="0" w:color="auto"/>
        <w:left w:val="none" w:sz="0" w:space="0" w:color="auto"/>
        <w:bottom w:val="none" w:sz="0" w:space="0" w:color="auto"/>
        <w:right w:val="none" w:sz="0" w:space="0" w:color="auto"/>
      </w:divBdr>
    </w:div>
    <w:div w:id="1498492651">
      <w:bodyDiv w:val="1"/>
      <w:marLeft w:val="0"/>
      <w:marRight w:val="0"/>
      <w:marTop w:val="0"/>
      <w:marBottom w:val="0"/>
      <w:divBdr>
        <w:top w:val="none" w:sz="0" w:space="0" w:color="auto"/>
        <w:left w:val="none" w:sz="0" w:space="0" w:color="auto"/>
        <w:bottom w:val="none" w:sz="0" w:space="0" w:color="auto"/>
        <w:right w:val="none" w:sz="0" w:space="0" w:color="auto"/>
      </w:divBdr>
    </w:div>
    <w:div w:id="1504079664">
      <w:bodyDiv w:val="1"/>
      <w:marLeft w:val="0"/>
      <w:marRight w:val="0"/>
      <w:marTop w:val="0"/>
      <w:marBottom w:val="0"/>
      <w:divBdr>
        <w:top w:val="none" w:sz="0" w:space="0" w:color="auto"/>
        <w:left w:val="none" w:sz="0" w:space="0" w:color="auto"/>
        <w:bottom w:val="none" w:sz="0" w:space="0" w:color="auto"/>
        <w:right w:val="none" w:sz="0" w:space="0" w:color="auto"/>
      </w:divBdr>
    </w:div>
    <w:div w:id="1517617174">
      <w:bodyDiv w:val="1"/>
      <w:marLeft w:val="0"/>
      <w:marRight w:val="0"/>
      <w:marTop w:val="0"/>
      <w:marBottom w:val="0"/>
      <w:divBdr>
        <w:top w:val="none" w:sz="0" w:space="0" w:color="auto"/>
        <w:left w:val="none" w:sz="0" w:space="0" w:color="auto"/>
        <w:bottom w:val="none" w:sz="0" w:space="0" w:color="auto"/>
        <w:right w:val="none" w:sz="0" w:space="0" w:color="auto"/>
      </w:divBdr>
    </w:div>
    <w:div w:id="1541627761">
      <w:bodyDiv w:val="1"/>
      <w:marLeft w:val="0"/>
      <w:marRight w:val="0"/>
      <w:marTop w:val="0"/>
      <w:marBottom w:val="0"/>
      <w:divBdr>
        <w:top w:val="none" w:sz="0" w:space="0" w:color="auto"/>
        <w:left w:val="none" w:sz="0" w:space="0" w:color="auto"/>
        <w:bottom w:val="none" w:sz="0" w:space="0" w:color="auto"/>
        <w:right w:val="none" w:sz="0" w:space="0" w:color="auto"/>
      </w:divBdr>
    </w:div>
    <w:div w:id="1566185352">
      <w:bodyDiv w:val="1"/>
      <w:marLeft w:val="0"/>
      <w:marRight w:val="0"/>
      <w:marTop w:val="0"/>
      <w:marBottom w:val="0"/>
      <w:divBdr>
        <w:top w:val="none" w:sz="0" w:space="0" w:color="auto"/>
        <w:left w:val="none" w:sz="0" w:space="0" w:color="auto"/>
        <w:bottom w:val="none" w:sz="0" w:space="0" w:color="auto"/>
        <w:right w:val="none" w:sz="0" w:space="0" w:color="auto"/>
      </w:divBdr>
    </w:div>
    <w:div w:id="1592618541">
      <w:bodyDiv w:val="1"/>
      <w:marLeft w:val="0"/>
      <w:marRight w:val="0"/>
      <w:marTop w:val="0"/>
      <w:marBottom w:val="0"/>
      <w:divBdr>
        <w:top w:val="none" w:sz="0" w:space="0" w:color="auto"/>
        <w:left w:val="none" w:sz="0" w:space="0" w:color="auto"/>
        <w:bottom w:val="none" w:sz="0" w:space="0" w:color="auto"/>
        <w:right w:val="none" w:sz="0" w:space="0" w:color="auto"/>
      </w:divBdr>
    </w:div>
    <w:div w:id="1654020576">
      <w:bodyDiv w:val="1"/>
      <w:marLeft w:val="0"/>
      <w:marRight w:val="0"/>
      <w:marTop w:val="0"/>
      <w:marBottom w:val="0"/>
      <w:divBdr>
        <w:top w:val="none" w:sz="0" w:space="0" w:color="auto"/>
        <w:left w:val="none" w:sz="0" w:space="0" w:color="auto"/>
        <w:bottom w:val="none" w:sz="0" w:space="0" w:color="auto"/>
        <w:right w:val="none" w:sz="0" w:space="0" w:color="auto"/>
      </w:divBdr>
    </w:div>
    <w:div w:id="1668171995">
      <w:bodyDiv w:val="1"/>
      <w:marLeft w:val="0"/>
      <w:marRight w:val="0"/>
      <w:marTop w:val="0"/>
      <w:marBottom w:val="0"/>
      <w:divBdr>
        <w:top w:val="none" w:sz="0" w:space="0" w:color="auto"/>
        <w:left w:val="none" w:sz="0" w:space="0" w:color="auto"/>
        <w:bottom w:val="none" w:sz="0" w:space="0" w:color="auto"/>
        <w:right w:val="none" w:sz="0" w:space="0" w:color="auto"/>
      </w:divBdr>
    </w:div>
    <w:div w:id="1692488141">
      <w:bodyDiv w:val="1"/>
      <w:marLeft w:val="0"/>
      <w:marRight w:val="0"/>
      <w:marTop w:val="0"/>
      <w:marBottom w:val="0"/>
      <w:divBdr>
        <w:top w:val="none" w:sz="0" w:space="0" w:color="auto"/>
        <w:left w:val="none" w:sz="0" w:space="0" w:color="auto"/>
        <w:bottom w:val="none" w:sz="0" w:space="0" w:color="auto"/>
        <w:right w:val="none" w:sz="0" w:space="0" w:color="auto"/>
      </w:divBdr>
    </w:div>
    <w:div w:id="1716588711">
      <w:bodyDiv w:val="1"/>
      <w:marLeft w:val="0"/>
      <w:marRight w:val="0"/>
      <w:marTop w:val="0"/>
      <w:marBottom w:val="0"/>
      <w:divBdr>
        <w:top w:val="none" w:sz="0" w:space="0" w:color="auto"/>
        <w:left w:val="none" w:sz="0" w:space="0" w:color="auto"/>
        <w:bottom w:val="none" w:sz="0" w:space="0" w:color="auto"/>
        <w:right w:val="none" w:sz="0" w:space="0" w:color="auto"/>
      </w:divBdr>
    </w:div>
    <w:div w:id="1744332592">
      <w:bodyDiv w:val="1"/>
      <w:marLeft w:val="0"/>
      <w:marRight w:val="0"/>
      <w:marTop w:val="0"/>
      <w:marBottom w:val="0"/>
      <w:divBdr>
        <w:top w:val="none" w:sz="0" w:space="0" w:color="auto"/>
        <w:left w:val="none" w:sz="0" w:space="0" w:color="auto"/>
        <w:bottom w:val="none" w:sz="0" w:space="0" w:color="auto"/>
        <w:right w:val="none" w:sz="0" w:space="0" w:color="auto"/>
      </w:divBdr>
    </w:div>
    <w:div w:id="1745489272">
      <w:bodyDiv w:val="1"/>
      <w:marLeft w:val="0"/>
      <w:marRight w:val="0"/>
      <w:marTop w:val="0"/>
      <w:marBottom w:val="0"/>
      <w:divBdr>
        <w:top w:val="none" w:sz="0" w:space="0" w:color="auto"/>
        <w:left w:val="none" w:sz="0" w:space="0" w:color="auto"/>
        <w:bottom w:val="none" w:sz="0" w:space="0" w:color="auto"/>
        <w:right w:val="none" w:sz="0" w:space="0" w:color="auto"/>
      </w:divBdr>
    </w:div>
    <w:div w:id="1755660789">
      <w:bodyDiv w:val="1"/>
      <w:marLeft w:val="0"/>
      <w:marRight w:val="0"/>
      <w:marTop w:val="0"/>
      <w:marBottom w:val="0"/>
      <w:divBdr>
        <w:top w:val="none" w:sz="0" w:space="0" w:color="auto"/>
        <w:left w:val="none" w:sz="0" w:space="0" w:color="auto"/>
        <w:bottom w:val="none" w:sz="0" w:space="0" w:color="auto"/>
        <w:right w:val="none" w:sz="0" w:space="0" w:color="auto"/>
      </w:divBdr>
    </w:div>
    <w:div w:id="1774012179">
      <w:bodyDiv w:val="1"/>
      <w:marLeft w:val="0"/>
      <w:marRight w:val="0"/>
      <w:marTop w:val="0"/>
      <w:marBottom w:val="0"/>
      <w:divBdr>
        <w:top w:val="none" w:sz="0" w:space="0" w:color="auto"/>
        <w:left w:val="none" w:sz="0" w:space="0" w:color="auto"/>
        <w:bottom w:val="none" w:sz="0" w:space="0" w:color="auto"/>
        <w:right w:val="none" w:sz="0" w:space="0" w:color="auto"/>
      </w:divBdr>
    </w:div>
    <w:div w:id="1774285289">
      <w:bodyDiv w:val="1"/>
      <w:marLeft w:val="0"/>
      <w:marRight w:val="0"/>
      <w:marTop w:val="0"/>
      <w:marBottom w:val="0"/>
      <w:divBdr>
        <w:top w:val="none" w:sz="0" w:space="0" w:color="auto"/>
        <w:left w:val="none" w:sz="0" w:space="0" w:color="auto"/>
        <w:bottom w:val="none" w:sz="0" w:space="0" w:color="auto"/>
        <w:right w:val="none" w:sz="0" w:space="0" w:color="auto"/>
      </w:divBdr>
    </w:div>
    <w:div w:id="1779637854">
      <w:bodyDiv w:val="1"/>
      <w:marLeft w:val="0"/>
      <w:marRight w:val="0"/>
      <w:marTop w:val="0"/>
      <w:marBottom w:val="0"/>
      <w:divBdr>
        <w:top w:val="none" w:sz="0" w:space="0" w:color="auto"/>
        <w:left w:val="none" w:sz="0" w:space="0" w:color="auto"/>
        <w:bottom w:val="none" w:sz="0" w:space="0" w:color="auto"/>
        <w:right w:val="none" w:sz="0" w:space="0" w:color="auto"/>
      </w:divBdr>
    </w:div>
    <w:div w:id="1794205908">
      <w:bodyDiv w:val="1"/>
      <w:marLeft w:val="0"/>
      <w:marRight w:val="0"/>
      <w:marTop w:val="0"/>
      <w:marBottom w:val="0"/>
      <w:divBdr>
        <w:top w:val="none" w:sz="0" w:space="0" w:color="auto"/>
        <w:left w:val="none" w:sz="0" w:space="0" w:color="auto"/>
        <w:bottom w:val="none" w:sz="0" w:space="0" w:color="auto"/>
        <w:right w:val="none" w:sz="0" w:space="0" w:color="auto"/>
      </w:divBdr>
    </w:div>
    <w:div w:id="1888032900">
      <w:bodyDiv w:val="1"/>
      <w:marLeft w:val="0"/>
      <w:marRight w:val="0"/>
      <w:marTop w:val="0"/>
      <w:marBottom w:val="0"/>
      <w:divBdr>
        <w:top w:val="none" w:sz="0" w:space="0" w:color="auto"/>
        <w:left w:val="none" w:sz="0" w:space="0" w:color="auto"/>
        <w:bottom w:val="none" w:sz="0" w:space="0" w:color="auto"/>
        <w:right w:val="none" w:sz="0" w:space="0" w:color="auto"/>
      </w:divBdr>
    </w:div>
    <w:div w:id="1907495119">
      <w:bodyDiv w:val="1"/>
      <w:marLeft w:val="0"/>
      <w:marRight w:val="0"/>
      <w:marTop w:val="0"/>
      <w:marBottom w:val="0"/>
      <w:divBdr>
        <w:top w:val="none" w:sz="0" w:space="0" w:color="auto"/>
        <w:left w:val="none" w:sz="0" w:space="0" w:color="auto"/>
        <w:bottom w:val="none" w:sz="0" w:space="0" w:color="auto"/>
        <w:right w:val="none" w:sz="0" w:space="0" w:color="auto"/>
      </w:divBdr>
    </w:div>
    <w:div w:id="1909924009">
      <w:bodyDiv w:val="1"/>
      <w:marLeft w:val="0"/>
      <w:marRight w:val="0"/>
      <w:marTop w:val="0"/>
      <w:marBottom w:val="0"/>
      <w:divBdr>
        <w:top w:val="none" w:sz="0" w:space="0" w:color="auto"/>
        <w:left w:val="none" w:sz="0" w:space="0" w:color="auto"/>
        <w:bottom w:val="none" w:sz="0" w:space="0" w:color="auto"/>
        <w:right w:val="none" w:sz="0" w:space="0" w:color="auto"/>
      </w:divBdr>
    </w:div>
    <w:div w:id="1919170949">
      <w:bodyDiv w:val="1"/>
      <w:marLeft w:val="0"/>
      <w:marRight w:val="0"/>
      <w:marTop w:val="0"/>
      <w:marBottom w:val="0"/>
      <w:divBdr>
        <w:top w:val="none" w:sz="0" w:space="0" w:color="auto"/>
        <w:left w:val="none" w:sz="0" w:space="0" w:color="auto"/>
        <w:bottom w:val="none" w:sz="0" w:space="0" w:color="auto"/>
        <w:right w:val="none" w:sz="0" w:space="0" w:color="auto"/>
      </w:divBdr>
    </w:div>
    <w:div w:id="1937592389">
      <w:bodyDiv w:val="1"/>
      <w:marLeft w:val="0"/>
      <w:marRight w:val="0"/>
      <w:marTop w:val="0"/>
      <w:marBottom w:val="0"/>
      <w:divBdr>
        <w:top w:val="none" w:sz="0" w:space="0" w:color="auto"/>
        <w:left w:val="none" w:sz="0" w:space="0" w:color="auto"/>
        <w:bottom w:val="none" w:sz="0" w:space="0" w:color="auto"/>
        <w:right w:val="none" w:sz="0" w:space="0" w:color="auto"/>
      </w:divBdr>
    </w:div>
    <w:div w:id="1944459896">
      <w:bodyDiv w:val="1"/>
      <w:marLeft w:val="0"/>
      <w:marRight w:val="0"/>
      <w:marTop w:val="0"/>
      <w:marBottom w:val="0"/>
      <w:divBdr>
        <w:top w:val="none" w:sz="0" w:space="0" w:color="auto"/>
        <w:left w:val="none" w:sz="0" w:space="0" w:color="auto"/>
        <w:bottom w:val="none" w:sz="0" w:space="0" w:color="auto"/>
        <w:right w:val="none" w:sz="0" w:space="0" w:color="auto"/>
      </w:divBdr>
    </w:div>
    <w:div w:id="1954284256">
      <w:bodyDiv w:val="1"/>
      <w:marLeft w:val="0"/>
      <w:marRight w:val="0"/>
      <w:marTop w:val="0"/>
      <w:marBottom w:val="0"/>
      <w:divBdr>
        <w:top w:val="none" w:sz="0" w:space="0" w:color="auto"/>
        <w:left w:val="none" w:sz="0" w:space="0" w:color="auto"/>
        <w:bottom w:val="none" w:sz="0" w:space="0" w:color="auto"/>
        <w:right w:val="none" w:sz="0" w:space="0" w:color="auto"/>
      </w:divBdr>
    </w:div>
    <w:div w:id="1981692832">
      <w:bodyDiv w:val="1"/>
      <w:marLeft w:val="0"/>
      <w:marRight w:val="0"/>
      <w:marTop w:val="0"/>
      <w:marBottom w:val="0"/>
      <w:divBdr>
        <w:top w:val="none" w:sz="0" w:space="0" w:color="auto"/>
        <w:left w:val="none" w:sz="0" w:space="0" w:color="auto"/>
        <w:bottom w:val="none" w:sz="0" w:space="0" w:color="auto"/>
        <w:right w:val="none" w:sz="0" w:space="0" w:color="auto"/>
      </w:divBdr>
    </w:div>
    <w:div w:id="1991707624">
      <w:bodyDiv w:val="1"/>
      <w:marLeft w:val="0"/>
      <w:marRight w:val="0"/>
      <w:marTop w:val="0"/>
      <w:marBottom w:val="0"/>
      <w:divBdr>
        <w:top w:val="none" w:sz="0" w:space="0" w:color="auto"/>
        <w:left w:val="none" w:sz="0" w:space="0" w:color="auto"/>
        <w:bottom w:val="none" w:sz="0" w:space="0" w:color="auto"/>
        <w:right w:val="none" w:sz="0" w:space="0" w:color="auto"/>
      </w:divBdr>
    </w:div>
    <w:div w:id="2029914388">
      <w:bodyDiv w:val="1"/>
      <w:marLeft w:val="0"/>
      <w:marRight w:val="0"/>
      <w:marTop w:val="0"/>
      <w:marBottom w:val="0"/>
      <w:divBdr>
        <w:top w:val="none" w:sz="0" w:space="0" w:color="auto"/>
        <w:left w:val="none" w:sz="0" w:space="0" w:color="auto"/>
        <w:bottom w:val="none" w:sz="0" w:space="0" w:color="auto"/>
        <w:right w:val="none" w:sz="0" w:space="0" w:color="auto"/>
      </w:divBdr>
    </w:div>
    <w:div w:id="2056345058">
      <w:bodyDiv w:val="1"/>
      <w:marLeft w:val="0"/>
      <w:marRight w:val="0"/>
      <w:marTop w:val="0"/>
      <w:marBottom w:val="0"/>
      <w:divBdr>
        <w:top w:val="none" w:sz="0" w:space="0" w:color="auto"/>
        <w:left w:val="none" w:sz="0" w:space="0" w:color="auto"/>
        <w:bottom w:val="none" w:sz="0" w:space="0" w:color="auto"/>
        <w:right w:val="none" w:sz="0" w:space="0" w:color="auto"/>
      </w:divBdr>
    </w:div>
    <w:div w:id="2071348280">
      <w:bodyDiv w:val="1"/>
      <w:marLeft w:val="0"/>
      <w:marRight w:val="0"/>
      <w:marTop w:val="0"/>
      <w:marBottom w:val="0"/>
      <w:divBdr>
        <w:top w:val="none" w:sz="0" w:space="0" w:color="auto"/>
        <w:left w:val="none" w:sz="0" w:space="0" w:color="auto"/>
        <w:bottom w:val="none" w:sz="0" w:space="0" w:color="auto"/>
        <w:right w:val="none" w:sz="0" w:space="0" w:color="auto"/>
      </w:divBdr>
    </w:div>
    <w:div w:id="2072803307">
      <w:bodyDiv w:val="1"/>
      <w:marLeft w:val="0"/>
      <w:marRight w:val="0"/>
      <w:marTop w:val="0"/>
      <w:marBottom w:val="0"/>
      <w:divBdr>
        <w:top w:val="none" w:sz="0" w:space="0" w:color="auto"/>
        <w:left w:val="none" w:sz="0" w:space="0" w:color="auto"/>
        <w:bottom w:val="none" w:sz="0" w:space="0" w:color="auto"/>
        <w:right w:val="none" w:sz="0" w:space="0" w:color="auto"/>
      </w:divBdr>
    </w:div>
    <w:div w:id="208588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8.JPG"/><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21F0BF-745E-4E54-B22C-FC3F69463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5937</Words>
  <Characters>33844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NENA-STA-010.3</vt:lpstr>
    </vt:vector>
  </TitlesOfParts>
  <Company>NENA</Company>
  <LinksUpToDate>false</LinksUpToDate>
  <CharactersWithSpaces>39702</CharactersWithSpaces>
  <SharedDoc>false</SharedDoc>
  <HLinks>
    <vt:vector size="132" baseType="variant">
      <vt:variant>
        <vt:i4>3932163</vt:i4>
      </vt:variant>
      <vt:variant>
        <vt:i4>126</vt:i4>
      </vt:variant>
      <vt:variant>
        <vt:i4>0</vt:i4>
      </vt:variant>
      <vt:variant>
        <vt:i4>5</vt:i4>
      </vt:variant>
      <vt:variant>
        <vt:lpwstr>mailto:admindoccomments@nena.org</vt:lpwstr>
      </vt:variant>
      <vt:variant>
        <vt:lpwstr/>
      </vt:variant>
      <vt:variant>
        <vt:i4>1179703</vt:i4>
      </vt:variant>
      <vt:variant>
        <vt:i4>119</vt:i4>
      </vt:variant>
      <vt:variant>
        <vt:i4>0</vt:i4>
      </vt:variant>
      <vt:variant>
        <vt:i4>5</vt:i4>
      </vt:variant>
      <vt:variant>
        <vt:lpwstr/>
      </vt:variant>
      <vt:variant>
        <vt:lpwstr>_Toc257210327</vt:lpwstr>
      </vt:variant>
      <vt:variant>
        <vt:i4>1179703</vt:i4>
      </vt:variant>
      <vt:variant>
        <vt:i4>113</vt:i4>
      </vt:variant>
      <vt:variant>
        <vt:i4>0</vt:i4>
      </vt:variant>
      <vt:variant>
        <vt:i4>5</vt:i4>
      </vt:variant>
      <vt:variant>
        <vt:lpwstr/>
      </vt:variant>
      <vt:variant>
        <vt:lpwstr>_Toc257210326</vt:lpwstr>
      </vt:variant>
      <vt:variant>
        <vt:i4>1179703</vt:i4>
      </vt:variant>
      <vt:variant>
        <vt:i4>107</vt:i4>
      </vt:variant>
      <vt:variant>
        <vt:i4>0</vt:i4>
      </vt:variant>
      <vt:variant>
        <vt:i4>5</vt:i4>
      </vt:variant>
      <vt:variant>
        <vt:lpwstr/>
      </vt:variant>
      <vt:variant>
        <vt:lpwstr>_Toc257210325</vt:lpwstr>
      </vt:variant>
      <vt:variant>
        <vt:i4>1179703</vt:i4>
      </vt:variant>
      <vt:variant>
        <vt:i4>101</vt:i4>
      </vt:variant>
      <vt:variant>
        <vt:i4>0</vt:i4>
      </vt:variant>
      <vt:variant>
        <vt:i4>5</vt:i4>
      </vt:variant>
      <vt:variant>
        <vt:lpwstr/>
      </vt:variant>
      <vt:variant>
        <vt:lpwstr>_Toc257210324</vt:lpwstr>
      </vt:variant>
      <vt:variant>
        <vt:i4>1179703</vt:i4>
      </vt:variant>
      <vt:variant>
        <vt:i4>95</vt:i4>
      </vt:variant>
      <vt:variant>
        <vt:i4>0</vt:i4>
      </vt:variant>
      <vt:variant>
        <vt:i4>5</vt:i4>
      </vt:variant>
      <vt:variant>
        <vt:lpwstr/>
      </vt:variant>
      <vt:variant>
        <vt:lpwstr>_Toc257210323</vt:lpwstr>
      </vt:variant>
      <vt:variant>
        <vt:i4>1179703</vt:i4>
      </vt:variant>
      <vt:variant>
        <vt:i4>89</vt:i4>
      </vt:variant>
      <vt:variant>
        <vt:i4>0</vt:i4>
      </vt:variant>
      <vt:variant>
        <vt:i4>5</vt:i4>
      </vt:variant>
      <vt:variant>
        <vt:lpwstr/>
      </vt:variant>
      <vt:variant>
        <vt:lpwstr>_Toc257210322</vt:lpwstr>
      </vt:variant>
      <vt:variant>
        <vt:i4>1179703</vt:i4>
      </vt:variant>
      <vt:variant>
        <vt:i4>83</vt:i4>
      </vt:variant>
      <vt:variant>
        <vt:i4>0</vt:i4>
      </vt:variant>
      <vt:variant>
        <vt:i4>5</vt:i4>
      </vt:variant>
      <vt:variant>
        <vt:lpwstr/>
      </vt:variant>
      <vt:variant>
        <vt:lpwstr>_Toc257210321</vt:lpwstr>
      </vt:variant>
      <vt:variant>
        <vt:i4>1179703</vt:i4>
      </vt:variant>
      <vt:variant>
        <vt:i4>77</vt:i4>
      </vt:variant>
      <vt:variant>
        <vt:i4>0</vt:i4>
      </vt:variant>
      <vt:variant>
        <vt:i4>5</vt:i4>
      </vt:variant>
      <vt:variant>
        <vt:lpwstr/>
      </vt:variant>
      <vt:variant>
        <vt:lpwstr>_Toc257210320</vt:lpwstr>
      </vt:variant>
      <vt:variant>
        <vt:i4>1114167</vt:i4>
      </vt:variant>
      <vt:variant>
        <vt:i4>71</vt:i4>
      </vt:variant>
      <vt:variant>
        <vt:i4>0</vt:i4>
      </vt:variant>
      <vt:variant>
        <vt:i4>5</vt:i4>
      </vt:variant>
      <vt:variant>
        <vt:lpwstr/>
      </vt:variant>
      <vt:variant>
        <vt:lpwstr>_Toc257210319</vt:lpwstr>
      </vt:variant>
      <vt:variant>
        <vt:i4>1114167</vt:i4>
      </vt:variant>
      <vt:variant>
        <vt:i4>65</vt:i4>
      </vt:variant>
      <vt:variant>
        <vt:i4>0</vt:i4>
      </vt:variant>
      <vt:variant>
        <vt:i4>5</vt:i4>
      </vt:variant>
      <vt:variant>
        <vt:lpwstr/>
      </vt:variant>
      <vt:variant>
        <vt:lpwstr>_Toc257210318</vt:lpwstr>
      </vt:variant>
      <vt:variant>
        <vt:i4>1114167</vt:i4>
      </vt:variant>
      <vt:variant>
        <vt:i4>59</vt:i4>
      </vt:variant>
      <vt:variant>
        <vt:i4>0</vt:i4>
      </vt:variant>
      <vt:variant>
        <vt:i4>5</vt:i4>
      </vt:variant>
      <vt:variant>
        <vt:lpwstr/>
      </vt:variant>
      <vt:variant>
        <vt:lpwstr>_Toc257210317</vt:lpwstr>
      </vt:variant>
      <vt:variant>
        <vt:i4>1114167</vt:i4>
      </vt:variant>
      <vt:variant>
        <vt:i4>53</vt:i4>
      </vt:variant>
      <vt:variant>
        <vt:i4>0</vt:i4>
      </vt:variant>
      <vt:variant>
        <vt:i4>5</vt:i4>
      </vt:variant>
      <vt:variant>
        <vt:lpwstr/>
      </vt:variant>
      <vt:variant>
        <vt:lpwstr>_Toc257210316</vt:lpwstr>
      </vt:variant>
      <vt:variant>
        <vt:i4>1114167</vt:i4>
      </vt:variant>
      <vt:variant>
        <vt:i4>47</vt:i4>
      </vt:variant>
      <vt:variant>
        <vt:i4>0</vt:i4>
      </vt:variant>
      <vt:variant>
        <vt:i4>5</vt:i4>
      </vt:variant>
      <vt:variant>
        <vt:lpwstr/>
      </vt:variant>
      <vt:variant>
        <vt:lpwstr>_Toc257210315</vt:lpwstr>
      </vt:variant>
      <vt:variant>
        <vt:i4>1114167</vt:i4>
      </vt:variant>
      <vt:variant>
        <vt:i4>41</vt:i4>
      </vt:variant>
      <vt:variant>
        <vt:i4>0</vt:i4>
      </vt:variant>
      <vt:variant>
        <vt:i4>5</vt:i4>
      </vt:variant>
      <vt:variant>
        <vt:lpwstr/>
      </vt:variant>
      <vt:variant>
        <vt:lpwstr>_Toc257210314</vt:lpwstr>
      </vt:variant>
      <vt:variant>
        <vt:i4>1114167</vt:i4>
      </vt:variant>
      <vt:variant>
        <vt:i4>35</vt:i4>
      </vt:variant>
      <vt:variant>
        <vt:i4>0</vt:i4>
      </vt:variant>
      <vt:variant>
        <vt:i4>5</vt:i4>
      </vt:variant>
      <vt:variant>
        <vt:lpwstr/>
      </vt:variant>
      <vt:variant>
        <vt:lpwstr>_Toc257210313</vt:lpwstr>
      </vt:variant>
      <vt:variant>
        <vt:i4>1114167</vt:i4>
      </vt:variant>
      <vt:variant>
        <vt:i4>29</vt:i4>
      </vt:variant>
      <vt:variant>
        <vt:i4>0</vt:i4>
      </vt:variant>
      <vt:variant>
        <vt:i4>5</vt:i4>
      </vt:variant>
      <vt:variant>
        <vt:lpwstr/>
      </vt:variant>
      <vt:variant>
        <vt:lpwstr>_Toc257210312</vt:lpwstr>
      </vt:variant>
      <vt:variant>
        <vt:i4>1114167</vt:i4>
      </vt:variant>
      <vt:variant>
        <vt:i4>23</vt:i4>
      </vt:variant>
      <vt:variant>
        <vt:i4>0</vt:i4>
      </vt:variant>
      <vt:variant>
        <vt:i4>5</vt:i4>
      </vt:variant>
      <vt:variant>
        <vt:lpwstr/>
      </vt:variant>
      <vt:variant>
        <vt:lpwstr>_Toc257210311</vt:lpwstr>
      </vt:variant>
      <vt:variant>
        <vt:i4>1114167</vt:i4>
      </vt:variant>
      <vt:variant>
        <vt:i4>17</vt:i4>
      </vt:variant>
      <vt:variant>
        <vt:i4>0</vt:i4>
      </vt:variant>
      <vt:variant>
        <vt:i4>5</vt:i4>
      </vt:variant>
      <vt:variant>
        <vt:lpwstr/>
      </vt:variant>
      <vt:variant>
        <vt:lpwstr>_Toc257210310</vt:lpwstr>
      </vt:variant>
      <vt:variant>
        <vt:i4>1048631</vt:i4>
      </vt:variant>
      <vt:variant>
        <vt:i4>11</vt:i4>
      </vt:variant>
      <vt:variant>
        <vt:i4>0</vt:i4>
      </vt:variant>
      <vt:variant>
        <vt:i4>5</vt:i4>
      </vt:variant>
      <vt:variant>
        <vt:lpwstr/>
      </vt:variant>
      <vt:variant>
        <vt:lpwstr>_Toc257210309</vt:lpwstr>
      </vt:variant>
      <vt:variant>
        <vt:i4>1048631</vt:i4>
      </vt:variant>
      <vt:variant>
        <vt:i4>5</vt:i4>
      </vt:variant>
      <vt:variant>
        <vt:i4>0</vt:i4>
      </vt:variant>
      <vt:variant>
        <vt:i4>5</vt:i4>
      </vt:variant>
      <vt:variant>
        <vt:lpwstr/>
      </vt:variant>
      <vt:variant>
        <vt:lpwstr>_Toc257210308</vt:lpwstr>
      </vt:variant>
      <vt:variant>
        <vt:i4>3932163</vt:i4>
      </vt:variant>
      <vt:variant>
        <vt:i4>0</vt:i4>
      </vt:variant>
      <vt:variant>
        <vt:i4>0</vt:i4>
      </vt:variant>
      <vt:variant>
        <vt:i4>5</vt:i4>
      </vt:variant>
      <vt:variant>
        <vt:lpwstr>mailto:admindoccomments@nena.org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NENA-STA-010.3</dc:title>
  <dc:creator>Steve O'Conor</dc:creator>
  <cp:lastModifiedBy>Daniel Mongrain</cp:lastModifiedBy>
  <cp:revision>2</cp:revision>
  <cp:lastPrinted>2021-07-04T19:23:00Z</cp:lastPrinted>
  <dcterms:created xsi:type="dcterms:W3CDTF">2026-05-25T21:22:00Z</dcterms:created>
  <dcterms:modified xsi:type="dcterms:W3CDTF">2026-05-25T21:22:00Z</dcterms:modified>
</cp:coreProperties>
</file>