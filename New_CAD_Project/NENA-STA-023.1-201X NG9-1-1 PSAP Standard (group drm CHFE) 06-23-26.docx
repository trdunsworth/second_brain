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4277B" w14:textId="45E3FCBC" w:rsidR="005452AB" w:rsidRDefault="005452AB" w:rsidP="005452AB">
      <w:pPr>
        <w:pStyle w:val="BodyText"/>
        <w:rPr>
          <w:color w:val="C00000"/>
        </w:rPr>
      </w:pPr>
      <w:r w:rsidRPr="00A6322E">
        <w:rPr>
          <w:b/>
          <w:bCs/>
          <w:color w:val="C00000"/>
        </w:rPr>
        <w:t>N</w:t>
      </w:r>
      <w:r>
        <w:rPr>
          <w:b/>
          <w:bCs/>
          <w:color w:val="C00000"/>
        </w:rPr>
        <w:t>OTE</w:t>
      </w:r>
      <w:r w:rsidRPr="00A6322E">
        <w:rPr>
          <w:b/>
          <w:bCs/>
          <w:color w:val="C00000"/>
        </w:rPr>
        <w:t xml:space="preserve"> to document editor:</w:t>
      </w:r>
      <w:r w:rsidRPr="00A6322E">
        <w:rPr>
          <w:color w:val="C00000"/>
        </w:rPr>
        <w:t xml:space="preserve"> Proficiency in Microsoft WORD is a prerequisite to authoring or editing</w:t>
      </w:r>
      <w:r w:rsidRPr="007152DF">
        <w:rPr>
          <w:color w:val="C00000"/>
        </w:rPr>
        <w:t xml:space="preserve"> a new or revised NENA document.</w:t>
      </w:r>
    </w:p>
    <w:p w14:paraId="20FB9551" w14:textId="77777777" w:rsidR="005452AB" w:rsidRPr="00F0171D" w:rsidRDefault="005452AB" w:rsidP="005452AB">
      <w:pPr>
        <w:rPr>
          <w:color w:val="C00000"/>
        </w:rPr>
      </w:pPr>
      <w:r w:rsidRPr="00F0171D">
        <w:rPr>
          <w:color w:val="C00000"/>
        </w:rPr>
        <w:t>Please note the following document conventions:</w:t>
      </w:r>
    </w:p>
    <w:p w14:paraId="6E9C132C" w14:textId="5F78D892" w:rsidR="005452AB" w:rsidRPr="007653C8" w:rsidRDefault="005452AB" w:rsidP="00DD420D">
      <w:pPr>
        <w:pStyle w:val="BodyText"/>
        <w:numPr>
          <w:ilvl w:val="0"/>
          <w:numId w:val="14"/>
        </w:numPr>
        <w:contextualSpacing/>
        <w:rPr>
          <w:color w:val="C00000"/>
        </w:rPr>
      </w:pPr>
      <w:r w:rsidRPr="00787148">
        <w:rPr>
          <w:b/>
          <w:bCs/>
          <w:color w:val="C00000"/>
        </w:rPr>
        <w:t xml:space="preserve">All explanatory text shown in red text or in blue boxes IS TO BE REMOVED before submitting the document for </w:t>
      </w:r>
      <w:r w:rsidR="003152C8">
        <w:rPr>
          <w:b/>
          <w:bCs/>
          <w:color w:val="C00000"/>
        </w:rPr>
        <w:t>a</w:t>
      </w:r>
      <w:r w:rsidR="003152C8" w:rsidRPr="00787148">
        <w:rPr>
          <w:b/>
          <w:bCs/>
          <w:color w:val="C00000"/>
        </w:rPr>
        <w:t xml:space="preserve"> </w:t>
      </w:r>
      <w:r w:rsidRPr="00787148">
        <w:rPr>
          <w:b/>
          <w:bCs/>
          <w:color w:val="C00000"/>
        </w:rPr>
        <w:t>WG approval ballot.</w:t>
      </w:r>
    </w:p>
    <w:p w14:paraId="74987B83" w14:textId="79D61380" w:rsidR="005452AB" w:rsidRPr="007653C8" w:rsidRDefault="005452AB" w:rsidP="00DD420D">
      <w:pPr>
        <w:pStyle w:val="BodyText"/>
        <w:numPr>
          <w:ilvl w:val="0"/>
          <w:numId w:val="14"/>
        </w:numPr>
        <w:contextualSpacing/>
        <w:rPr>
          <w:color w:val="C00000"/>
        </w:rPr>
      </w:pPr>
      <w:r w:rsidRPr="000B284A">
        <w:rPr>
          <w:b/>
          <w:bCs/>
          <w:color w:val="C00000"/>
        </w:rPr>
        <w:t xml:space="preserve">All </w:t>
      </w:r>
      <w:r w:rsidRPr="000B284A">
        <w:rPr>
          <w:b/>
          <w:bCs/>
          <w:color w:val="0000FF"/>
        </w:rPr>
        <w:t>blue text</w:t>
      </w:r>
      <w:r w:rsidRPr="000B284A">
        <w:rPr>
          <w:color w:val="0000FF"/>
        </w:rPr>
        <w:t xml:space="preserve"> </w:t>
      </w:r>
      <w:r w:rsidRPr="000B284A">
        <w:rPr>
          <w:color w:val="C00000"/>
        </w:rPr>
        <w:t>will be managed by the CRM team.</w:t>
      </w:r>
    </w:p>
    <w:p w14:paraId="7A6E7150" w14:textId="3DD2DFD5" w:rsidR="009151EB" w:rsidRPr="003728ED" w:rsidRDefault="009151EB" w:rsidP="004C3D1B">
      <w:pPr>
        <w:pStyle w:val="BodyText"/>
        <w:numPr>
          <w:ilvl w:val="0"/>
          <w:numId w:val="14"/>
        </w:numPr>
        <w:contextualSpacing/>
      </w:pPr>
      <w:r w:rsidRPr="000B284A">
        <w:rPr>
          <w:b/>
          <w:bCs/>
          <w:color w:val="C00000"/>
        </w:rPr>
        <w:t xml:space="preserve">Black brackets </w:t>
      </w:r>
      <w:r w:rsidRPr="000B284A">
        <w:rPr>
          <w:b/>
          <w:bCs/>
        </w:rPr>
        <w:t>[ ]</w:t>
      </w:r>
      <w:r w:rsidRPr="000B284A">
        <w:rPr>
          <w:color w:val="C00000"/>
        </w:rPr>
        <w:t xml:space="preserve"> </w:t>
      </w:r>
      <w:r>
        <w:rPr>
          <w:color w:val="C00000"/>
        </w:rPr>
        <w:t>indicate</w:t>
      </w:r>
      <w:r w:rsidRPr="000B284A">
        <w:rPr>
          <w:color w:val="C00000"/>
        </w:rPr>
        <w:t xml:space="preserve"> fields the editor fill</w:t>
      </w:r>
      <w:r>
        <w:rPr>
          <w:color w:val="C00000"/>
        </w:rPr>
        <w:t>s</w:t>
      </w:r>
      <w:r w:rsidRPr="000B284A">
        <w:rPr>
          <w:color w:val="C00000"/>
        </w:rPr>
        <w:t xml:space="preserve"> in.</w:t>
      </w:r>
    </w:p>
    <w:p w14:paraId="18C74C99" w14:textId="5469D071" w:rsidR="005452AB" w:rsidRPr="007653C8" w:rsidRDefault="005452AB" w:rsidP="00DD420D">
      <w:pPr>
        <w:pStyle w:val="BodyText"/>
        <w:numPr>
          <w:ilvl w:val="0"/>
          <w:numId w:val="14"/>
        </w:numPr>
        <w:contextualSpacing/>
        <w:rPr>
          <w:color w:val="C00000"/>
        </w:rPr>
      </w:pPr>
      <w:r w:rsidRPr="000B284A">
        <w:rPr>
          <w:b/>
          <w:bCs/>
          <w:color w:val="C00000"/>
        </w:rPr>
        <w:t xml:space="preserve">All </w:t>
      </w:r>
      <w:r w:rsidRPr="000B284A">
        <w:rPr>
          <w:b/>
          <w:bCs/>
        </w:rPr>
        <w:t xml:space="preserve">black text </w:t>
      </w:r>
      <w:r w:rsidRPr="000B284A">
        <w:rPr>
          <w:b/>
          <w:bCs/>
          <w:color w:val="C00000"/>
        </w:rPr>
        <w:t>is boilerplate text and is NOT to be changed</w:t>
      </w:r>
      <w:r w:rsidRPr="000B284A">
        <w:rPr>
          <w:color w:val="C00000"/>
        </w:rPr>
        <w:t xml:space="preserve"> </w:t>
      </w:r>
      <w:r>
        <w:rPr>
          <w:color w:val="C00000"/>
        </w:rPr>
        <w:t>(</w:t>
      </w:r>
      <w:r w:rsidRPr="000B284A">
        <w:rPr>
          <w:color w:val="C00000"/>
        </w:rPr>
        <w:t>unless the text is in brackets</w:t>
      </w:r>
      <w:r>
        <w:rPr>
          <w:color w:val="C00000"/>
        </w:rPr>
        <w:t xml:space="preserve"> [ ]</w:t>
      </w:r>
      <w:r w:rsidRPr="000B284A">
        <w:rPr>
          <w:color w:val="C00000"/>
        </w:rPr>
        <w:t>, which indicates that the editor is to make necessary changes</w:t>
      </w:r>
      <w:r>
        <w:rPr>
          <w:color w:val="C00000"/>
        </w:rPr>
        <w:t>)</w:t>
      </w:r>
      <w:r w:rsidRPr="000B284A">
        <w:rPr>
          <w:color w:val="C00000"/>
        </w:rPr>
        <w:t>.</w:t>
      </w:r>
    </w:p>
    <w:p w14:paraId="30D254BD" w14:textId="77777777" w:rsidR="005452AB" w:rsidRPr="00157F0C" w:rsidRDefault="005452AB" w:rsidP="005452AB">
      <w:pPr>
        <w:pStyle w:val="BodyText"/>
        <w:numPr>
          <w:ilvl w:val="1"/>
          <w:numId w:val="20"/>
        </w:numPr>
        <w:contextualSpacing/>
        <w:rPr>
          <w:color w:val="C00000"/>
        </w:rPr>
      </w:pPr>
      <w:r w:rsidRPr="00157F0C">
        <w:rPr>
          <w:color w:val="C00000"/>
        </w:rPr>
        <w:t xml:space="preserve">If a section is noted as </w:t>
      </w:r>
      <w:r w:rsidRPr="00157F0C">
        <w:rPr>
          <w:b/>
          <w:bCs/>
          <w:color w:val="C00000"/>
        </w:rPr>
        <w:t>optional</w:t>
      </w:r>
      <w:r w:rsidRPr="00157F0C">
        <w:rPr>
          <w:color w:val="C00000"/>
        </w:rPr>
        <w:t xml:space="preserve"> and is not needed, delete the section title and black text.</w:t>
      </w:r>
    </w:p>
    <w:p w14:paraId="19EBA6BD" w14:textId="0B29C05A" w:rsidR="0080619B" w:rsidRDefault="0080619B" w:rsidP="003A559B">
      <w:pPr>
        <w:pStyle w:val="TitlePage1"/>
      </w:pPr>
      <w:bookmarkStart w:id="0" w:name="_Hlk193119635"/>
      <w:r w:rsidRPr="0080619B">
        <w:t>NG9</w:t>
      </w:r>
      <w:r w:rsidRPr="0080619B">
        <w:noBreakHyphen/>
        <w:t>1</w:t>
      </w:r>
      <w:r w:rsidRPr="0080619B">
        <w:noBreakHyphen/>
        <w:t>1 PSAP and ECC Specifications for the NENA i3 Solution</w:t>
      </w:r>
      <w:bookmarkEnd w:id="0"/>
    </w:p>
    <w:p w14:paraId="514B8DF7" w14:textId="77777777" w:rsidR="0080619B" w:rsidRDefault="0080619B" w:rsidP="00AA036E">
      <w:pPr>
        <w:pStyle w:val="TitlePageBlackText"/>
        <w:rPr>
          <w:b/>
          <w:bCs/>
        </w:rPr>
      </w:pPr>
    </w:p>
    <w:p w14:paraId="5E61B50E" w14:textId="3BFDE11A" w:rsidR="0043317D" w:rsidRPr="00AA036E" w:rsidRDefault="00AA036E" w:rsidP="00AA036E">
      <w:pPr>
        <w:pStyle w:val="TitlePageBlackText"/>
      </w:pPr>
      <w:r w:rsidRPr="00AA036E">
        <w:rPr>
          <w:b/>
          <w:bCs/>
        </w:rPr>
        <w:t>ABSTRACT:</w:t>
      </w:r>
      <w:r w:rsidRPr="00AA036E">
        <w:t xml:space="preserve"> </w:t>
      </w:r>
      <w:r w:rsidR="0080619B" w:rsidRPr="0080619B">
        <w:t xml:space="preserve">This standard specifies functions and interfaces for </w:t>
      </w:r>
      <w:r w:rsidR="0080619B">
        <w:t>NG</w:t>
      </w:r>
      <w:r w:rsidR="0080619B" w:rsidRPr="0080619B">
        <w:t>9</w:t>
      </w:r>
      <w:r w:rsidR="0080619B">
        <w:noBreakHyphen/>
      </w:r>
      <w:r w:rsidR="0080619B" w:rsidRPr="0080619B">
        <w:t>1</w:t>
      </w:r>
      <w:r w:rsidR="0080619B">
        <w:noBreakHyphen/>
      </w:r>
      <w:r w:rsidR="0080619B" w:rsidRPr="0080619B">
        <w:t>1</w:t>
      </w:r>
      <w:r w:rsidR="0080619B">
        <w:t xml:space="preserve"> </w:t>
      </w:r>
      <w:r w:rsidR="0080619B" w:rsidRPr="0080619B">
        <w:t>Public Safety Answering Points and Emergency Communications Centers conforming to the NENA i3 Standard for Next Generation 9</w:t>
      </w:r>
      <w:r w:rsidR="0080619B">
        <w:noBreakHyphen/>
      </w:r>
      <w:r w:rsidR="0080619B" w:rsidRPr="0080619B">
        <w:t>1</w:t>
      </w:r>
      <w:r w:rsidR="0080619B">
        <w:noBreakHyphen/>
      </w:r>
      <w:r w:rsidR="0080619B" w:rsidRPr="0080619B">
        <w:t>1.</w:t>
      </w:r>
    </w:p>
    <w:p w14:paraId="71E205BF" w14:textId="77777777" w:rsidR="0043317D" w:rsidRPr="003D7D30" w:rsidRDefault="0043317D" w:rsidP="003D7D30"/>
    <w:p w14:paraId="273D50F6" w14:textId="35E23E45" w:rsidR="00681668" w:rsidRPr="00AC7D15" w:rsidRDefault="003A559B" w:rsidP="00054CAC">
      <w:pPr>
        <w:pStyle w:val="TitlePage110ptBlueText"/>
        <w:rPr>
          <w:b w:val="0"/>
          <w:bCs w:val="0"/>
          <w:color w:val="auto"/>
        </w:rPr>
      </w:pPr>
      <w:r w:rsidRPr="00A17769">
        <w:rPr>
          <w:rFonts w:cs="Arial"/>
          <w:noProof/>
        </w:rPr>
        <mc:AlternateContent>
          <mc:Choice Requires="wps">
            <w:drawing>
              <wp:anchor distT="0" distB="0" distL="114300" distR="114300" simplePos="0" relativeHeight="251681792" behindDoc="0" locked="0" layoutInCell="1" allowOverlap="1" wp14:anchorId="2B7C8FE5" wp14:editId="4B905282">
                <wp:simplePos x="0" y="0"/>
                <wp:positionH relativeFrom="column">
                  <wp:posOffset>0</wp:posOffset>
                </wp:positionH>
                <wp:positionV relativeFrom="page">
                  <wp:posOffset>6203372</wp:posOffset>
                </wp:positionV>
                <wp:extent cx="6071235" cy="2773333"/>
                <wp:effectExtent l="0" t="0" r="0" b="0"/>
                <wp:wrapNone/>
                <wp:docPr id="631198096" name="Text Box 2"/>
                <wp:cNvGraphicFramePr/>
                <a:graphic xmlns:a="http://schemas.openxmlformats.org/drawingml/2006/main">
                  <a:graphicData uri="http://schemas.microsoft.com/office/word/2010/wordprocessingShape">
                    <wps:wsp>
                      <wps:cNvSpPr txBox="1"/>
                      <wps:spPr>
                        <a:xfrm>
                          <a:off x="0" y="0"/>
                          <a:ext cx="6071235" cy="2773333"/>
                        </a:xfrm>
                        <a:prstGeom prst="rect">
                          <a:avLst/>
                        </a:prstGeom>
                        <a:noFill/>
                        <a:ln w="6350">
                          <a:noFill/>
                        </a:ln>
                      </wps:spPr>
                      <wps:txbx>
                        <w:txbxContent>
                          <w:p w14:paraId="3A6FEE3E" w14:textId="77777777" w:rsidR="00156C76" w:rsidRPr="0086274C" w:rsidDel="002763DD" w:rsidRDefault="00156C76" w:rsidP="00156C76">
                            <w:r w:rsidRPr="0062076A">
                              <w:rPr>
                                <w:b/>
                                <w:bCs/>
                                <w:color w:val="0000FF"/>
                              </w:rPr>
                              <w:t>T</w:t>
                            </w:r>
                            <w:r w:rsidRPr="0062076A" w:rsidDel="002763DD">
                              <w:rPr>
                                <w:b/>
                                <w:bCs/>
                                <w:color w:val="0000FF"/>
                              </w:rPr>
                              <w:t xml:space="preserve">he CRM </w:t>
                            </w:r>
                            <w:r w:rsidRPr="00B35C95">
                              <w:rPr>
                                <w:b/>
                                <w:bCs/>
                                <w:color w:val="0000FF"/>
                              </w:rPr>
                              <w:t>team</w:t>
                            </w:r>
                            <w:r>
                              <w:rPr>
                                <w:b/>
                                <w:bCs/>
                                <w:color w:val="0000FF"/>
                              </w:rPr>
                              <w:t xml:space="preserve"> </w:t>
                            </w:r>
                            <w:r w:rsidRPr="0062076A" w:rsidDel="002763DD">
                              <w:rPr>
                                <w:b/>
                                <w:bCs/>
                                <w:color w:val="0000FF"/>
                              </w:rPr>
                              <w:t>will provid</w:t>
                            </w:r>
                            <w:r>
                              <w:rPr>
                                <w:b/>
                                <w:bCs/>
                                <w:color w:val="0000FF"/>
                              </w:rPr>
                              <w:t>e</w:t>
                            </w:r>
                            <w:r w:rsidRPr="0062076A" w:rsidDel="002763DD">
                              <w:rPr>
                                <w:b/>
                                <w:bCs/>
                                <w:color w:val="0000FF"/>
                              </w:rPr>
                              <w:t xml:space="preserve"> the remainder of the information on this pa</w:t>
                            </w:r>
                            <w:r w:rsidRPr="0062076A">
                              <w:rPr>
                                <w:b/>
                                <w:bCs/>
                                <w:color w:val="0000FF"/>
                              </w:rPr>
                              <w:t>ge.</w:t>
                            </w:r>
                          </w:p>
                          <w:p w14:paraId="7313999C" w14:textId="77777777" w:rsidR="00156C76" w:rsidRPr="009460F2" w:rsidRDefault="00156C76" w:rsidP="00156C76">
                            <w:r w:rsidRPr="00301986">
                              <w:rPr>
                                <w:b/>
                                <w:bCs/>
                                <w:color w:val="C00000"/>
                              </w:rPr>
                              <w:t xml:space="preserve">ANS-Candidate Document </w:t>
                            </w:r>
                            <w:r w:rsidRPr="00800A10">
                              <w:rPr>
                                <w:color w:val="0000FF"/>
                              </w:rPr>
                              <w:t>(include on draft document, if applicable)</w:t>
                            </w:r>
                          </w:p>
                          <w:p w14:paraId="51F8F4C0" w14:textId="535908D0" w:rsidR="00156C76" w:rsidRPr="0046327E" w:rsidRDefault="00156C76" w:rsidP="00AC7D15">
                            <w:pPr>
                              <w:pStyle w:val="TitlePageDocumentCode"/>
                            </w:pPr>
                            <w:r w:rsidRPr="0046327E">
                              <w:t>NENA-STA</w:t>
                            </w:r>
                            <w:r w:rsidRPr="0080619B">
                              <w:t>-</w:t>
                            </w:r>
                            <w:r w:rsidR="0080619B" w:rsidRPr="0080619B">
                              <w:t>023.1</w:t>
                            </w:r>
                            <w:r w:rsidRPr="0080619B">
                              <w:t>-</w:t>
                            </w:r>
                            <w:r w:rsidRPr="0046327E">
                              <w:t>YYYY</w:t>
                            </w:r>
                          </w:p>
                          <w:p w14:paraId="56D245FC" w14:textId="77777777" w:rsidR="00156C76" w:rsidRPr="00A17769" w:rsidRDefault="00156C76" w:rsidP="00156C76">
                            <w:pPr>
                              <w:tabs>
                                <w:tab w:val="left" w:pos="4410"/>
                              </w:tabs>
                              <w:rPr>
                                <w:rFonts w:cs="Arial"/>
                              </w:rPr>
                            </w:pPr>
                            <w:r w:rsidRPr="00A17769">
                              <w:rPr>
                                <w:rFonts w:cs="Arial"/>
                                <w:color w:val="FFFFFF" w:themeColor="background1"/>
                              </w:rPr>
                              <w:t xml:space="preserve">NENA Board of Directors Approval: </w:t>
                            </w:r>
                            <w:r w:rsidRPr="00A17769">
                              <w:rPr>
                                <w:rFonts w:cs="Arial"/>
                                <w:color w:val="FFFFFF" w:themeColor="background1"/>
                              </w:rPr>
                              <w:tab/>
                            </w:r>
                            <w:r w:rsidRPr="00B35C95">
                              <w:rPr>
                                <w:rFonts w:cs="Arial"/>
                                <w:color w:val="0000FF"/>
                              </w:rPr>
                              <w:t>Month DD, YYYY</w:t>
                            </w:r>
                          </w:p>
                          <w:p w14:paraId="5BD3C563" w14:textId="77777777" w:rsidR="00156C76" w:rsidRPr="00AC7D15" w:rsidRDefault="00156C76" w:rsidP="00156C76">
                            <w:pPr>
                              <w:pStyle w:val="TitlePageWhiteText"/>
                              <w:rPr>
                                <w:color w:val="auto"/>
                              </w:rPr>
                            </w:pPr>
                            <w:r w:rsidRPr="00A17769">
                              <w:t xml:space="preserve">ANSI Approval: </w:t>
                            </w:r>
                            <w:r w:rsidRPr="00A17769">
                              <w:tab/>
                            </w:r>
                            <w:r w:rsidRPr="00B35C95">
                              <w:rPr>
                                <w:color w:val="0000FF"/>
                              </w:rPr>
                              <w:t>Month DD, YYYY</w:t>
                            </w:r>
                            <w:r>
                              <w:rPr>
                                <w:color w:val="0000FF"/>
                              </w:rPr>
                              <w:t xml:space="preserve"> (include if an ANS document)</w:t>
                            </w:r>
                          </w:p>
                          <w:p w14:paraId="664855EE" w14:textId="77777777" w:rsidR="00156C76" w:rsidRPr="00AC7D15" w:rsidRDefault="00156C76" w:rsidP="00156C76">
                            <w:pPr>
                              <w:pStyle w:val="TitlePageWhiteText"/>
                              <w:rPr>
                                <w:color w:val="auto"/>
                              </w:rPr>
                            </w:pPr>
                            <w:r w:rsidRPr="00A17769">
                              <w:t xml:space="preserve">Next Scheduled Review Date: </w:t>
                            </w:r>
                            <w:r w:rsidRPr="00A17769">
                              <w:tab/>
                            </w:r>
                            <w:r w:rsidRPr="00B35C95">
                              <w:rPr>
                                <w:color w:val="0000FF"/>
                              </w:rPr>
                              <w:t>Month DD, YYYY</w:t>
                            </w:r>
                          </w:p>
                          <w:p w14:paraId="00158C0B" w14:textId="77777777" w:rsidR="00156C76" w:rsidRPr="00A17769" w:rsidRDefault="00156C76" w:rsidP="00156C76">
                            <w:pPr>
                              <w:rPr>
                                <w:rFonts w:cs="Arial"/>
                              </w:rPr>
                            </w:pPr>
                          </w:p>
                          <w:p w14:paraId="55AA29C8" w14:textId="77777777" w:rsidR="00156C76" w:rsidRPr="00A17769" w:rsidRDefault="00156C76" w:rsidP="00156C76">
                            <w:pPr>
                              <w:pStyle w:val="TitlePageWhiteText"/>
                              <w:rPr>
                                <w:b/>
                                <w:bCs/>
                              </w:rPr>
                            </w:pPr>
                            <w:r w:rsidRPr="00A17769">
                              <w:rPr>
                                <w:b/>
                                <w:bCs/>
                              </w:rPr>
                              <w:t>Prepared by:</w:t>
                            </w:r>
                          </w:p>
                          <w:p w14:paraId="7C11C8CD" w14:textId="38613F9C" w:rsidR="00156C76" w:rsidRPr="00AC7D15" w:rsidRDefault="00156C76" w:rsidP="00156C76">
                            <w:pPr>
                              <w:pStyle w:val="TitlePageWhiteText"/>
                              <w:rPr>
                                <w:color w:val="auto"/>
                              </w:rPr>
                            </w:pPr>
                            <w:r w:rsidRPr="00A17769">
                              <w:t xml:space="preserve">National Emergency Number Association (NENA) </w:t>
                            </w:r>
                            <w:r w:rsidR="0080619B" w:rsidRPr="0080619B">
                              <w:t xml:space="preserve">Agency Systems </w:t>
                            </w:r>
                            <w:r w:rsidRPr="0080619B">
                              <w:t xml:space="preserve">Committee, </w:t>
                            </w:r>
                            <w:r w:rsidR="0080619B" w:rsidRPr="0080619B">
                              <w:t>NG9</w:t>
                            </w:r>
                            <w:r w:rsidR="0080619B" w:rsidRPr="0080619B">
                              <w:noBreakHyphen/>
                              <w:t>1</w:t>
                            </w:r>
                            <w:r w:rsidR="0080619B" w:rsidRPr="0080619B">
                              <w:noBreakHyphen/>
                              <w:t>1 PSAP Working Group</w:t>
                            </w:r>
                            <w:r w:rsidRPr="0033534F">
                              <w:br w:type="page"/>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7C8FE5" id="_x0000_t202" coordsize="21600,21600" o:spt="202" path="m,l,21600r21600,l21600,xe">
                <v:stroke joinstyle="miter"/>
                <v:path gradientshapeok="t" o:connecttype="rect"/>
              </v:shapetype>
              <v:shape id="Text Box 2" o:spid="_x0000_s1026" type="#_x0000_t202" style="position:absolute;margin-left:0;margin-top:488.45pt;width:478.05pt;height:218.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" filled="f" stroked="f" strokeweight=".5pt">
                <v:textbox inset="0,,0">
                  <w:txbxContent>
                    <w:p w14:paraId="3A6FEE3E" w14:textId="77777777" w:rsidR="00156C76" w:rsidRPr="0086274C" w:rsidDel="002763DD" w:rsidRDefault="00156C76" w:rsidP="00156C76">
                      <w:r w:rsidRPr="0062076A">
                        <w:rPr>
                          <w:b/>
                          <w:bCs/>
                          <w:color w:val="0000FF"/>
                        </w:rPr>
                        <w:t>T</w:t>
                      </w:r>
                      <w:r w:rsidRPr="0062076A" w:rsidDel="002763DD">
                        <w:rPr>
                          <w:b/>
                          <w:bCs/>
                          <w:color w:val="0000FF"/>
                        </w:rPr>
                        <w:t xml:space="preserve">he CRM </w:t>
                      </w:r>
                      <w:r w:rsidRPr="00B35C95">
                        <w:rPr>
                          <w:b/>
                          <w:bCs/>
                          <w:color w:val="0000FF"/>
                        </w:rPr>
                        <w:t>team</w:t>
                      </w:r>
                      <w:r>
                        <w:rPr>
                          <w:b/>
                          <w:bCs/>
                          <w:color w:val="0000FF"/>
                        </w:rPr>
                        <w:t xml:space="preserve"> </w:t>
                      </w:r>
                      <w:r w:rsidRPr="0062076A" w:rsidDel="002763DD">
                        <w:rPr>
                          <w:b/>
                          <w:bCs/>
                          <w:color w:val="0000FF"/>
                        </w:rPr>
                        <w:t>will provid</w:t>
                      </w:r>
                      <w:r>
                        <w:rPr>
                          <w:b/>
                          <w:bCs/>
                          <w:color w:val="0000FF"/>
                        </w:rPr>
                        <w:t>e</w:t>
                      </w:r>
                      <w:r w:rsidRPr="0062076A" w:rsidDel="002763DD">
                        <w:rPr>
                          <w:b/>
                          <w:bCs/>
                          <w:color w:val="0000FF"/>
                        </w:rPr>
                        <w:t xml:space="preserve"> the remainder of the information on this pa</w:t>
                      </w:r>
                      <w:r w:rsidRPr="0062076A">
                        <w:rPr>
                          <w:b/>
                          <w:bCs/>
                          <w:color w:val="0000FF"/>
                        </w:rPr>
                        <w:t>ge.</w:t>
                      </w:r>
                    </w:p>
                    <w:p w14:paraId="7313999C" w14:textId="77777777" w:rsidR="00156C76" w:rsidRPr="009460F2" w:rsidRDefault="00156C76" w:rsidP="00156C76">
                      <w:r w:rsidRPr="00301986">
                        <w:rPr>
                          <w:b/>
                          <w:bCs/>
                          <w:color w:val="C00000"/>
                        </w:rPr>
                        <w:t xml:space="preserve">ANS-Candidate Document </w:t>
                      </w:r>
                      <w:r w:rsidRPr="00800A10">
                        <w:rPr>
                          <w:color w:val="0000FF"/>
                        </w:rPr>
                        <w:t>(include on draft document, if applicable)</w:t>
                      </w:r>
                    </w:p>
                    <w:p w14:paraId="51F8F4C0" w14:textId="535908D0" w:rsidR="00156C76" w:rsidRPr="0046327E" w:rsidRDefault="00156C76" w:rsidP="00AC7D15">
                      <w:pPr>
                        <w:pStyle w:val="TitlePageDocumentCode"/>
                      </w:pPr>
                      <w:r w:rsidRPr="0046327E">
                        <w:t>NENA-STA</w:t>
                      </w:r>
                      <w:r w:rsidRPr="0080619B">
                        <w:t>-</w:t>
                      </w:r>
                      <w:r w:rsidR="0080619B" w:rsidRPr="0080619B">
                        <w:t>023.1</w:t>
                      </w:r>
                      <w:r w:rsidRPr="0080619B">
                        <w:t>-</w:t>
                      </w:r>
                      <w:r w:rsidRPr="0046327E">
                        <w:t>YYYY</w:t>
                      </w:r>
                    </w:p>
                    <w:p w14:paraId="56D245FC" w14:textId="77777777" w:rsidR="00156C76" w:rsidRPr="00A17769" w:rsidRDefault="00156C76" w:rsidP="00156C76">
                      <w:pPr>
                        <w:tabs>
                          <w:tab w:val="left" w:pos="4410"/>
                        </w:tabs>
                        <w:rPr>
                          <w:rFonts w:cs="Arial"/>
                        </w:rPr>
                      </w:pPr>
                      <w:r w:rsidRPr="00A17769">
                        <w:rPr>
                          <w:rFonts w:cs="Arial"/>
                          <w:color w:val="FFFFFF" w:themeColor="background1"/>
                        </w:rPr>
                        <w:t xml:space="preserve">NENA Board of Directors Approval: </w:t>
                      </w:r>
                      <w:r w:rsidRPr="00A17769">
                        <w:rPr>
                          <w:rFonts w:cs="Arial"/>
                          <w:color w:val="FFFFFF" w:themeColor="background1"/>
                        </w:rPr>
                        <w:tab/>
                      </w:r>
                      <w:r w:rsidRPr="00B35C95">
                        <w:rPr>
                          <w:rFonts w:cs="Arial"/>
                          <w:color w:val="0000FF"/>
                        </w:rPr>
                        <w:t>Month DD, YYYY</w:t>
                      </w:r>
                    </w:p>
                    <w:p w14:paraId="5BD3C563" w14:textId="77777777" w:rsidR="00156C76" w:rsidRPr="00AC7D15" w:rsidRDefault="00156C76" w:rsidP="00156C76">
                      <w:pPr>
                        <w:pStyle w:val="TitlePageWhiteText"/>
                        <w:rPr>
                          <w:color w:val="auto"/>
                        </w:rPr>
                      </w:pPr>
                      <w:r w:rsidRPr="00A17769">
                        <w:t xml:space="preserve">ANSI Approval: </w:t>
                      </w:r>
                      <w:r w:rsidRPr="00A17769">
                        <w:tab/>
                      </w:r>
                      <w:r w:rsidRPr="00B35C95">
                        <w:rPr>
                          <w:color w:val="0000FF"/>
                        </w:rPr>
                        <w:t>Month DD, YYYY</w:t>
                      </w:r>
                      <w:r>
                        <w:rPr>
                          <w:color w:val="0000FF"/>
                        </w:rPr>
                        <w:t xml:space="preserve"> (include if an ANS document)</w:t>
                      </w:r>
                    </w:p>
                    <w:p w14:paraId="664855EE" w14:textId="77777777" w:rsidR="00156C76" w:rsidRPr="00AC7D15" w:rsidRDefault="00156C76" w:rsidP="00156C76">
                      <w:pPr>
                        <w:pStyle w:val="TitlePageWhiteText"/>
                        <w:rPr>
                          <w:color w:val="auto"/>
                        </w:rPr>
                      </w:pPr>
                      <w:r w:rsidRPr="00A17769">
                        <w:t xml:space="preserve">Next Scheduled Review Date: </w:t>
                      </w:r>
                      <w:r w:rsidRPr="00A17769">
                        <w:tab/>
                      </w:r>
                      <w:r w:rsidRPr="00B35C95">
                        <w:rPr>
                          <w:color w:val="0000FF"/>
                        </w:rPr>
                        <w:t>Month DD, YYYY</w:t>
                      </w:r>
                    </w:p>
                    <w:p w14:paraId="00158C0B" w14:textId="77777777" w:rsidR="00156C76" w:rsidRPr="00A17769" w:rsidRDefault="00156C76" w:rsidP="00156C76">
                      <w:pPr>
                        <w:rPr>
                          <w:rFonts w:cs="Arial"/>
                        </w:rPr>
                      </w:pPr>
                    </w:p>
                    <w:p w14:paraId="55AA29C8" w14:textId="77777777" w:rsidR="00156C76" w:rsidRPr="00A17769" w:rsidRDefault="00156C76" w:rsidP="00156C76">
                      <w:pPr>
                        <w:pStyle w:val="TitlePageWhiteText"/>
                        <w:rPr>
                          <w:b/>
                          <w:bCs/>
                        </w:rPr>
                      </w:pPr>
                      <w:r w:rsidRPr="00A17769">
                        <w:rPr>
                          <w:b/>
                          <w:bCs/>
                        </w:rPr>
                        <w:t>Prepared by:</w:t>
                      </w:r>
                    </w:p>
                    <w:p w14:paraId="7C11C8CD" w14:textId="38613F9C" w:rsidR="00156C76" w:rsidRPr="00AC7D15" w:rsidRDefault="00156C76" w:rsidP="00156C76">
                      <w:pPr>
                        <w:pStyle w:val="TitlePageWhiteText"/>
                        <w:rPr>
                          <w:color w:val="auto"/>
                        </w:rPr>
                      </w:pPr>
                      <w:r w:rsidRPr="00A17769">
                        <w:t xml:space="preserve">National Emergency Number Association (NENA) </w:t>
                      </w:r>
                      <w:r w:rsidR="0080619B" w:rsidRPr="0080619B">
                        <w:t xml:space="preserve">Agency Systems </w:t>
                      </w:r>
                      <w:r w:rsidRPr="0080619B">
                        <w:t xml:space="preserve">Committee, </w:t>
                      </w:r>
                      <w:r w:rsidR="0080619B" w:rsidRPr="0080619B">
                        <w:t>NG9</w:t>
                      </w:r>
                      <w:r w:rsidR="0080619B" w:rsidRPr="0080619B">
                        <w:noBreakHyphen/>
                        <w:t>1</w:t>
                      </w:r>
                      <w:r w:rsidR="0080619B" w:rsidRPr="0080619B">
                        <w:noBreakHyphen/>
                        <w:t>1 PSAP Working Group</w:t>
                      </w:r>
                      <w:r w:rsidRPr="0033534F">
                        <w:br w:type="page"/>
                      </w:r>
                    </w:p>
                  </w:txbxContent>
                </v:textbox>
                <w10:wrap anchory="page"/>
              </v:shape>
            </w:pict>
          </mc:Fallback>
        </mc:AlternateContent>
      </w:r>
      <w:r w:rsidR="0043317D" w:rsidRPr="00054CAC">
        <w:t xml:space="preserve">This DRAFT document is not intended for distribution beyond the groups developing or reviewing the document. The document is also not intended to be used or referenced for development or procurement purposes until final publication. All draft material is subject to </w:t>
      </w:r>
      <w:r w:rsidR="00B56735" w:rsidRPr="00054CAC">
        <w:t>change,</w:t>
      </w:r>
      <w:r w:rsidR="0043317D" w:rsidRPr="00054CAC">
        <w:t xml:space="preserve"> and it is possible that the document itself may never be approved for publication.</w:t>
      </w:r>
      <w:r w:rsidR="00681668" w:rsidRPr="0033534F">
        <w:br w:type="page"/>
      </w:r>
    </w:p>
    <w:p w14:paraId="2D4316CD" w14:textId="122FB605" w:rsidR="00832FFE" w:rsidRPr="00AC7D15" w:rsidRDefault="002957EF" w:rsidP="00832FFE">
      <w:pPr>
        <w:pStyle w:val="BodyText"/>
      </w:pPr>
      <w:r w:rsidRPr="00832FFE">
        <w:rPr>
          <w:b/>
          <w:bCs/>
          <w:color w:val="C00000"/>
        </w:rPr>
        <w:lastRenderedPageBreak/>
        <w:t>NOTE to document editor:</w:t>
      </w:r>
      <w:r w:rsidRPr="00832FFE">
        <w:rPr>
          <w:color w:val="C00000"/>
        </w:rPr>
        <w:t xml:space="preserve"> The </w:t>
      </w:r>
      <w:r w:rsidR="008F07FC" w:rsidRPr="00832FFE">
        <w:rPr>
          <w:color w:val="C00000"/>
        </w:rPr>
        <w:t>T</w:t>
      </w:r>
      <w:r w:rsidRPr="00832FFE">
        <w:rPr>
          <w:color w:val="C00000"/>
        </w:rPr>
        <w:t xml:space="preserve">able of </w:t>
      </w:r>
      <w:r w:rsidR="008F07FC" w:rsidRPr="00832FFE">
        <w:rPr>
          <w:color w:val="C00000"/>
        </w:rPr>
        <w:t>C</w:t>
      </w:r>
      <w:r w:rsidRPr="00832FFE">
        <w:rPr>
          <w:color w:val="C00000"/>
        </w:rPr>
        <w:t xml:space="preserve">ontents defaults to showing three </w:t>
      </w:r>
      <w:r w:rsidR="008F07FC" w:rsidRPr="00832FFE">
        <w:rPr>
          <w:color w:val="C00000"/>
        </w:rPr>
        <w:t xml:space="preserve">heading </w:t>
      </w:r>
      <w:r w:rsidRPr="00832FFE">
        <w:rPr>
          <w:color w:val="C00000"/>
        </w:rPr>
        <w:t xml:space="preserve">levels. If </w:t>
      </w:r>
      <w:r w:rsidR="008F07FC" w:rsidRPr="00832FFE">
        <w:rPr>
          <w:color w:val="C00000"/>
        </w:rPr>
        <w:t xml:space="preserve">the Working Group determines that it is important to show </w:t>
      </w:r>
      <w:r w:rsidR="005E3517">
        <w:rPr>
          <w:color w:val="C00000"/>
        </w:rPr>
        <w:t>a</w:t>
      </w:r>
      <w:r w:rsidR="008F07FC" w:rsidRPr="00832FFE">
        <w:rPr>
          <w:color w:val="C00000"/>
        </w:rPr>
        <w:t xml:space="preserve"> fourth heading level, customize the Table of Contents </w:t>
      </w:r>
      <w:r w:rsidR="00832FFE" w:rsidRPr="00832FFE">
        <w:rPr>
          <w:color w:val="C00000"/>
        </w:rPr>
        <w:t>using the following instructions:</w:t>
      </w:r>
    </w:p>
    <w:p w14:paraId="4689FD80" w14:textId="583A583E" w:rsidR="00832FFE" w:rsidRPr="00C17553" w:rsidRDefault="000455D8" w:rsidP="00C17553">
      <w:pPr>
        <w:pStyle w:val="ListParagraph"/>
        <w:numPr>
          <w:ilvl w:val="0"/>
          <w:numId w:val="16"/>
        </w:numPr>
        <w:rPr>
          <w:color w:val="C0504D" w:themeColor="accent2"/>
        </w:rPr>
      </w:pPr>
      <w:r w:rsidRPr="00C17553">
        <w:rPr>
          <w:color w:val="C0504D" w:themeColor="accent2"/>
        </w:rPr>
        <w:t xml:space="preserve">Click within </w:t>
      </w:r>
      <w:r w:rsidR="008F07FC" w:rsidRPr="00C17553">
        <w:rPr>
          <w:color w:val="C0504D" w:themeColor="accent2"/>
        </w:rPr>
        <w:t xml:space="preserve">the </w:t>
      </w:r>
      <w:r w:rsidR="00615894" w:rsidRPr="00C17553">
        <w:rPr>
          <w:color w:val="C0504D" w:themeColor="accent2"/>
        </w:rPr>
        <w:t>Table of Contents</w:t>
      </w:r>
      <w:r w:rsidR="00891979" w:rsidRPr="00C17553">
        <w:rPr>
          <w:color w:val="C0504D" w:themeColor="accent2"/>
        </w:rPr>
        <w:t>,</w:t>
      </w:r>
      <w:r w:rsidR="00615894" w:rsidRPr="00C17553">
        <w:rPr>
          <w:color w:val="C0504D" w:themeColor="accent2"/>
        </w:rPr>
        <w:t xml:space="preserve"> and select the </w:t>
      </w:r>
      <w:r w:rsidR="008F07FC" w:rsidRPr="00C17553">
        <w:rPr>
          <w:b/>
          <w:bCs/>
          <w:color w:val="C0504D" w:themeColor="accent2"/>
        </w:rPr>
        <w:t>References</w:t>
      </w:r>
      <w:r w:rsidR="008F07FC" w:rsidRPr="00C17553">
        <w:rPr>
          <w:color w:val="C0504D" w:themeColor="accent2"/>
        </w:rPr>
        <w:t xml:space="preserve"> tab</w:t>
      </w:r>
      <w:r w:rsidR="00832FFE" w:rsidRPr="00C17553">
        <w:rPr>
          <w:color w:val="C0504D" w:themeColor="accent2"/>
        </w:rPr>
        <w:t>.</w:t>
      </w:r>
    </w:p>
    <w:p w14:paraId="34CAF7B1" w14:textId="65E5A27A" w:rsidR="00832FFE" w:rsidRPr="00C17553" w:rsidRDefault="00832FFE" w:rsidP="00C17553">
      <w:pPr>
        <w:pStyle w:val="ListParagraph"/>
        <w:numPr>
          <w:ilvl w:val="0"/>
          <w:numId w:val="16"/>
        </w:numPr>
        <w:rPr>
          <w:color w:val="C0504D" w:themeColor="accent2"/>
        </w:rPr>
      </w:pPr>
      <w:r w:rsidRPr="00C17553">
        <w:rPr>
          <w:color w:val="C0504D" w:themeColor="accent2"/>
        </w:rPr>
        <w:t>S</w:t>
      </w:r>
      <w:r w:rsidR="008F07FC" w:rsidRPr="00C17553">
        <w:rPr>
          <w:color w:val="C0504D" w:themeColor="accent2"/>
        </w:rPr>
        <w:t xml:space="preserve">elect </w:t>
      </w:r>
      <w:r w:rsidR="008F07FC" w:rsidRPr="00E91950">
        <w:rPr>
          <w:b/>
          <w:bCs/>
          <w:color w:val="C0504D" w:themeColor="accent2"/>
        </w:rPr>
        <w:t>Custom Table of Contents</w:t>
      </w:r>
      <w:r w:rsidR="008F07FC" w:rsidRPr="00C17553">
        <w:rPr>
          <w:color w:val="C0504D" w:themeColor="accent2"/>
        </w:rPr>
        <w:t xml:space="preserve"> from the </w:t>
      </w:r>
      <w:r w:rsidR="008F07FC" w:rsidRPr="00E91950">
        <w:rPr>
          <w:b/>
          <w:bCs/>
          <w:color w:val="C0504D" w:themeColor="accent2"/>
        </w:rPr>
        <w:t>Table of Contents</w:t>
      </w:r>
      <w:r w:rsidR="008F07FC" w:rsidRPr="00C17553">
        <w:rPr>
          <w:color w:val="C0504D" w:themeColor="accent2"/>
        </w:rPr>
        <w:t xml:space="preserve"> drop</w:t>
      </w:r>
      <w:r w:rsidR="008513FD" w:rsidRPr="00C17553">
        <w:rPr>
          <w:color w:val="C0504D" w:themeColor="accent2"/>
        </w:rPr>
        <w:t>-</w:t>
      </w:r>
      <w:r w:rsidR="008F07FC" w:rsidRPr="00C17553">
        <w:rPr>
          <w:color w:val="C0504D" w:themeColor="accent2"/>
        </w:rPr>
        <w:t>down</w:t>
      </w:r>
      <w:r w:rsidR="008513FD" w:rsidRPr="00C17553">
        <w:rPr>
          <w:color w:val="C0504D" w:themeColor="accent2"/>
        </w:rPr>
        <w:t xml:space="preserve"> menu</w:t>
      </w:r>
      <w:r w:rsidRPr="00C17553">
        <w:rPr>
          <w:color w:val="C0504D" w:themeColor="accent2"/>
        </w:rPr>
        <w:t>.</w:t>
      </w:r>
    </w:p>
    <w:p w14:paraId="7A3716C4" w14:textId="4663E625" w:rsidR="00832FFE" w:rsidRPr="00C17553" w:rsidRDefault="00832FFE" w:rsidP="00C17553">
      <w:pPr>
        <w:pStyle w:val="ListParagraph"/>
        <w:numPr>
          <w:ilvl w:val="0"/>
          <w:numId w:val="16"/>
        </w:numPr>
        <w:rPr>
          <w:color w:val="C0504D" w:themeColor="accent2"/>
        </w:rPr>
      </w:pPr>
      <w:r w:rsidRPr="00C17553">
        <w:rPr>
          <w:color w:val="C0504D" w:themeColor="accent2"/>
        </w:rPr>
        <w:t>S</w:t>
      </w:r>
      <w:r w:rsidR="008513FD" w:rsidRPr="00C17553">
        <w:rPr>
          <w:color w:val="C0504D" w:themeColor="accent2"/>
        </w:rPr>
        <w:t xml:space="preserve">et </w:t>
      </w:r>
      <w:r w:rsidR="008513FD" w:rsidRPr="00E91950">
        <w:rPr>
          <w:b/>
          <w:bCs/>
          <w:color w:val="C0504D" w:themeColor="accent2"/>
        </w:rPr>
        <w:t>Show Levels</w:t>
      </w:r>
      <w:r w:rsidR="008513FD" w:rsidRPr="00C17553">
        <w:rPr>
          <w:color w:val="C0504D" w:themeColor="accent2"/>
        </w:rPr>
        <w:t xml:space="preserve"> to 4 </w:t>
      </w:r>
      <w:r w:rsidR="008F07FC" w:rsidRPr="00C17553">
        <w:rPr>
          <w:color w:val="C0504D" w:themeColor="accent2"/>
        </w:rPr>
        <w:t xml:space="preserve">under </w:t>
      </w:r>
      <w:r w:rsidR="008F07FC" w:rsidRPr="00E91950">
        <w:rPr>
          <w:b/>
          <w:bCs/>
          <w:color w:val="C0504D" w:themeColor="accent2"/>
        </w:rPr>
        <w:t>General</w:t>
      </w:r>
      <w:r w:rsidRPr="00C17553">
        <w:rPr>
          <w:color w:val="C0504D" w:themeColor="accent2"/>
        </w:rPr>
        <w:t>.</w:t>
      </w:r>
    </w:p>
    <w:p w14:paraId="4203A88C" w14:textId="6113B691" w:rsidR="002957EF" w:rsidRPr="00C17553" w:rsidRDefault="00832FFE" w:rsidP="00C17553">
      <w:pPr>
        <w:pStyle w:val="ListParagraph"/>
        <w:numPr>
          <w:ilvl w:val="0"/>
          <w:numId w:val="16"/>
        </w:numPr>
        <w:rPr>
          <w:color w:val="C0504D" w:themeColor="accent2"/>
        </w:rPr>
      </w:pPr>
      <w:r w:rsidRPr="00C17553">
        <w:rPr>
          <w:color w:val="C0504D" w:themeColor="accent2"/>
        </w:rPr>
        <w:t>S</w:t>
      </w:r>
      <w:r w:rsidR="008F07FC" w:rsidRPr="00C17553">
        <w:rPr>
          <w:color w:val="C0504D" w:themeColor="accent2"/>
        </w:rPr>
        <w:t xml:space="preserve">elect </w:t>
      </w:r>
      <w:r w:rsidR="008F07FC" w:rsidRPr="00C17553">
        <w:rPr>
          <w:b/>
          <w:bCs/>
          <w:color w:val="C0504D" w:themeColor="accent2"/>
        </w:rPr>
        <w:t>O</w:t>
      </w:r>
      <w:r w:rsidRPr="00C17553">
        <w:rPr>
          <w:b/>
          <w:bCs/>
          <w:color w:val="C0504D" w:themeColor="accent2"/>
        </w:rPr>
        <w:t>K</w:t>
      </w:r>
      <w:r w:rsidRPr="00C17553">
        <w:rPr>
          <w:color w:val="C0504D" w:themeColor="accent2"/>
        </w:rPr>
        <w:t>.</w:t>
      </w:r>
      <w:bookmarkStart w:id="1" w:name="_Hlk197543562"/>
    </w:p>
    <w:p w14:paraId="5B816639" w14:textId="7EC507DE" w:rsidR="00C17B9D" w:rsidRPr="00AC7D15" w:rsidRDefault="00C17B9D" w:rsidP="00C17B9D">
      <w:pPr>
        <w:pStyle w:val="BodyText"/>
      </w:pPr>
      <w:r w:rsidRPr="007653C8">
        <w:rPr>
          <w:color w:val="C00000"/>
        </w:rPr>
        <w:t xml:space="preserve">Remove the </w:t>
      </w:r>
      <w:r w:rsidRPr="00665B59">
        <w:rPr>
          <w:b/>
          <w:bCs/>
          <w:color w:val="C00000"/>
        </w:rPr>
        <w:t>List of Tables</w:t>
      </w:r>
      <w:r w:rsidRPr="007653C8">
        <w:rPr>
          <w:color w:val="C00000"/>
        </w:rPr>
        <w:t xml:space="preserve"> and </w:t>
      </w:r>
      <w:r w:rsidRPr="00665B59">
        <w:rPr>
          <w:b/>
          <w:bCs/>
          <w:color w:val="C00000"/>
        </w:rPr>
        <w:t>List of Figures</w:t>
      </w:r>
      <w:r w:rsidRPr="007653C8">
        <w:rPr>
          <w:color w:val="C00000"/>
        </w:rPr>
        <w:t xml:space="preserve"> if </w:t>
      </w:r>
      <w:r w:rsidR="003152C8">
        <w:rPr>
          <w:color w:val="C00000"/>
        </w:rPr>
        <w:t xml:space="preserve">they are </w:t>
      </w:r>
      <w:r w:rsidRPr="007653C8">
        <w:rPr>
          <w:color w:val="C00000"/>
        </w:rPr>
        <w:t>not useful for the document.</w:t>
      </w:r>
    </w:p>
    <w:bookmarkEnd w:id="1" w:displacedByCustomXml="next"/>
    <w:bookmarkStart w:id="2" w:name="_Toc233105420" w:displacedByCustomXml="next"/>
    <w:sdt>
      <w:sdtPr>
        <w:rPr>
          <w:rFonts w:eastAsia="Times New Roman" w:cs="Times New Roman"/>
          <w:b w:val="0"/>
          <w:bCs w:val="0"/>
          <w:caps w:val="0"/>
          <w:color w:val="auto"/>
          <w:szCs w:val="24"/>
          <w:lang w:eastAsia="en-US"/>
        </w:rPr>
        <w:id w:val="820304983"/>
        <w:docPartObj>
          <w:docPartGallery w:val="Table of Contents"/>
          <w:docPartUnique/>
        </w:docPartObj>
      </w:sdtPr>
      <w:sdtEndPr>
        <w:rPr>
          <w:rFonts w:cs="Tahoma"/>
          <w:noProof/>
          <w:szCs w:val="20"/>
        </w:rPr>
      </w:sdtEndPr>
      <w:sdtContent>
        <w:p w14:paraId="560EB2DB" w14:textId="4803AB8F" w:rsidR="00357990" w:rsidRPr="0009794E" w:rsidRDefault="0009794E" w:rsidP="00053787">
          <w:pPr>
            <w:pStyle w:val="TOCHeading"/>
          </w:pPr>
          <w:r w:rsidRPr="0009794E">
            <w:t>TABLE OF CONTENTS</w:t>
          </w:r>
          <w:bookmarkEnd w:id="2"/>
        </w:p>
        <w:p w14:paraId="0193B81A" w14:textId="4B968E2B" w:rsidR="00E32DA1" w:rsidRDefault="00F4358A">
          <w:pPr>
            <w:pStyle w:val="TOC1"/>
            <w:rPr>
              <w:rFonts w:asciiTheme="minorHAnsi" w:eastAsiaTheme="minorEastAsia" w:hAnsiTheme="minorHAnsi" w:cstheme="minorBidi"/>
              <w:b w:val="0"/>
              <w:caps w:val="0"/>
              <w:noProof/>
              <w:kern w:val="2"/>
              <w:sz w:val="24"/>
              <w:szCs w:val="24"/>
              <w14:ligatures w14:val="standardContextual"/>
            </w:rPr>
          </w:pPr>
          <w:r>
            <w:rPr>
              <w:rFonts w:cs="Tahoma"/>
            </w:rPr>
            <w:fldChar w:fldCharType="begin"/>
          </w:r>
          <w:r>
            <w:rPr>
              <w:rFonts w:cs="Tahoma"/>
            </w:rPr>
            <w:instrText xml:space="preserve"> TOC \o "1-3" \h \z \t "Header,1" </w:instrText>
          </w:r>
          <w:r>
            <w:rPr>
              <w:rFonts w:cs="Tahoma"/>
            </w:rPr>
            <w:fldChar w:fldCharType="separate"/>
          </w:r>
          <w:hyperlink w:anchor="_Toc233105420" w:history="1">
            <w:r w:rsidR="00E32DA1" w:rsidRPr="0036535E">
              <w:rPr>
                <w:rStyle w:val="Hyperlink"/>
                <w:noProof/>
              </w:rPr>
              <w:t>TABLE OF CONTENTS</w:t>
            </w:r>
            <w:r w:rsidR="00E32DA1">
              <w:rPr>
                <w:noProof/>
                <w:webHidden/>
              </w:rPr>
              <w:tab/>
            </w:r>
            <w:r w:rsidR="00E32DA1">
              <w:rPr>
                <w:noProof/>
                <w:webHidden/>
              </w:rPr>
              <w:fldChar w:fldCharType="begin"/>
            </w:r>
            <w:r w:rsidR="00E32DA1">
              <w:rPr>
                <w:noProof/>
                <w:webHidden/>
              </w:rPr>
              <w:instrText xml:space="preserve"> PAGEREF _Toc233105420 \h </w:instrText>
            </w:r>
            <w:r w:rsidR="00E32DA1">
              <w:rPr>
                <w:noProof/>
                <w:webHidden/>
              </w:rPr>
            </w:r>
            <w:r w:rsidR="00E32DA1">
              <w:rPr>
                <w:noProof/>
                <w:webHidden/>
              </w:rPr>
              <w:fldChar w:fldCharType="separate"/>
            </w:r>
            <w:r w:rsidR="00E32DA1">
              <w:rPr>
                <w:noProof/>
                <w:webHidden/>
              </w:rPr>
              <w:t>ii</w:t>
            </w:r>
            <w:r w:rsidR="00E32DA1">
              <w:rPr>
                <w:noProof/>
                <w:webHidden/>
              </w:rPr>
              <w:fldChar w:fldCharType="end"/>
            </w:r>
          </w:hyperlink>
        </w:p>
        <w:p w14:paraId="1B0A64A3" w14:textId="3EA7B08D" w:rsidR="00E32DA1" w:rsidRDefault="00E32DA1">
          <w:pPr>
            <w:pStyle w:val="TOC1"/>
            <w:rPr>
              <w:rFonts w:asciiTheme="minorHAnsi" w:eastAsiaTheme="minorEastAsia" w:hAnsiTheme="minorHAnsi" w:cstheme="minorBidi"/>
              <w:b w:val="0"/>
              <w:caps w:val="0"/>
              <w:noProof/>
              <w:kern w:val="2"/>
              <w:sz w:val="24"/>
              <w:szCs w:val="24"/>
              <w14:ligatures w14:val="standardContextual"/>
            </w:rPr>
          </w:pPr>
          <w:hyperlink w:anchor="_Toc233105421" w:history="1">
            <w:r w:rsidRPr="0036535E">
              <w:rPr>
                <w:rStyle w:val="Hyperlink"/>
                <w:noProof/>
              </w:rPr>
              <w:t>LIST OF TABLES</w:t>
            </w:r>
            <w:r>
              <w:rPr>
                <w:noProof/>
                <w:webHidden/>
              </w:rPr>
              <w:tab/>
            </w:r>
            <w:r>
              <w:rPr>
                <w:noProof/>
                <w:webHidden/>
              </w:rPr>
              <w:fldChar w:fldCharType="begin"/>
            </w:r>
            <w:r>
              <w:rPr>
                <w:noProof/>
                <w:webHidden/>
              </w:rPr>
              <w:instrText xml:space="preserve"> PAGEREF _Toc233105421 \h </w:instrText>
            </w:r>
            <w:r>
              <w:rPr>
                <w:noProof/>
                <w:webHidden/>
              </w:rPr>
            </w:r>
            <w:r>
              <w:rPr>
                <w:noProof/>
                <w:webHidden/>
              </w:rPr>
              <w:fldChar w:fldCharType="separate"/>
            </w:r>
            <w:r>
              <w:rPr>
                <w:noProof/>
                <w:webHidden/>
              </w:rPr>
              <w:t>iv</w:t>
            </w:r>
            <w:r>
              <w:rPr>
                <w:noProof/>
                <w:webHidden/>
              </w:rPr>
              <w:fldChar w:fldCharType="end"/>
            </w:r>
          </w:hyperlink>
        </w:p>
        <w:p w14:paraId="78C3749D" w14:textId="4EFDC519" w:rsidR="00E32DA1" w:rsidRDefault="00E32DA1">
          <w:pPr>
            <w:pStyle w:val="TOC1"/>
            <w:rPr>
              <w:rFonts w:asciiTheme="minorHAnsi" w:eastAsiaTheme="minorEastAsia" w:hAnsiTheme="minorHAnsi" w:cstheme="minorBidi"/>
              <w:b w:val="0"/>
              <w:caps w:val="0"/>
              <w:noProof/>
              <w:kern w:val="2"/>
              <w:sz w:val="24"/>
              <w:szCs w:val="24"/>
              <w14:ligatures w14:val="standardContextual"/>
            </w:rPr>
          </w:pPr>
          <w:hyperlink w:anchor="_Toc233105422" w:history="1">
            <w:r w:rsidRPr="0036535E">
              <w:rPr>
                <w:rStyle w:val="Hyperlink"/>
                <w:noProof/>
              </w:rPr>
              <w:t>LIST OF FIGURES</w:t>
            </w:r>
            <w:r>
              <w:rPr>
                <w:noProof/>
                <w:webHidden/>
              </w:rPr>
              <w:tab/>
            </w:r>
            <w:r>
              <w:rPr>
                <w:noProof/>
                <w:webHidden/>
              </w:rPr>
              <w:fldChar w:fldCharType="begin"/>
            </w:r>
            <w:r>
              <w:rPr>
                <w:noProof/>
                <w:webHidden/>
              </w:rPr>
              <w:instrText xml:space="preserve"> PAGEREF _Toc233105422 \h </w:instrText>
            </w:r>
            <w:r>
              <w:rPr>
                <w:noProof/>
                <w:webHidden/>
              </w:rPr>
            </w:r>
            <w:r>
              <w:rPr>
                <w:noProof/>
                <w:webHidden/>
              </w:rPr>
              <w:fldChar w:fldCharType="separate"/>
            </w:r>
            <w:r>
              <w:rPr>
                <w:noProof/>
                <w:webHidden/>
              </w:rPr>
              <w:t>v</w:t>
            </w:r>
            <w:r>
              <w:rPr>
                <w:noProof/>
                <w:webHidden/>
              </w:rPr>
              <w:fldChar w:fldCharType="end"/>
            </w:r>
          </w:hyperlink>
        </w:p>
        <w:p w14:paraId="7D5DA79A" w14:textId="4232EC00" w:rsidR="00E32DA1" w:rsidRDefault="00E32DA1">
          <w:pPr>
            <w:pStyle w:val="TOC1"/>
            <w:rPr>
              <w:rFonts w:asciiTheme="minorHAnsi" w:eastAsiaTheme="minorEastAsia" w:hAnsiTheme="minorHAnsi" w:cstheme="minorBidi"/>
              <w:b w:val="0"/>
              <w:caps w:val="0"/>
              <w:noProof/>
              <w:kern w:val="2"/>
              <w:sz w:val="24"/>
              <w:szCs w:val="24"/>
              <w14:ligatures w14:val="standardContextual"/>
            </w:rPr>
          </w:pPr>
          <w:hyperlink w:anchor="_Toc233105423" w:history="1">
            <w:r w:rsidRPr="0036535E">
              <w:rPr>
                <w:rStyle w:val="Hyperlink"/>
                <w:noProof/>
              </w:rPr>
              <w:t>EXECUTIVE OVERVIEW</w:t>
            </w:r>
            <w:r>
              <w:rPr>
                <w:noProof/>
                <w:webHidden/>
              </w:rPr>
              <w:tab/>
            </w:r>
            <w:r>
              <w:rPr>
                <w:noProof/>
                <w:webHidden/>
              </w:rPr>
              <w:fldChar w:fldCharType="begin"/>
            </w:r>
            <w:r>
              <w:rPr>
                <w:noProof/>
                <w:webHidden/>
              </w:rPr>
              <w:instrText xml:space="preserve"> PAGEREF _Toc233105423 \h </w:instrText>
            </w:r>
            <w:r>
              <w:rPr>
                <w:noProof/>
                <w:webHidden/>
              </w:rPr>
            </w:r>
            <w:r>
              <w:rPr>
                <w:noProof/>
                <w:webHidden/>
              </w:rPr>
              <w:fldChar w:fldCharType="separate"/>
            </w:r>
            <w:r>
              <w:rPr>
                <w:noProof/>
                <w:webHidden/>
              </w:rPr>
              <w:t>vi</w:t>
            </w:r>
            <w:r>
              <w:rPr>
                <w:noProof/>
                <w:webHidden/>
              </w:rPr>
              <w:fldChar w:fldCharType="end"/>
            </w:r>
          </w:hyperlink>
        </w:p>
        <w:p w14:paraId="0CF3AB38" w14:textId="7D50AA42" w:rsidR="00E32DA1" w:rsidRDefault="00E32DA1">
          <w:pPr>
            <w:pStyle w:val="TOC1"/>
            <w:rPr>
              <w:rFonts w:asciiTheme="minorHAnsi" w:eastAsiaTheme="minorEastAsia" w:hAnsiTheme="minorHAnsi" w:cstheme="minorBidi"/>
              <w:b w:val="0"/>
              <w:caps w:val="0"/>
              <w:noProof/>
              <w:kern w:val="2"/>
              <w:sz w:val="24"/>
              <w:szCs w:val="24"/>
              <w14:ligatures w14:val="standardContextual"/>
            </w:rPr>
          </w:pPr>
          <w:hyperlink w:anchor="_Toc233105424" w:history="1">
            <w:r w:rsidRPr="0036535E">
              <w:rPr>
                <w:rStyle w:val="Hyperlink"/>
                <w:noProof/>
              </w:rPr>
              <w:t>NENA STANDARD DOCUMENT NOTICE</w:t>
            </w:r>
            <w:r>
              <w:rPr>
                <w:noProof/>
                <w:webHidden/>
              </w:rPr>
              <w:tab/>
            </w:r>
            <w:r>
              <w:rPr>
                <w:noProof/>
                <w:webHidden/>
              </w:rPr>
              <w:fldChar w:fldCharType="begin"/>
            </w:r>
            <w:r>
              <w:rPr>
                <w:noProof/>
                <w:webHidden/>
              </w:rPr>
              <w:instrText xml:space="preserve"> PAGEREF _Toc233105424 \h </w:instrText>
            </w:r>
            <w:r>
              <w:rPr>
                <w:noProof/>
                <w:webHidden/>
              </w:rPr>
            </w:r>
            <w:r>
              <w:rPr>
                <w:noProof/>
                <w:webHidden/>
              </w:rPr>
              <w:fldChar w:fldCharType="separate"/>
            </w:r>
            <w:r>
              <w:rPr>
                <w:noProof/>
                <w:webHidden/>
              </w:rPr>
              <w:t>vii</w:t>
            </w:r>
            <w:r>
              <w:rPr>
                <w:noProof/>
                <w:webHidden/>
              </w:rPr>
              <w:fldChar w:fldCharType="end"/>
            </w:r>
          </w:hyperlink>
        </w:p>
        <w:p w14:paraId="7AFC48F3" w14:textId="1D8A61B0" w:rsidR="00E32DA1" w:rsidRDefault="00E32DA1">
          <w:pPr>
            <w:pStyle w:val="TOC1"/>
            <w:rPr>
              <w:rFonts w:asciiTheme="minorHAnsi" w:eastAsiaTheme="minorEastAsia" w:hAnsiTheme="minorHAnsi" w:cstheme="minorBidi"/>
              <w:b w:val="0"/>
              <w:caps w:val="0"/>
              <w:noProof/>
              <w:kern w:val="2"/>
              <w:sz w:val="24"/>
              <w:szCs w:val="24"/>
              <w14:ligatures w14:val="standardContextual"/>
            </w:rPr>
          </w:pPr>
          <w:hyperlink w:anchor="_Toc233105425" w:history="1">
            <w:r w:rsidRPr="0036535E">
              <w:rPr>
                <w:rStyle w:val="Hyperlink"/>
                <w:noProof/>
              </w:rPr>
              <w:t>Document Terminology</w:t>
            </w:r>
            <w:r>
              <w:rPr>
                <w:noProof/>
                <w:webHidden/>
              </w:rPr>
              <w:tab/>
            </w:r>
            <w:r>
              <w:rPr>
                <w:noProof/>
                <w:webHidden/>
              </w:rPr>
              <w:fldChar w:fldCharType="begin"/>
            </w:r>
            <w:r>
              <w:rPr>
                <w:noProof/>
                <w:webHidden/>
              </w:rPr>
              <w:instrText xml:space="preserve"> PAGEREF _Toc233105425 \h </w:instrText>
            </w:r>
            <w:r>
              <w:rPr>
                <w:noProof/>
                <w:webHidden/>
              </w:rPr>
            </w:r>
            <w:r>
              <w:rPr>
                <w:noProof/>
                <w:webHidden/>
              </w:rPr>
              <w:fldChar w:fldCharType="separate"/>
            </w:r>
            <w:r>
              <w:rPr>
                <w:noProof/>
                <w:webHidden/>
              </w:rPr>
              <w:t>viii</w:t>
            </w:r>
            <w:r>
              <w:rPr>
                <w:noProof/>
                <w:webHidden/>
              </w:rPr>
              <w:fldChar w:fldCharType="end"/>
            </w:r>
          </w:hyperlink>
        </w:p>
        <w:p w14:paraId="3B8788AA" w14:textId="01F60691" w:rsidR="00E32DA1" w:rsidRDefault="00E32DA1">
          <w:pPr>
            <w:pStyle w:val="TOC1"/>
            <w:rPr>
              <w:rFonts w:asciiTheme="minorHAnsi" w:eastAsiaTheme="minorEastAsia" w:hAnsiTheme="minorHAnsi" w:cstheme="minorBidi"/>
              <w:b w:val="0"/>
              <w:caps w:val="0"/>
              <w:noProof/>
              <w:kern w:val="2"/>
              <w:sz w:val="24"/>
              <w:szCs w:val="24"/>
              <w14:ligatures w14:val="standardContextual"/>
            </w:rPr>
          </w:pPr>
          <w:hyperlink w:anchor="_Toc233105426" w:history="1">
            <w:r w:rsidRPr="0036535E">
              <w:rPr>
                <w:rStyle w:val="Hyperlink"/>
                <w:noProof/>
              </w:rPr>
              <w:t>Unit of Measurement</w:t>
            </w:r>
            <w:r>
              <w:rPr>
                <w:noProof/>
                <w:webHidden/>
              </w:rPr>
              <w:tab/>
            </w:r>
            <w:r>
              <w:rPr>
                <w:noProof/>
                <w:webHidden/>
              </w:rPr>
              <w:fldChar w:fldCharType="begin"/>
            </w:r>
            <w:r>
              <w:rPr>
                <w:noProof/>
                <w:webHidden/>
              </w:rPr>
              <w:instrText xml:space="preserve"> PAGEREF _Toc233105426 \h </w:instrText>
            </w:r>
            <w:r>
              <w:rPr>
                <w:noProof/>
                <w:webHidden/>
              </w:rPr>
            </w:r>
            <w:r>
              <w:rPr>
                <w:noProof/>
                <w:webHidden/>
              </w:rPr>
              <w:fldChar w:fldCharType="separate"/>
            </w:r>
            <w:r>
              <w:rPr>
                <w:noProof/>
                <w:webHidden/>
              </w:rPr>
              <w:t>viii</w:t>
            </w:r>
            <w:r>
              <w:rPr>
                <w:noProof/>
                <w:webHidden/>
              </w:rPr>
              <w:fldChar w:fldCharType="end"/>
            </w:r>
          </w:hyperlink>
        </w:p>
        <w:p w14:paraId="5992BB4C" w14:textId="3BBD5C1B" w:rsidR="00E32DA1" w:rsidRDefault="00E32DA1">
          <w:pPr>
            <w:pStyle w:val="TOC1"/>
            <w:rPr>
              <w:rFonts w:asciiTheme="minorHAnsi" w:eastAsiaTheme="minorEastAsia" w:hAnsiTheme="minorHAnsi" w:cstheme="minorBidi"/>
              <w:b w:val="0"/>
              <w:caps w:val="0"/>
              <w:noProof/>
              <w:kern w:val="2"/>
              <w:sz w:val="24"/>
              <w:szCs w:val="24"/>
              <w14:ligatures w14:val="standardContextual"/>
            </w:rPr>
          </w:pPr>
          <w:hyperlink w:anchor="_Toc233105427" w:history="1">
            <w:r w:rsidRPr="0036535E">
              <w:rPr>
                <w:rStyle w:val="Hyperlink"/>
                <w:noProof/>
              </w:rPr>
              <w:t>Describing Artifacts</w:t>
            </w:r>
            <w:r>
              <w:rPr>
                <w:noProof/>
                <w:webHidden/>
              </w:rPr>
              <w:tab/>
            </w:r>
            <w:r>
              <w:rPr>
                <w:noProof/>
                <w:webHidden/>
              </w:rPr>
              <w:fldChar w:fldCharType="begin"/>
            </w:r>
            <w:r>
              <w:rPr>
                <w:noProof/>
                <w:webHidden/>
              </w:rPr>
              <w:instrText xml:space="preserve"> PAGEREF _Toc233105427 \h </w:instrText>
            </w:r>
            <w:r>
              <w:rPr>
                <w:noProof/>
                <w:webHidden/>
              </w:rPr>
            </w:r>
            <w:r>
              <w:rPr>
                <w:noProof/>
                <w:webHidden/>
              </w:rPr>
              <w:fldChar w:fldCharType="separate"/>
            </w:r>
            <w:r>
              <w:rPr>
                <w:noProof/>
                <w:webHidden/>
              </w:rPr>
              <w:t>ix</w:t>
            </w:r>
            <w:r>
              <w:rPr>
                <w:noProof/>
                <w:webHidden/>
              </w:rPr>
              <w:fldChar w:fldCharType="end"/>
            </w:r>
          </w:hyperlink>
        </w:p>
        <w:p w14:paraId="6D282EC5" w14:textId="4C169102" w:rsidR="00E32DA1" w:rsidRDefault="00E32DA1">
          <w:pPr>
            <w:pStyle w:val="TOC1"/>
            <w:rPr>
              <w:rFonts w:asciiTheme="minorHAnsi" w:eastAsiaTheme="minorEastAsia" w:hAnsiTheme="minorHAnsi" w:cstheme="minorBidi"/>
              <w:b w:val="0"/>
              <w:caps w:val="0"/>
              <w:noProof/>
              <w:kern w:val="2"/>
              <w:sz w:val="24"/>
              <w:szCs w:val="24"/>
              <w14:ligatures w14:val="standardContextual"/>
            </w:rPr>
          </w:pPr>
          <w:hyperlink w:anchor="_Toc233105428" w:history="1">
            <w:r w:rsidRPr="0036535E">
              <w:rPr>
                <w:rStyle w:val="Hyperlink"/>
                <w:noProof/>
              </w:rPr>
              <w:t>NENA Intellectual Property Rights (IPR) and Antitrust Policy</w:t>
            </w:r>
            <w:r>
              <w:rPr>
                <w:noProof/>
                <w:webHidden/>
              </w:rPr>
              <w:tab/>
            </w:r>
            <w:r>
              <w:rPr>
                <w:noProof/>
                <w:webHidden/>
              </w:rPr>
              <w:fldChar w:fldCharType="begin"/>
            </w:r>
            <w:r>
              <w:rPr>
                <w:noProof/>
                <w:webHidden/>
              </w:rPr>
              <w:instrText xml:space="preserve"> PAGEREF _Toc233105428 \h </w:instrText>
            </w:r>
            <w:r>
              <w:rPr>
                <w:noProof/>
                <w:webHidden/>
              </w:rPr>
            </w:r>
            <w:r>
              <w:rPr>
                <w:noProof/>
                <w:webHidden/>
              </w:rPr>
              <w:fldChar w:fldCharType="separate"/>
            </w:r>
            <w:r>
              <w:rPr>
                <w:noProof/>
                <w:webHidden/>
              </w:rPr>
              <w:t>ix</w:t>
            </w:r>
            <w:r>
              <w:rPr>
                <w:noProof/>
                <w:webHidden/>
              </w:rPr>
              <w:fldChar w:fldCharType="end"/>
            </w:r>
          </w:hyperlink>
        </w:p>
        <w:p w14:paraId="39972571" w14:textId="7A8B59BD" w:rsidR="00E32DA1" w:rsidRDefault="00E32DA1">
          <w:pPr>
            <w:pStyle w:val="TOC1"/>
            <w:rPr>
              <w:rFonts w:asciiTheme="minorHAnsi" w:eastAsiaTheme="minorEastAsia" w:hAnsiTheme="minorHAnsi" w:cstheme="minorBidi"/>
              <w:b w:val="0"/>
              <w:caps w:val="0"/>
              <w:noProof/>
              <w:kern w:val="2"/>
              <w:sz w:val="24"/>
              <w:szCs w:val="24"/>
              <w14:ligatures w14:val="standardContextual"/>
            </w:rPr>
          </w:pPr>
          <w:hyperlink w:anchor="_Toc233105429" w:history="1">
            <w:r w:rsidRPr="0036535E">
              <w:rPr>
                <w:rStyle w:val="Hyperlink"/>
                <w:noProof/>
              </w:rPr>
              <w:t>Reason for Issue/Reissue</w:t>
            </w:r>
            <w:r>
              <w:rPr>
                <w:noProof/>
                <w:webHidden/>
              </w:rPr>
              <w:tab/>
            </w:r>
            <w:r>
              <w:rPr>
                <w:noProof/>
                <w:webHidden/>
              </w:rPr>
              <w:fldChar w:fldCharType="begin"/>
            </w:r>
            <w:r>
              <w:rPr>
                <w:noProof/>
                <w:webHidden/>
              </w:rPr>
              <w:instrText xml:space="preserve"> PAGEREF _Toc233105429 \h </w:instrText>
            </w:r>
            <w:r>
              <w:rPr>
                <w:noProof/>
                <w:webHidden/>
              </w:rPr>
            </w:r>
            <w:r>
              <w:rPr>
                <w:noProof/>
                <w:webHidden/>
              </w:rPr>
              <w:fldChar w:fldCharType="separate"/>
            </w:r>
            <w:r>
              <w:rPr>
                <w:noProof/>
                <w:webHidden/>
              </w:rPr>
              <w:t>x</w:t>
            </w:r>
            <w:r>
              <w:rPr>
                <w:noProof/>
                <w:webHidden/>
              </w:rPr>
              <w:fldChar w:fldCharType="end"/>
            </w:r>
          </w:hyperlink>
        </w:p>
        <w:p w14:paraId="76842CD9" w14:textId="18DCADA8" w:rsidR="00E32DA1" w:rsidRDefault="00E32DA1">
          <w:pPr>
            <w:pStyle w:val="TOC1"/>
            <w:rPr>
              <w:rFonts w:asciiTheme="minorHAnsi" w:eastAsiaTheme="minorEastAsia" w:hAnsiTheme="minorHAnsi" w:cstheme="minorBidi"/>
              <w:b w:val="0"/>
              <w:caps w:val="0"/>
              <w:noProof/>
              <w:kern w:val="2"/>
              <w:sz w:val="24"/>
              <w:szCs w:val="24"/>
              <w14:ligatures w14:val="standardContextual"/>
            </w:rPr>
          </w:pPr>
          <w:hyperlink w:anchor="_Toc233105430" w:history="1">
            <w:r w:rsidRPr="0036535E">
              <w:rPr>
                <w:rStyle w:val="Hyperlink"/>
                <w:noProof/>
              </w:rPr>
              <w:t>1</w:t>
            </w:r>
            <w:r>
              <w:rPr>
                <w:rFonts w:asciiTheme="minorHAnsi" w:eastAsiaTheme="minorEastAsia" w:hAnsiTheme="minorHAnsi" w:cstheme="minorBidi"/>
                <w:b w:val="0"/>
                <w:caps w:val="0"/>
                <w:noProof/>
                <w:kern w:val="2"/>
                <w:sz w:val="24"/>
                <w:szCs w:val="24"/>
                <w14:ligatures w14:val="standardContextual"/>
              </w:rPr>
              <w:tab/>
            </w:r>
            <w:r w:rsidRPr="0036535E">
              <w:rPr>
                <w:rStyle w:val="Hyperlink"/>
                <w:noProof/>
              </w:rPr>
              <w:t>Introduction</w:t>
            </w:r>
            <w:r>
              <w:rPr>
                <w:noProof/>
                <w:webHidden/>
              </w:rPr>
              <w:tab/>
            </w:r>
            <w:r>
              <w:rPr>
                <w:noProof/>
                <w:webHidden/>
              </w:rPr>
              <w:fldChar w:fldCharType="begin"/>
            </w:r>
            <w:r>
              <w:rPr>
                <w:noProof/>
                <w:webHidden/>
              </w:rPr>
              <w:instrText xml:space="preserve"> PAGEREF _Toc233105430 \h </w:instrText>
            </w:r>
            <w:r>
              <w:rPr>
                <w:noProof/>
                <w:webHidden/>
              </w:rPr>
            </w:r>
            <w:r>
              <w:rPr>
                <w:noProof/>
                <w:webHidden/>
              </w:rPr>
              <w:fldChar w:fldCharType="separate"/>
            </w:r>
            <w:r>
              <w:rPr>
                <w:noProof/>
                <w:webHidden/>
              </w:rPr>
              <w:t>1</w:t>
            </w:r>
            <w:r>
              <w:rPr>
                <w:noProof/>
                <w:webHidden/>
              </w:rPr>
              <w:fldChar w:fldCharType="end"/>
            </w:r>
          </w:hyperlink>
        </w:p>
        <w:p w14:paraId="47B98801" w14:textId="1ECB779C" w:rsidR="00E32DA1" w:rsidRDefault="00E32DA1">
          <w:pPr>
            <w:pStyle w:val="TOC2"/>
            <w:rPr>
              <w:rFonts w:asciiTheme="minorHAnsi" w:hAnsiTheme="minorHAnsi" w:cstheme="minorBidi"/>
              <w:smallCaps w:val="0"/>
              <w:noProof/>
              <w:kern w:val="2"/>
              <w:sz w:val="24"/>
              <w:szCs w:val="24"/>
              <w14:ligatures w14:val="standardContextual"/>
            </w:rPr>
          </w:pPr>
          <w:hyperlink w:anchor="_Toc233105431" w:history="1">
            <w:r w:rsidRPr="0036535E">
              <w:rPr>
                <w:rStyle w:val="Hyperlink"/>
                <w:noProof/>
              </w:rPr>
              <w:t>1.1</w:t>
            </w:r>
            <w:r>
              <w:rPr>
                <w:rFonts w:asciiTheme="minorHAnsi" w:hAnsiTheme="minorHAnsi" w:cstheme="minorBidi"/>
                <w:smallCaps w:val="0"/>
                <w:noProof/>
                <w:kern w:val="2"/>
                <w:sz w:val="24"/>
                <w:szCs w:val="24"/>
                <w14:ligatures w14:val="standardContextual"/>
              </w:rPr>
              <w:tab/>
            </w:r>
            <w:r w:rsidRPr="0036535E">
              <w:rPr>
                <w:rStyle w:val="Hyperlink"/>
                <w:noProof/>
              </w:rPr>
              <w:t>Key Sections of the Standard</w:t>
            </w:r>
            <w:r>
              <w:rPr>
                <w:noProof/>
                <w:webHidden/>
              </w:rPr>
              <w:tab/>
            </w:r>
            <w:r>
              <w:rPr>
                <w:noProof/>
                <w:webHidden/>
              </w:rPr>
              <w:fldChar w:fldCharType="begin"/>
            </w:r>
            <w:r>
              <w:rPr>
                <w:noProof/>
                <w:webHidden/>
              </w:rPr>
              <w:instrText xml:space="preserve"> PAGEREF _Toc233105431 \h </w:instrText>
            </w:r>
            <w:r>
              <w:rPr>
                <w:noProof/>
                <w:webHidden/>
              </w:rPr>
            </w:r>
            <w:r>
              <w:rPr>
                <w:noProof/>
                <w:webHidden/>
              </w:rPr>
              <w:fldChar w:fldCharType="separate"/>
            </w:r>
            <w:r>
              <w:rPr>
                <w:noProof/>
                <w:webHidden/>
              </w:rPr>
              <w:t>1</w:t>
            </w:r>
            <w:r>
              <w:rPr>
                <w:noProof/>
                <w:webHidden/>
              </w:rPr>
              <w:fldChar w:fldCharType="end"/>
            </w:r>
          </w:hyperlink>
        </w:p>
        <w:p w14:paraId="33A35BEA" w14:textId="04B4DD73" w:rsidR="00E32DA1" w:rsidRDefault="00E32DA1">
          <w:pPr>
            <w:pStyle w:val="TOC1"/>
            <w:rPr>
              <w:rFonts w:asciiTheme="minorHAnsi" w:eastAsiaTheme="minorEastAsia" w:hAnsiTheme="minorHAnsi" w:cstheme="minorBidi"/>
              <w:b w:val="0"/>
              <w:caps w:val="0"/>
              <w:noProof/>
              <w:kern w:val="2"/>
              <w:sz w:val="24"/>
              <w:szCs w:val="24"/>
              <w14:ligatures w14:val="standardContextual"/>
            </w:rPr>
          </w:pPr>
          <w:hyperlink w:anchor="_Toc233105432" w:history="1">
            <w:r w:rsidRPr="0036535E">
              <w:rPr>
                <w:rStyle w:val="Hyperlink"/>
                <w:noProof/>
              </w:rPr>
              <w:t>2</w:t>
            </w:r>
            <w:r>
              <w:rPr>
                <w:rFonts w:asciiTheme="minorHAnsi" w:eastAsiaTheme="minorEastAsia" w:hAnsiTheme="minorHAnsi" w:cstheme="minorBidi"/>
                <w:b w:val="0"/>
                <w:caps w:val="0"/>
                <w:noProof/>
                <w:kern w:val="2"/>
                <w:sz w:val="24"/>
                <w:szCs w:val="24"/>
                <w14:ligatures w14:val="standardContextual"/>
              </w:rPr>
              <w:tab/>
            </w:r>
            <w:r w:rsidRPr="0036535E">
              <w:rPr>
                <w:rStyle w:val="Hyperlink"/>
                <w:noProof/>
              </w:rPr>
              <w:t>General specifications</w:t>
            </w:r>
            <w:r>
              <w:rPr>
                <w:noProof/>
                <w:webHidden/>
              </w:rPr>
              <w:tab/>
            </w:r>
            <w:r>
              <w:rPr>
                <w:noProof/>
                <w:webHidden/>
              </w:rPr>
              <w:fldChar w:fldCharType="begin"/>
            </w:r>
            <w:r>
              <w:rPr>
                <w:noProof/>
                <w:webHidden/>
              </w:rPr>
              <w:instrText xml:space="preserve"> PAGEREF _Toc233105432 \h </w:instrText>
            </w:r>
            <w:r>
              <w:rPr>
                <w:noProof/>
                <w:webHidden/>
              </w:rPr>
            </w:r>
            <w:r>
              <w:rPr>
                <w:noProof/>
                <w:webHidden/>
              </w:rPr>
              <w:fldChar w:fldCharType="separate"/>
            </w:r>
            <w:r>
              <w:rPr>
                <w:noProof/>
                <w:webHidden/>
              </w:rPr>
              <w:t>2</w:t>
            </w:r>
            <w:r>
              <w:rPr>
                <w:noProof/>
                <w:webHidden/>
              </w:rPr>
              <w:fldChar w:fldCharType="end"/>
            </w:r>
          </w:hyperlink>
        </w:p>
        <w:p w14:paraId="1D09F9C6" w14:textId="006780A3" w:rsidR="00E32DA1" w:rsidRDefault="00E32DA1">
          <w:pPr>
            <w:pStyle w:val="TOC2"/>
            <w:rPr>
              <w:rFonts w:asciiTheme="minorHAnsi" w:hAnsiTheme="minorHAnsi" w:cstheme="minorBidi"/>
              <w:smallCaps w:val="0"/>
              <w:noProof/>
              <w:kern w:val="2"/>
              <w:sz w:val="24"/>
              <w:szCs w:val="24"/>
              <w14:ligatures w14:val="standardContextual"/>
            </w:rPr>
          </w:pPr>
          <w:hyperlink w:anchor="_Toc233105433" w:history="1">
            <w:r w:rsidRPr="0036535E">
              <w:rPr>
                <w:rStyle w:val="Hyperlink"/>
                <w:noProof/>
              </w:rPr>
              <w:t>2.1</w:t>
            </w:r>
            <w:r>
              <w:rPr>
                <w:rFonts w:asciiTheme="minorHAnsi" w:hAnsiTheme="minorHAnsi" w:cstheme="minorBidi"/>
                <w:smallCaps w:val="0"/>
                <w:noProof/>
                <w:kern w:val="2"/>
                <w:sz w:val="24"/>
                <w:szCs w:val="24"/>
                <w14:ligatures w14:val="standardContextual"/>
              </w:rPr>
              <w:tab/>
            </w:r>
            <w:r w:rsidRPr="0036535E">
              <w:rPr>
                <w:rStyle w:val="Hyperlink"/>
                <w:noProof/>
              </w:rPr>
              <w:t>Format of Timestamps and Date/Time Values</w:t>
            </w:r>
            <w:r>
              <w:rPr>
                <w:noProof/>
                <w:webHidden/>
              </w:rPr>
              <w:tab/>
            </w:r>
            <w:r>
              <w:rPr>
                <w:noProof/>
                <w:webHidden/>
              </w:rPr>
              <w:fldChar w:fldCharType="begin"/>
            </w:r>
            <w:r>
              <w:rPr>
                <w:noProof/>
                <w:webHidden/>
              </w:rPr>
              <w:instrText xml:space="preserve"> PAGEREF _Toc233105433 \h </w:instrText>
            </w:r>
            <w:r>
              <w:rPr>
                <w:noProof/>
                <w:webHidden/>
              </w:rPr>
            </w:r>
            <w:r>
              <w:rPr>
                <w:noProof/>
                <w:webHidden/>
              </w:rPr>
              <w:fldChar w:fldCharType="separate"/>
            </w:r>
            <w:r>
              <w:rPr>
                <w:noProof/>
                <w:webHidden/>
              </w:rPr>
              <w:t>2</w:t>
            </w:r>
            <w:r>
              <w:rPr>
                <w:noProof/>
                <w:webHidden/>
              </w:rPr>
              <w:fldChar w:fldCharType="end"/>
            </w:r>
          </w:hyperlink>
        </w:p>
        <w:p w14:paraId="22BFEBA3" w14:textId="3566B521" w:rsidR="00E32DA1" w:rsidRDefault="00E32DA1">
          <w:pPr>
            <w:pStyle w:val="TOC2"/>
            <w:rPr>
              <w:rFonts w:asciiTheme="minorHAnsi" w:hAnsiTheme="minorHAnsi" w:cstheme="minorBidi"/>
              <w:smallCaps w:val="0"/>
              <w:noProof/>
              <w:kern w:val="2"/>
              <w:sz w:val="24"/>
              <w:szCs w:val="24"/>
              <w14:ligatures w14:val="standardContextual"/>
            </w:rPr>
          </w:pPr>
          <w:hyperlink w:anchor="_Toc233105434" w:history="1">
            <w:r w:rsidRPr="0036535E">
              <w:rPr>
                <w:rStyle w:val="Hyperlink"/>
                <w:noProof/>
              </w:rPr>
              <w:t>2.2</w:t>
            </w:r>
            <w:r>
              <w:rPr>
                <w:rFonts w:asciiTheme="minorHAnsi" w:hAnsiTheme="minorHAnsi" w:cstheme="minorBidi"/>
                <w:smallCaps w:val="0"/>
                <w:noProof/>
                <w:kern w:val="2"/>
                <w:sz w:val="24"/>
                <w:szCs w:val="24"/>
                <w14:ligatures w14:val="standardContextual"/>
              </w:rPr>
              <w:tab/>
            </w:r>
            <w:r w:rsidRPr="0036535E">
              <w:rPr>
                <w:rStyle w:val="Hyperlink"/>
                <w:noProof/>
              </w:rPr>
              <w:t>Service Names</w:t>
            </w:r>
            <w:r>
              <w:rPr>
                <w:noProof/>
                <w:webHidden/>
              </w:rPr>
              <w:tab/>
            </w:r>
            <w:r>
              <w:rPr>
                <w:noProof/>
                <w:webHidden/>
              </w:rPr>
              <w:fldChar w:fldCharType="begin"/>
            </w:r>
            <w:r>
              <w:rPr>
                <w:noProof/>
                <w:webHidden/>
              </w:rPr>
              <w:instrText xml:space="preserve"> PAGEREF _Toc233105434 \h </w:instrText>
            </w:r>
            <w:r>
              <w:rPr>
                <w:noProof/>
                <w:webHidden/>
              </w:rPr>
            </w:r>
            <w:r>
              <w:rPr>
                <w:noProof/>
                <w:webHidden/>
              </w:rPr>
              <w:fldChar w:fldCharType="separate"/>
            </w:r>
            <w:r>
              <w:rPr>
                <w:noProof/>
                <w:webHidden/>
              </w:rPr>
              <w:t>2</w:t>
            </w:r>
            <w:r>
              <w:rPr>
                <w:noProof/>
                <w:webHidden/>
              </w:rPr>
              <w:fldChar w:fldCharType="end"/>
            </w:r>
          </w:hyperlink>
        </w:p>
        <w:p w14:paraId="37BF835D" w14:textId="610A72B0" w:rsidR="00E32DA1" w:rsidRDefault="00E32DA1">
          <w:pPr>
            <w:pStyle w:val="TOC2"/>
            <w:rPr>
              <w:rFonts w:asciiTheme="minorHAnsi" w:hAnsiTheme="minorHAnsi" w:cstheme="minorBidi"/>
              <w:smallCaps w:val="0"/>
              <w:noProof/>
              <w:kern w:val="2"/>
              <w:sz w:val="24"/>
              <w:szCs w:val="24"/>
              <w14:ligatures w14:val="standardContextual"/>
            </w:rPr>
          </w:pPr>
          <w:hyperlink w:anchor="_Toc233105435" w:history="1">
            <w:r w:rsidRPr="0036535E">
              <w:rPr>
                <w:rStyle w:val="Hyperlink"/>
                <w:noProof/>
              </w:rPr>
              <w:t>2.3</w:t>
            </w:r>
            <w:r>
              <w:rPr>
                <w:rFonts w:asciiTheme="minorHAnsi" w:hAnsiTheme="minorHAnsi" w:cstheme="minorBidi"/>
                <w:smallCaps w:val="0"/>
                <w:noProof/>
                <w:kern w:val="2"/>
                <w:sz w:val="24"/>
                <w:szCs w:val="24"/>
                <w14:ligatures w14:val="standardContextual"/>
              </w:rPr>
              <w:tab/>
            </w:r>
            <w:r w:rsidRPr="0036535E">
              <w:rPr>
                <w:rStyle w:val="Hyperlink"/>
                <w:noProof/>
              </w:rPr>
              <w:t>Interface Names</w:t>
            </w:r>
            <w:r>
              <w:rPr>
                <w:noProof/>
                <w:webHidden/>
              </w:rPr>
              <w:tab/>
            </w:r>
            <w:r>
              <w:rPr>
                <w:noProof/>
                <w:webHidden/>
              </w:rPr>
              <w:fldChar w:fldCharType="begin"/>
            </w:r>
            <w:r>
              <w:rPr>
                <w:noProof/>
                <w:webHidden/>
              </w:rPr>
              <w:instrText xml:space="preserve"> PAGEREF _Toc233105435 \h </w:instrText>
            </w:r>
            <w:r>
              <w:rPr>
                <w:noProof/>
                <w:webHidden/>
              </w:rPr>
            </w:r>
            <w:r>
              <w:rPr>
                <w:noProof/>
                <w:webHidden/>
              </w:rPr>
              <w:fldChar w:fldCharType="separate"/>
            </w:r>
            <w:r>
              <w:rPr>
                <w:noProof/>
                <w:webHidden/>
              </w:rPr>
              <w:t>3</w:t>
            </w:r>
            <w:r>
              <w:rPr>
                <w:noProof/>
                <w:webHidden/>
              </w:rPr>
              <w:fldChar w:fldCharType="end"/>
            </w:r>
          </w:hyperlink>
        </w:p>
        <w:p w14:paraId="491F54A3" w14:textId="402C9BBE" w:rsidR="00E32DA1" w:rsidRDefault="00E32DA1">
          <w:pPr>
            <w:pStyle w:val="TOC2"/>
            <w:rPr>
              <w:rFonts w:asciiTheme="minorHAnsi" w:hAnsiTheme="minorHAnsi" w:cstheme="minorBidi"/>
              <w:smallCaps w:val="0"/>
              <w:noProof/>
              <w:kern w:val="2"/>
              <w:sz w:val="24"/>
              <w:szCs w:val="24"/>
              <w14:ligatures w14:val="standardContextual"/>
            </w:rPr>
          </w:pPr>
          <w:hyperlink w:anchor="_Toc233105436" w:history="1">
            <w:r w:rsidRPr="0036535E">
              <w:rPr>
                <w:rStyle w:val="Hyperlink"/>
                <w:noProof/>
              </w:rPr>
              <w:t>2.4</w:t>
            </w:r>
            <w:r>
              <w:rPr>
                <w:rFonts w:asciiTheme="minorHAnsi" w:hAnsiTheme="minorHAnsi" w:cstheme="minorBidi"/>
                <w:smallCaps w:val="0"/>
                <w:noProof/>
                <w:kern w:val="2"/>
                <w:sz w:val="24"/>
                <w:szCs w:val="24"/>
                <w14:ligatures w14:val="standardContextual"/>
              </w:rPr>
              <w:tab/>
            </w:r>
            <w:r w:rsidRPr="0036535E">
              <w:rPr>
                <w:rStyle w:val="Hyperlink"/>
                <w:noProof/>
              </w:rPr>
              <w:t>Service Availability</w:t>
            </w:r>
            <w:r>
              <w:rPr>
                <w:noProof/>
                <w:webHidden/>
              </w:rPr>
              <w:tab/>
            </w:r>
            <w:r>
              <w:rPr>
                <w:noProof/>
                <w:webHidden/>
              </w:rPr>
              <w:fldChar w:fldCharType="begin"/>
            </w:r>
            <w:r>
              <w:rPr>
                <w:noProof/>
                <w:webHidden/>
              </w:rPr>
              <w:instrText xml:space="preserve"> PAGEREF _Toc233105436 \h </w:instrText>
            </w:r>
            <w:r>
              <w:rPr>
                <w:noProof/>
                <w:webHidden/>
              </w:rPr>
            </w:r>
            <w:r>
              <w:rPr>
                <w:noProof/>
                <w:webHidden/>
              </w:rPr>
              <w:fldChar w:fldCharType="separate"/>
            </w:r>
            <w:r>
              <w:rPr>
                <w:noProof/>
                <w:webHidden/>
              </w:rPr>
              <w:t>3</w:t>
            </w:r>
            <w:r>
              <w:rPr>
                <w:noProof/>
                <w:webHidden/>
              </w:rPr>
              <w:fldChar w:fldCharType="end"/>
            </w:r>
          </w:hyperlink>
        </w:p>
        <w:p w14:paraId="51FEC07D" w14:textId="0FB50546" w:rsidR="00E32DA1" w:rsidRDefault="00E32DA1">
          <w:pPr>
            <w:pStyle w:val="TOC2"/>
            <w:rPr>
              <w:rFonts w:asciiTheme="minorHAnsi" w:hAnsiTheme="minorHAnsi" w:cstheme="minorBidi"/>
              <w:smallCaps w:val="0"/>
              <w:noProof/>
              <w:kern w:val="2"/>
              <w:sz w:val="24"/>
              <w:szCs w:val="24"/>
              <w14:ligatures w14:val="standardContextual"/>
            </w:rPr>
          </w:pPr>
          <w:hyperlink w:anchor="_Toc233105437" w:history="1">
            <w:r w:rsidRPr="0036535E">
              <w:rPr>
                <w:rStyle w:val="Hyperlink"/>
                <w:noProof/>
              </w:rPr>
              <w:t>2.5</w:t>
            </w:r>
            <w:r>
              <w:rPr>
                <w:rFonts w:asciiTheme="minorHAnsi" w:hAnsiTheme="minorHAnsi" w:cstheme="minorBidi"/>
                <w:smallCaps w:val="0"/>
                <w:noProof/>
                <w:kern w:val="2"/>
                <w:sz w:val="24"/>
                <w:szCs w:val="24"/>
                <w14:ligatures w14:val="standardContextual"/>
              </w:rPr>
              <w:tab/>
            </w:r>
            <w:r w:rsidRPr="0036535E">
              <w:rPr>
                <w:rStyle w:val="Hyperlink"/>
                <w:noProof/>
              </w:rPr>
              <w:t>Physical Considerations</w:t>
            </w:r>
            <w:r>
              <w:rPr>
                <w:noProof/>
                <w:webHidden/>
              </w:rPr>
              <w:tab/>
            </w:r>
            <w:r>
              <w:rPr>
                <w:noProof/>
                <w:webHidden/>
              </w:rPr>
              <w:fldChar w:fldCharType="begin"/>
            </w:r>
            <w:r>
              <w:rPr>
                <w:noProof/>
                <w:webHidden/>
              </w:rPr>
              <w:instrText xml:space="preserve"> PAGEREF _Toc233105437 \h </w:instrText>
            </w:r>
            <w:r>
              <w:rPr>
                <w:noProof/>
                <w:webHidden/>
              </w:rPr>
            </w:r>
            <w:r>
              <w:rPr>
                <w:noProof/>
                <w:webHidden/>
              </w:rPr>
              <w:fldChar w:fldCharType="separate"/>
            </w:r>
            <w:r>
              <w:rPr>
                <w:noProof/>
                <w:webHidden/>
              </w:rPr>
              <w:t>4</w:t>
            </w:r>
            <w:r>
              <w:rPr>
                <w:noProof/>
                <w:webHidden/>
              </w:rPr>
              <w:fldChar w:fldCharType="end"/>
            </w:r>
          </w:hyperlink>
        </w:p>
        <w:p w14:paraId="352B5BFE" w14:textId="199C26CD" w:rsidR="00E32DA1" w:rsidRDefault="00E32DA1">
          <w:pPr>
            <w:pStyle w:val="TOC2"/>
            <w:rPr>
              <w:rFonts w:asciiTheme="minorHAnsi" w:hAnsiTheme="minorHAnsi" w:cstheme="minorBidi"/>
              <w:smallCaps w:val="0"/>
              <w:noProof/>
              <w:kern w:val="2"/>
              <w:sz w:val="24"/>
              <w:szCs w:val="24"/>
              <w14:ligatures w14:val="standardContextual"/>
            </w:rPr>
          </w:pPr>
          <w:hyperlink w:anchor="_Toc233105438" w:history="1">
            <w:r w:rsidRPr="0036535E">
              <w:rPr>
                <w:rStyle w:val="Hyperlink"/>
                <w:noProof/>
              </w:rPr>
              <w:t>2.6</w:t>
            </w:r>
            <w:r>
              <w:rPr>
                <w:rFonts w:asciiTheme="minorHAnsi" w:hAnsiTheme="minorHAnsi" w:cstheme="minorBidi"/>
                <w:smallCaps w:val="0"/>
                <w:noProof/>
                <w:kern w:val="2"/>
                <w:sz w:val="24"/>
                <w:szCs w:val="24"/>
                <w14:ligatures w14:val="standardContextual"/>
              </w:rPr>
              <w:tab/>
            </w:r>
            <w:r w:rsidRPr="0036535E">
              <w:rPr>
                <w:rStyle w:val="Hyperlink"/>
                <w:noProof/>
              </w:rPr>
              <w:t>Agency Network</w:t>
            </w:r>
            <w:r>
              <w:rPr>
                <w:noProof/>
                <w:webHidden/>
              </w:rPr>
              <w:tab/>
            </w:r>
            <w:r>
              <w:rPr>
                <w:noProof/>
                <w:webHidden/>
              </w:rPr>
              <w:fldChar w:fldCharType="begin"/>
            </w:r>
            <w:r>
              <w:rPr>
                <w:noProof/>
                <w:webHidden/>
              </w:rPr>
              <w:instrText xml:space="preserve"> PAGEREF _Toc233105438 \h </w:instrText>
            </w:r>
            <w:r>
              <w:rPr>
                <w:noProof/>
                <w:webHidden/>
              </w:rPr>
            </w:r>
            <w:r>
              <w:rPr>
                <w:noProof/>
                <w:webHidden/>
              </w:rPr>
              <w:fldChar w:fldCharType="separate"/>
            </w:r>
            <w:r>
              <w:rPr>
                <w:noProof/>
                <w:webHidden/>
              </w:rPr>
              <w:t>5</w:t>
            </w:r>
            <w:r>
              <w:rPr>
                <w:noProof/>
                <w:webHidden/>
              </w:rPr>
              <w:fldChar w:fldCharType="end"/>
            </w:r>
          </w:hyperlink>
        </w:p>
        <w:p w14:paraId="5B74FE48" w14:textId="28DFF831" w:rsidR="00E32DA1" w:rsidRDefault="00E32DA1">
          <w:pPr>
            <w:pStyle w:val="TOC2"/>
            <w:rPr>
              <w:rFonts w:asciiTheme="minorHAnsi" w:hAnsiTheme="minorHAnsi" w:cstheme="minorBidi"/>
              <w:smallCaps w:val="0"/>
              <w:noProof/>
              <w:kern w:val="2"/>
              <w:sz w:val="24"/>
              <w:szCs w:val="24"/>
              <w14:ligatures w14:val="standardContextual"/>
            </w:rPr>
          </w:pPr>
          <w:hyperlink w:anchor="_Toc233105439" w:history="1">
            <w:r w:rsidRPr="0036535E">
              <w:rPr>
                <w:rStyle w:val="Hyperlink"/>
                <w:noProof/>
              </w:rPr>
              <w:t>2.7</w:t>
            </w:r>
            <w:r>
              <w:rPr>
                <w:rFonts w:asciiTheme="minorHAnsi" w:hAnsiTheme="minorHAnsi" w:cstheme="minorBidi"/>
                <w:smallCaps w:val="0"/>
                <w:noProof/>
                <w:kern w:val="2"/>
                <w:sz w:val="24"/>
                <w:szCs w:val="24"/>
                <w14:ligatures w14:val="standardContextual"/>
              </w:rPr>
              <w:tab/>
            </w:r>
            <w:r w:rsidRPr="0036535E">
              <w:rPr>
                <w:rStyle w:val="Hyperlink"/>
                <w:noProof/>
              </w:rPr>
              <w:t>Quality of Service (QoS)</w:t>
            </w:r>
            <w:r>
              <w:rPr>
                <w:noProof/>
                <w:webHidden/>
              </w:rPr>
              <w:tab/>
            </w:r>
            <w:r>
              <w:rPr>
                <w:noProof/>
                <w:webHidden/>
              </w:rPr>
              <w:fldChar w:fldCharType="begin"/>
            </w:r>
            <w:r>
              <w:rPr>
                <w:noProof/>
                <w:webHidden/>
              </w:rPr>
              <w:instrText xml:space="preserve"> PAGEREF _Toc233105439 \h </w:instrText>
            </w:r>
            <w:r>
              <w:rPr>
                <w:noProof/>
                <w:webHidden/>
              </w:rPr>
            </w:r>
            <w:r>
              <w:rPr>
                <w:noProof/>
                <w:webHidden/>
              </w:rPr>
              <w:fldChar w:fldCharType="separate"/>
            </w:r>
            <w:r>
              <w:rPr>
                <w:noProof/>
                <w:webHidden/>
              </w:rPr>
              <w:t>6</w:t>
            </w:r>
            <w:r>
              <w:rPr>
                <w:noProof/>
                <w:webHidden/>
              </w:rPr>
              <w:fldChar w:fldCharType="end"/>
            </w:r>
          </w:hyperlink>
        </w:p>
        <w:p w14:paraId="324BF649" w14:textId="6AB8A9FD" w:rsidR="00E32DA1" w:rsidRDefault="00E32DA1">
          <w:pPr>
            <w:pStyle w:val="TOC2"/>
            <w:rPr>
              <w:rFonts w:asciiTheme="minorHAnsi" w:hAnsiTheme="minorHAnsi" w:cstheme="minorBidi"/>
              <w:smallCaps w:val="0"/>
              <w:noProof/>
              <w:kern w:val="2"/>
              <w:sz w:val="24"/>
              <w:szCs w:val="24"/>
              <w14:ligatures w14:val="standardContextual"/>
            </w:rPr>
          </w:pPr>
          <w:hyperlink w:anchor="_Toc233105440" w:history="1">
            <w:r w:rsidRPr="0036535E">
              <w:rPr>
                <w:rStyle w:val="Hyperlink"/>
                <w:noProof/>
              </w:rPr>
              <w:t>2.8</w:t>
            </w:r>
            <w:r>
              <w:rPr>
                <w:rFonts w:asciiTheme="minorHAnsi" w:hAnsiTheme="minorHAnsi" w:cstheme="minorBidi"/>
                <w:smallCaps w:val="0"/>
                <w:noProof/>
                <w:kern w:val="2"/>
                <w:sz w:val="24"/>
                <w:szCs w:val="24"/>
                <w14:ligatures w14:val="standardContextual"/>
              </w:rPr>
              <w:tab/>
            </w:r>
            <w:r w:rsidRPr="0036535E">
              <w:rPr>
                <w:rStyle w:val="Hyperlink"/>
                <w:noProof/>
              </w:rPr>
              <w:t>Border Control Function (BCF)</w:t>
            </w:r>
            <w:r>
              <w:rPr>
                <w:noProof/>
                <w:webHidden/>
              </w:rPr>
              <w:tab/>
            </w:r>
            <w:r>
              <w:rPr>
                <w:noProof/>
                <w:webHidden/>
              </w:rPr>
              <w:fldChar w:fldCharType="begin"/>
            </w:r>
            <w:r>
              <w:rPr>
                <w:noProof/>
                <w:webHidden/>
              </w:rPr>
              <w:instrText xml:space="preserve"> PAGEREF _Toc233105440 \h </w:instrText>
            </w:r>
            <w:r>
              <w:rPr>
                <w:noProof/>
                <w:webHidden/>
              </w:rPr>
            </w:r>
            <w:r>
              <w:rPr>
                <w:noProof/>
                <w:webHidden/>
              </w:rPr>
              <w:fldChar w:fldCharType="separate"/>
            </w:r>
            <w:r>
              <w:rPr>
                <w:noProof/>
                <w:webHidden/>
              </w:rPr>
              <w:t>6</w:t>
            </w:r>
            <w:r>
              <w:rPr>
                <w:noProof/>
                <w:webHidden/>
              </w:rPr>
              <w:fldChar w:fldCharType="end"/>
            </w:r>
          </w:hyperlink>
        </w:p>
        <w:p w14:paraId="2734181A" w14:textId="40C06C36" w:rsidR="00E32DA1" w:rsidRDefault="00E32DA1">
          <w:pPr>
            <w:pStyle w:val="TOC2"/>
            <w:rPr>
              <w:rFonts w:asciiTheme="minorHAnsi" w:hAnsiTheme="minorHAnsi" w:cstheme="minorBidi"/>
              <w:smallCaps w:val="0"/>
              <w:noProof/>
              <w:kern w:val="2"/>
              <w:sz w:val="24"/>
              <w:szCs w:val="24"/>
              <w14:ligatures w14:val="standardContextual"/>
            </w:rPr>
          </w:pPr>
          <w:hyperlink w:anchor="_Toc233105441" w:history="1">
            <w:r w:rsidRPr="0036535E">
              <w:rPr>
                <w:rStyle w:val="Hyperlink"/>
                <w:noProof/>
              </w:rPr>
              <w:t>2.9</w:t>
            </w:r>
            <w:r>
              <w:rPr>
                <w:rFonts w:asciiTheme="minorHAnsi" w:hAnsiTheme="minorHAnsi" w:cstheme="minorBidi"/>
                <w:smallCaps w:val="0"/>
                <w:noProof/>
                <w:kern w:val="2"/>
                <w:sz w:val="24"/>
                <w:szCs w:val="24"/>
                <w14:ligatures w14:val="standardContextual"/>
              </w:rPr>
              <w:tab/>
            </w:r>
            <w:r w:rsidRPr="0036535E">
              <w:rPr>
                <w:rStyle w:val="Hyperlink"/>
                <w:noProof/>
              </w:rPr>
              <w:t>Security Requirements</w:t>
            </w:r>
            <w:r>
              <w:rPr>
                <w:noProof/>
                <w:webHidden/>
              </w:rPr>
              <w:tab/>
            </w:r>
            <w:r>
              <w:rPr>
                <w:noProof/>
                <w:webHidden/>
              </w:rPr>
              <w:fldChar w:fldCharType="begin"/>
            </w:r>
            <w:r>
              <w:rPr>
                <w:noProof/>
                <w:webHidden/>
              </w:rPr>
              <w:instrText xml:space="preserve"> PAGEREF _Toc233105441 \h </w:instrText>
            </w:r>
            <w:r>
              <w:rPr>
                <w:noProof/>
                <w:webHidden/>
              </w:rPr>
            </w:r>
            <w:r>
              <w:rPr>
                <w:noProof/>
                <w:webHidden/>
              </w:rPr>
              <w:fldChar w:fldCharType="separate"/>
            </w:r>
            <w:r>
              <w:rPr>
                <w:noProof/>
                <w:webHidden/>
              </w:rPr>
              <w:t>6</w:t>
            </w:r>
            <w:r>
              <w:rPr>
                <w:noProof/>
                <w:webHidden/>
              </w:rPr>
              <w:fldChar w:fldCharType="end"/>
            </w:r>
          </w:hyperlink>
        </w:p>
        <w:p w14:paraId="148D5F29" w14:textId="052617A6" w:rsidR="00E32DA1" w:rsidRDefault="00E32DA1">
          <w:pPr>
            <w:pStyle w:val="TOC2"/>
            <w:rPr>
              <w:rFonts w:asciiTheme="minorHAnsi" w:hAnsiTheme="minorHAnsi" w:cstheme="minorBidi"/>
              <w:smallCaps w:val="0"/>
              <w:noProof/>
              <w:kern w:val="2"/>
              <w:sz w:val="24"/>
              <w:szCs w:val="24"/>
              <w14:ligatures w14:val="standardContextual"/>
            </w:rPr>
          </w:pPr>
          <w:hyperlink w:anchor="_Toc233105442" w:history="1">
            <w:r w:rsidRPr="0036535E">
              <w:rPr>
                <w:rStyle w:val="Hyperlink"/>
                <w:noProof/>
              </w:rPr>
              <w:t>2.10</w:t>
            </w:r>
            <w:r>
              <w:rPr>
                <w:rFonts w:asciiTheme="minorHAnsi" w:hAnsiTheme="minorHAnsi" w:cstheme="minorBidi"/>
                <w:smallCaps w:val="0"/>
                <w:noProof/>
                <w:kern w:val="2"/>
                <w:sz w:val="24"/>
                <w:szCs w:val="24"/>
                <w14:ligatures w14:val="standardContextual"/>
              </w:rPr>
              <w:tab/>
            </w:r>
            <w:r w:rsidRPr="0036535E">
              <w:rPr>
                <w:rStyle w:val="Hyperlink"/>
                <w:noProof/>
              </w:rPr>
              <w:t>PSAP Credentialing Agency (PCA) Requirements</w:t>
            </w:r>
            <w:r>
              <w:rPr>
                <w:noProof/>
                <w:webHidden/>
              </w:rPr>
              <w:tab/>
            </w:r>
            <w:r>
              <w:rPr>
                <w:noProof/>
                <w:webHidden/>
              </w:rPr>
              <w:fldChar w:fldCharType="begin"/>
            </w:r>
            <w:r>
              <w:rPr>
                <w:noProof/>
                <w:webHidden/>
              </w:rPr>
              <w:instrText xml:space="preserve"> PAGEREF _Toc233105442 \h </w:instrText>
            </w:r>
            <w:r>
              <w:rPr>
                <w:noProof/>
                <w:webHidden/>
              </w:rPr>
            </w:r>
            <w:r>
              <w:rPr>
                <w:noProof/>
                <w:webHidden/>
              </w:rPr>
              <w:fldChar w:fldCharType="separate"/>
            </w:r>
            <w:r>
              <w:rPr>
                <w:noProof/>
                <w:webHidden/>
              </w:rPr>
              <w:t>7</w:t>
            </w:r>
            <w:r>
              <w:rPr>
                <w:noProof/>
                <w:webHidden/>
              </w:rPr>
              <w:fldChar w:fldCharType="end"/>
            </w:r>
          </w:hyperlink>
        </w:p>
        <w:p w14:paraId="0E8866D6" w14:textId="60242DB4" w:rsidR="00E32DA1" w:rsidRDefault="00E32DA1">
          <w:pPr>
            <w:pStyle w:val="TOC2"/>
            <w:rPr>
              <w:rFonts w:asciiTheme="minorHAnsi" w:hAnsiTheme="minorHAnsi" w:cstheme="minorBidi"/>
              <w:smallCaps w:val="0"/>
              <w:noProof/>
              <w:kern w:val="2"/>
              <w:sz w:val="24"/>
              <w:szCs w:val="24"/>
              <w14:ligatures w14:val="standardContextual"/>
            </w:rPr>
          </w:pPr>
          <w:hyperlink w:anchor="_Toc233105443" w:history="1">
            <w:r w:rsidRPr="0036535E">
              <w:rPr>
                <w:rStyle w:val="Hyperlink"/>
                <w:noProof/>
              </w:rPr>
              <w:t>2.11</w:t>
            </w:r>
            <w:r>
              <w:rPr>
                <w:rFonts w:asciiTheme="minorHAnsi" w:hAnsiTheme="minorHAnsi" w:cstheme="minorBidi"/>
                <w:smallCaps w:val="0"/>
                <w:noProof/>
                <w:kern w:val="2"/>
                <w:sz w:val="24"/>
                <w:szCs w:val="24"/>
                <w14:ligatures w14:val="standardContextual"/>
              </w:rPr>
              <w:tab/>
            </w:r>
            <w:r w:rsidRPr="0036535E">
              <w:rPr>
                <w:rStyle w:val="Hyperlink"/>
                <w:noProof/>
              </w:rPr>
              <w:t>Authentication and Trust</w:t>
            </w:r>
            <w:r>
              <w:rPr>
                <w:noProof/>
                <w:webHidden/>
              </w:rPr>
              <w:tab/>
            </w:r>
            <w:r>
              <w:rPr>
                <w:noProof/>
                <w:webHidden/>
              </w:rPr>
              <w:fldChar w:fldCharType="begin"/>
            </w:r>
            <w:r>
              <w:rPr>
                <w:noProof/>
                <w:webHidden/>
              </w:rPr>
              <w:instrText xml:space="preserve"> PAGEREF _Toc233105443 \h </w:instrText>
            </w:r>
            <w:r>
              <w:rPr>
                <w:noProof/>
                <w:webHidden/>
              </w:rPr>
            </w:r>
            <w:r>
              <w:rPr>
                <w:noProof/>
                <w:webHidden/>
              </w:rPr>
              <w:fldChar w:fldCharType="separate"/>
            </w:r>
            <w:r>
              <w:rPr>
                <w:noProof/>
                <w:webHidden/>
              </w:rPr>
              <w:t>7</w:t>
            </w:r>
            <w:r>
              <w:rPr>
                <w:noProof/>
                <w:webHidden/>
              </w:rPr>
              <w:fldChar w:fldCharType="end"/>
            </w:r>
          </w:hyperlink>
        </w:p>
        <w:p w14:paraId="21DDE966" w14:textId="297C42B5" w:rsidR="00E32DA1" w:rsidRDefault="00E32DA1">
          <w:pPr>
            <w:pStyle w:val="TOC2"/>
            <w:rPr>
              <w:rFonts w:asciiTheme="minorHAnsi" w:hAnsiTheme="minorHAnsi" w:cstheme="minorBidi"/>
              <w:smallCaps w:val="0"/>
              <w:noProof/>
              <w:kern w:val="2"/>
              <w:sz w:val="24"/>
              <w:szCs w:val="24"/>
              <w14:ligatures w14:val="standardContextual"/>
            </w:rPr>
          </w:pPr>
          <w:hyperlink w:anchor="_Toc233105444" w:history="1">
            <w:r w:rsidRPr="0036535E">
              <w:rPr>
                <w:rStyle w:val="Hyperlink"/>
                <w:noProof/>
              </w:rPr>
              <w:t>2.12</w:t>
            </w:r>
            <w:r>
              <w:rPr>
                <w:rFonts w:asciiTheme="minorHAnsi" w:hAnsiTheme="minorHAnsi" w:cstheme="minorBidi"/>
                <w:smallCaps w:val="0"/>
                <w:noProof/>
                <w:kern w:val="2"/>
                <w:sz w:val="24"/>
                <w:szCs w:val="24"/>
                <w14:ligatures w14:val="standardContextual"/>
              </w:rPr>
              <w:tab/>
            </w:r>
            <w:r w:rsidRPr="0036535E">
              <w:rPr>
                <w:rStyle w:val="Hyperlink"/>
                <w:noProof/>
              </w:rPr>
              <w:t>Policy</w:t>
            </w:r>
            <w:r>
              <w:rPr>
                <w:noProof/>
                <w:webHidden/>
              </w:rPr>
              <w:tab/>
            </w:r>
            <w:r>
              <w:rPr>
                <w:noProof/>
                <w:webHidden/>
              </w:rPr>
              <w:fldChar w:fldCharType="begin"/>
            </w:r>
            <w:r>
              <w:rPr>
                <w:noProof/>
                <w:webHidden/>
              </w:rPr>
              <w:instrText xml:space="preserve"> PAGEREF _Toc233105444 \h </w:instrText>
            </w:r>
            <w:r>
              <w:rPr>
                <w:noProof/>
                <w:webHidden/>
              </w:rPr>
            </w:r>
            <w:r>
              <w:rPr>
                <w:noProof/>
                <w:webHidden/>
              </w:rPr>
              <w:fldChar w:fldCharType="separate"/>
            </w:r>
            <w:r>
              <w:rPr>
                <w:noProof/>
                <w:webHidden/>
              </w:rPr>
              <w:t>7</w:t>
            </w:r>
            <w:r>
              <w:rPr>
                <w:noProof/>
                <w:webHidden/>
              </w:rPr>
              <w:fldChar w:fldCharType="end"/>
            </w:r>
          </w:hyperlink>
        </w:p>
        <w:p w14:paraId="594FB6BC" w14:textId="718A86B0" w:rsidR="00E32DA1" w:rsidRDefault="00E32DA1">
          <w:pPr>
            <w:pStyle w:val="TOC2"/>
            <w:rPr>
              <w:rFonts w:asciiTheme="minorHAnsi" w:hAnsiTheme="minorHAnsi" w:cstheme="minorBidi"/>
              <w:smallCaps w:val="0"/>
              <w:noProof/>
              <w:kern w:val="2"/>
              <w:sz w:val="24"/>
              <w:szCs w:val="24"/>
              <w14:ligatures w14:val="standardContextual"/>
            </w:rPr>
          </w:pPr>
          <w:hyperlink w:anchor="_Toc233105445" w:history="1">
            <w:r w:rsidRPr="0036535E">
              <w:rPr>
                <w:rStyle w:val="Hyperlink"/>
                <w:noProof/>
              </w:rPr>
              <w:t>2.13</w:t>
            </w:r>
            <w:r>
              <w:rPr>
                <w:rFonts w:asciiTheme="minorHAnsi" w:hAnsiTheme="minorHAnsi" w:cstheme="minorBidi"/>
                <w:smallCaps w:val="0"/>
                <w:noProof/>
                <w:kern w:val="2"/>
                <w:sz w:val="24"/>
                <w:szCs w:val="24"/>
                <w14:ligatures w14:val="standardContextual"/>
              </w:rPr>
              <w:tab/>
            </w:r>
            <w:r w:rsidRPr="0036535E">
              <w:rPr>
                <w:rStyle w:val="Hyperlink"/>
                <w:noProof/>
              </w:rPr>
              <w:t>Authorization and Data Rights Management (DRM)</w:t>
            </w:r>
            <w:r>
              <w:rPr>
                <w:noProof/>
                <w:webHidden/>
              </w:rPr>
              <w:tab/>
            </w:r>
            <w:r>
              <w:rPr>
                <w:noProof/>
                <w:webHidden/>
              </w:rPr>
              <w:fldChar w:fldCharType="begin"/>
            </w:r>
            <w:r>
              <w:rPr>
                <w:noProof/>
                <w:webHidden/>
              </w:rPr>
              <w:instrText xml:space="preserve"> PAGEREF _Toc233105445 \h </w:instrText>
            </w:r>
            <w:r>
              <w:rPr>
                <w:noProof/>
                <w:webHidden/>
              </w:rPr>
            </w:r>
            <w:r>
              <w:rPr>
                <w:noProof/>
                <w:webHidden/>
              </w:rPr>
              <w:fldChar w:fldCharType="separate"/>
            </w:r>
            <w:r>
              <w:rPr>
                <w:noProof/>
                <w:webHidden/>
              </w:rPr>
              <w:t>7</w:t>
            </w:r>
            <w:r>
              <w:rPr>
                <w:noProof/>
                <w:webHidden/>
              </w:rPr>
              <w:fldChar w:fldCharType="end"/>
            </w:r>
          </w:hyperlink>
        </w:p>
        <w:p w14:paraId="62222B7A" w14:textId="30CDC0D1" w:rsidR="00E32DA1" w:rsidRDefault="00E32DA1">
          <w:pPr>
            <w:pStyle w:val="TOC2"/>
            <w:rPr>
              <w:rFonts w:asciiTheme="minorHAnsi" w:hAnsiTheme="minorHAnsi" w:cstheme="minorBidi"/>
              <w:smallCaps w:val="0"/>
              <w:noProof/>
              <w:kern w:val="2"/>
              <w:sz w:val="24"/>
              <w:szCs w:val="24"/>
              <w14:ligatures w14:val="standardContextual"/>
            </w:rPr>
          </w:pPr>
          <w:hyperlink w:anchor="_Toc233105446" w:history="1">
            <w:r w:rsidRPr="0036535E">
              <w:rPr>
                <w:rStyle w:val="Hyperlink"/>
                <w:noProof/>
              </w:rPr>
              <w:t>2.14</w:t>
            </w:r>
            <w:r>
              <w:rPr>
                <w:rFonts w:asciiTheme="minorHAnsi" w:hAnsiTheme="minorHAnsi" w:cstheme="minorBidi"/>
                <w:smallCaps w:val="0"/>
                <w:noProof/>
                <w:kern w:val="2"/>
                <w:sz w:val="24"/>
                <w:szCs w:val="24"/>
                <w14:ligatures w14:val="standardContextual"/>
              </w:rPr>
              <w:tab/>
            </w:r>
            <w:r w:rsidRPr="0036535E">
              <w:rPr>
                <w:rStyle w:val="Hyperlink"/>
                <w:noProof/>
              </w:rPr>
              <w:t>Element State Requirements</w:t>
            </w:r>
            <w:r>
              <w:rPr>
                <w:noProof/>
                <w:webHidden/>
              </w:rPr>
              <w:tab/>
            </w:r>
            <w:r>
              <w:rPr>
                <w:noProof/>
                <w:webHidden/>
              </w:rPr>
              <w:fldChar w:fldCharType="begin"/>
            </w:r>
            <w:r>
              <w:rPr>
                <w:noProof/>
                <w:webHidden/>
              </w:rPr>
              <w:instrText xml:space="preserve"> PAGEREF _Toc233105446 \h </w:instrText>
            </w:r>
            <w:r>
              <w:rPr>
                <w:noProof/>
                <w:webHidden/>
              </w:rPr>
            </w:r>
            <w:r>
              <w:rPr>
                <w:noProof/>
                <w:webHidden/>
              </w:rPr>
              <w:fldChar w:fldCharType="separate"/>
            </w:r>
            <w:r>
              <w:rPr>
                <w:noProof/>
                <w:webHidden/>
              </w:rPr>
              <w:t>9</w:t>
            </w:r>
            <w:r>
              <w:rPr>
                <w:noProof/>
                <w:webHidden/>
              </w:rPr>
              <w:fldChar w:fldCharType="end"/>
            </w:r>
          </w:hyperlink>
        </w:p>
        <w:p w14:paraId="53EAD7B6" w14:textId="7D2C1AAE" w:rsidR="00E32DA1" w:rsidRDefault="00E32DA1">
          <w:pPr>
            <w:pStyle w:val="TOC2"/>
            <w:rPr>
              <w:rFonts w:asciiTheme="minorHAnsi" w:hAnsiTheme="minorHAnsi" w:cstheme="minorBidi"/>
              <w:smallCaps w:val="0"/>
              <w:noProof/>
              <w:kern w:val="2"/>
              <w:sz w:val="24"/>
              <w:szCs w:val="24"/>
              <w14:ligatures w14:val="standardContextual"/>
            </w:rPr>
          </w:pPr>
          <w:hyperlink w:anchor="_Toc233105447" w:history="1">
            <w:r w:rsidRPr="0036535E">
              <w:rPr>
                <w:rStyle w:val="Hyperlink"/>
                <w:noProof/>
              </w:rPr>
              <w:t>2.15</w:t>
            </w:r>
            <w:r>
              <w:rPr>
                <w:rFonts w:asciiTheme="minorHAnsi" w:hAnsiTheme="minorHAnsi" w:cstheme="minorBidi"/>
                <w:smallCaps w:val="0"/>
                <w:noProof/>
                <w:kern w:val="2"/>
                <w:sz w:val="24"/>
                <w:szCs w:val="24"/>
                <w14:ligatures w14:val="standardContextual"/>
              </w:rPr>
              <w:tab/>
            </w:r>
            <w:r w:rsidRPr="0036535E">
              <w:rPr>
                <w:rStyle w:val="Hyperlink"/>
                <w:noProof/>
              </w:rPr>
              <w:t>Service State Requirements</w:t>
            </w:r>
            <w:r>
              <w:rPr>
                <w:noProof/>
                <w:webHidden/>
              </w:rPr>
              <w:tab/>
            </w:r>
            <w:r>
              <w:rPr>
                <w:noProof/>
                <w:webHidden/>
              </w:rPr>
              <w:fldChar w:fldCharType="begin"/>
            </w:r>
            <w:r>
              <w:rPr>
                <w:noProof/>
                <w:webHidden/>
              </w:rPr>
              <w:instrText xml:space="preserve"> PAGEREF _Toc233105447 \h </w:instrText>
            </w:r>
            <w:r>
              <w:rPr>
                <w:noProof/>
                <w:webHidden/>
              </w:rPr>
            </w:r>
            <w:r>
              <w:rPr>
                <w:noProof/>
                <w:webHidden/>
              </w:rPr>
              <w:fldChar w:fldCharType="separate"/>
            </w:r>
            <w:r>
              <w:rPr>
                <w:noProof/>
                <w:webHidden/>
              </w:rPr>
              <w:t>9</w:t>
            </w:r>
            <w:r>
              <w:rPr>
                <w:noProof/>
                <w:webHidden/>
              </w:rPr>
              <w:fldChar w:fldCharType="end"/>
            </w:r>
          </w:hyperlink>
        </w:p>
        <w:p w14:paraId="73624CA3" w14:textId="7F554375" w:rsidR="00E32DA1" w:rsidRDefault="00E32DA1">
          <w:pPr>
            <w:pStyle w:val="TOC2"/>
            <w:rPr>
              <w:rFonts w:asciiTheme="minorHAnsi" w:hAnsiTheme="minorHAnsi" w:cstheme="minorBidi"/>
              <w:smallCaps w:val="0"/>
              <w:noProof/>
              <w:kern w:val="2"/>
              <w:sz w:val="24"/>
              <w:szCs w:val="24"/>
              <w14:ligatures w14:val="standardContextual"/>
            </w:rPr>
          </w:pPr>
          <w:hyperlink w:anchor="_Toc233105448" w:history="1">
            <w:r w:rsidRPr="0036535E">
              <w:rPr>
                <w:rStyle w:val="Hyperlink"/>
                <w:noProof/>
              </w:rPr>
              <w:t>2.16</w:t>
            </w:r>
            <w:r>
              <w:rPr>
                <w:rFonts w:asciiTheme="minorHAnsi" w:hAnsiTheme="minorHAnsi" w:cstheme="minorBidi"/>
                <w:smallCaps w:val="0"/>
                <w:noProof/>
                <w:kern w:val="2"/>
                <w:sz w:val="24"/>
                <w:szCs w:val="24"/>
                <w14:ligatures w14:val="standardContextual"/>
              </w:rPr>
              <w:tab/>
            </w:r>
            <w:r w:rsidRPr="0036535E">
              <w:rPr>
                <w:rStyle w:val="Hyperlink"/>
                <w:noProof/>
              </w:rPr>
              <w:t>Agent States</w:t>
            </w:r>
            <w:r>
              <w:rPr>
                <w:noProof/>
                <w:webHidden/>
              </w:rPr>
              <w:tab/>
            </w:r>
            <w:r>
              <w:rPr>
                <w:noProof/>
                <w:webHidden/>
              </w:rPr>
              <w:fldChar w:fldCharType="begin"/>
            </w:r>
            <w:r>
              <w:rPr>
                <w:noProof/>
                <w:webHidden/>
              </w:rPr>
              <w:instrText xml:space="preserve"> PAGEREF _Toc233105448 \h </w:instrText>
            </w:r>
            <w:r>
              <w:rPr>
                <w:noProof/>
                <w:webHidden/>
              </w:rPr>
            </w:r>
            <w:r>
              <w:rPr>
                <w:noProof/>
                <w:webHidden/>
              </w:rPr>
              <w:fldChar w:fldCharType="separate"/>
            </w:r>
            <w:r>
              <w:rPr>
                <w:noProof/>
                <w:webHidden/>
              </w:rPr>
              <w:t>10</w:t>
            </w:r>
            <w:r>
              <w:rPr>
                <w:noProof/>
                <w:webHidden/>
              </w:rPr>
              <w:fldChar w:fldCharType="end"/>
            </w:r>
          </w:hyperlink>
        </w:p>
        <w:p w14:paraId="1D22FC28" w14:textId="69087B5B" w:rsidR="00E32DA1" w:rsidRDefault="00E32DA1">
          <w:pPr>
            <w:pStyle w:val="TOC2"/>
            <w:rPr>
              <w:rFonts w:asciiTheme="minorHAnsi" w:hAnsiTheme="minorHAnsi" w:cstheme="minorBidi"/>
              <w:smallCaps w:val="0"/>
              <w:noProof/>
              <w:kern w:val="2"/>
              <w:sz w:val="24"/>
              <w:szCs w:val="24"/>
              <w14:ligatures w14:val="standardContextual"/>
            </w:rPr>
          </w:pPr>
          <w:hyperlink w:anchor="_Toc233105449" w:history="1">
            <w:r w:rsidRPr="0036535E">
              <w:rPr>
                <w:rStyle w:val="Hyperlink"/>
                <w:noProof/>
              </w:rPr>
              <w:t>2.17</w:t>
            </w:r>
            <w:r>
              <w:rPr>
                <w:rFonts w:asciiTheme="minorHAnsi" w:hAnsiTheme="minorHAnsi" w:cstheme="minorBidi"/>
                <w:smallCaps w:val="0"/>
                <w:noProof/>
                <w:kern w:val="2"/>
                <w:sz w:val="24"/>
                <w:szCs w:val="24"/>
                <w14:ligatures w14:val="standardContextual"/>
              </w:rPr>
              <w:tab/>
            </w:r>
            <w:r w:rsidRPr="0036535E">
              <w:rPr>
                <w:rStyle w:val="Hyperlink"/>
                <w:noProof/>
              </w:rPr>
              <w:t>Agent Roles</w:t>
            </w:r>
            <w:r>
              <w:rPr>
                <w:noProof/>
                <w:webHidden/>
              </w:rPr>
              <w:tab/>
            </w:r>
            <w:r>
              <w:rPr>
                <w:noProof/>
                <w:webHidden/>
              </w:rPr>
              <w:fldChar w:fldCharType="begin"/>
            </w:r>
            <w:r>
              <w:rPr>
                <w:noProof/>
                <w:webHidden/>
              </w:rPr>
              <w:instrText xml:space="preserve"> PAGEREF _Toc233105449 \h </w:instrText>
            </w:r>
            <w:r>
              <w:rPr>
                <w:noProof/>
                <w:webHidden/>
              </w:rPr>
            </w:r>
            <w:r>
              <w:rPr>
                <w:noProof/>
                <w:webHidden/>
              </w:rPr>
              <w:fldChar w:fldCharType="separate"/>
            </w:r>
            <w:r>
              <w:rPr>
                <w:noProof/>
                <w:webHidden/>
              </w:rPr>
              <w:t>12</w:t>
            </w:r>
            <w:r>
              <w:rPr>
                <w:noProof/>
                <w:webHidden/>
              </w:rPr>
              <w:fldChar w:fldCharType="end"/>
            </w:r>
          </w:hyperlink>
        </w:p>
        <w:p w14:paraId="62305695" w14:textId="6400ED74" w:rsidR="00E32DA1" w:rsidRDefault="00E32DA1">
          <w:pPr>
            <w:pStyle w:val="TOC1"/>
            <w:rPr>
              <w:rFonts w:asciiTheme="minorHAnsi" w:eastAsiaTheme="minorEastAsia" w:hAnsiTheme="minorHAnsi" w:cstheme="minorBidi"/>
              <w:b w:val="0"/>
              <w:caps w:val="0"/>
              <w:noProof/>
              <w:kern w:val="2"/>
              <w:sz w:val="24"/>
              <w:szCs w:val="24"/>
              <w14:ligatures w14:val="standardContextual"/>
            </w:rPr>
          </w:pPr>
          <w:hyperlink w:anchor="_Toc233105450" w:history="1">
            <w:r w:rsidRPr="0036535E">
              <w:rPr>
                <w:rStyle w:val="Hyperlink"/>
                <w:noProof/>
              </w:rPr>
              <w:t>3</w:t>
            </w:r>
            <w:r>
              <w:rPr>
                <w:rFonts w:asciiTheme="minorHAnsi" w:eastAsiaTheme="minorEastAsia" w:hAnsiTheme="minorHAnsi" w:cstheme="minorBidi"/>
                <w:b w:val="0"/>
                <w:caps w:val="0"/>
                <w:noProof/>
                <w:kern w:val="2"/>
                <w:sz w:val="24"/>
                <w:szCs w:val="24"/>
                <w14:ligatures w14:val="standardContextual"/>
              </w:rPr>
              <w:tab/>
            </w:r>
            <w:r w:rsidRPr="0036535E">
              <w:rPr>
                <w:rStyle w:val="Hyperlink"/>
                <w:noProof/>
              </w:rPr>
              <w:t>Interfaces</w:t>
            </w:r>
            <w:r>
              <w:rPr>
                <w:noProof/>
                <w:webHidden/>
              </w:rPr>
              <w:tab/>
            </w:r>
            <w:r>
              <w:rPr>
                <w:noProof/>
                <w:webHidden/>
              </w:rPr>
              <w:fldChar w:fldCharType="begin"/>
            </w:r>
            <w:r>
              <w:rPr>
                <w:noProof/>
                <w:webHidden/>
              </w:rPr>
              <w:instrText xml:space="preserve"> PAGEREF _Toc233105450 \h </w:instrText>
            </w:r>
            <w:r>
              <w:rPr>
                <w:noProof/>
                <w:webHidden/>
              </w:rPr>
            </w:r>
            <w:r>
              <w:rPr>
                <w:noProof/>
                <w:webHidden/>
              </w:rPr>
              <w:fldChar w:fldCharType="separate"/>
            </w:r>
            <w:r>
              <w:rPr>
                <w:noProof/>
                <w:webHidden/>
              </w:rPr>
              <w:t>12</w:t>
            </w:r>
            <w:r>
              <w:rPr>
                <w:noProof/>
                <w:webHidden/>
              </w:rPr>
              <w:fldChar w:fldCharType="end"/>
            </w:r>
          </w:hyperlink>
        </w:p>
        <w:p w14:paraId="737679FA" w14:textId="7CF5A110" w:rsidR="00E32DA1" w:rsidRDefault="00E32DA1">
          <w:pPr>
            <w:pStyle w:val="TOC2"/>
            <w:rPr>
              <w:rFonts w:asciiTheme="minorHAnsi" w:hAnsiTheme="minorHAnsi" w:cstheme="minorBidi"/>
              <w:smallCaps w:val="0"/>
              <w:noProof/>
              <w:kern w:val="2"/>
              <w:sz w:val="24"/>
              <w:szCs w:val="24"/>
              <w14:ligatures w14:val="standardContextual"/>
            </w:rPr>
          </w:pPr>
          <w:hyperlink w:anchor="_Toc233105451" w:history="1">
            <w:r w:rsidRPr="0036535E">
              <w:rPr>
                <w:rStyle w:val="Hyperlink"/>
                <w:noProof/>
              </w:rPr>
              <w:t>3.1</w:t>
            </w:r>
            <w:r>
              <w:rPr>
                <w:rFonts w:asciiTheme="minorHAnsi" w:hAnsiTheme="minorHAnsi" w:cstheme="minorBidi"/>
                <w:smallCaps w:val="0"/>
                <w:noProof/>
                <w:kern w:val="2"/>
                <w:sz w:val="24"/>
                <w:szCs w:val="24"/>
                <w14:ligatures w14:val="standardContextual"/>
              </w:rPr>
              <w:tab/>
            </w:r>
            <w:r w:rsidRPr="0036535E">
              <w:rPr>
                <w:rStyle w:val="Hyperlink"/>
                <w:noProof/>
              </w:rPr>
              <w:t>Web Services</w:t>
            </w:r>
            <w:r>
              <w:rPr>
                <w:noProof/>
                <w:webHidden/>
              </w:rPr>
              <w:tab/>
            </w:r>
            <w:r>
              <w:rPr>
                <w:noProof/>
                <w:webHidden/>
              </w:rPr>
              <w:fldChar w:fldCharType="begin"/>
            </w:r>
            <w:r>
              <w:rPr>
                <w:noProof/>
                <w:webHidden/>
              </w:rPr>
              <w:instrText xml:space="preserve"> PAGEREF _Toc233105451 \h </w:instrText>
            </w:r>
            <w:r>
              <w:rPr>
                <w:noProof/>
                <w:webHidden/>
              </w:rPr>
            </w:r>
            <w:r>
              <w:rPr>
                <w:noProof/>
                <w:webHidden/>
              </w:rPr>
              <w:fldChar w:fldCharType="separate"/>
            </w:r>
            <w:r>
              <w:rPr>
                <w:noProof/>
                <w:webHidden/>
              </w:rPr>
              <w:t>12</w:t>
            </w:r>
            <w:r>
              <w:rPr>
                <w:noProof/>
                <w:webHidden/>
              </w:rPr>
              <w:fldChar w:fldCharType="end"/>
            </w:r>
          </w:hyperlink>
        </w:p>
        <w:p w14:paraId="23326295" w14:textId="4A629AB8" w:rsidR="00E32DA1" w:rsidRDefault="00E32DA1">
          <w:pPr>
            <w:pStyle w:val="TOC2"/>
            <w:rPr>
              <w:rFonts w:asciiTheme="minorHAnsi" w:hAnsiTheme="minorHAnsi" w:cstheme="minorBidi"/>
              <w:smallCaps w:val="0"/>
              <w:noProof/>
              <w:kern w:val="2"/>
              <w:sz w:val="24"/>
              <w:szCs w:val="24"/>
              <w14:ligatures w14:val="standardContextual"/>
            </w:rPr>
          </w:pPr>
          <w:hyperlink w:anchor="_Toc233105452" w:history="1">
            <w:r w:rsidRPr="0036535E">
              <w:rPr>
                <w:rStyle w:val="Hyperlink"/>
                <w:noProof/>
              </w:rPr>
              <w:t>3.2</w:t>
            </w:r>
            <w:r>
              <w:rPr>
                <w:rFonts w:asciiTheme="minorHAnsi" w:hAnsiTheme="minorHAnsi" w:cstheme="minorBidi"/>
                <w:smallCaps w:val="0"/>
                <w:noProof/>
                <w:kern w:val="2"/>
                <w:sz w:val="24"/>
                <w:szCs w:val="24"/>
                <w14:ligatures w14:val="standardContextual"/>
              </w:rPr>
              <w:tab/>
            </w:r>
            <w:r w:rsidRPr="0036535E">
              <w:rPr>
                <w:rStyle w:val="Hyperlink"/>
                <w:noProof/>
              </w:rPr>
              <w:t>Discrepancy Report Proxy Web Service</w:t>
            </w:r>
            <w:r>
              <w:rPr>
                <w:noProof/>
                <w:webHidden/>
              </w:rPr>
              <w:tab/>
            </w:r>
            <w:r>
              <w:rPr>
                <w:noProof/>
                <w:webHidden/>
              </w:rPr>
              <w:fldChar w:fldCharType="begin"/>
            </w:r>
            <w:r>
              <w:rPr>
                <w:noProof/>
                <w:webHidden/>
              </w:rPr>
              <w:instrText xml:space="preserve"> PAGEREF _Toc233105452 \h </w:instrText>
            </w:r>
            <w:r>
              <w:rPr>
                <w:noProof/>
                <w:webHidden/>
              </w:rPr>
            </w:r>
            <w:r>
              <w:rPr>
                <w:noProof/>
                <w:webHidden/>
              </w:rPr>
              <w:fldChar w:fldCharType="separate"/>
            </w:r>
            <w:r>
              <w:rPr>
                <w:noProof/>
                <w:webHidden/>
              </w:rPr>
              <w:t>12</w:t>
            </w:r>
            <w:r>
              <w:rPr>
                <w:noProof/>
                <w:webHidden/>
              </w:rPr>
              <w:fldChar w:fldCharType="end"/>
            </w:r>
          </w:hyperlink>
        </w:p>
        <w:p w14:paraId="5EFCC438" w14:textId="10014803" w:rsidR="00E32DA1" w:rsidRDefault="00E32DA1">
          <w:pPr>
            <w:pStyle w:val="TOC2"/>
            <w:rPr>
              <w:rFonts w:asciiTheme="minorHAnsi" w:hAnsiTheme="minorHAnsi" w:cstheme="minorBidi"/>
              <w:smallCaps w:val="0"/>
              <w:noProof/>
              <w:kern w:val="2"/>
              <w:sz w:val="24"/>
              <w:szCs w:val="24"/>
              <w14:ligatures w14:val="standardContextual"/>
            </w:rPr>
          </w:pPr>
          <w:hyperlink w:anchor="_Toc233105453" w:history="1">
            <w:r w:rsidRPr="0036535E">
              <w:rPr>
                <w:rStyle w:val="Hyperlink"/>
                <w:noProof/>
              </w:rPr>
              <w:t>3.3</w:t>
            </w:r>
            <w:r>
              <w:rPr>
                <w:rFonts w:asciiTheme="minorHAnsi" w:hAnsiTheme="minorHAnsi" w:cstheme="minorBidi"/>
                <w:smallCaps w:val="0"/>
                <w:noProof/>
                <w:kern w:val="2"/>
                <w:sz w:val="24"/>
                <w:szCs w:val="24"/>
                <w14:ligatures w14:val="standardContextual"/>
              </w:rPr>
              <w:tab/>
            </w:r>
            <w:r w:rsidRPr="0036535E">
              <w:rPr>
                <w:rStyle w:val="Hyperlink"/>
                <w:noProof/>
              </w:rPr>
              <w:t>Queue State Web Service</w:t>
            </w:r>
            <w:r>
              <w:rPr>
                <w:noProof/>
                <w:webHidden/>
              </w:rPr>
              <w:tab/>
            </w:r>
            <w:r>
              <w:rPr>
                <w:noProof/>
                <w:webHidden/>
              </w:rPr>
              <w:fldChar w:fldCharType="begin"/>
            </w:r>
            <w:r>
              <w:rPr>
                <w:noProof/>
                <w:webHidden/>
              </w:rPr>
              <w:instrText xml:space="preserve"> PAGEREF _Toc233105453 \h </w:instrText>
            </w:r>
            <w:r>
              <w:rPr>
                <w:noProof/>
                <w:webHidden/>
              </w:rPr>
            </w:r>
            <w:r>
              <w:rPr>
                <w:noProof/>
                <w:webHidden/>
              </w:rPr>
              <w:fldChar w:fldCharType="separate"/>
            </w:r>
            <w:r>
              <w:rPr>
                <w:noProof/>
                <w:webHidden/>
              </w:rPr>
              <w:t>13</w:t>
            </w:r>
            <w:r>
              <w:rPr>
                <w:noProof/>
                <w:webHidden/>
              </w:rPr>
              <w:fldChar w:fldCharType="end"/>
            </w:r>
          </w:hyperlink>
        </w:p>
        <w:p w14:paraId="22008D3C" w14:textId="1D1BA955" w:rsidR="00E32DA1" w:rsidRDefault="00E32DA1">
          <w:pPr>
            <w:pStyle w:val="TOC2"/>
            <w:rPr>
              <w:rFonts w:asciiTheme="minorHAnsi" w:hAnsiTheme="minorHAnsi" w:cstheme="minorBidi"/>
              <w:smallCaps w:val="0"/>
              <w:noProof/>
              <w:kern w:val="2"/>
              <w:sz w:val="24"/>
              <w:szCs w:val="24"/>
              <w14:ligatures w14:val="standardContextual"/>
            </w:rPr>
          </w:pPr>
          <w:hyperlink w:anchor="_Toc233105454" w:history="1">
            <w:r w:rsidRPr="0036535E">
              <w:rPr>
                <w:rStyle w:val="Hyperlink"/>
                <w:noProof/>
              </w:rPr>
              <w:t>3.4</w:t>
            </w:r>
            <w:r>
              <w:rPr>
                <w:rFonts w:asciiTheme="minorHAnsi" w:hAnsiTheme="minorHAnsi" w:cstheme="minorBidi"/>
                <w:smallCaps w:val="0"/>
                <w:noProof/>
                <w:kern w:val="2"/>
                <w:sz w:val="24"/>
                <w:szCs w:val="24"/>
                <w14:ligatures w14:val="standardContextual"/>
              </w:rPr>
              <w:tab/>
            </w:r>
            <w:r w:rsidRPr="0036535E">
              <w:rPr>
                <w:rStyle w:val="Hyperlink"/>
                <w:noProof/>
              </w:rPr>
              <w:t>Agent Activity State Web Service</w:t>
            </w:r>
            <w:r>
              <w:rPr>
                <w:noProof/>
                <w:webHidden/>
              </w:rPr>
              <w:tab/>
            </w:r>
            <w:r>
              <w:rPr>
                <w:noProof/>
                <w:webHidden/>
              </w:rPr>
              <w:fldChar w:fldCharType="begin"/>
            </w:r>
            <w:r>
              <w:rPr>
                <w:noProof/>
                <w:webHidden/>
              </w:rPr>
              <w:instrText xml:space="preserve"> PAGEREF _Toc233105454 \h </w:instrText>
            </w:r>
            <w:r>
              <w:rPr>
                <w:noProof/>
                <w:webHidden/>
              </w:rPr>
            </w:r>
            <w:r>
              <w:rPr>
                <w:noProof/>
                <w:webHidden/>
              </w:rPr>
              <w:fldChar w:fldCharType="separate"/>
            </w:r>
            <w:r>
              <w:rPr>
                <w:noProof/>
                <w:webHidden/>
              </w:rPr>
              <w:t>14</w:t>
            </w:r>
            <w:r>
              <w:rPr>
                <w:noProof/>
                <w:webHidden/>
              </w:rPr>
              <w:fldChar w:fldCharType="end"/>
            </w:r>
          </w:hyperlink>
        </w:p>
        <w:p w14:paraId="0A36F810" w14:textId="1BFE217C" w:rsidR="00E32DA1" w:rsidRDefault="00E32DA1">
          <w:pPr>
            <w:pStyle w:val="TOC2"/>
            <w:rPr>
              <w:rFonts w:asciiTheme="minorHAnsi" w:hAnsiTheme="minorHAnsi" w:cstheme="minorBidi"/>
              <w:smallCaps w:val="0"/>
              <w:noProof/>
              <w:kern w:val="2"/>
              <w:sz w:val="24"/>
              <w:szCs w:val="24"/>
              <w14:ligatures w14:val="standardContextual"/>
            </w:rPr>
          </w:pPr>
          <w:hyperlink w:anchor="_Toc233105455" w:history="1">
            <w:r w:rsidRPr="0036535E">
              <w:rPr>
                <w:rStyle w:val="Hyperlink"/>
                <w:noProof/>
              </w:rPr>
              <w:t>3.5</w:t>
            </w:r>
            <w:r>
              <w:rPr>
                <w:rFonts w:asciiTheme="minorHAnsi" w:hAnsiTheme="minorHAnsi" w:cstheme="minorBidi"/>
                <w:smallCaps w:val="0"/>
                <w:noProof/>
                <w:kern w:val="2"/>
                <w:sz w:val="24"/>
                <w:szCs w:val="24"/>
                <w14:ligatures w14:val="standardContextual"/>
              </w:rPr>
              <w:tab/>
            </w:r>
            <w:r w:rsidRPr="0036535E">
              <w:rPr>
                <w:rStyle w:val="Hyperlink"/>
                <w:noProof/>
              </w:rPr>
              <w:t>Policy Store Web Service</w:t>
            </w:r>
            <w:r>
              <w:rPr>
                <w:noProof/>
                <w:webHidden/>
              </w:rPr>
              <w:tab/>
            </w:r>
            <w:r>
              <w:rPr>
                <w:noProof/>
                <w:webHidden/>
              </w:rPr>
              <w:fldChar w:fldCharType="begin"/>
            </w:r>
            <w:r>
              <w:rPr>
                <w:noProof/>
                <w:webHidden/>
              </w:rPr>
              <w:instrText xml:space="preserve"> PAGEREF _Toc233105455 \h </w:instrText>
            </w:r>
            <w:r>
              <w:rPr>
                <w:noProof/>
                <w:webHidden/>
              </w:rPr>
            </w:r>
            <w:r>
              <w:rPr>
                <w:noProof/>
                <w:webHidden/>
              </w:rPr>
              <w:fldChar w:fldCharType="separate"/>
            </w:r>
            <w:r>
              <w:rPr>
                <w:noProof/>
                <w:webHidden/>
              </w:rPr>
              <w:t>14</w:t>
            </w:r>
            <w:r>
              <w:rPr>
                <w:noProof/>
                <w:webHidden/>
              </w:rPr>
              <w:fldChar w:fldCharType="end"/>
            </w:r>
          </w:hyperlink>
        </w:p>
        <w:p w14:paraId="79D7394D" w14:textId="5577104B" w:rsidR="00E32DA1" w:rsidRDefault="00E32DA1">
          <w:pPr>
            <w:pStyle w:val="TOC2"/>
            <w:rPr>
              <w:rFonts w:asciiTheme="minorHAnsi" w:hAnsiTheme="minorHAnsi" w:cstheme="minorBidi"/>
              <w:smallCaps w:val="0"/>
              <w:noProof/>
              <w:kern w:val="2"/>
              <w:sz w:val="24"/>
              <w:szCs w:val="24"/>
              <w14:ligatures w14:val="standardContextual"/>
            </w:rPr>
          </w:pPr>
          <w:hyperlink w:anchor="_Toc233105456" w:history="1">
            <w:r w:rsidRPr="0036535E">
              <w:rPr>
                <w:rStyle w:val="Hyperlink"/>
                <w:noProof/>
              </w:rPr>
              <w:t>3.6</w:t>
            </w:r>
            <w:r>
              <w:rPr>
                <w:rFonts w:asciiTheme="minorHAnsi" w:hAnsiTheme="minorHAnsi" w:cstheme="minorBidi"/>
                <w:smallCaps w:val="0"/>
                <w:noProof/>
                <w:kern w:val="2"/>
                <w:sz w:val="24"/>
                <w:szCs w:val="24"/>
                <w14:ligatures w14:val="standardContextual"/>
              </w:rPr>
              <w:tab/>
            </w:r>
            <w:r w:rsidRPr="0036535E">
              <w:rPr>
                <w:rStyle w:val="Hyperlink"/>
                <w:noProof/>
              </w:rPr>
              <w:t>Media Proxy URI Request Web Service</w:t>
            </w:r>
            <w:r>
              <w:rPr>
                <w:noProof/>
                <w:webHidden/>
              </w:rPr>
              <w:tab/>
            </w:r>
            <w:r>
              <w:rPr>
                <w:noProof/>
                <w:webHidden/>
              </w:rPr>
              <w:fldChar w:fldCharType="begin"/>
            </w:r>
            <w:r>
              <w:rPr>
                <w:noProof/>
                <w:webHidden/>
              </w:rPr>
              <w:instrText xml:space="preserve"> PAGEREF _Toc233105456 \h </w:instrText>
            </w:r>
            <w:r>
              <w:rPr>
                <w:noProof/>
                <w:webHidden/>
              </w:rPr>
            </w:r>
            <w:r>
              <w:rPr>
                <w:noProof/>
                <w:webHidden/>
              </w:rPr>
              <w:fldChar w:fldCharType="separate"/>
            </w:r>
            <w:r>
              <w:rPr>
                <w:noProof/>
                <w:webHidden/>
              </w:rPr>
              <w:t>14</w:t>
            </w:r>
            <w:r>
              <w:rPr>
                <w:noProof/>
                <w:webHidden/>
              </w:rPr>
              <w:fldChar w:fldCharType="end"/>
            </w:r>
          </w:hyperlink>
        </w:p>
        <w:p w14:paraId="50BE47B7" w14:textId="7AAAE473" w:rsidR="00E32DA1" w:rsidRDefault="00E32DA1">
          <w:pPr>
            <w:pStyle w:val="TOC2"/>
            <w:rPr>
              <w:rFonts w:asciiTheme="minorHAnsi" w:hAnsiTheme="minorHAnsi" w:cstheme="minorBidi"/>
              <w:smallCaps w:val="0"/>
              <w:noProof/>
              <w:kern w:val="2"/>
              <w:sz w:val="24"/>
              <w:szCs w:val="24"/>
              <w14:ligatures w14:val="standardContextual"/>
            </w:rPr>
          </w:pPr>
          <w:hyperlink w:anchor="_Toc233105457" w:history="1">
            <w:r w:rsidRPr="0036535E">
              <w:rPr>
                <w:rStyle w:val="Hyperlink"/>
                <w:noProof/>
              </w:rPr>
              <w:t>3.7</w:t>
            </w:r>
            <w:r>
              <w:rPr>
                <w:rFonts w:asciiTheme="minorHAnsi" w:hAnsiTheme="minorHAnsi" w:cstheme="minorBidi"/>
                <w:smallCaps w:val="0"/>
                <w:noProof/>
                <w:kern w:val="2"/>
                <w:sz w:val="24"/>
                <w:szCs w:val="24"/>
                <w14:ligatures w14:val="standardContextual"/>
              </w:rPr>
              <w:tab/>
            </w:r>
            <w:r w:rsidRPr="0036535E">
              <w:rPr>
                <w:rStyle w:val="Hyperlink"/>
                <w:noProof/>
              </w:rPr>
              <w:t>Shared Communications Resource Web Services</w:t>
            </w:r>
            <w:r>
              <w:rPr>
                <w:noProof/>
                <w:webHidden/>
              </w:rPr>
              <w:tab/>
            </w:r>
            <w:r>
              <w:rPr>
                <w:noProof/>
                <w:webHidden/>
              </w:rPr>
              <w:fldChar w:fldCharType="begin"/>
            </w:r>
            <w:r>
              <w:rPr>
                <w:noProof/>
                <w:webHidden/>
              </w:rPr>
              <w:instrText xml:space="preserve"> PAGEREF _Toc233105457 \h </w:instrText>
            </w:r>
            <w:r>
              <w:rPr>
                <w:noProof/>
                <w:webHidden/>
              </w:rPr>
            </w:r>
            <w:r>
              <w:rPr>
                <w:noProof/>
                <w:webHidden/>
              </w:rPr>
              <w:fldChar w:fldCharType="separate"/>
            </w:r>
            <w:r>
              <w:rPr>
                <w:noProof/>
                <w:webHidden/>
              </w:rPr>
              <w:t>16</w:t>
            </w:r>
            <w:r>
              <w:rPr>
                <w:noProof/>
                <w:webHidden/>
              </w:rPr>
              <w:fldChar w:fldCharType="end"/>
            </w:r>
          </w:hyperlink>
        </w:p>
        <w:p w14:paraId="2ED2245A" w14:textId="07ECA7E2" w:rsidR="00E32DA1" w:rsidRDefault="00E32DA1">
          <w:pPr>
            <w:pStyle w:val="TOC3"/>
            <w:rPr>
              <w:rFonts w:asciiTheme="minorHAnsi" w:hAnsiTheme="minorHAnsi" w:cstheme="minorBidi"/>
              <w:noProof/>
              <w:kern w:val="2"/>
              <w:sz w:val="24"/>
              <w:szCs w:val="24"/>
              <w14:ligatures w14:val="standardContextual"/>
            </w:rPr>
          </w:pPr>
          <w:hyperlink w:anchor="_Toc233105458" w:history="1">
            <w:r w:rsidRPr="0036535E">
              <w:rPr>
                <w:rStyle w:val="Hyperlink"/>
                <w:noProof/>
              </w:rPr>
              <w:t>3.7.1</w:t>
            </w:r>
            <w:r>
              <w:rPr>
                <w:rFonts w:asciiTheme="minorHAnsi" w:hAnsiTheme="minorHAnsi" w:cstheme="minorBidi"/>
                <w:noProof/>
                <w:kern w:val="2"/>
                <w:sz w:val="24"/>
                <w:szCs w:val="24"/>
                <w14:ligatures w14:val="standardContextual"/>
              </w:rPr>
              <w:tab/>
            </w:r>
            <w:r w:rsidRPr="0036535E">
              <w:rPr>
                <w:rStyle w:val="Hyperlink"/>
                <w:noProof/>
              </w:rPr>
              <w:t>ListSharedCommunicationResources</w:t>
            </w:r>
            <w:r>
              <w:rPr>
                <w:noProof/>
                <w:webHidden/>
              </w:rPr>
              <w:tab/>
            </w:r>
            <w:r>
              <w:rPr>
                <w:noProof/>
                <w:webHidden/>
              </w:rPr>
              <w:fldChar w:fldCharType="begin"/>
            </w:r>
            <w:r>
              <w:rPr>
                <w:noProof/>
                <w:webHidden/>
              </w:rPr>
              <w:instrText xml:space="preserve"> PAGEREF _Toc233105458 \h </w:instrText>
            </w:r>
            <w:r>
              <w:rPr>
                <w:noProof/>
                <w:webHidden/>
              </w:rPr>
            </w:r>
            <w:r>
              <w:rPr>
                <w:noProof/>
                <w:webHidden/>
              </w:rPr>
              <w:fldChar w:fldCharType="separate"/>
            </w:r>
            <w:r>
              <w:rPr>
                <w:noProof/>
                <w:webHidden/>
              </w:rPr>
              <w:t>16</w:t>
            </w:r>
            <w:r>
              <w:rPr>
                <w:noProof/>
                <w:webHidden/>
              </w:rPr>
              <w:fldChar w:fldCharType="end"/>
            </w:r>
          </w:hyperlink>
        </w:p>
        <w:p w14:paraId="4EC9679D" w14:textId="6E51A410" w:rsidR="00E32DA1" w:rsidRDefault="00E32DA1">
          <w:pPr>
            <w:pStyle w:val="TOC3"/>
            <w:rPr>
              <w:rFonts w:asciiTheme="minorHAnsi" w:hAnsiTheme="minorHAnsi" w:cstheme="minorBidi"/>
              <w:noProof/>
              <w:kern w:val="2"/>
              <w:sz w:val="24"/>
              <w:szCs w:val="24"/>
              <w14:ligatures w14:val="standardContextual"/>
            </w:rPr>
          </w:pPr>
          <w:hyperlink w:anchor="_Toc233105459" w:history="1">
            <w:r w:rsidRPr="0036535E">
              <w:rPr>
                <w:rStyle w:val="Hyperlink"/>
                <w:noProof/>
              </w:rPr>
              <w:t>3.7.2</w:t>
            </w:r>
            <w:r>
              <w:rPr>
                <w:rFonts w:asciiTheme="minorHAnsi" w:hAnsiTheme="minorHAnsi" w:cstheme="minorBidi"/>
                <w:noProof/>
                <w:kern w:val="2"/>
                <w:sz w:val="24"/>
                <w:szCs w:val="24"/>
                <w14:ligatures w14:val="standardContextual"/>
              </w:rPr>
              <w:tab/>
            </w:r>
            <w:r w:rsidRPr="0036535E">
              <w:rPr>
                <w:rStyle w:val="Hyperlink"/>
                <w:noProof/>
              </w:rPr>
              <w:t>GetSharedCommunicationResourceObject</w:t>
            </w:r>
            <w:r>
              <w:rPr>
                <w:noProof/>
                <w:webHidden/>
              </w:rPr>
              <w:tab/>
            </w:r>
            <w:r>
              <w:rPr>
                <w:noProof/>
                <w:webHidden/>
              </w:rPr>
              <w:fldChar w:fldCharType="begin"/>
            </w:r>
            <w:r>
              <w:rPr>
                <w:noProof/>
                <w:webHidden/>
              </w:rPr>
              <w:instrText xml:space="preserve"> PAGEREF _Toc233105459 \h </w:instrText>
            </w:r>
            <w:r>
              <w:rPr>
                <w:noProof/>
                <w:webHidden/>
              </w:rPr>
            </w:r>
            <w:r>
              <w:rPr>
                <w:noProof/>
                <w:webHidden/>
              </w:rPr>
              <w:fldChar w:fldCharType="separate"/>
            </w:r>
            <w:r>
              <w:rPr>
                <w:noProof/>
                <w:webHidden/>
              </w:rPr>
              <w:t>17</w:t>
            </w:r>
            <w:r>
              <w:rPr>
                <w:noProof/>
                <w:webHidden/>
              </w:rPr>
              <w:fldChar w:fldCharType="end"/>
            </w:r>
          </w:hyperlink>
        </w:p>
        <w:p w14:paraId="1F98C07D" w14:textId="7830E632" w:rsidR="00E32DA1" w:rsidRDefault="00E32DA1">
          <w:pPr>
            <w:pStyle w:val="TOC3"/>
            <w:rPr>
              <w:rFonts w:asciiTheme="minorHAnsi" w:hAnsiTheme="minorHAnsi" w:cstheme="minorBidi"/>
              <w:noProof/>
              <w:kern w:val="2"/>
              <w:sz w:val="24"/>
              <w:szCs w:val="24"/>
              <w14:ligatures w14:val="standardContextual"/>
            </w:rPr>
          </w:pPr>
          <w:hyperlink w:anchor="_Toc233105460" w:history="1">
            <w:r w:rsidRPr="0036535E">
              <w:rPr>
                <w:rStyle w:val="Hyperlink"/>
                <w:noProof/>
              </w:rPr>
              <w:t>3.7.3</w:t>
            </w:r>
            <w:r>
              <w:rPr>
                <w:rFonts w:asciiTheme="minorHAnsi" w:hAnsiTheme="minorHAnsi" w:cstheme="minorBidi"/>
                <w:noProof/>
                <w:kern w:val="2"/>
                <w:sz w:val="24"/>
                <w:szCs w:val="24"/>
                <w14:ligatures w14:val="standardContextual"/>
              </w:rPr>
              <w:tab/>
            </w:r>
            <w:r w:rsidRPr="0036535E">
              <w:rPr>
                <w:rStyle w:val="Hyperlink"/>
                <w:noProof/>
              </w:rPr>
              <w:t>PTT-P25ResourceRegisterInterest</w:t>
            </w:r>
            <w:r>
              <w:rPr>
                <w:noProof/>
                <w:webHidden/>
              </w:rPr>
              <w:tab/>
            </w:r>
            <w:r>
              <w:rPr>
                <w:noProof/>
                <w:webHidden/>
              </w:rPr>
              <w:fldChar w:fldCharType="begin"/>
            </w:r>
            <w:r>
              <w:rPr>
                <w:noProof/>
                <w:webHidden/>
              </w:rPr>
              <w:instrText xml:space="preserve"> PAGEREF _Toc233105460 \h </w:instrText>
            </w:r>
            <w:r>
              <w:rPr>
                <w:noProof/>
                <w:webHidden/>
              </w:rPr>
            </w:r>
            <w:r>
              <w:rPr>
                <w:noProof/>
                <w:webHidden/>
              </w:rPr>
              <w:fldChar w:fldCharType="separate"/>
            </w:r>
            <w:r>
              <w:rPr>
                <w:noProof/>
                <w:webHidden/>
              </w:rPr>
              <w:t>17</w:t>
            </w:r>
            <w:r>
              <w:rPr>
                <w:noProof/>
                <w:webHidden/>
              </w:rPr>
              <w:fldChar w:fldCharType="end"/>
            </w:r>
          </w:hyperlink>
        </w:p>
        <w:p w14:paraId="421D35B4" w14:textId="0D17739F" w:rsidR="00E32DA1" w:rsidRDefault="00E32DA1">
          <w:pPr>
            <w:pStyle w:val="TOC1"/>
            <w:rPr>
              <w:rFonts w:asciiTheme="minorHAnsi" w:eastAsiaTheme="minorEastAsia" w:hAnsiTheme="minorHAnsi" w:cstheme="minorBidi"/>
              <w:b w:val="0"/>
              <w:caps w:val="0"/>
              <w:noProof/>
              <w:kern w:val="2"/>
              <w:sz w:val="24"/>
              <w:szCs w:val="24"/>
              <w14:ligatures w14:val="standardContextual"/>
            </w:rPr>
          </w:pPr>
          <w:hyperlink w:anchor="_Toc233105461" w:history="1">
            <w:r w:rsidRPr="0036535E">
              <w:rPr>
                <w:rStyle w:val="Hyperlink"/>
                <w:noProof/>
              </w:rPr>
              <w:t>4</w:t>
            </w:r>
            <w:r>
              <w:rPr>
                <w:rFonts w:asciiTheme="minorHAnsi" w:eastAsiaTheme="minorEastAsia" w:hAnsiTheme="minorHAnsi" w:cstheme="minorBidi"/>
                <w:b w:val="0"/>
                <w:caps w:val="0"/>
                <w:noProof/>
                <w:kern w:val="2"/>
                <w:sz w:val="24"/>
                <w:szCs w:val="24"/>
                <w14:ligatures w14:val="standardContextual"/>
              </w:rPr>
              <w:tab/>
            </w:r>
            <w:r w:rsidRPr="0036535E">
              <w:rPr>
                <w:rStyle w:val="Hyperlink"/>
                <w:noProof/>
              </w:rPr>
              <w:t>Functional Elements and Services</w:t>
            </w:r>
            <w:r>
              <w:rPr>
                <w:noProof/>
                <w:webHidden/>
              </w:rPr>
              <w:tab/>
            </w:r>
            <w:r>
              <w:rPr>
                <w:noProof/>
                <w:webHidden/>
              </w:rPr>
              <w:fldChar w:fldCharType="begin"/>
            </w:r>
            <w:r>
              <w:rPr>
                <w:noProof/>
                <w:webHidden/>
              </w:rPr>
              <w:instrText xml:space="preserve"> PAGEREF _Toc233105461 \h </w:instrText>
            </w:r>
            <w:r>
              <w:rPr>
                <w:noProof/>
                <w:webHidden/>
              </w:rPr>
            </w:r>
            <w:r>
              <w:rPr>
                <w:noProof/>
                <w:webHidden/>
              </w:rPr>
              <w:fldChar w:fldCharType="separate"/>
            </w:r>
            <w:r>
              <w:rPr>
                <w:noProof/>
                <w:webHidden/>
              </w:rPr>
              <w:t>19</w:t>
            </w:r>
            <w:r>
              <w:rPr>
                <w:noProof/>
                <w:webHidden/>
              </w:rPr>
              <w:fldChar w:fldCharType="end"/>
            </w:r>
          </w:hyperlink>
        </w:p>
        <w:p w14:paraId="75A2205D" w14:textId="49B7D4AF" w:rsidR="00E32DA1" w:rsidRDefault="00E32DA1">
          <w:pPr>
            <w:pStyle w:val="TOC2"/>
            <w:rPr>
              <w:rFonts w:asciiTheme="minorHAnsi" w:hAnsiTheme="minorHAnsi" w:cstheme="minorBidi"/>
              <w:smallCaps w:val="0"/>
              <w:noProof/>
              <w:kern w:val="2"/>
              <w:sz w:val="24"/>
              <w:szCs w:val="24"/>
              <w14:ligatures w14:val="standardContextual"/>
            </w:rPr>
          </w:pPr>
          <w:hyperlink w:anchor="_Toc233105462" w:history="1">
            <w:r w:rsidRPr="0036535E">
              <w:rPr>
                <w:rStyle w:val="Hyperlink"/>
                <w:noProof/>
              </w:rPr>
              <w:t>4.1</w:t>
            </w:r>
            <w:r>
              <w:rPr>
                <w:rFonts w:asciiTheme="minorHAnsi" w:hAnsiTheme="minorHAnsi" w:cstheme="minorBidi"/>
                <w:smallCaps w:val="0"/>
                <w:noProof/>
                <w:kern w:val="2"/>
                <w:sz w:val="24"/>
                <w:szCs w:val="24"/>
                <w14:ligatures w14:val="standardContextual"/>
              </w:rPr>
              <w:tab/>
            </w:r>
            <w:r w:rsidRPr="0036535E">
              <w:rPr>
                <w:rStyle w:val="Hyperlink"/>
                <w:noProof/>
              </w:rPr>
              <w:t>Discrepancy Reporting</w:t>
            </w:r>
            <w:r>
              <w:rPr>
                <w:noProof/>
                <w:webHidden/>
              </w:rPr>
              <w:tab/>
            </w:r>
            <w:r>
              <w:rPr>
                <w:noProof/>
                <w:webHidden/>
              </w:rPr>
              <w:fldChar w:fldCharType="begin"/>
            </w:r>
            <w:r>
              <w:rPr>
                <w:noProof/>
                <w:webHidden/>
              </w:rPr>
              <w:instrText xml:space="preserve"> PAGEREF _Toc233105462 \h </w:instrText>
            </w:r>
            <w:r>
              <w:rPr>
                <w:noProof/>
                <w:webHidden/>
              </w:rPr>
            </w:r>
            <w:r>
              <w:rPr>
                <w:noProof/>
                <w:webHidden/>
              </w:rPr>
              <w:fldChar w:fldCharType="separate"/>
            </w:r>
            <w:r>
              <w:rPr>
                <w:noProof/>
                <w:webHidden/>
              </w:rPr>
              <w:t>19</w:t>
            </w:r>
            <w:r>
              <w:rPr>
                <w:noProof/>
                <w:webHidden/>
              </w:rPr>
              <w:fldChar w:fldCharType="end"/>
            </w:r>
          </w:hyperlink>
        </w:p>
        <w:p w14:paraId="67C09827" w14:textId="08987F17" w:rsidR="00E32DA1" w:rsidRDefault="00E32DA1">
          <w:pPr>
            <w:pStyle w:val="TOC2"/>
            <w:rPr>
              <w:rFonts w:asciiTheme="minorHAnsi" w:hAnsiTheme="minorHAnsi" w:cstheme="minorBidi"/>
              <w:smallCaps w:val="0"/>
              <w:noProof/>
              <w:kern w:val="2"/>
              <w:sz w:val="24"/>
              <w:szCs w:val="24"/>
              <w14:ligatures w14:val="standardContextual"/>
            </w:rPr>
          </w:pPr>
          <w:hyperlink w:anchor="_Toc233105463" w:history="1">
            <w:r w:rsidRPr="0036535E">
              <w:rPr>
                <w:rStyle w:val="Hyperlink"/>
                <w:noProof/>
              </w:rPr>
              <w:t>4.2</w:t>
            </w:r>
            <w:r>
              <w:rPr>
                <w:rFonts w:asciiTheme="minorHAnsi" w:hAnsiTheme="minorHAnsi" w:cstheme="minorBidi"/>
                <w:smallCaps w:val="0"/>
                <w:noProof/>
                <w:kern w:val="2"/>
                <w:sz w:val="24"/>
                <w:szCs w:val="24"/>
                <w14:ligatures w14:val="standardContextual"/>
              </w:rPr>
              <w:tab/>
            </w:r>
            <w:r w:rsidRPr="0036535E">
              <w:rPr>
                <w:rStyle w:val="Hyperlink"/>
                <w:noProof/>
              </w:rPr>
              <w:t>ECC Service Discovery</w:t>
            </w:r>
            <w:r>
              <w:rPr>
                <w:noProof/>
                <w:webHidden/>
              </w:rPr>
              <w:tab/>
            </w:r>
            <w:r>
              <w:rPr>
                <w:noProof/>
                <w:webHidden/>
              </w:rPr>
              <w:fldChar w:fldCharType="begin"/>
            </w:r>
            <w:r>
              <w:rPr>
                <w:noProof/>
                <w:webHidden/>
              </w:rPr>
              <w:instrText xml:space="preserve"> PAGEREF _Toc233105463 \h </w:instrText>
            </w:r>
            <w:r>
              <w:rPr>
                <w:noProof/>
                <w:webHidden/>
              </w:rPr>
            </w:r>
            <w:r>
              <w:rPr>
                <w:noProof/>
                <w:webHidden/>
              </w:rPr>
              <w:fldChar w:fldCharType="separate"/>
            </w:r>
            <w:r>
              <w:rPr>
                <w:noProof/>
                <w:webHidden/>
              </w:rPr>
              <w:t>19</w:t>
            </w:r>
            <w:r>
              <w:rPr>
                <w:noProof/>
                <w:webHidden/>
              </w:rPr>
              <w:fldChar w:fldCharType="end"/>
            </w:r>
          </w:hyperlink>
        </w:p>
        <w:p w14:paraId="629A007C" w14:textId="6D2EF7BA" w:rsidR="00E32DA1" w:rsidRDefault="00E32DA1">
          <w:pPr>
            <w:pStyle w:val="TOC3"/>
            <w:rPr>
              <w:rFonts w:asciiTheme="minorHAnsi" w:hAnsiTheme="minorHAnsi" w:cstheme="minorBidi"/>
              <w:noProof/>
              <w:kern w:val="2"/>
              <w:sz w:val="24"/>
              <w:szCs w:val="24"/>
              <w14:ligatures w14:val="standardContextual"/>
            </w:rPr>
          </w:pPr>
          <w:hyperlink w:anchor="_Toc233105464" w:history="1">
            <w:r w:rsidRPr="0036535E">
              <w:rPr>
                <w:rStyle w:val="Hyperlink"/>
                <w:noProof/>
              </w:rPr>
              <w:t>4.2.1</w:t>
            </w:r>
            <w:r>
              <w:rPr>
                <w:rFonts w:asciiTheme="minorHAnsi" w:hAnsiTheme="minorHAnsi" w:cstheme="minorBidi"/>
                <w:noProof/>
                <w:kern w:val="2"/>
                <w:sz w:val="24"/>
                <w:szCs w:val="24"/>
                <w14:ligatures w14:val="standardContextual"/>
              </w:rPr>
              <w:tab/>
            </w:r>
            <w:r w:rsidRPr="0036535E">
              <w:rPr>
                <w:rStyle w:val="Hyperlink"/>
                <w:noProof/>
              </w:rPr>
              <w:t>IANA Considerations</w:t>
            </w:r>
            <w:r>
              <w:rPr>
                <w:noProof/>
                <w:webHidden/>
              </w:rPr>
              <w:tab/>
            </w:r>
            <w:r>
              <w:rPr>
                <w:noProof/>
                <w:webHidden/>
              </w:rPr>
              <w:fldChar w:fldCharType="begin"/>
            </w:r>
            <w:r>
              <w:rPr>
                <w:noProof/>
                <w:webHidden/>
              </w:rPr>
              <w:instrText xml:space="preserve"> PAGEREF _Toc233105464 \h </w:instrText>
            </w:r>
            <w:r>
              <w:rPr>
                <w:noProof/>
                <w:webHidden/>
              </w:rPr>
            </w:r>
            <w:r>
              <w:rPr>
                <w:noProof/>
                <w:webHidden/>
              </w:rPr>
              <w:fldChar w:fldCharType="separate"/>
            </w:r>
            <w:r>
              <w:rPr>
                <w:noProof/>
                <w:webHidden/>
              </w:rPr>
              <w:t>21</w:t>
            </w:r>
            <w:r>
              <w:rPr>
                <w:noProof/>
                <w:webHidden/>
              </w:rPr>
              <w:fldChar w:fldCharType="end"/>
            </w:r>
          </w:hyperlink>
        </w:p>
        <w:p w14:paraId="4911799A" w14:textId="38E854A5" w:rsidR="00E32DA1" w:rsidRDefault="00E32DA1">
          <w:pPr>
            <w:pStyle w:val="TOC2"/>
            <w:rPr>
              <w:rFonts w:asciiTheme="minorHAnsi" w:hAnsiTheme="minorHAnsi" w:cstheme="minorBidi"/>
              <w:smallCaps w:val="0"/>
              <w:noProof/>
              <w:kern w:val="2"/>
              <w:sz w:val="24"/>
              <w:szCs w:val="24"/>
              <w14:ligatures w14:val="standardContextual"/>
            </w:rPr>
          </w:pPr>
          <w:hyperlink w:anchor="_Toc233105465" w:history="1">
            <w:r w:rsidRPr="0036535E">
              <w:rPr>
                <w:rStyle w:val="Hyperlink"/>
                <w:noProof/>
              </w:rPr>
              <w:t>4.3</w:t>
            </w:r>
            <w:r>
              <w:rPr>
                <w:rFonts w:asciiTheme="minorHAnsi" w:hAnsiTheme="minorHAnsi" w:cstheme="minorBidi"/>
                <w:smallCaps w:val="0"/>
                <w:noProof/>
                <w:kern w:val="2"/>
                <w:sz w:val="24"/>
                <w:szCs w:val="24"/>
                <w14:ligatures w14:val="standardContextual"/>
              </w:rPr>
              <w:tab/>
            </w:r>
            <w:r w:rsidRPr="0036535E">
              <w:rPr>
                <w:rStyle w:val="Hyperlink"/>
                <w:noProof/>
              </w:rPr>
              <w:t>NG9 1 1 Computer Aided Dispatch (CAD)</w:t>
            </w:r>
            <w:r>
              <w:rPr>
                <w:noProof/>
                <w:webHidden/>
              </w:rPr>
              <w:tab/>
            </w:r>
            <w:r>
              <w:rPr>
                <w:noProof/>
                <w:webHidden/>
              </w:rPr>
              <w:fldChar w:fldCharType="begin"/>
            </w:r>
            <w:r>
              <w:rPr>
                <w:noProof/>
                <w:webHidden/>
              </w:rPr>
              <w:instrText xml:space="preserve"> PAGEREF _Toc233105465 \h </w:instrText>
            </w:r>
            <w:r>
              <w:rPr>
                <w:noProof/>
                <w:webHidden/>
              </w:rPr>
            </w:r>
            <w:r>
              <w:rPr>
                <w:noProof/>
                <w:webHidden/>
              </w:rPr>
              <w:fldChar w:fldCharType="separate"/>
            </w:r>
            <w:r>
              <w:rPr>
                <w:noProof/>
                <w:webHidden/>
              </w:rPr>
              <w:t>21</w:t>
            </w:r>
            <w:r>
              <w:rPr>
                <w:noProof/>
                <w:webHidden/>
              </w:rPr>
              <w:fldChar w:fldCharType="end"/>
            </w:r>
          </w:hyperlink>
        </w:p>
        <w:p w14:paraId="3E72D9A5" w14:textId="6D16B98F" w:rsidR="00E32DA1" w:rsidRDefault="00E32DA1">
          <w:pPr>
            <w:pStyle w:val="TOC2"/>
            <w:rPr>
              <w:rFonts w:asciiTheme="minorHAnsi" w:hAnsiTheme="minorHAnsi" w:cstheme="minorBidi"/>
              <w:smallCaps w:val="0"/>
              <w:noProof/>
              <w:kern w:val="2"/>
              <w:sz w:val="24"/>
              <w:szCs w:val="24"/>
              <w14:ligatures w14:val="standardContextual"/>
            </w:rPr>
          </w:pPr>
          <w:hyperlink w:anchor="_Toc233105466" w:history="1">
            <w:r w:rsidRPr="0036535E">
              <w:rPr>
                <w:rStyle w:val="Hyperlink"/>
                <w:noProof/>
              </w:rPr>
              <w:t>4.4</w:t>
            </w:r>
            <w:r>
              <w:rPr>
                <w:rFonts w:asciiTheme="minorHAnsi" w:hAnsiTheme="minorHAnsi" w:cstheme="minorBidi"/>
                <w:smallCaps w:val="0"/>
                <w:noProof/>
                <w:kern w:val="2"/>
                <w:sz w:val="24"/>
                <w:szCs w:val="24"/>
                <w14:ligatures w14:val="standardContextual"/>
              </w:rPr>
              <w:tab/>
            </w:r>
            <w:r w:rsidRPr="0036535E">
              <w:rPr>
                <w:rStyle w:val="Hyperlink"/>
                <w:noProof/>
              </w:rPr>
              <w:t>The Emergency Incident Data Object (EIDO)</w:t>
            </w:r>
            <w:r>
              <w:rPr>
                <w:noProof/>
                <w:webHidden/>
              </w:rPr>
              <w:tab/>
            </w:r>
            <w:r>
              <w:rPr>
                <w:noProof/>
                <w:webHidden/>
              </w:rPr>
              <w:fldChar w:fldCharType="begin"/>
            </w:r>
            <w:r>
              <w:rPr>
                <w:noProof/>
                <w:webHidden/>
              </w:rPr>
              <w:instrText xml:space="preserve"> PAGEREF _Toc233105466 \h </w:instrText>
            </w:r>
            <w:r>
              <w:rPr>
                <w:noProof/>
                <w:webHidden/>
              </w:rPr>
            </w:r>
            <w:r>
              <w:rPr>
                <w:noProof/>
                <w:webHidden/>
              </w:rPr>
              <w:fldChar w:fldCharType="separate"/>
            </w:r>
            <w:r>
              <w:rPr>
                <w:noProof/>
                <w:webHidden/>
              </w:rPr>
              <w:t>21</w:t>
            </w:r>
            <w:r>
              <w:rPr>
                <w:noProof/>
                <w:webHidden/>
              </w:rPr>
              <w:fldChar w:fldCharType="end"/>
            </w:r>
          </w:hyperlink>
        </w:p>
        <w:p w14:paraId="57145A78" w14:textId="02CE74F6" w:rsidR="00E32DA1" w:rsidRDefault="00E32DA1">
          <w:pPr>
            <w:pStyle w:val="TOC2"/>
            <w:rPr>
              <w:rFonts w:asciiTheme="minorHAnsi" w:hAnsiTheme="minorHAnsi" w:cstheme="minorBidi"/>
              <w:smallCaps w:val="0"/>
              <w:noProof/>
              <w:kern w:val="2"/>
              <w:sz w:val="24"/>
              <w:szCs w:val="24"/>
              <w14:ligatures w14:val="standardContextual"/>
            </w:rPr>
          </w:pPr>
          <w:hyperlink w:anchor="_Toc233105467" w:history="1">
            <w:r w:rsidRPr="0036535E">
              <w:rPr>
                <w:rStyle w:val="Hyperlink"/>
                <w:noProof/>
              </w:rPr>
              <w:t>4.5</w:t>
            </w:r>
            <w:r>
              <w:rPr>
                <w:rFonts w:asciiTheme="minorHAnsi" w:hAnsiTheme="minorHAnsi" w:cstheme="minorBidi"/>
                <w:smallCaps w:val="0"/>
                <w:noProof/>
                <w:kern w:val="2"/>
                <w:sz w:val="24"/>
                <w:szCs w:val="24"/>
                <w14:ligatures w14:val="standardContextual"/>
              </w:rPr>
              <w:tab/>
            </w:r>
            <w:r w:rsidRPr="0036535E">
              <w:rPr>
                <w:rStyle w:val="Hyperlink"/>
                <w:noProof/>
              </w:rPr>
              <w:t>The Intra-Agency Incident Data eXchange (IDX) FE</w:t>
            </w:r>
            <w:r>
              <w:rPr>
                <w:noProof/>
                <w:webHidden/>
              </w:rPr>
              <w:tab/>
            </w:r>
            <w:r>
              <w:rPr>
                <w:noProof/>
                <w:webHidden/>
              </w:rPr>
              <w:fldChar w:fldCharType="begin"/>
            </w:r>
            <w:r>
              <w:rPr>
                <w:noProof/>
                <w:webHidden/>
              </w:rPr>
              <w:instrText xml:space="preserve"> PAGEREF _Toc233105467 \h </w:instrText>
            </w:r>
            <w:r>
              <w:rPr>
                <w:noProof/>
                <w:webHidden/>
              </w:rPr>
            </w:r>
            <w:r>
              <w:rPr>
                <w:noProof/>
                <w:webHidden/>
              </w:rPr>
              <w:fldChar w:fldCharType="separate"/>
            </w:r>
            <w:r>
              <w:rPr>
                <w:noProof/>
                <w:webHidden/>
              </w:rPr>
              <w:t>22</w:t>
            </w:r>
            <w:r>
              <w:rPr>
                <w:noProof/>
                <w:webHidden/>
              </w:rPr>
              <w:fldChar w:fldCharType="end"/>
            </w:r>
          </w:hyperlink>
        </w:p>
        <w:p w14:paraId="42DF8B08" w14:textId="04E6A1A7" w:rsidR="00E32DA1" w:rsidRDefault="00E32DA1">
          <w:pPr>
            <w:pStyle w:val="TOC3"/>
            <w:rPr>
              <w:rFonts w:asciiTheme="minorHAnsi" w:hAnsiTheme="minorHAnsi" w:cstheme="minorBidi"/>
              <w:noProof/>
              <w:kern w:val="2"/>
              <w:sz w:val="24"/>
              <w:szCs w:val="24"/>
              <w14:ligatures w14:val="standardContextual"/>
            </w:rPr>
          </w:pPr>
          <w:hyperlink w:anchor="_Toc233105468" w:history="1">
            <w:r w:rsidRPr="0036535E">
              <w:rPr>
                <w:rStyle w:val="Hyperlink"/>
                <w:noProof/>
              </w:rPr>
              <w:t>4.5.1</w:t>
            </w:r>
            <w:r>
              <w:rPr>
                <w:rFonts w:asciiTheme="minorHAnsi" w:hAnsiTheme="minorHAnsi" w:cstheme="minorBidi"/>
                <w:noProof/>
                <w:kern w:val="2"/>
                <w:sz w:val="24"/>
                <w:szCs w:val="24"/>
                <w14:ligatures w14:val="standardContextual"/>
              </w:rPr>
              <w:tab/>
            </w:r>
            <w:r w:rsidRPr="0036535E">
              <w:rPr>
                <w:rStyle w:val="Hyperlink"/>
                <w:noProof/>
              </w:rPr>
              <w:t>Intra-Agency IDX Policy</w:t>
            </w:r>
            <w:r>
              <w:rPr>
                <w:noProof/>
                <w:webHidden/>
              </w:rPr>
              <w:tab/>
            </w:r>
            <w:r>
              <w:rPr>
                <w:noProof/>
                <w:webHidden/>
              </w:rPr>
              <w:fldChar w:fldCharType="begin"/>
            </w:r>
            <w:r>
              <w:rPr>
                <w:noProof/>
                <w:webHidden/>
              </w:rPr>
              <w:instrText xml:space="preserve"> PAGEREF _Toc233105468 \h </w:instrText>
            </w:r>
            <w:r>
              <w:rPr>
                <w:noProof/>
                <w:webHidden/>
              </w:rPr>
            </w:r>
            <w:r>
              <w:rPr>
                <w:noProof/>
                <w:webHidden/>
              </w:rPr>
              <w:fldChar w:fldCharType="separate"/>
            </w:r>
            <w:r>
              <w:rPr>
                <w:noProof/>
                <w:webHidden/>
              </w:rPr>
              <w:t>24</w:t>
            </w:r>
            <w:r>
              <w:rPr>
                <w:noProof/>
                <w:webHidden/>
              </w:rPr>
              <w:fldChar w:fldCharType="end"/>
            </w:r>
          </w:hyperlink>
        </w:p>
        <w:p w14:paraId="14E578CB" w14:textId="4FA1C91C" w:rsidR="00E32DA1" w:rsidRDefault="00E32DA1">
          <w:pPr>
            <w:pStyle w:val="TOC3"/>
            <w:rPr>
              <w:rFonts w:asciiTheme="minorHAnsi" w:hAnsiTheme="minorHAnsi" w:cstheme="minorBidi"/>
              <w:noProof/>
              <w:kern w:val="2"/>
              <w:sz w:val="24"/>
              <w:szCs w:val="24"/>
              <w14:ligatures w14:val="standardContextual"/>
            </w:rPr>
          </w:pPr>
          <w:hyperlink w:anchor="_Toc233105469" w:history="1">
            <w:r w:rsidRPr="0036535E">
              <w:rPr>
                <w:rStyle w:val="Hyperlink"/>
                <w:noProof/>
              </w:rPr>
              <w:t>4.5.2</w:t>
            </w:r>
            <w:r>
              <w:rPr>
                <w:rFonts w:asciiTheme="minorHAnsi" w:hAnsiTheme="minorHAnsi" w:cstheme="minorBidi"/>
                <w:noProof/>
                <w:kern w:val="2"/>
                <w:sz w:val="24"/>
                <w:szCs w:val="24"/>
                <w14:ligatures w14:val="standardContextual"/>
              </w:rPr>
              <w:tab/>
            </w:r>
            <w:r w:rsidRPr="0036535E">
              <w:rPr>
                <w:rStyle w:val="Hyperlink"/>
                <w:noProof/>
              </w:rPr>
              <w:t>Intra-Agency IDX Interface to the Inter-Agency IDX</w:t>
            </w:r>
            <w:r>
              <w:rPr>
                <w:noProof/>
                <w:webHidden/>
              </w:rPr>
              <w:tab/>
            </w:r>
            <w:r>
              <w:rPr>
                <w:noProof/>
                <w:webHidden/>
              </w:rPr>
              <w:fldChar w:fldCharType="begin"/>
            </w:r>
            <w:r>
              <w:rPr>
                <w:noProof/>
                <w:webHidden/>
              </w:rPr>
              <w:instrText xml:space="preserve"> PAGEREF _Toc233105469 \h </w:instrText>
            </w:r>
            <w:r>
              <w:rPr>
                <w:noProof/>
                <w:webHidden/>
              </w:rPr>
            </w:r>
            <w:r>
              <w:rPr>
                <w:noProof/>
                <w:webHidden/>
              </w:rPr>
              <w:fldChar w:fldCharType="separate"/>
            </w:r>
            <w:r>
              <w:rPr>
                <w:noProof/>
                <w:webHidden/>
              </w:rPr>
              <w:t>24</w:t>
            </w:r>
            <w:r>
              <w:rPr>
                <w:noProof/>
                <w:webHidden/>
              </w:rPr>
              <w:fldChar w:fldCharType="end"/>
            </w:r>
          </w:hyperlink>
        </w:p>
        <w:p w14:paraId="4257B0C7" w14:textId="697A8ED7" w:rsidR="00E32DA1" w:rsidRDefault="00E32DA1">
          <w:pPr>
            <w:pStyle w:val="TOC2"/>
            <w:rPr>
              <w:rFonts w:asciiTheme="minorHAnsi" w:hAnsiTheme="minorHAnsi" w:cstheme="minorBidi"/>
              <w:smallCaps w:val="0"/>
              <w:noProof/>
              <w:kern w:val="2"/>
              <w:sz w:val="24"/>
              <w:szCs w:val="24"/>
              <w14:ligatures w14:val="standardContextual"/>
            </w:rPr>
          </w:pPr>
          <w:hyperlink w:anchor="_Toc233105470" w:history="1">
            <w:r w:rsidRPr="0036535E">
              <w:rPr>
                <w:rStyle w:val="Hyperlink"/>
                <w:noProof/>
              </w:rPr>
              <w:t>4.6</w:t>
            </w:r>
            <w:r>
              <w:rPr>
                <w:rFonts w:asciiTheme="minorHAnsi" w:hAnsiTheme="minorHAnsi" w:cstheme="minorBidi"/>
                <w:smallCaps w:val="0"/>
                <w:noProof/>
                <w:kern w:val="2"/>
                <w:sz w:val="24"/>
                <w:szCs w:val="24"/>
                <w14:ligatures w14:val="standardContextual"/>
              </w:rPr>
              <w:tab/>
            </w:r>
            <w:r w:rsidRPr="0036535E">
              <w:rPr>
                <w:rStyle w:val="Hyperlink"/>
                <w:noProof/>
              </w:rPr>
              <w:t>Dispatch Functional Element</w:t>
            </w:r>
            <w:r>
              <w:rPr>
                <w:noProof/>
                <w:webHidden/>
              </w:rPr>
              <w:tab/>
            </w:r>
            <w:r>
              <w:rPr>
                <w:noProof/>
                <w:webHidden/>
              </w:rPr>
              <w:fldChar w:fldCharType="begin"/>
            </w:r>
            <w:r>
              <w:rPr>
                <w:noProof/>
                <w:webHidden/>
              </w:rPr>
              <w:instrText xml:space="preserve"> PAGEREF _Toc233105470 \h </w:instrText>
            </w:r>
            <w:r>
              <w:rPr>
                <w:noProof/>
                <w:webHidden/>
              </w:rPr>
            </w:r>
            <w:r>
              <w:rPr>
                <w:noProof/>
                <w:webHidden/>
              </w:rPr>
              <w:fldChar w:fldCharType="separate"/>
            </w:r>
            <w:r>
              <w:rPr>
                <w:noProof/>
                <w:webHidden/>
              </w:rPr>
              <w:t>24</w:t>
            </w:r>
            <w:r>
              <w:rPr>
                <w:noProof/>
                <w:webHidden/>
              </w:rPr>
              <w:fldChar w:fldCharType="end"/>
            </w:r>
          </w:hyperlink>
        </w:p>
        <w:p w14:paraId="3925A280" w14:textId="6ECE7F67" w:rsidR="00E32DA1" w:rsidRDefault="00E32DA1">
          <w:pPr>
            <w:pStyle w:val="TOC3"/>
            <w:rPr>
              <w:rFonts w:asciiTheme="minorHAnsi" w:hAnsiTheme="minorHAnsi" w:cstheme="minorBidi"/>
              <w:noProof/>
              <w:kern w:val="2"/>
              <w:sz w:val="24"/>
              <w:szCs w:val="24"/>
              <w14:ligatures w14:val="standardContextual"/>
            </w:rPr>
          </w:pPr>
          <w:hyperlink w:anchor="_Toc233105471" w:history="1">
            <w:r w:rsidRPr="0036535E">
              <w:rPr>
                <w:rStyle w:val="Hyperlink"/>
                <w:noProof/>
              </w:rPr>
              <w:t>4.6.1</w:t>
            </w:r>
            <w:r>
              <w:rPr>
                <w:rFonts w:asciiTheme="minorHAnsi" w:hAnsiTheme="minorHAnsi" w:cstheme="minorBidi"/>
                <w:noProof/>
                <w:kern w:val="2"/>
                <w:sz w:val="24"/>
                <w:szCs w:val="24"/>
                <w14:ligatures w14:val="standardContextual"/>
              </w:rPr>
              <w:tab/>
            </w:r>
            <w:r w:rsidRPr="0036535E">
              <w:rPr>
                <w:rStyle w:val="Hyperlink"/>
                <w:noProof/>
              </w:rPr>
              <w:t>Dispatch Policy</w:t>
            </w:r>
            <w:r>
              <w:rPr>
                <w:noProof/>
                <w:webHidden/>
              </w:rPr>
              <w:tab/>
            </w:r>
            <w:r>
              <w:rPr>
                <w:noProof/>
                <w:webHidden/>
              </w:rPr>
              <w:fldChar w:fldCharType="begin"/>
            </w:r>
            <w:r>
              <w:rPr>
                <w:noProof/>
                <w:webHidden/>
              </w:rPr>
              <w:instrText xml:space="preserve"> PAGEREF _Toc233105471 \h </w:instrText>
            </w:r>
            <w:r>
              <w:rPr>
                <w:noProof/>
                <w:webHidden/>
              </w:rPr>
            </w:r>
            <w:r>
              <w:rPr>
                <w:noProof/>
                <w:webHidden/>
              </w:rPr>
              <w:fldChar w:fldCharType="separate"/>
            </w:r>
            <w:r>
              <w:rPr>
                <w:noProof/>
                <w:webHidden/>
              </w:rPr>
              <w:t>25</w:t>
            </w:r>
            <w:r>
              <w:rPr>
                <w:noProof/>
                <w:webHidden/>
              </w:rPr>
              <w:fldChar w:fldCharType="end"/>
            </w:r>
          </w:hyperlink>
        </w:p>
        <w:p w14:paraId="73D7EB07" w14:textId="60F77998" w:rsidR="00E32DA1" w:rsidRDefault="00E32DA1">
          <w:pPr>
            <w:pStyle w:val="TOC2"/>
            <w:rPr>
              <w:rFonts w:asciiTheme="minorHAnsi" w:hAnsiTheme="minorHAnsi" w:cstheme="minorBidi"/>
              <w:smallCaps w:val="0"/>
              <w:noProof/>
              <w:kern w:val="2"/>
              <w:sz w:val="24"/>
              <w:szCs w:val="24"/>
              <w14:ligatures w14:val="standardContextual"/>
            </w:rPr>
          </w:pPr>
          <w:hyperlink w:anchor="_Toc233105472" w:history="1">
            <w:r w:rsidRPr="0036535E">
              <w:rPr>
                <w:rStyle w:val="Hyperlink"/>
                <w:noProof/>
              </w:rPr>
              <w:t>4.7</w:t>
            </w:r>
            <w:r>
              <w:rPr>
                <w:rFonts w:asciiTheme="minorHAnsi" w:hAnsiTheme="minorHAnsi" w:cstheme="minorBidi"/>
                <w:smallCaps w:val="0"/>
                <w:noProof/>
                <w:kern w:val="2"/>
                <w:sz w:val="24"/>
                <w:szCs w:val="24"/>
                <w14:ligatures w14:val="standardContextual"/>
              </w:rPr>
              <w:tab/>
            </w:r>
            <w:r w:rsidRPr="0036535E">
              <w:rPr>
                <w:rStyle w:val="Hyperlink"/>
                <w:noProof/>
              </w:rPr>
              <w:t>Incident Handling FE (IHFE)</w:t>
            </w:r>
            <w:r>
              <w:rPr>
                <w:noProof/>
                <w:webHidden/>
              </w:rPr>
              <w:tab/>
            </w:r>
            <w:r>
              <w:rPr>
                <w:noProof/>
                <w:webHidden/>
              </w:rPr>
              <w:fldChar w:fldCharType="begin"/>
            </w:r>
            <w:r>
              <w:rPr>
                <w:noProof/>
                <w:webHidden/>
              </w:rPr>
              <w:instrText xml:space="preserve"> PAGEREF _Toc233105472 \h </w:instrText>
            </w:r>
            <w:r>
              <w:rPr>
                <w:noProof/>
                <w:webHidden/>
              </w:rPr>
            </w:r>
            <w:r>
              <w:rPr>
                <w:noProof/>
                <w:webHidden/>
              </w:rPr>
              <w:fldChar w:fldCharType="separate"/>
            </w:r>
            <w:r>
              <w:rPr>
                <w:noProof/>
                <w:webHidden/>
              </w:rPr>
              <w:t>25</w:t>
            </w:r>
            <w:r>
              <w:rPr>
                <w:noProof/>
                <w:webHidden/>
              </w:rPr>
              <w:fldChar w:fldCharType="end"/>
            </w:r>
          </w:hyperlink>
        </w:p>
        <w:p w14:paraId="3D606647" w14:textId="61B161C8" w:rsidR="00E32DA1" w:rsidRDefault="00E32DA1">
          <w:pPr>
            <w:pStyle w:val="TOC3"/>
            <w:rPr>
              <w:rFonts w:asciiTheme="minorHAnsi" w:hAnsiTheme="minorHAnsi" w:cstheme="minorBidi"/>
              <w:noProof/>
              <w:kern w:val="2"/>
              <w:sz w:val="24"/>
              <w:szCs w:val="24"/>
              <w14:ligatures w14:val="standardContextual"/>
            </w:rPr>
          </w:pPr>
          <w:hyperlink w:anchor="_Toc233105473" w:history="1">
            <w:r w:rsidRPr="0036535E">
              <w:rPr>
                <w:rStyle w:val="Hyperlink"/>
                <w:noProof/>
              </w:rPr>
              <w:t>4.7.1</w:t>
            </w:r>
            <w:r>
              <w:rPr>
                <w:rFonts w:asciiTheme="minorHAnsi" w:hAnsiTheme="minorHAnsi" w:cstheme="minorBidi"/>
                <w:noProof/>
                <w:kern w:val="2"/>
                <w:sz w:val="24"/>
                <w:szCs w:val="24"/>
                <w14:ligatures w14:val="standardContextual"/>
              </w:rPr>
              <w:tab/>
            </w:r>
            <w:r w:rsidRPr="0036535E">
              <w:rPr>
                <w:rStyle w:val="Hyperlink"/>
                <w:noProof/>
              </w:rPr>
              <w:t>Manual Incident Creation</w:t>
            </w:r>
            <w:r>
              <w:rPr>
                <w:noProof/>
                <w:webHidden/>
              </w:rPr>
              <w:tab/>
            </w:r>
            <w:r>
              <w:rPr>
                <w:noProof/>
                <w:webHidden/>
              </w:rPr>
              <w:fldChar w:fldCharType="begin"/>
            </w:r>
            <w:r>
              <w:rPr>
                <w:noProof/>
                <w:webHidden/>
              </w:rPr>
              <w:instrText xml:space="preserve"> PAGEREF _Toc233105473 \h </w:instrText>
            </w:r>
            <w:r>
              <w:rPr>
                <w:noProof/>
                <w:webHidden/>
              </w:rPr>
            </w:r>
            <w:r>
              <w:rPr>
                <w:noProof/>
                <w:webHidden/>
              </w:rPr>
              <w:fldChar w:fldCharType="separate"/>
            </w:r>
            <w:r>
              <w:rPr>
                <w:noProof/>
                <w:webHidden/>
              </w:rPr>
              <w:t>26</w:t>
            </w:r>
            <w:r>
              <w:rPr>
                <w:noProof/>
                <w:webHidden/>
              </w:rPr>
              <w:fldChar w:fldCharType="end"/>
            </w:r>
          </w:hyperlink>
        </w:p>
        <w:p w14:paraId="364079A6" w14:textId="5FFDE74D" w:rsidR="00E32DA1" w:rsidRDefault="00E32DA1">
          <w:pPr>
            <w:pStyle w:val="TOC3"/>
            <w:rPr>
              <w:rFonts w:asciiTheme="minorHAnsi" w:hAnsiTheme="minorHAnsi" w:cstheme="minorBidi"/>
              <w:noProof/>
              <w:kern w:val="2"/>
              <w:sz w:val="24"/>
              <w:szCs w:val="24"/>
              <w14:ligatures w14:val="standardContextual"/>
            </w:rPr>
          </w:pPr>
          <w:hyperlink w:anchor="_Toc233105474" w:history="1">
            <w:r w:rsidRPr="0036535E">
              <w:rPr>
                <w:rStyle w:val="Hyperlink"/>
                <w:noProof/>
              </w:rPr>
              <w:t>4.7.2</w:t>
            </w:r>
            <w:r>
              <w:rPr>
                <w:rFonts w:asciiTheme="minorHAnsi" w:hAnsiTheme="minorHAnsi" w:cstheme="minorBidi"/>
                <w:noProof/>
                <w:kern w:val="2"/>
                <w:sz w:val="24"/>
                <w:szCs w:val="24"/>
                <w14:ligatures w14:val="standardContextual"/>
              </w:rPr>
              <w:tab/>
            </w:r>
            <w:r w:rsidRPr="0036535E">
              <w:rPr>
                <w:rStyle w:val="Hyperlink"/>
                <w:noProof/>
              </w:rPr>
              <w:t>Adding, Modifying and Deleting Incident Data</w:t>
            </w:r>
            <w:r>
              <w:rPr>
                <w:noProof/>
                <w:webHidden/>
              </w:rPr>
              <w:tab/>
            </w:r>
            <w:r>
              <w:rPr>
                <w:noProof/>
                <w:webHidden/>
              </w:rPr>
              <w:fldChar w:fldCharType="begin"/>
            </w:r>
            <w:r>
              <w:rPr>
                <w:noProof/>
                <w:webHidden/>
              </w:rPr>
              <w:instrText xml:space="preserve"> PAGEREF _Toc233105474 \h </w:instrText>
            </w:r>
            <w:r>
              <w:rPr>
                <w:noProof/>
                <w:webHidden/>
              </w:rPr>
            </w:r>
            <w:r>
              <w:rPr>
                <w:noProof/>
                <w:webHidden/>
              </w:rPr>
              <w:fldChar w:fldCharType="separate"/>
            </w:r>
            <w:r>
              <w:rPr>
                <w:noProof/>
                <w:webHidden/>
              </w:rPr>
              <w:t>26</w:t>
            </w:r>
            <w:r>
              <w:rPr>
                <w:noProof/>
                <w:webHidden/>
              </w:rPr>
              <w:fldChar w:fldCharType="end"/>
            </w:r>
          </w:hyperlink>
        </w:p>
        <w:p w14:paraId="6287B68F" w14:textId="416D9BE2" w:rsidR="00E32DA1" w:rsidRDefault="00E32DA1">
          <w:pPr>
            <w:pStyle w:val="TOC3"/>
            <w:rPr>
              <w:rFonts w:asciiTheme="minorHAnsi" w:hAnsiTheme="minorHAnsi" w:cstheme="minorBidi"/>
              <w:noProof/>
              <w:kern w:val="2"/>
              <w:sz w:val="24"/>
              <w:szCs w:val="24"/>
              <w14:ligatures w14:val="standardContextual"/>
            </w:rPr>
          </w:pPr>
          <w:hyperlink w:anchor="_Toc233105475" w:history="1">
            <w:r w:rsidRPr="0036535E">
              <w:rPr>
                <w:rStyle w:val="Hyperlink"/>
                <w:noProof/>
              </w:rPr>
              <w:t>4.7.3</w:t>
            </w:r>
            <w:r>
              <w:rPr>
                <w:rFonts w:asciiTheme="minorHAnsi" w:hAnsiTheme="minorHAnsi" w:cstheme="minorBidi"/>
                <w:noProof/>
                <w:kern w:val="2"/>
                <w:sz w:val="24"/>
                <w:szCs w:val="24"/>
                <w14:ligatures w14:val="standardContextual"/>
              </w:rPr>
              <w:tab/>
            </w:r>
            <w:r w:rsidRPr="0036535E">
              <w:rPr>
                <w:rStyle w:val="Hyperlink"/>
                <w:noProof/>
              </w:rPr>
              <w:t>Merging an Incident</w:t>
            </w:r>
            <w:r>
              <w:rPr>
                <w:noProof/>
                <w:webHidden/>
              </w:rPr>
              <w:tab/>
            </w:r>
            <w:r>
              <w:rPr>
                <w:noProof/>
                <w:webHidden/>
              </w:rPr>
              <w:fldChar w:fldCharType="begin"/>
            </w:r>
            <w:r>
              <w:rPr>
                <w:noProof/>
                <w:webHidden/>
              </w:rPr>
              <w:instrText xml:space="preserve"> PAGEREF _Toc233105475 \h </w:instrText>
            </w:r>
            <w:r>
              <w:rPr>
                <w:noProof/>
                <w:webHidden/>
              </w:rPr>
            </w:r>
            <w:r>
              <w:rPr>
                <w:noProof/>
                <w:webHidden/>
              </w:rPr>
              <w:fldChar w:fldCharType="separate"/>
            </w:r>
            <w:r>
              <w:rPr>
                <w:noProof/>
                <w:webHidden/>
              </w:rPr>
              <w:t>27</w:t>
            </w:r>
            <w:r>
              <w:rPr>
                <w:noProof/>
                <w:webHidden/>
              </w:rPr>
              <w:fldChar w:fldCharType="end"/>
            </w:r>
          </w:hyperlink>
        </w:p>
        <w:p w14:paraId="0B738350" w14:textId="59E25C72" w:rsidR="00E32DA1" w:rsidRDefault="00E32DA1">
          <w:pPr>
            <w:pStyle w:val="TOC3"/>
            <w:rPr>
              <w:rFonts w:asciiTheme="minorHAnsi" w:hAnsiTheme="minorHAnsi" w:cstheme="minorBidi"/>
              <w:noProof/>
              <w:kern w:val="2"/>
              <w:sz w:val="24"/>
              <w:szCs w:val="24"/>
              <w14:ligatures w14:val="standardContextual"/>
            </w:rPr>
          </w:pPr>
          <w:hyperlink w:anchor="_Toc233105476" w:history="1">
            <w:r w:rsidRPr="0036535E">
              <w:rPr>
                <w:rStyle w:val="Hyperlink"/>
                <w:noProof/>
              </w:rPr>
              <w:t>4.7.4</w:t>
            </w:r>
            <w:r>
              <w:rPr>
                <w:rFonts w:asciiTheme="minorHAnsi" w:hAnsiTheme="minorHAnsi" w:cstheme="minorBidi"/>
                <w:noProof/>
                <w:kern w:val="2"/>
                <w:sz w:val="24"/>
                <w:szCs w:val="24"/>
                <w14:ligatures w14:val="standardContextual"/>
              </w:rPr>
              <w:tab/>
            </w:r>
            <w:r w:rsidRPr="0036535E">
              <w:rPr>
                <w:rStyle w:val="Hyperlink"/>
                <w:noProof/>
              </w:rPr>
              <w:t>Splitting an Incident</w:t>
            </w:r>
            <w:r>
              <w:rPr>
                <w:noProof/>
                <w:webHidden/>
              </w:rPr>
              <w:tab/>
            </w:r>
            <w:r>
              <w:rPr>
                <w:noProof/>
                <w:webHidden/>
              </w:rPr>
              <w:fldChar w:fldCharType="begin"/>
            </w:r>
            <w:r>
              <w:rPr>
                <w:noProof/>
                <w:webHidden/>
              </w:rPr>
              <w:instrText xml:space="preserve"> PAGEREF _Toc233105476 \h </w:instrText>
            </w:r>
            <w:r>
              <w:rPr>
                <w:noProof/>
                <w:webHidden/>
              </w:rPr>
            </w:r>
            <w:r>
              <w:rPr>
                <w:noProof/>
                <w:webHidden/>
              </w:rPr>
              <w:fldChar w:fldCharType="separate"/>
            </w:r>
            <w:r>
              <w:rPr>
                <w:noProof/>
                <w:webHidden/>
              </w:rPr>
              <w:t>27</w:t>
            </w:r>
            <w:r>
              <w:rPr>
                <w:noProof/>
                <w:webHidden/>
              </w:rPr>
              <w:fldChar w:fldCharType="end"/>
            </w:r>
          </w:hyperlink>
        </w:p>
        <w:p w14:paraId="69815519" w14:textId="3D108786" w:rsidR="00E32DA1" w:rsidRDefault="00E32DA1">
          <w:pPr>
            <w:pStyle w:val="TOC3"/>
            <w:rPr>
              <w:rFonts w:asciiTheme="minorHAnsi" w:hAnsiTheme="minorHAnsi" w:cstheme="minorBidi"/>
              <w:noProof/>
              <w:kern w:val="2"/>
              <w:sz w:val="24"/>
              <w:szCs w:val="24"/>
              <w14:ligatures w14:val="standardContextual"/>
            </w:rPr>
          </w:pPr>
          <w:hyperlink w:anchor="_Toc233105477" w:history="1">
            <w:r w:rsidRPr="0036535E">
              <w:rPr>
                <w:rStyle w:val="Hyperlink"/>
                <w:noProof/>
              </w:rPr>
              <w:t>4.7.5</w:t>
            </w:r>
            <w:r>
              <w:rPr>
                <w:rFonts w:asciiTheme="minorHAnsi" w:hAnsiTheme="minorHAnsi" w:cstheme="minorBidi"/>
                <w:noProof/>
                <w:kern w:val="2"/>
                <w:sz w:val="24"/>
                <w:szCs w:val="24"/>
                <w14:ligatures w14:val="standardContextual"/>
              </w:rPr>
              <w:tab/>
            </w:r>
            <w:r w:rsidRPr="0036535E">
              <w:rPr>
                <w:rStyle w:val="Hyperlink"/>
                <w:noProof/>
              </w:rPr>
              <w:t>Linking Incidents</w:t>
            </w:r>
            <w:r>
              <w:rPr>
                <w:noProof/>
                <w:webHidden/>
              </w:rPr>
              <w:tab/>
            </w:r>
            <w:r>
              <w:rPr>
                <w:noProof/>
                <w:webHidden/>
              </w:rPr>
              <w:fldChar w:fldCharType="begin"/>
            </w:r>
            <w:r>
              <w:rPr>
                <w:noProof/>
                <w:webHidden/>
              </w:rPr>
              <w:instrText xml:space="preserve"> PAGEREF _Toc233105477 \h </w:instrText>
            </w:r>
            <w:r>
              <w:rPr>
                <w:noProof/>
                <w:webHidden/>
              </w:rPr>
            </w:r>
            <w:r>
              <w:rPr>
                <w:noProof/>
                <w:webHidden/>
              </w:rPr>
              <w:fldChar w:fldCharType="separate"/>
            </w:r>
            <w:r>
              <w:rPr>
                <w:noProof/>
                <w:webHidden/>
              </w:rPr>
              <w:t>27</w:t>
            </w:r>
            <w:r>
              <w:rPr>
                <w:noProof/>
                <w:webHidden/>
              </w:rPr>
              <w:fldChar w:fldCharType="end"/>
            </w:r>
          </w:hyperlink>
        </w:p>
        <w:p w14:paraId="21AA9366" w14:textId="3888EF8F" w:rsidR="00E32DA1" w:rsidRDefault="00E32DA1">
          <w:pPr>
            <w:pStyle w:val="TOC3"/>
            <w:rPr>
              <w:rFonts w:asciiTheme="minorHAnsi" w:hAnsiTheme="minorHAnsi" w:cstheme="minorBidi"/>
              <w:noProof/>
              <w:kern w:val="2"/>
              <w:sz w:val="24"/>
              <w:szCs w:val="24"/>
              <w14:ligatures w14:val="standardContextual"/>
            </w:rPr>
          </w:pPr>
          <w:hyperlink w:anchor="_Toc233105478" w:history="1">
            <w:r w:rsidRPr="0036535E">
              <w:rPr>
                <w:rStyle w:val="Hyperlink"/>
                <w:noProof/>
              </w:rPr>
              <w:t>4.7.6</w:t>
            </w:r>
            <w:r>
              <w:rPr>
                <w:rFonts w:asciiTheme="minorHAnsi" w:hAnsiTheme="minorHAnsi" w:cstheme="minorBidi"/>
                <w:noProof/>
                <w:kern w:val="2"/>
                <w:sz w:val="24"/>
                <w:szCs w:val="24"/>
                <w14:ligatures w14:val="standardContextual"/>
              </w:rPr>
              <w:tab/>
            </w:r>
            <w:r w:rsidRPr="0036535E">
              <w:rPr>
                <w:rStyle w:val="Hyperlink"/>
                <w:noProof/>
              </w:rPr>
              <w:t>Incident Handling Functionality</w:t>
            </w:r>
            <w:r>
              <w:rPr>
                <w:noProof/>
                <w:webHidden/>
              </w:rPr>
              <w:tab/>
            </w:r>
            <w:r>
              <w:rPr>
                <w:noProof/>
                <w:webHidden/>
              </w:rPr>
              <w:fldChar w:fldCharType="begin"/>
            </w:r>
            <w:r>
              <w:rPr>
                <w:noProof/>
                <w:webHidden/>
              </w:rPr>
              <w:instrText xml:space="preserve"> PAGEREF _Toc233105478 \h </w:instrText>
            </w:r>
            <w:r>
              <w:rPr>
                <w:noProof/>
                <w:webHidden/>
              </w:rPr>
            </w:r>
            <w:r>
              <w:rPr>
                <w:noProof/>
                <w:webHidden/>
              </w:rPr>
              <w:fldChar w:fldCharType="separate"/>
            </w:r>
            <w:r>
              <w:rPr>
                <w:noProof/>
                <w:webHidden/>
              </w:rPr>
              <w:t>28</w:t>
            </w:r>
            <w:r>
              <w:rPr>
                <w:noProof/>
                <w:webHidden/>
              </w:rPr>
              <w:fldChar w:fldCharType="end"/>
            </w:r>
          </w:hyperlink>
        </w:p>
        <w:p w14:paraId="27E57870" w14:textId="571D2BB7" w:rsidR="00E32DA1" w:rsidRDefault="00E32DA1">
          <w:pPr>
            <w:pStyle w:val="TOC3"/>
            <w:rPr>
              <w:rFonts w:asciiTheme="minorHAnsi" w:hAnsiTheme="minorHAnsi" w:cstheme="minorBidi"/>
              <w:noProof/>
              <w:kern w:val="2"/>
              <w:sz w:val="24"/>
              <w:szCs w:val="24"/>
              <w14:ligatures w14:val="standardContextual"/>
            </w:rPr>
          </w:pPr>
          <w:hyperlink w:anchor="_Toc233105479" w:history="1">
            <w:r w:rsidRPr="0036535E">
              <w:rPr>
                <w:rStyle w:val="Hyperlink"/>
                <w:noProof/>
              </w:rPr>
              <w:t>4.7.7</w:t>
            </w:r>
            <w:r>
              <w:rPr>
                <w:rFonts w:asciiTheme="minorHAnsi" w:hAnsiTheme="minorHAnsi" w:cstheme="minorBidi"/>
                <w:noProof/>
                <w:kern w:val="2"/>
                <w:sz w:val="24"/>
                <w:szCs w:val="24"/>
                <w14:ligatures w14:val="standardContextual"/>
              </w:rPr>
              <w:tab/>
            </w:r>
            <w:r w:rsidRPr="0036535E">
              <w:rPr>
                <w:rStyle w:val="Hyperlink"/>
                <w:noProof/>
              </w:rPr>
              <w:t>Incident Handling Policy</w:t>
            </w:r>
            <w:r>
              <w:rPr>
                <w:noProof/>
                <w:webHidden/>
              </w:rPr>
              <w:tab/>
            </w:r>
            <w:r>
              <w:rPr>
                <w:noProof/>
                <w:webHidden/>
              </w:rPr>
              <w:fldChar w:fldCharType="begin"/>
            </w:r>
            <w:r>
              <w:rPr>
                <w:noProof/>
                <w:webHidden/>
              </w:rPr>
              <w:instrText xml:space="preserve"> PAGEREF _Toc233105479 \h </w:instrText>
            </w:r>
            <w:r>
              <w:rPr>
                <w:noProof/>
                <w:webHidden/>
              </w:rPr>
            </w:r>
            <w:r>
              <w:rPr>
                <w:noProof/>
                <w:webHidden/>
              </w:rPr>
              <w:fldChar w:fldCharType="separate"/>
            </w:r>
            <w:r>
              <w:rPr>
                <w:noProof/>
                <w:webHidden/>
              </w:rPr>
              <w:t>29</w:t>
            </w:r>
            <w:r>
              <w:rPr>
                <w:noProof/>
                <w:webHidden/>
              </w:rPr>
              <w:fldChar w:fldCharType="end"/>
            </w:r>
          </w:hyperlink>
        </w:p>
        <w:p w14:paraId="294A25FF" w14:textId="75825AF1" w:rsidR="00E32DA1" w:rsidRDefault="00E32DA1">
          <w:pPr>
            <w:pStyle w:val="TOC3"/>
            <w:rPr>
              <w:rFonts w:asciiTheme="minorHAnsi" w:hAnsiTheme="minorHAnsi" w:cstheme="minorBidi"/>
              <w:noProof/>
              <w:kern w:val="2"/>
              <w:sz w:val="24"/>
              <w:szCs w:val="24"/>
              <w14:ligatures w14:val="standardContextual"/>
            </w:rPr>
          </w:pPr>
          <w:hyperlink w:anchor="_Toc233105480" w:history="1">
            <w:r w:rsidRPr="0036535E">
              <w:rPr>
                <w:rStyle w:val="Hyperlink"/>
                <w:noProof/>
              </w:rPr>
              <w:t>4.7.8</w:t>
            </w:r>
            <w:r>
              <w:rPr>
                <w:rFonts w:asciiTheme="minorHAnsi" w:hAnsiTheme="minorHAnsi" w:cstheme="minorBidi"/>
                <w:noProof/>
                <w:kern w:val="2"/>
                <w:sz w:val="24"/>
                <w:szCs w:val="24"/>
                <w14:ligatures w14:val="standardContextual"/>
              </w:rPr>
              <w:tab/>
            </w:r>
            <w:r w:rsidRPr="0036535E">
              <w:rPr>
                <w:rStyle w:val="Hyperlink"/>
                <w:noProof/>
              </w:rPr>
              <w:t>Closing an Incident</w:t>
            </w:r>
            <w:r>
              <w:rPr>
                <w:noProof/>
                <w:webHidden/>
              </w:rPr>
              <w:tab/>
            </w:r>
            <w:r>
              <w:rPr>
                <w:noProof/>
                <w:webHidden/>
              </w:rPr>
              <w:fldChar w:fldCharType="begin"/>
            </w:r>
            <w:r>
              <w:rPr>
                <w:noProof/>
                <w:webHidden/>
              </w:rPr>
              <w:instrText xml:space="preserve"> PAGEREF _Toc233105480 \h </w:instrText>
            </w:r>
            <w:r>
              <w:rPr>
                <w:noProof/>
                <w:webHidden/>
              </w:rPr>
            </w:r>
            <w:r>
              <w:rPr>
                <w:noProof/>
                <w:webHidden/>
              </w:rPr>
              <w:fldChar w:fldCharType="separate"/>
            </w:r>
            <w:r>
              <w:rPr>
                <w:noProof/>
                <w:webHidden/>
              </w:rPr>
              <w:t>29</w:t>
            </w:r>
            <w:r>
              <w:rPr>
                <w:noProof/>
                <w:webHidden/>
              </w:rPr>
              <w:fldChar w:fldCharType="end"/>
            </w:r>
          </w:hyperlink>
        </w:p>
        <w:p w14:paraId="1CA08227" w14:textId="6C36AF90" w:rsidR="00E32DA1" w:rsidRDefault="00E32DA1">
          <w:pPr>
            <w:pStyle w:val="TOC3"/>
            <w:rPr>
              <w:rFonts w:asciiTheme="minorHAnsi" w:hAnsiTheme="minorHAnsi" w:cstheme="minorBidi"/>
              <w:noProof/>
              <w:kern w:val="2"/>
              <w:sz w:val="24"/>
              <w:szCs w:val="24"/>
              <w14:ligatures w14:val="standardContextual"/>
            </w:rPr>
          </w:pPr>
          <w:hyperlink w:anchor="_Toc233105481" w:history="1">
            <w:r w:rsidRPr="0036535E">
              <w:rPr>
                <w:rStyle w:val="Hyperlink"/>
                <w:noProof/>
              </w:rPr>
              <w:t>4.7.9</w:t>
            </w:r>
            <w:r>
              <w:rPr>
                <w:rFonts w:asciiTheme="minorHAnsi" w:hAnsiTheme="minorHAnsi" w:cstheme="minorBidi"/>
                <w:noProof/>
                <w:kern w:val="2"/>
                <w:sz w:val="24"/>
                <w:szCs w:val="24"/>
                <w14:ligatures w14:val="standardContextual"/>
              </w:rPr>
              <w:tab/>
            </w:r>
            <w:r w:rsidRPr="0036535E">
              <w:rPr>
                <w:rStyle w:val="Hyperlink"/>
                <w:noProof/>
              </w:rPr>
              <w:t>Reopening an Incident</w:t>
            </w:r>
            <w:r>
              <w:rPr>
                <w:noProof/>
                <w:webHidden/>
              </w:rPr>
              <w:tab/>
            </w:r>
            <w:r>
              <w:rPr>
                <w:noProof/>
                <w:webHidden/>
              </w:rPr>
              <w:fldChar w:fldCharType="begin"/>
            </w:r>
            <w:r>
              <w:rPr>
                <w:noProof/>
                <w:webHidden/>
              </w:rPr>
              <w:instrText xml:space="preserve"> PAGEREF _Toc233105481 \h </w:instrText>
            </w:r>
            <w:r>
              <w:rPr>
                <w:noProof/>
                <w:webHidden/>
              </w:rPr>
            </w:r>
            <w:r>
              <w:rPr>
                <w:noProof/>
                <w:webHidden/>
              </w:rPr>
              <w:fldChar w:fldCharType="separate"/>
            </w:r>
            <w:r>
              <w:rPr>
                <w:noProof/>
                <w:webHidden/>
              </w:rPr>
              <w:t>29</w:t>
            </w:r>
            <w:r>
              <w:rPr>
                <w:noProof/>
                <w:webHidden/>
              </w:rPr>
              <w:fldChar w:fldCharType="end"/>
            </w:r>
          </w:hyperlink>
        </w:p>
        <w:p w14:paraId="54ADD5D4" w14:textId="00579E4B" w:rsidR="00E32DA1" w:rsidRDefault="00E32DA1">
          <w:pPr>
            <w:pStyle w:val="TOC2"/>
            <w:rPr>
              <w:rFonts w:asciiTheme="minorHAnsi" w:hAnsiTheme="minorHAnsi" w:cstheme="minorBidi"/>
              <w:smallCaps w:val="0"/>
              <w:noProof/>
              <w:kern w:val="2"/>
              <w:sz w:val="24"/>
              <w:szCs w:val="24"/>
              <w14:ligatures w14:val="standardContextual"/>
            </w:rPr>
          </w:pPr>
          <w:hyperlink w:anchor="_Toc233105482" w:history="1">
            <w:r w:rsidRPr="0036535E">
              <w:rPr>
                <w:rStyle w:val="Hyperlink"/>
                <w:noProof/>
              </w:rPr>
              <w:t>4.8</w:t>
            </w:r>
            <w:r>
              <w:rPr>
                <w:rFonts w:asciiTheme="minorHAnsi" w:hAnsiTheme="minorHAnsi" w:cstheme="minorBidi"/>
                <w:smallCaps w:val="0"/>
                <w:noProof/>
                <w:kern w:val="2"/>
                <w:sz w:val="24"/>
                <w:szCs w:val="24"/>
                <w14:ligatures w14:val="standardContextual"/>
              </w:rPr>
              <w:tab/>
            </w:r>
            <w:r w:rsidRPr="0036535E">
              <w:rPr>
                <w:rStyle w:val="Hyperlink"/>
                <w:noProof/>
              </w:rPr>
              <w:t>Call Handling Functional Element (CHFE)</w:t>
            </w:r>
            <w:r>
              <w:rPr>
                <w:noProof/>
                <w:webHidden/>
              </w:rPr>
              <w:tab/>
            </w:r>
            <w:r>
              <w:rPr>
                <w:noProof/>
                <w:webHidden/>
              </w:rPr>
              <w:fldChar w:fldCharType="begin"/>
            </w:r>
            <w:r>
              <w:rPr>
                <w:noProof/>
                <w:webHidden/>
              </w:rPr>
              <w:instrText xml:space="preserve"> PAGEREF _Toc233105482 \h </w:instrText>
            </w:r>
            <w:r>
              <w:rPr>
                <w:noProof/>
                <w:webHidden/>
              </w:rPr>
            </w:r>
            <w:r>
              <w:rPr>
                <w:noProof/>
                <w:webHidden/>
              </w:rPr>
              <w:fldChar w:fldCharType="separate"/>
            </w:r>
            <w:r>
              <w:rPr>
                <w:noProof/>
                <w:webHidden/>
              </w:rPr>
              <w:t>29</w:t>
            </w:r>
            <w:r>
              <w:rPr>
                <w:noProof/>
                <w:webHidden/>
              </w:rPr>
              <w:fldChar w:fldCharType="end"/>
            </w:r>
          </w:hyperlink>
        </w:p>
        <w:p w14:paraId="2BF100AE" w14:textId="55567B1D" w:rsidR="00E32DA1" w:rsidRDefault="00E32DA1">
          <w:pPr>
            <w:pStyle w:val="TOC3"/>
            <w:rPr>
              <w:rFonts w:asciiTheme="minorHAnsi" w:hAnsiTheme="minorHAnsi" w:cstheme="minorBidi"/>
              <w:noProof/>
              <w:kern w:val="2"/>
              <w:sz w:val="24"/>
              <w:szCs w:val="24"/>
              <w14:ligatures w14:val="standardContextual"/>
            </w:rPr>
          </w:pPr>
          <w:hyperlink w:anchor="_Toc233105483" w:history="1">
            <w:r w:rsidRPr="0036535E">
              <w:rPr>
                <w:rStyle w:val="Hyperlink"/>
                <w:noProof/>
              </w:rPr>
              <w:t>4.8.1</w:t>
            </w:r>
            <w:r>
              <w:rPr>
                <w:rFonts w:asciiTheme="minorHAnsi" w:hAnsiTheme="minorHAnsi" w:cstheme="minorBidi"/>
                <w:noProof/>
                <w:kern w:val="2"/>
                <w:sz w:val="24"/>
                <w:szCs w:val="24"/>
                <w14:ligatures w14:val="standardContextual"/>
              </w:rPr>
              <w:tab/>
            </w:r>
            <w:r w:rsidRPr="0036535E">
              <w:rPr>
                <w:rStyle w:val="Hyperlink"/>
                <w:noProof/>
              </w:rPr>
              <w:t>Early Media</w:t>
            </w:r>
            <w:r>
              <w:rPr>
                <w:noProof/>
                <w:webHidden/>
              </w:rPr>
              <w:tab/>
            </w:r>
            <w:r>
              <w:rPr>
                <w:noProof/>
                <w:webHidden/>
              </w:rPr>
              <w:fldChar w:fldCharType="begin"/>
            </w:r>
            <w:r>
              <w:rPr>
                <w:noProof/>
                <w:webHidden/>
              </w:rPr>
              <w:instrText xml:space="preserve"> PAGEREF _Toc233105483 \h </w:instrText>
            </w:r>
            <w:r>
              <w:rPr>
                <w:noProof/>
                <w:webHidden/>
              </w:rPr>
            </w:r>
            <w:r>
              <w:rPr>
                <w:noProof/>
                <w:webHidden/>
              </w:rPr>
              <w:fldChar w:fldCharType="separate"/>
            </w:r>
            <w:r>
              <w:rPr>
                <w:noProof/>
                <w:webHidden/>
              </w:rPr>
              <w:t>30</w:t>
            </w:r>
            <w:r>
              <w:rPr>
                <w:noProof/>
                <w:webHidden/>
              </w:rPr>
              <w:fldChar w:fldCharType="end"/>
            </w:r>
          </w:hyperlink>
        </w:p>
        <w:p w14:paraId="57B3E4CF" w14:textId="1F6A2FCC" w:rsidR="00E32DA1" w:rsidRDefault="00E32DA1">
          <w:pPr>
            <w:pStyle w:val="TOC3"/>
            <w:rPr>
              <w:rFonts w:asciiTheme="minorHAnsi" w:hAnsiTheme="minorHAnsi" w:cstheme="minorBidi"/>
              <w:noProof/>
              <w:kern w:val="2"/>
              <w:sz w:val="24"/>
              <w:szCs w:val="24"/>
              <w14:ligatures w14:val="standardContextual"/>
            </w:rPr>
          </w:pPr>
          <w:hyperlink w:anchor="_Toc233105484" w:history="1">
            <w:r w:rsidRPr="0036535E">
              <w:rPr>
                <w:rStyle w:val="Hyperlink"/>
                <w:noProof/>
              </w:rPr>
              <w:t>4.8.2</w:t>
            </w:r>
            <w:r>
              <w:rPr>
                <w:rFonts w:asciiTheme="minorHAnsi" w:hAnsiTheme="minorHAnsi" w:cstheme="minorBidi"/>
                <w:noProof/>
                <w:kern w:val="2"/>
                <w:sz w:val="24"/>
                <w:szCs w:val="24"/>
                <w14:ligatures w14:val="standardContextual"/>
              </w:rPr>
              <w:tab/>
            </w:r>
            <w:r w:rsidRPr="0036535E">
              <w:rPr>
                <w:rStyle w:val="Hyperlink"/>
                <w:noProof/>
              </w:rPr>
              <w:t>Interfaces</w:t>
            </w:r>
            <w:r>
              <w:rPr>
                <w:noProof/>
                <w:webHidden/>
              </w:rPr>
              <w:tab/>
            </w:r>
            <w:r>
              <w:rPr>
                <w:noProof/>
                <w:webHidden/>
              </w:rPr>
              <w:fldChar w:fldCharType="begin"/>
            </w:r>
            <w:r>
              <w:rPr>
                <w:noProof/>
                <w:webHidden/>
              </w:rPr>
              <w:instrText xml:space="preserve"> PAGEREF _Toc233105484 \h </w:instrText>
            </w:r>
            <w:r>
              <w:rPr>
                <w:noProof/>
                <w:webHidden/>
              </w:rPr>
            </w:r>
            <w:r>
              <w:rPr>
                <w:noProof/>
                <w:webHidden/>
              </w:rPr>
              <w:fldChar w:fldCharType="separate"/>
            </w:r>
            <w:r>
              <w:rPr>
                <w:noProof/>
                <w:webHidden/>
              </w:rPr>
              <w:t>30</w:t>
            </w:r>
            <w:r>
              <w:rPr>
                <w:noProof/>
                <w:webHidden/>
              </w:rPr>
              <w:fldChar w:fldCharType="end"/>
            </w:r>
          </w:hyperlink>
        </w:p>
        <w:p w14:paraId="2B5DAB9F" w14:textId="05E64746" w:rsidR="00E32DA1" w:rsidRDefault="00E32DA1">
          <w:pPr>
            <w:pStyle w:val="TOC3"/>
            <w:rPr>
              <w:rFonts w:asciiTheme="minorHAnsi" w:hAnsiTheme="minorHAnsi" w:cstheme="minorBidi"/>
              <w:noProof/>
              <w:kern w:val="2"/>
              <w:sz w:val="24"/>
              <w:szCs w:val="24"/>
              <w14:ligatures w14:val="standardContextual"/>
            </w:rPr>
          </w:pPr>
          <w:hyperlink w:anchor="_Toc233105485" w:history="1">
            <w:r w:rsidRPr="0036535E">
              <w:rPr>
                <w:rStyle w:val="Hyperlink"/>
                <w:noProof/>
              </w:rPr>
              <w:t>4.8.3</w:t>
            </w:r>
            <w:r>
              <w:rPr>
                <w:rFonts w:asciiTheme="minorHAnsi" w:hAnsiTheme="minorHAnsi" w:cstheme="minorBidi"/>
                <w:noProof/>
                <w:kern w:val="2"/>
                <w:sz w:val="24"/>
                <w:szCs w:val="24"/>
                <w14:ligatures w14:val="standardContextual"/>
              </w:rPr>
              <w:tab/>
            </w:r>
            <w:r w:rsidRPr="0036535E">
              <w:rPr>
                <w:rStyle w:val="Hyperlink"/>
                <w:noProof/>
              </w:rPr>
              <w:t>Call Handling Functional Element Call Processing</w:t>
            </w:r>
            <w:r>
              <w:rPr>
                <w:noProof/>
                <w:webHidden/>
              </w:rPr>
              <w:tab/>
            </w:r>
            <w:r>
              <w:rPr>
                <w:noProof/>
                <w:webHidden/>
              </w:rPr>
              <w:fldChar w:fldCharType="begin"/>
            </w:r>
            <w:r>
              <w:rPr>
                <w:noProof/>
                <w:webHidden/>
              </w:rPr>
              <w:instrText xml:space="preserve"> PAGEREF _Toc233105485 \h </w:instrText>
            </w:r>
            <w:r>
              <w:rPr>
                <w:noProof/>
                <w:webHidden/>
              </w:rPr>
            </w:r>
            <w:r>
              <w:rPr>
                <w:noProof/>
                <w:webHidden/>
              </w:rPr>
              <w:fldChar w:fldCharType="separate"/>
            </w:r>
            <w:r>
              <w:rPr>
                <w:noProof/>
                <w:webHidden/>
              </w:rPr>
              <w:t>37</w:t>
            </w:r>
            <w:r>
              <w:rPr>
                <w:noProof/>
                <w:webHidden/>
              </w:rPr>
              <w:fldChar w:fldCharType="end"/>
            </w:r>
          </w:hyperlink>
        </w:p>
        <w:p w14:paraId="438DC51C" w14:textId="7E76A1A9" w:rsidR="00E32DA1" w:rsidRDefault="00E32DA1">
          <w:pPr>
            <w:pStyle w:val="TOC2"/>
            <w:rPr>
              <w:rFonts w:asciiTheme="minorHAnsi" w:hAnsiTheme="minorHAnsi" w:cstheme="minorBidi"/>
              <w:smallCaps w:val="0"/>
              <w:noProof/>
              <w:kern w:val="2"/>
              <w:sz w:val="24"/>
              <w:szCs w:val="24"/>
              <w14:ligatures w14:val="standardContextual"/>
            </w:rPr>
          </w:pPr>
          <w:hyperlink w:anchor="_Toc233105486" w:history="1">
            <w:r w:rsidRPr="0036535E">
              <w:rPr>
                <w:rStyle w:val="Hyperlink"/>
                <w:noProof/>
              </w:rPr>
              <w:t>4.9</w:t>
            </w:r>
            <w:r>
              <w:rPr>
                <w:rFonts w:asciiTheme="minorHAnsi" w:hAnsiTheme="minorHAnsi" w:cstheme="minorBidi"/>
                <w:smallCaps w:val="0"/>
                <w:noProof/>
                <w:kern w:val="2"/>
                <w:sz w:val="24"/>
                <w:szCs w:val="24"/>
                <w14:ligatures w14:val="standardContextual"/>
              </w:rPr>
              <w:tab/>
            </w:r>
            <w:r w:rsidRPr="0036535E">
              <w:rPr>
                <w:rStyle w:val="Hyperlink"/>
                <w:noProof/>
              </w:rPr>
              <w:t>Mapping Data Service (MDS)</w:t>
            </w:r>
            <w:r>
              <w:rPr>
                <w:noProof/>
                <w:webHidden/>
              </w:rPr>
              <w:tab/>
            </w:r>
            <w:r>
              <w:rPr>
                <w:noProof/>
                <w:webHidden/>
              </w:rPr>
              <w:fldChar w:fldCharType="begin"/>
            </w:r>
            <w:r>
              <w:rPr>
                <w:noProof/>
                <w:webHidden/>
              </w:rPr>
              <w:instrText xml:space="preserve"> PAGEREF _Toc233105486 \h </w:instrText>
            </w:r>
            <w:r>
              <w:rPr>
                <w:noProof/>
                <w:webHidden/>
              </w:rPr>
            </w:r>
            <w:r>
              <w:rPr>
                <w:noProof/>
                <w:webHidden/>
              </w:rPr>
              <w:fldChar w:fldCharType="separate"/>
            </w:r>
            <w:r>
              <w:rPr>
                <w:noProof/>
                <w:webHidden/>
              </w:rPr>
              <w:t>67</w:t>
            </w:r>
            <w:r>
              <w:rPr>
                <w:noProof/>
                <w:webHidden/>
              </w:rPr>
              <w:fldChar w:fldCharType="end"/>
            </w:r>
          </w:hyperlink>
        </w:p>
        <w:p w14:paraId="30CF8E8D" w14:textId="2671DA32" w:rsidR="00E32DA1" w:rsidRDefault="00E32DA1">
          <w:pPr>
            <w:pStyle w:val="TOC3"/>
            <w:rPr>
              <w:rFonts w:asciiTheme="minorHAnsi" w:hAnsiTheme="minorHAnsi" w:cstheme="minorBidi"/>
              <w:noProof/>
              <w:kern w:val="2"/>
              <w:sz w:val="24"/>
              <w:szCs w:val="24"/>
              <w14:ligatures w14:val="standardContextual"/>
            </w:rPr>
          </w:pPr>
          <w:hyperlink w:anchor="_Toc233105487" w:history="1">
            <w:r w:rsidRPr="0036535E">
              <w:rPr>
                <w:rStyle w:val="Hyperlink"/>
                <w:noProof/>
              </w:rPr>
              <w:t>4.9.1</w:t>
            </w:r>
            <w:r>
              <w:rPr>
                <w:rFonts w:asciiTheme="minorHAnsi" w:hAnsiTheme="minorHAnsi" w:cstheme="minorBidi"/>
                <w:noProof/>
                <w:kern w:val="2"/>
                <w:sz w:val="24"/>
                <w:szCs w:val="24"/>
                <w14:ligatures w14:val="standardContextual"/>
              </w:rPr>
              <w:tab/>
            </w:r>
            <w:r w:rsidRPr="0036535E">
              <w:rPr>
                <w:rStyle w:val="Hyperlink"/>
                <w:noProof/>
              </w:rPr>
              <w:t>MDS Policy</w:t>
            </w:r>
            <w:r>
              <w:rPr>
                <w:noProof/>
                <w:webHidden/>
              </w:rPr>
              <w:tab/>
            </w:r>
            <w:r>
              <w:rPr>
                <w:noProof/>
                <w:webHidden/>
              </w:rPr>
              <w:fldChar w:fldCharType="begin"/>
            </w:r>
            <w:r>
              <w:rPr>
                <w:noProof/>
                <w:webHidden/>
              </w:rPr>
              <w:instrText xml:space="preserve"> PAGEREF _Toc233105487 \h </w:instrText>
            </w:r>
            <w:r>
              <w:rPr>
                <w:noProof/>
                <w:webHidden/>
              </w:rPr>
            </w:r>
            <w:r>
              <w:rPr>
                <w:noProof/>
                <w:webHidden/>
              </w:rPr>
              <w:fldChar w:fldCharType="separate"/>
            </w:r>
            <w:r>
              <w:rPr>
                <w:noProof/>
                <w:webHidden/>
              </w:rPr>
              <w:t>67</w:t>
            </w:r>
            <w:r>
              <w:rPr>
                <w:noProof/>
                <w:webHidden/>
              </w:rPr>
              <w:fldChar w:fldCharType="end"/>
            </w:r>
          </w:hyperlink>
        </w:p>
        <w:p w14:paraId="259C86B9" w14:textId="5533EF72" w:rsidR="00E32DA1" w:rsidRDefault="00E32DA1">
          <w:pPr>
            <w:pStyle w:val="TOC2"/>
            <w:rPr>
              <w:rFonts w:asciiTheme="minorHAnsi" w:hAnsiTheme="minorHAnsi" w:cstheme="minorBidi"/>
              <w:smallCaps w:val="0"/>
              <w:noProof/>
              <w:kern w:val="2"/>
              <w:sz w:val="24"/>
              <w:szCs w:val="24"/>
              <w14:ligatures w14:val="standardContextual"/>
            </w:rPr>
          </w:pPr>
          <w:hyperlink w:anchor="_Toc233105488" w:history="1">
            <w:r w:rsidRPr="0036535E">
              <w:rPr>
                <w:rStyle w:val="Hyperlink"/>
                <w:noProof/>
              </w:rPr>
              <w:t>4.10</w:t>
            </w:r>
            <w:r>
              <w:rPr>
                <w:rFonts w:asciiTheme="minorHAnsi" w:hAnsiTheme="minorHAnsi" w:cstheme="minorBidi"/>
                <w:smallCaps w:val="0"/>
                <w:noProof/>
                <w:kern w:val="2"/>
                <w:sz w:val="24"/>
                <w:szCs w:val="24"/>
                <w14:ligatures w14:val="standardContextual"/>
              </w:rPr>
              <w:tab/>
            </w:r>
            <w:r w:rsidRPr="0036535E">
              <w:rPr>
                <w:rStyle w:val="Hyperlink"/>
                <w:noProof/>
              </w:rPr>
              <w:t>Presence Server FE</w:t>
            </w:r>
            <w:r>
              <w:rPr>
                <w:noProof/>
                <w:webHidden/>
              </w:rPr>
              <w:tab/>
            </w:r>
            <w:r>
              <w:rPr>
                <w:noProof/>
                <w:webHidden/>
              </w:rPr>
              <w:fldChar w:fldCharType="begin"/>
            </w:r>
            <w:r>
              <w:rPr>
                <w:noProof/>
                <w:webHidden/>
              </w:rPr>
              <w:instrText xml:space="preserve"> PAGEREF _Toc233105488 \h </w:instrText>
            </w:r>
            <w:r>
              <w:rPr>
                <w:noProof/>
                <w:webHidden/>
              </w:rPr>
            </w:r>
            <w:r>
              <w:rPr>
                <w:noProof/>
                <w:webHidden/>
              </w:rPr>
              <w:fldChar w:fldCharType="separate"/>
            </w:r>
            <w:r>
              <w:rPr>
                <w:noProof/>
                <w:webHidden/>
              </w:rPr>
              <w:t>68</w:t>
            </w:r>
            <w:r>
              <w:rPr>
                <w:noProof/>
                <w:webHidden/>
              </w:rPr>
              <w:fldChar w:fldCharType="end"/>
            </w:r>
          </w:hyperlink>
        </w:p>
        <w:p w14:paraId="00E93656" w14:textId="76B531BF" w:rsidR="00E32DA1" w:rsidRDefault="00E32DA1">
          <w:pPr>
            <w:pStyle w:val="TOC3"/>
            <w:rPr>
              <w:rFonts w:asciiTheme="minorHAnsi" w:hAnsiTheme="minorHAnsi" w:cstheme="minorBidi"/>
              <w:noProof/>
              <w:kern w:val="2"/>
              <w:sz w:val="24"/>
              <w:szCs w:val="24"/>
              <w14:ligatures w14:val="standardContextual"/>
            </w:rPr>
          </w:pPr>
          <w:hyperlink w:anchor="_Toc233105489" w:history="1">
            <w:r w:rsidRPr="0036535E">
              <w:rPr>
                <w:rStyle w:val="Hyperlink"/>
                <w:noProof/>
              </w:rPr>
              <w:t>4.10.1</w:t>
            </w:r>
            <w:r>
              <w:rPr>
                <w:rFonts w:asciiTheme="minorHAnsi" w:hAnsiTheme="minorHAnsi" w:cstheme="minorBidi"/>
                <w:noProof/>
                <w:kern w:val="2"/>
                <w:sz w:val="24"/>
                <w:szCs w:val="24"/>
                <w14:ligatures w14:val="standardContextual"/>
              </w:rPr>
              <w:tab/>
            </w:r>
            <w:r w:rsidRPr="0036535E">
              <w:rPr>
                <w:rStyle w:val="Hyperlink"/>
                <w:noProof/>
              </w:rPr>
              <w:t>Presence Server Clients</w:t>
            </w:r>
            <w:r>
              <w:rPr>
                <w:noProof/>
                <w:webHidden/>
              </w:rPr>
              <w:tab/>
            </w:r>
            <w:r>
              <w:rPr>
                <w:noProof/>
                <w:webHidden/>
              </w:rPr>
              <w:fldChar w:fldCharType="begin"/>
            </w:r>
            <w:r>
              <w:rPr>
                <w:noProof/>
                <w:webHidden/>
              </w:rPr>
              <w:instrText xml:space="preserve"> PAGEREF _Toc233105489 \h </w:instrText>
            </w:r>
            <w:r>
              <w:rPr>
                <w:noProof/>
                <w:webHidden/>
              </w:rPr>
            </w:r>
            <w:r>
              <w:rPr>
                <w:noProof/>
                <w:webHidden/>
              </w:rPr>
              <w:fldChar w:fldCharType="separate"/>
            </w:r>
            <w:r>
              <w:rPr>
                <w:noProof/>
                <w:webHidden/>
              </w:rPr>
              <w:t>68</w:t>
            </w:r>
            <w:r>
              <w:rPr>
                <w:noProof/>
                <w:webHidden/>
              </w:rPr>
              <w:fldChar w:fldCharType="end"/>
            </w:r>
          </w:hyperlink>
        </w:p>
        <w:p w14:paraId="0DD62D87" w14:textId="2C10D3DA" w:rsidR="00E32DA1" w:rsidRDefault="00E32DA1">
          <w:pPr>
            <w:pStyle w:val="TOC3"/>
            <w:rPr>
              <w:rFonts w:asciiTheme="minorHAnsi" w:hAnsiTheme="minorHAnsi" w:cstheme="minorBidi"/>
              <w:noProof/>
              <w:kern w:val="2"/>
              <w:sz w:val="24"/>
              <w:szCs w:val="24"/>
              <w14:ligatures w14:val="standardContextual"/>
            </w:rPr>
          </w:pPr>
          <w:hyperlink w:anchor="_Toc233105490" w:history="1">
            <w:r w:rsidRPr="0036535E">
              <w:rPr>
                <w:rStyle w:val="Hyperlink"/>
                <w:noProof/>
              </w:rPr>
              <w:t>4.10.2</w:t>
            </w:r>
            <w:r>
              <w:rPr>
                <w:rFonts w:asciiTheme="minorHAnsi" w:hAnsiTheme="minorHAnsi" w:cstheme="minorBidi"/>
                <w:noProof/>
                <w:kern w:val="2"/>
                <w:sz w:val="24"/>
                <w:szCs w:val="24"/>
                <w14:ligatures w14:val="standardContextual"/>
              </w:rPr>
              <w:tab/>
            </w:r>
            <w:r w:rsidRPr="0036535E">
              <w:rPr>
                <w:rStyle w:val="Hyperlink"/>
                <w:noProof/>
              </w:rPr>
              <w:t>Presence Server FE Interfaces</w:t>
            </w:r>
            <w:r>
              <w:rPr>
                <w:noProof/>
                <w:webHidden/>
              </w:rPr>
              <w:tab/>
            </w:r>
            <w:r>
              <w:rPr>
                <w:noProof/>
                <w:webHidden/>
              </w:rPr>
              <w:fldChar w:fldCharType="begin"/>
            </w:r>
            <w:r>
              <w:rPr>
                <w:noProof/>
                <w:webHidden/>
              </w:rPr>
              <w:instrText xml:space="preserve"> PAGEREF _Toc233105490 \h </w:instrText>
            </w:r>
            <w:r>
              <w:rPr>
                <w:noProof/>
                <w:webHidden/>
              </w:rPr>
            </w:r>
            <w:r>
              <w:rPr>
                <w:noProof/>
                <w:webHidden/>
              </w:rPr>
              <w:fldChar w:fldCharType="separate"/>
            </w:r>
            <w:r>
              <w:rPr>
                <w:noProof/>
                <w:webHidden/>
              </w:rPr>
              <w:t>68</w:t>
            </w:r>
            <w:r>
              <w:rPr>
                <w:noProof/>
                <w:webHidden/>
              </w:rPr>
              <w:fldChar w:fldCharType="end"/>
            </w:r>
          </w:hyperlink>
        </w:p>
        <w:p w14:paraId="6C9D54EE" w14:textId="2930820C" w:rsidR="00E32DA1" w:rsidRDefault="00E32DA1">
          <w:pPr>
            <w:pStyle w:val="TOC3"/>
            <w:rPr>
              <w:rFonts w:asciiTheme="minorHAnsi" w:hAnsiTheme="minorHAnsi" w:cstheme="minorBidi"/>
              <w:noProof/>
              <w:kern w:val="2"/>
              <w:sz w:val="24"/>
              <w:szCs w:val="24"/>
              <w14:ligatures w14:val="standardContextual"/>
            </w:rPr>
          </w:pPr>
          <w:hyperlink w:anchor="_Toc233105491" w:history="1">
            <w:r w:rsidRPr="0036535E">
              <w:rPr>
                <w:rStyle w:val="Hyperlink"/>
                <w:noProof/>
              </w:rPr>
              <w:t>4.10.3</w:t>
            </w:r>
            <w:r>
              <w:rPr>
                <w:rFonts w:asciiTheme="minorHAnsi" w:hAnsiTheme="minorHAnsi" w:cstheme="minorBidi"/>
                <w:noProof/>
                <w:kern w:val="2"/>
                <w:sz w:val="24"/>
                <w:szCs w:val="24"/>
                <w14:ligatures w14:val="standardContextual"/>
              </w:rPr>
              <w:tab/>
            </w:r>
            <w:r w:rsidRPr="0036535E">
              <w:rPr>
                <w:rStyle w:val="Hyperlink"/>
                <w:noProof/>
              </w:rPr>
              <w:t>Presence Information Document (PIDF)</w:t>
            </w:r>
            <w:r>
              <w:rPr>
                <w:noProof/>
                <w:webHidden/>
              </w:rPr>
              <w:tab/>
            </w:r>
            <w:r>
              <w:rPr>
                <w:noProof/>
                <w:webHidden/>
              </w:rPr>
              <w:fldChar w:fldCharType="begin"/>
            </w:r>
            <w:r>
              <w:rPr>
                <w:noProof/>
                <w:webHidden/>
              </w:rPr>
              <w:instrText xml:space="preserve"> PAGEREF _Toc233105491 \h </w:instrText>
            </w:r>
            <w:r>
              <w:rPr>
                <w:noProof/>
                <w:webHidden/>
              </w:rPr>
            </w:r>
            <w:r>
              <w:rPr>
                <w:noProof/>
                <w:webHidden/>
              </w:rPr>
              <w:fldChar w:fldCharType="separate"/>
            </w:r>
            <w:r>
              <w:rPr>
                <w:noProof/>
                <w:webHidden/>
              </w:rPr>
              <w:t>70</w:t>
            </w:r>
            <w:r>
              <w:rPr>
                <w:noProof/>
                <w:webHidden/>
              </w:rPr>
              <w:fldChar w:fldCharType="end"/>
            </w:r>
          </w:hyperlink>
        </w:p>
        <w:p w14:paraId="6AD01F57" w14:textId="3BD0F31D" w:rsidR="00E32DA1" w:rsidRDefault="00E32DA1">
          <w:pPr>
            <w:pStyle w:val="TOC3"/>
            <w:rPr>
              <w:rFonts w:asciiTheme="minorHAnsi" w:hAnsiTheme="minorHAnsi" w:cstheme="minorBidi"/>
              <w:noProof/>
              <w:kern w:val="2"/>
              <w:sz w:val="24"/>
              <w:szCs w:val="24"/>
              <w14:ligatures w14:val="standardContextual"/>
            </w:rPr>
          </w:pPr>
          <w:hyperlink w:anchor="_Toc233105492" w:history="1">
            <w:r w:rsidRPr="0036535E">
              <w:rPr>
                <w:rStyle w:val="Hyperlink"/>
                <w:noProof/>
              </w:rPr>
              <w:t>4.10.4</w:t>
            </w:r>
            <w:r>
              <w:rPr>
                <w:rFonts w:asciiTheme="minorHAnsi" w:hAnsiTheme="minorHAnsi" w:cstheme="minorBidi"/>
                <w:noProof/>
                <w:kern w:val="2"/>
                <w:sz w:val="24"/>
                <w:szCs w:val="24"/>
                <w14:ligatures w14:val="standardContextual"/>
              </w:rPr>
              <w:tab/>
            </w:r>
            <w:r w:rsidRPr="0036535E">
              <w:rPr>
                <w:rStyle w:val="Hyperlink"/>
                <w:noProof/>
              </w:rPr>
              <w:t>PIDF Extension for Agent Role</w:t>
            </w:r>
            <w:r>
              <w:rPr>
                <w:noProof/>
                <w:webHidden/>
              </w:rPr>
              <w:tab/>
            </w:r>
            <w:r>
              <w:rPr>
                <w:noProof/>
                <w:webHidden/>
              </w:rPr>
              <w:fldChar w:fldCharType="begin"/>
            </w:r>
            <w:r>
              <w:rPr>
                <w:noProof/>
                <w:webHidden/>
              </w:rPr>
              <w:instrText xml:space="preserve"> PAGEREF _Toc233105492 \h </w:instrText>
            </w:r>
            <w:r>
              <w:rPr>
                <w:noProof/>
                <w:webHidden/>
              </w:rPr>
            </w:r>
            <w:r>
              <w:rPr>
                <w:noProof/>
                <w:webHidden/>
              </w:rPr>
              <w:fldChar w:fldCharType="separate"/>
            </w:r>
            <w:r>
              <w:rPr>
                <w:noProof/>
                <w:webHidden/>
              </w:rPr>
              <w:t>77</w:t>
            </w:r>
            <w:r>
              <w:rPr>
                <w:noProof/>
                <w:webHidden/>
              </w:rPr>
              <w:fldChar w:fldCharType="end"/>
            </w:r>
          </w:hyperlink>
        </w:p>
        <w:p w14:paraId="4D4F2BFD" w14:textId="02D7E519" w:rsidR="00E32DA1" w:rsidRDefault="00E32DA1">
          <w:pPr>
            <w:pStyle w:val="TOC3"/>
            <w:rPr>
              <w:rFonts w:asciiTheme="minorHAnsi" w:hAnsiTheme="minorHAnsi" w:cstheme="minorBidi"/>
              <w:noProof/>
              <w:kern w:val="2"/>
              <w:sz w:val="24"/>
              <w:szCs w:val="24"/>
              <w14:ligatures w14:val="standardContextual"/>
            </w:rPr>
          </w:pPr>
          <w:hyperlink w:anchor="_Toc233105493" w:history="1">
            <w:r w:rsidRPr="0036535E">
              <w:rPr>
                <w:rStyle w:val="Hyperlink"/>
                <w:noProof/>
              </w:rPr>
              <w:t>4.10.5</w:t>
            </w:r>
            <w:r>
              <w:rPr>
                <w:rFonts w:asciiTheme="minorHAnsi" w:hAnsiTheme="minorHAnsi" w:cstheme="minorBidi"/>
                <w:noProof/>
                <w:kern w:val="2"/>
                <w:sz w:val="24"/>
                <w:szCs w:val="24"/>
                <w14:ligatures w14:val="standardContextual"/>
              </w:rPr>
              <w:tab/>
            </w:r>
            <w:r w:rsidRPr="0036535E">
              <w:rPr>
                <w:rStyle w:val="Hyperlink"/>
                <w:noProof/>
              </w:rPr>
              <w:t>Presence Server Policy</w:t>
            </w:r>
            <w:r>
              <w:rPr>
                <w:noProof/>
                <w:webHidden/>
              </w:rPr>
              <w:tab/>
            </w:r>
            <w:r>
              <w:rPr>
                <w:noProof/>
                <w:webHidden/>
              </w:rPr>
              <w:fldChar w:fldCharType="begin"/>
            </w:r>
            <w:r>
              <w:rPr>
                <w:noProof/>
                <w:webHidden/>
              </w:rPr>
              <w:instrText xml:space="preserve"> PAGEREF _Toc233105493 \h </w:instrText>
            </w:r>
            <w:r>
              <w:rPr>
                <w:noProof/>
                <w:webHidden/>
              </w:rPr>
            </w:r>
            <w:r>
              <w:rPr>
                <w:noProof/>
                <w:webHidden/>
              </w:rPr>
              <w:fldChar w:fldCharType="separate"/>
            </w:r>
            <w:r>
              <w:rPr>
                <w:noProof/>
                <w:webHidden/>
              </w:rPr>
              <w:t>78</w:t>
            </w:r>
            <w:r>
              <w:rPr>
                <w:noProof/>
                <w:webHidden/>
              </w:rPr>
              <w:fldChar w:fldCharType="end"/>
            </w:r>
          </w:hyperlink>
        </w:p>
        <w:p w14:paraId="71576B97" w14:textId="5ADADF49" w:rsidR="00E32DA1" w:rsidRDefault="00E32DA1">
          <w:pPr>
            <w:pStyle w:val="TOC2"/>
            <w:rPr>
              <w:rFonts w:asciiTheme="minorHAnsi" w:hAnsiTheme="minorHAnsi" w:cstheme="minorBidi"/>
              <w:smallCaps w:val="0"/>
              <w:noProof/>
              <w:kern w:val="2"/>
              <w:sz w:val="24"/>
              <w:szCs w:val="24"/>
              <w14:ligatures w14:val="standardContextual"/>
            </w:rPr>
          </w:pPr>
          <w:hyperlink w:anchor="_Toc233105494" w:history="1">
            <w:r w:rsidRPr="0036535E">
              <w:rPr>
                <w:rStyle w:val="Hyperlink"/>
                <w:noProof/>
              </w:rPr>
              <w:t>4.11</w:t>
            </w:r>
            <w:r>
              <w:rPr>
                <w:rFonts w:asciiTheme="minorHAnsi" w:hAnsiTheme="minorHAnsi" w:cstheme="minorBidi"/>
                <w:smallCaps w:val="0"/>
                <w:noProof/>
                <w:kern w:val="2"/>
                <w:sz w:val="24"/>
                <w:szCs w:val="24"/>
                <w14:ligatures w14:val="standardContextual"/>
              </w:rPr>
              <w:tab/>
            </w:r>
            <w:r w:rsidRPr="0036535E">
              <w:rPr>
                <w:rStyle w:val="Hyperlink"/>
                <w:noProof/>
              </w:rPr>
              <w:t>Media Proxy Functional Element</w:t>
            </w:r>
            <w:r>
              <w:rPr>
                <w:noProof/>
                <w:webHidden/>
              </w:rPr>
              <w:tab/>
            </w:r>
            <w:r>
              <w:rPr>
                <w:noProof/>
                <w:webHidden/>
              </w:rPr>
              <w:fldChar w:fldCharType="begin"/>
            </w:r>
            <w:r>
              <w:rPr>
                <w:noProof/>
                <w:webHidden/>
              </w:rPr>
              <w:instrText xml:space="preserve"> PAGEREF _Toc233105494 \h </w:instrText>
            </w:r>
            <w:r>
              <w:rPr>
                <w:noProof/>
                <w:webHidden/>
              </w:rPr>
            </w:r>
            <w:r>
              <w:rPr>
                <w:noProof/>
                <w:webHidden/>
              </w:rPr>
              <w:fldChar w:fldCharType="separate"/>
            </w:r>
            <w:r>
              <w:rPr>
                <w:noProof/>
                <w:webHidden/>
              </w:rPr>
              <w:t>78</w:t>
            </w:r>
            <w:r>
              <w:rPr>
                <w:noProof/>
                <w:webHidden/>
              </w:rPr>
              <w:fldChar w:fldCharType="end"/>
            </w:r>
          </w:hyperlink>
        </w:p>
        <w:p w14:paraId="41C76229" w14:textId="4CBAA01B" w:rsidR="00E32DA1" w:rsidRDefault="00E32DA1">
          <w:pPr>
            <w:pStyle w:val="TOC3"/>
            <w:rPr>
              <w:rFonts w:asciiTheme="minorHAnsi" w:hAnsiTheme="minorHAnsi" w:cstheme="minorBidi"/>
              <w:noProof/>
              <w:kern w:val="2"/>
              <w:sz w:val="24"/>
              <w:szCs w:val="24"/>
              <w14:ligatures w14:val="standardContextual"/>
            </w:rPr>
          </w:pPr>
          <w:hyperlink w:anchor="_Toc233105495" w:history="1">
            <w:r w:rsidRPr="0036535E">
              <w:rPr>
                <w:rStyle w:val="Hyperlink"/>
                <w:noProof/>
              </w:rPr>
              <w:t>4.11.1</w:t>
            </w:r>
            <w:r>
              <w:rPr>
                <w:rFonts w:asciiTheme="minorHAnsi" w:hAnsiTheme="minorHAnsi" w:cstheme="minorBidi"/>
                <w:noProof/>
                <w:kern w:val="2"/>
                <w:sz w:val="24"/>
                <w:szCs w:val="24"/>
                <w14:ligatures w14:val="standardContextual"/>
              </w:rPr>
              <w:tab/>
            </w:r>
            <w:r w:rsidRPr="0036535E">
              <w:rPr>
                <w:rStyle w:val="Hyperlink"/>
                <w:noProof/>
              </w:rPr>
              <w:t>Streaming Media</w:t>
            </w:r>
            <w:r>
              <w:rPr>
                <w:noProof/>
                <w:webHidden/>
              </w:rPr>
              <w:tab/>
            </w:r>
            <w:r>
              <w:rPr>
                <w:noProof/>
                <w:webHidden/>
              </w:rPr>
              <w:fldChar w:fldCharType="begin"/>
            </w:r>
            <w:r>
              <w:rPr>
                <w:noProof/>
                <w:webHidden/>
              </w:rPr>
              <w:instrText xml:space="preserve"> PAGEREF _Toc233105495 \h </w:instrText>
            </w:r>
            <w:r>
              <w:rPr>
                <w:noProof/>
                <w:webHidden/>
              </w:rPr>
            </w:r>
            <w:r>
              <w:rPr>
                <w:noProof/>
                <w:webHidden/>
              </w:rPr>
              <w:fldChar w:fldCharType="separate"/>
            </w:r>
            <w:r>
              <w:rPr>
                <w:noProof/>
                <w:webHidden/>
              </w:rPr>
              <w:t>79</w:t>
            </w:r>
            <w:r>
              <w:rPr>
                <w:noProof/>
                <w:webHidden/>
              </w:rPr>
              <w:fldChar w:fldCharType="end"/>
            </w:r>
          </w:hyperlink>
        </w:p>
        <w:p w14:paraId="190DA4BA" w14:textId="57CF0FE8" w:rsidR="00E32DA1" w:rsidRDefault="00E32DA1">
          <w:pPr>
            <w:pStyle w:val="TOC3"/>
            <w:rPr>
              <w:rFonts w:asciiTheme="minorHAnsi" w:hAnsiTheme="minorHAnsi" w:cstheme="minorBidi"/>
              <w:noProof/>
              <w:kern w:val="2"/>
              <w:sz w:val="24"/>
              <w:szCs w:val="24"/>
              <w14:ligatures w14:val="standardContextual"/>
            </w:rPr>
          </w:pPr>
          <w:hyperlink w:anchor="_Toc233105496" w:history="1">
            <w:r w:rsidRPr="0036535E">
              <w:rPr>
                <w:rStyle w:val="Hyperlink"/>
                <w:noProof/>
              </w:rPr>
              <w:t>4.11.2</w:t>
            </w:r>
            <w:r>
              <w:rPr>
                <w:rFonts w:asciiTheme="minorHAnsi" w:hAnsiTheme="minorHAnsi" w:cstheme="minorBidi"/>
                <w:noProof/>
                <w:kern w:val="2"/>
                <w:sz w:val="24"/>
                <w:szCs w:val="24"/>
                <w14:ligatures w14:val="standardContextual"/>
              </w:rPr>
              <w:tab/>
            </w:r>
            <w:r w:rsidRPr="0036535E">
              <w:rPr>
                <w:rStyle w:val="Hyperlink"/>
                <w:noProof/>
              </w:rPr>
              <w:t>File Media</w:t>
            </w:r>
            <w:r>
              <w:rPr>
                <w:noProof/>
                <w:webHidden/>
              </w:rPr>
              <w:tab/>
            </w:r>
            <w:r>
              <w:rPr>
                <w:noProof/>
                <w:webHidden/>
              </w:rPr>
              <w:fldChar w:fldCharType="begin"/>
            </w:r>
            <w:r>
              <w:rPr>
                <w:noProof/>
                <w:webHidden/>
              </w:rPr>
              <w:instrText xml:space="preserve"> PAGEREF _Toc233105496 \h </w:instrText>
            </w:r>
            <w:r>
              <w:rPr>
                <w:noProof/>
                <w:webHidden/>
              </w:rPr>
            </w:r>
            <w:r>
              <w:rPr>
                <w:noProof/>
                <w:webHidden/>
              </w:rPr>
              <w:fldChar w:fldCharType="separate"/>
            </w:r>
            <w:r>
              <w:rPr>
                <w:noProof/>
                <w:webHidden/>
              </w:rPr>
              <w:t>80</w:t>
            </w:r>
            <w:r>
              <w:rPr>
                <w:noProof/>
                <w:webHidden/>
              </w:rPr>
              <w:fldChar w:fldCharType="end"/>
            </w:r>
          </w:hyperlink>
        </w:p>
        <w:p w14:paraId="3B752147" w14:textId="11AAB392" w:rsidR="00E32DA1" w:rsidRDefault="00E32DA1">
          <w:pPr>
            <w:pStyle w:val="TOC3"/>
            <w:rPr>
              <w:rFonts w:asciiTheme="minorHAnsi" w:hAnsiTheme="minorHAnsi" w:cstheme="minorBidi"/>
              <w:noProof/>
              <w:kern w:val="2"/>
              <w:sz w:val="24"/>
              <w:szCs w:val="24"/>
              <w14:ligatures w14:val="standardContextual"/>
            </w:rPr>
          </w:pPr>
          <w:hyperlink w:anchor="_Toc233105497" w:history="1">
            <w:r w:rsidRPr="0036535E">
              <w:rPr>
                <w:rStyle w:val="Hyperlink"/>
                <w:noProof/>
              </w:rPr>
              <w:t>4.11.3</w:t>
            </w:r>
            <w:r>
              <w:rPr>
                <w:rFonts w:asciiTheme="minorHAnsi" w:hAnsiTheme="minorHAnsi" w:cstheme="minorBidi"/>
                <w:noProof/>
                <w:kern w:val="2"/>
                <w:sz w:val="24"/>
                <w:szCs w:val="24"/>
                <w14:ligatures w14:val="standardContextual"/>
              </w:rPr>
              <w:tab/>
            </w:r>
            <w:r w:rsidRPr="0036535E">
              <w:rPr>
                <w:rStyle w:val="Hyperlink"/>
                <w:noProof/>
              </w:rPr>
              <w:t>Media Proxy Policy</w:t>
            </w:r>
            <w:r>
              <w:rPr>
                <w:noProof/>
                <w:webHidden/>
              </w:rPr>
              <w:tab/>
            </w:r>
            <w:r>
              <w:rPr>
                <w:noProof/>
                <w:webHidden/>
              </w:rPr>
              <w:fldChar w:fldCharType="begin"/>
            </w:r>
            <w:r>
              <w:rPr>
                <w:noProof/>
                <w:webHidden/>
              </w:rPr>
              <w:instrText xml:space="preserve"> PAGEREF _Toc233105497 \h </w:instrText>
            </w:r>
            <w:r>
              <w:rPr>
                <w:noProof/>
                <w:webHidden/>
              </w:rPr>
            </w:r>
            <w:r>
              <w:rPr>
                <w:noProof/>
                <w:webHidden/>
              </w:rPr>
              <w:fldChar w:fldCharType="separate"/>
            </w:r>
            <w:r>
              <w:rPr>
                <w:noProof/>
                <w:webHidden/>
              </w:rPr>
              <w:t>80</w:t>
            </w:r>
            <w:r>
              <w:rPr>
                <w:noProof/>
                <w:webHidden/>
              </w:rPr>
              <w:fldChar w:fldCharType="end"/>
            </w:r>
          </w:hyperlink>
        </w:p>
        <w:p w14:paraId="178A72FE" w14:textId="09C1F50B" w:rsidR="00E32DA1" w:rsidRDefault="00E32DA1">
          <w:pPr>
            <w:pStyle w:val="TOC2"/>
            <w:rPr>
              <w:rFonts w:asciiTheme="minorHAnsi" w:hAnsiTheme="minorHAnsi" w:cstheme="minorBidi"/>
              <w:smallCaps w:val="0"/>
              <w:noProof/>
              <w:kern w:val="2"/>
              <w:sz w:val="24"/>
              <w:szCs w:val="24"/>
              <w14:ligatures w14:val="standardContextual"/>
            </w:rPr>
          </w:pPr>
          <w:hyperlink w:anchor="_Toc233105498" w:history="1">
            <w:r w:rsidRPr="0036535E">
              <w:rPr>
                <w:rStyle w:val="Hyperlink"/>
                <w:noProof/>
              </w:rPr>
              <w:t>4.12</w:t>
            </w:r>
            <w:r>
              <w:rPr>
                <w:rFonts w:asciiTheme="minorHAnsi" w:hAnsiTheme="minorHAnsi" w:cstheme="minorBidi"/>
                <w:smallCaps w:val="0"/>
                <w:noProof/>
                <w:kern w:val="2"/>
                <w:sz w:val="24"/>
                <w:szCs w:val="24"/>
                <w14:ligatures w14:val="standardContextual"/>
              </w:rPr>
              <w:tab/>
            </w:r>
            <w:r w:rsidRPr="0036535E">
              <w:rPr>
                <w:rStyle w:val="Hyperlink"/>
                <w:noProof/>
              </w:rPr>
              <w:t>Management Console</w:t>
            </w:r>
            <w:r>
              <w:rPr>
                <w:noProof/>
                <w:webHidden/>
              </w:rPr>
              <w:tab/>
            </w:r>
            <w:r>
              <w:rPr>
                <w:noProof/>
                <w:webHidden/>
              </w:rPr>
              <w:fldChar w:fldCharType="begin"/>
            </w:r>
            <w:r>
              <w:rPr>
                <w:noProof/>
                <w:webHidden/>
              </w:rPr>
              <w:instrText xml:space="preserve"> PAGEREF _Toc233105498 \h </w:instrText>
            </w:r>
            <w:r>
              <w:rPr>
                <w:noProof/>
                <w:webHidden/>
              </w:rPr>
            </w:r>
            <w:r>
              <w:rPr>
                <w:noProof/>
                <w:webHidden/>
              </w:rPr>
              <w:fldChar w:fldCharType="separate"/>
            </w:r>
            <w:r>
              <w:rPr>
                <w:noProof/>
                <w:webHidden/>
              </w:rPr>
              <w:t>81</w:t>
            </w:r>
            <w:r>
              <w:rPr>
                <w:noProof/>
                <w:webHidden/>
              </w:rPr>
              <w:fldChar w:fldCharType="end"/>
            </w:r>
          </w:hyperlink>
        </w:p>
        <w:p w14:paraId="356A37B7" w14:textId="387051B7" w:rsidR="00E32DA1" w:rsidRDefault="00E32DA1">
          <w:pPr>
            <w:pStyle w:val="TOC3"/>
            <w:rPr>
              <w:rFonts w:asciiTheme="minorHAnsi" w:hAnsiTheme="minorHAnsi" w:cstheme="minorBidi"/>
              <w:noProof/>
              <w:kern w:val="2"/>
              <w:sz w:val="24"/>
              <w:szCs w:val="24"/>
              <w14:ligatures w14:val="standardContextual"/>
            </w:rPr>
          </w:pPr>
          <w:hyperlink w:anchor="_Toc233105499" w:history="1">
            <w:r w:rsidRPr="0036535E">
              <w:rPr>
                <w:rStyle w:val="Hyperlink"/>
                <w:noProof/>
              </w:rPr>
              <w:t>4.12.1</w:t>
            </w:r>
            <w:r>
              <w:rPr>
                <w:rFonts w:asciiTheme="minorHAnsi" w:hAnsiTheme="minorHAnsi" w:cstheme="minorBidi"/>
                <w:noProof/>
                <w:kern w:val="2"/>
                <w:sz w:val="24"/>
                <w:szCs w:val="24"/>
                <w14:ligatures w14:val="standardContextual"/>
              </w:rPr>
              <w:tab/>
            </w:r>
            <w:r w:rsidRPr="0036535E">
              <w:rPr>
                <w:rStyle w:val="Hyperlink"/>
                <w:noProof/>
              </w:rPr>
              <w:t>PSAP Service State</w:t>
            </w:r>
            <w:r>
              <w:rPr>
                <w:noProof/>
                <w:webHidden/>
              </w:rPr>
              <w:tab/>
            </w:r>
            <w:r>
              <w:rPr>
                <w:noProof/>
                <w:webHidden/>
              </w:rPr>
              <w:fldChar w:fldCharType="begin"/>
            </w:r>
            <w:r>
              <w:rPr>
                <w:noProof/>
                <w:webHidden/>
              </w:rPr>
              <w:instrText xml:space="preserve"> PAGEREF _Toc233105499 \h </w:instrText>
            </w:r>
            <w:r>
              <w:rPr>
                <w:noProof/>
                <w:webHidden/>
              </w:rPr>
            </w:r>
            <w:r>
              <w:rPr>
                <w:noProof/>
                <w:webHidden/>
              </w:rPr>
              <w:fldChar w:fldCharType="separate"/>
            </w:r>
            <w:r>
              <w:rPr>
                <w:noProof/>
                <w:webHidden/>
              </w:rPr>
              <w:t>81</w:t>
            </w:r>
            <w:r>
              <w:rPr>
                <w:noProof/>
                <w:webHidden/>
              </w:rPr>
              <w:fldChar w:fldCharType="end"/>
            </w:r>
          </w:hyperlink>
        </w:p>
        <w:p w14:paraId="46E83F39" w14:textId="1AEAC731" w:rsidR="00E32DA1" w:rsidRDefault="00E32DA1">
          <w:pPr>
            <w:pStyle w:val="TOC3"/>
            <w:rPr>
              <w:rFonts w:asciiTheme="minorHAnsi" w:hAnsiTheme="minorHAnsi" w:cstheme="minorBidi"/>
              <w:noProof/>
              <w:kern w:val="2"/>
              <w:sz w:val="24"/>
              <w:szCs w:val="24"/>
              <w14:ligatures w14:val="standardContextual"/>
            </w:rPr>
          </w:pPr>
          <w:hyperlink w:anchor="_Toc233105500" w:history="1">
            <w:r w:rsidRPr="0036535E">
              <w:rPr>
                <w:rStyle w:val="Hyperlink"/>
                <w:noProof/>
              </w:rPr>
              <w:t>4.12.2</w:t>
            </w:r>
            <w:r>
              <w:rPr>
                <w:rFonts w:asciiTheme="minorHAnsi" w:hAnsiTheme="minorHAnsi" w:cstheme="minorBidi"/>
                <w:noProof/>
                <w:kern w:val="2"/>
                <w:sz w:val="24"/>
                <w:szCs w:val="24"/>
                <w14:ligatures w14:val="standardContextual"/>
              </w:rPr>
              <w:tab/>
            </w:r>
            <w:r w:rsidRPr="0036535E">
              <w:rPr>
                <w:rStyle w:val="Hyperlink"/>
                <w:noProof/>
              </w:rPr>
              <w:t>Requesting a Change in QueueState</w:t>
            </w:r>
            <w:r>
              <w:rPr>
                <w:noProof/>
                <w:webHidden/>
              </w:rPr>
              <w:tab/>
            </w:r>
            <w:r>
              <w:rPr>
                <w:noProof/>
                <w:webHidden/>
              </w:rPr>
              <w:fldChar w:fldCharType="begin"/>
            </w:r>
            <w:r>
              <w:rPr>
                <w:noProof/>
                <w:webHidden/>
              </w:rPr>
              <w:instrText xml:space="preserve"> PAGEREF _Toc233105500 \h </w:instrText>
            </w:r>
            <w:r>
              <w:rPr>
                <w:noProof/>
                <w:webHidden/>
              </w:rPr>
            </w:r>
            <w:r>
              <w:rPr>
                <w:noProof/>
                <w:webHidden/>
              </w:rPr>
              <w:fldChar w:fldCharType="separate"/>
            </w:r>
            <w:r>
              <w:rPr>
                <w:noProof/>
                <w:webHidden/>
              </w:rPr>
              <w:t>82</w:t>
            </w:r>
            <w:r>
              <w:rPr>
                <w:noProof/>
                <w:webHidden/>
              </w:rPr>
              <w:fldChar w:fldCharType="end"/>
            </w:r>
          </w:hyperlink>
        </w:p>
        <w:p w14:paraId="56CE3C15" w14:textId="5E1CD29D" w:rsidR="00E32DA1" w:rsidRDefault="00E32DA1">
          <w:pPr>
            <w:pStyle w:val="TOC3"/>
            <w:rPr>
              <w:rFonts w:asciiTheme="minorHAnsi" w:hAnsiTheme="minorHAnsi" w:cstheme="minorBidi"/>
              <w:noProof/>
              <w:kern w:val="2"/>
              <w:sz w:val="24"/>
              <w:szCs w:val="24"/>
              <w14:ligatures w14:val="standardContextual"/>
            </w:rPr>
          </w:pPr>
          <w:hyperlink w:anchor="_Toc233105501" w:history="1">
            <w:r w:rsidRPr="0036535E">
              <w:rPr>
                <w:rStyle w:val="Hyperlink"/>
                <w:noProof/>
              </w:rPr>
              <w:t>4.12.3</w:t>
            </w:r>
            <w:r>
              <w:rPr>
                <w:rFonts w:asciiTheme="minorHAnsi" w:hAnsiTheme="minorHAnsi" w:cstheme="minorBidi"/>
                <w:noProof/>
                <w:kern w:val="2"/>
                <w:sz w:val="24"/>
                <w:szCs w:val="24"/>
                <w14:ligatures w14:val="standardContextual"/>
              </w:rPr>
              <w:tab/>
            </w:r>
            <w:r w:rsidRPr="0036535E">
              <w:rPr>
                <w:rStyle w:val="Hyperlink"/>
                <w:noProof/>
              </w:rPr>
              <w:t>Discrepancy Reporting</w:t>
            </w:r>
            <w:r>
              <w:rPr>
                <w:noProof/>
                <w:webHidden/>
              </w:rPr>
              <w:tab/>
            </w:r>
            <w:r>
              <w:rPr>
                <w:noProof/>
                <w:webHidden/>
              </w:rPr>
              <w:fldChar w:fldCharType="begin"/>
            </w:r>
            <w:r>
              <w:rPr>
                <w:noProof/>
                <w:webHidden/>
              </w:rPr>
              <w:instrText xml:space="preserve"> PAGEREF _Toc233105501 \h </w:instrText>
            </w:r>
            <w:r>
              <w:rPr>
                <w:noProof/>
                <w:webHidden/>
              </w:rPr>
            </w:r>
            <w:r>
              <w:rPr>
                <w:noProof/>
                <w:webHidden/>
              </w:rPr>
              <w:fldChar w:fldCharType="separate"/>
            </w:r>
            <w:r>
              <w:rPr>
                <w:noProof/>
                <w:webHidden/>
              </w:rPr>
              <w:t>82</w:t>
            </w:r>
            <w:r>
              <w:rPr>
                <w:noProof/>
                <w:webHidden/>
              </w:rPr>
              <w:fldChar w:fldCharType="end"/>
            </w:r>
          </w:hyperlink>
        </w:p>
        <w:p w14:paraId="40E3CB51" w14:textId="3B5AF67D" w:rsidR="00E32DA1" w:rsidRDefault="00E32DA1">
          <w:pPr>
            <w:pStyle w:val="TOC3"/>
            <w:rPr>
              <w:rFonts w:asciiTheme="minorHAnsi" w:hAnsiTheme="minorHAnsi" w:cstheme="minorBidi"/>
              <w:noProof/>
              <w:kern w:val="2"/>
              <w:sz w:val="24"/>
              <w:szCs w:val="24"/>
              <w14:ligatures w14:val="standardContextual"/>
            </w:rPr>
          </w:pPr>
          <w:hyperlink w:anchor="_Toc233105502" w:history="1">
            <w:r w:rsidRPr="0036535E">
              <w:rPr>
                <w:rStyle w:val="Hyperlink"/>
                <w:noProof/>
              </w:rPr>
              <w:t>4.12.4</w:t>
            </w:r>
            <w:r>
              <w:rPr>
                <w:rFonts w:asciiTheme="minorHAnsi" w:hAnsiTheme="minorHAnsi" w:cstheme="minorBidi"/>
                <w:noProof/>
                <w:kern w:val="2"/>
                <w:sz w:val="24"/>
                <w:szCs w:val="24"/>
                <w14:ligatures w14:val="standardContextual"/>
              </w:rPr>
              <w:tab/>
            </w:r>
            <w:r w:rsidRPr="0036535E">
              <w:rPr>
                <w:rStyle w:val="Hyperlink"/>
                <w:noProof/>
              </w:rPr>
              <w:t>Management Console Policy</w:t>
            </w:r>
            <w:r>
              <w:rPr>
                <w:noProof/>
                <w:webHidden/>
              </w:rPr>
              <w:tab/>
            </w:r>
            <w:r>
              <w:rPr>
                <w:noProof/>
                <w:webHidden/>
              </w:rPr>
              <w:fldChar w:fldCharType="begin"/>
            </w:r>
            <w:r>
              <w:rPr>
                <w:noProof/>
                <w:webHidden/>
              </w:rPr>
              <w:instrText xml:space="preserve"> PAGEREF _Toc233105502 \h </w:instrText>
            </w:r>
            <w:r>
              <w:rPr>
                <w:noProof/>
                <w:webHidden/>
              </w:rPr>
            </w:r>
            <w:r>
              <w:rPr>
                <w:noProof/>
                <w:webHidden/>
              </w:rPr>
              <w:fldChar w:fldCharType="separate"/>
            </w:r>
            <w:r>
              <w:rPr>
                <w:noProof/>
                <w:webHidden/>
              </w:rPr>
              <w:t>82</w:t>
            </w:r>
            <w:r>
              <w:rPr>
                <w:noProof/>
                <w:webHidden/>
              </w:rPr>
              <w:fldChar w:fldCharType="end"/>
            </w:r>
          </w:hyperlink>
        </w:p>
        <w:p w14:paraId="7DFBCC85" w14:textId="73885AF8" w:rsidR="00E32DA1" w:rsidRDefault="00E32DA1">
          <w:pPr>
            <w:pStyle w:val="TOC3"/>
            <w:rPr>
              <w:rFonts w:asciiTheme="minorHAnsi" w:hAnsiTheme="minorHAnsi" w:cstheme="minorBidi"/>
              <w:noProof/>
              <w:kern w:val="2"/>
              <w:sz w:val="24"/>
              <w:szCs w:val="24"/>
              <w14:ligatures w14:val="standardContextual"/>
            </w:rPr>
          </w:pPr>
          <w:hyperlink w:anchor="_Toc233105503" w:history="1">
            <w:r w:rsidRPr="0036535E">
              <w:rPr>
                <w:rStyle w:val="Hyperlink"/>
                <w:noProof/>
              </w:rPr>
              <w:t>4.12.5</w:t>
            </w:r>
            <w:r>
              <w:rPr>
                <w:rFonts w:asciiTheme="minorHAnsi" w:hAnsiTheme="minorHAnsi" w:cstheme="minorBidi"/>
                <w:noProof/>
                <w:kern w:val="2"/>
                <w:sz w:val="24"/>
                <w:szCs w:val="24"/>
                <w14:ligatures w14:val="standardContextual"/>
              </w:rPr>
              <w:tab/>
            </w:r>
            <w:r w:rsidRPr="0036535E">
              <w:rPr>
                <w:rStyle w:val="Hyperlink"/>
                <w:noProof/>
              </w:rPr>
              <w:t>Management Console PSAP Monitoring Functions</w:t>
            </w:r>
            <w:r>
              <w:rPr>
                <w:noProof/>
                <w:webHidden/>
              </w:rPr>
              <w:tab/>
            </w:r>
            <w:r>
              <w:rPr>
                <w:noProof/>
                <w:webHidden/>
              </w:rPr>
              <w:fldChar w:fldCharType="begin"/>
            </w:r>
            <w:r>
              <w:rPr>
                <w:noProof/>
                <w:webHidden/>
              </w:rPr>
              <w:instrText xml:space="preserve"> PAGEREF _Toc233105503 \h </w:instrText>
            </w:r>
            <w:r>
              <w:rPr>
                <w:noProof/>
                <w:webHidden/>
              </w:rPr>
            </w:r>
            <w:r>
              <w:rPr>
                <w:noProof/>
                <w:webHidden/>
              </w:rPr>
              <w:fldChar w:fldCharType="separate"/>
            </w:r>
            <w:r>
              <w:rPr>
                <w:noProof/>
                <w:webHidden/>
              </w:rPr>
              <w:t>83</w:t>
            </w:r>
            <w:r>
              <w:rPr>
                <w:noProof/>
                <w:webHidden/>
              </w:rPr>
              <w:fldChar w:fldCharType="end"/>
            </w:r>
          </w:hyperlink>
        </w:p>
        <w:p w14:paraId="3FE21250" w14:textId="72ACBCC5" w:rsidR="00E32DA1" w:rsidRDefault="00E32DA1">
          <w:pPr>
            <w:pStyle w:val="TOC2"/>
            <w:rPr>
              <w:rFonts w:asciiTheme="minorHAnsi" w:hAnsiTheme="minorHAnsi" w:cstheme="minorBidi"/>
              <w:smallCaps w:val="0"/>
              <w:noProof/>
              <w:kern w:val="2"/>
              <w:sz w:val="24"/>
              <w:szCs w:val="24"/>
              <w14:ligatures w14:val="standardContextual"/>
            </w:rPr>
          </w:pPr>
          <w:hyperlink w:anchor="_Toc233105504" w:history="1">
            <w:r w:rsidRPr="0036535E">
              <w:rPr>
                <w:rStyle w:val="Hyperlink"/>
                <w:noProof/>
              </w:rPr>
              <w:t>4.13</w:t>
            </w:r>
            <w:r>
              <w:rPr>
                <w:rFonts w:asciiTheme="minorHAnsi" w:hAnsiTheme="minorHAnsi" w:cstheme="minorBidi"/>
                <w:smallCaps w:val="0"/>
                <w:noProof/>
                <w:kern w:val="2"/>
                <w:sz w:val="24"/>
                <w:szCs w:val="24"/>
                <w14:ligatures w14:val="standardContextual"/>
              </w:rPr>
              <w:tab/>
            </w:r>
            <w:r w:rsidRPr="0036535E">
              <w:rPr>
                <w:rStyle w:val="Hyperlink"/>
                <w:noProof/>
              </w:rPr>
              <w:t>Responder Data Services Functional Element</w:t>
            </w:r>
            <w:r>
              <w:rPr>
                <w:noProof/>
                <w:webHidden/>
              </w:rPr>
              <w:tab/>
            </w:r>
            <w:r>
              <w:rPr>
                <w:noProof/>
                <w:webHidden/>
              </w:rPr>
              <w:fldChar w:fldCharType="begin"/>
            </w:r>
            <w:r>
              <w:rPr>
                <w:noProof/>
                <w:webHidden/>
              </w:rPr>
              <w:instrText xml:space="preserve"> PAGEREF _Toc233105504 \h </w:instrText>
            </w:r>
            <w:r>
              <w:rPr>
                <w:noProof/>
                <w:webHidden/>
              </w:rPr>
            </w:r>
            <w:r>
              <w:rPr>
                <w:noProof/>
                <w:webHidden/>
              </w:rPr>
              <w:fldChar w:fldCharType="separate"/>
            </w:r>
            <w:r>
              <w:rPr>
                <w:noProof/>
                <w:webHidden/>
              </w:rPr>
              <w:t>83</w:t>
            </w:r>
            <w:r>
              <w:rPr>
                <w:noProof/>
                <w:webHidden/>
              </w:rPr>
              <w:fldChar w:fldCharType="end"/>
            </w:r>
          </w:hyperlink>
        </w:p>
        <w:p w14:paraId="5EE5549D" w14:textId="1D72E824" w:rsidR="00E32DA1" w:rsidRDefault="00E32DA1">
          <w:pPr>
            <w:pStyle w:val="TOC3"/>
            <w:rPr>
              <w:rFonts w:asciiTheme="minorHAnsi" w:hAnsiTheme="minorHAnsi" w:cstheme="minorBidi"/>
              <w:noProof/>
              <w:kern w:val="2"/>
              <w:sz w:val="24"/>
              <w:szCs w:val="24"/>
              <w14:ligatures w14:val="standardContextual"/>
            </w:rPr>
          </w:pPr>
          <w:hyperlink w:anchor="_Toc233105505" w:history="1">
            <w:r w:rsidRPr="0036535E">
              <w:rPr>
                <w:rStyle w:val="Hyperlink"/>
                <w:noProof/>
              </w:rPr>
              <w:t>4.13.1</w:t>
            </w:r>
            <w:r>
              <w:rPr>
                <w:rFonts w:asciiTheme="minorHAnsi" w:hAnsiTheme="minorHAnsi" w:cstheme="minorBidi"/>
                <w:noProof/>
                <w:kern w:val="2"/>
                <w:sz w:val="24"/>
                <w:szCs w:val="24"/>
                <w14:ligatures w14:val="standardContextual"/>
              </w:rPr>
              <w:tab/>
            </w:r>
            <w:r w:rsidRPr="0036535E">
              <w:rPr>
                <w:rStyle w:val="Hyperlink"/>
                <w:noProof/>
              </w:rPr>
              <w:t>RDS Use of EIDO Subscribe Conveyance</w:t>
            </w:r>
            <w:r>
              <w:rPr>
                <w:noProof/>
                <w:webHidden/>
              </w:rPr>
              <w:tab/>
            </w:r>
            <w:r>
              <w:rPr>
                <w:noProof/>
                <w:webHidden/>
              </w:rPr>
              <w:fldChar w:fldCharType="begin"/>
            </w:r>
            <w:r>
              <w:rPr>
                <w:noProof/>
                <w:webHidden/>
              </w:rPr>
              <w:instrText xml:space="preserve"> PAGEREF _Toc233105505 \h </w:instrText>
            </w:r>
            <w:r>
              <w:rPr>
                <w:noProof/>
                <w:webHidden/>
              </w:rPr>
            </w:r>
            <w:r>
              <w:rPr>
                <w:noProof/>
                <w:webHidden/>
              </w:rPr>
              <w:fldChar w:fldCharType="separate"/>
            </w:r>
            <w:r>
              <w:rPr>
                <w:noProof/>
                <w:webHidden/>
              </w:rPr>
              <w:t>85</w:t>
            </w:r>
            <w:r>
              <w:rPr>
                <w:noProof/>
                <w:webHidden/>
              </w:rPr>
              <w:fldChar w:fldCharType="end"/>
            </w:r>
          </w:hyperlink>
        </w:p>
        <w:p w14:paraId="1EEBE4CD" w14:textId="2F73FA5A" w:rsidR="00E32DA1" w:rsidRDefault="00E32DA1">
          <w:pPr>
            <w:pStyle w:val="TOC3"/>
            <w:rPr>
              <w:rFonts w:asciiTheme="minorHAnsi" w:hAnsiTheme="minorHAnsi" w:cstheme="minorBidi"/>
              <w:noProof/>
              <w:kern w:val="2"/>
              <w:sz w:val="24"/>
              <w:szCs w:val="24"/>
              <w14:ligatures w14:val="standardContextual"/>
            </w:rPr>
          </w:pPr>
          <w:hyperlink w:anchor="_Toc233105506" w:history="1">
            <w:r w:rsidRPr="0036535E">
              <w:rPr>
                <w:rStyle w:val="Hyperlink"/>
                <w:noProof/>
              </w:rPr>
              <w:t>4.13.2</w:t>
            </w:r>
            <w:r>
              <w:rPr>
                <w:rFonts w:asciiTheme="minorHAnsi" w:hAnsiTheme="minorHAnsi" w:cstheme="minorBidi"/>
                <w:noProof/>
                <w:kern w:val="2"/>
                <w:sz w:val="24"/>
                <w:szCs w:val="24"/>
                <w14:ligatures w14:val="standardContextual"/>
              </w:rPr>
              <w:tab/>
            </w:r>
            <w:r w:rsidRPr="0036535E">
              <w:rPr>
                <w:rStyle w:val="Hyperlink"/>
                <w:noProof/>
              </w:rPr>
              <w:t>RDS Logging</w:t>
            </w:r>
            <w:r>
              <w:rPr>
                <w:noProof/>
                <w:webHidden/>
              </w:rPr>
              <w:tab/>
            </w:r>
            <w:r>
              <w:rPr>
                <w:noProof/>
                <w:webHidden/>
              </w:rPr>
              <w:fldChar w:fldCharType="begin"/>
            </w:r>
            <w:r>
              <w:rPr>
                <w:noProof/>
                <w:webHidden/>
              </w:rPr>
              <w:instrText xml:space="preserve"> PAGEREF _Toc233105506 \h </w:instrText>
            </w:r>
            <w:r>
              <w:rPr>
                <w:noProof/>
                <w:webHidden/>
              </w:rPr>
            </w:r>
            <w:r>
              <w:rPr>
                <w:noProof/>
                <w:webHidden/>
              </w:rPr>
              <w:fldChar w:fldCharType="separate"/>
            </w:r>
            <w:r>
              <w:rPr>
                <w:noProof/>
                <w:webHidden/>
              </w:rPr>
              <w:t>85</w:t>
            </w:r>
            <w:r>
              <w:rPr>
                <w:noProof/>
                <w:webHidden/>
              </w:rPr>
              <w:fldChar w:fldCharType="end"/>
            </w:r>
          </w:hyperlink>
        </w:p>
        <w:p w14:paraId="5AB5572D" w14:textId="4026EED6" w:rsidR="00E32DA1" w:rsidRDefault="00E32DA1">
          <w:pPr>
            <w:pStyle w:val="TOC3"/>
            <w:rPr>
              <w:rFonts w:asciiTheme="minorHAnsi" w:hAnsiTheme="minorHAnsi" w:cstheme="minorBidi"/>
              <w:noProof/>
              <w:kern w:val="2"/>
              <w:sz w:val="24"/>
              <w:szCs w:val="24"/>
              <w14:ligatures w14:val="standardContextual"/>
            </w:rPr>
          </w:pPr>
          <w:hyperlink w:anchor="_Toc233105507" w:history="1">
            <w:r w:rsidRPr="0036535E">
              <w:rPr>
                <w:rStyle w:val="Hyperlink"/>
                <w:noProof/>
              </w:rPr>
              <w:t>4.13.3</w:t>
            </w:r>
            <w:r>
              <w:rPr>
                <w:rFonts w:asciiTheme="minorHAnsi" w:hAnsiTheme="minorHAnsi" w:cstheme="minorBidi"/>
                <w:noProof/>
                <w:kern w:val="2"/>
                <w:sz w:val="24"/>
                <w:szCs w:val="24"/>
                <w14:ligatures w14:val="standardContextual"/>
              </w:rPr>
              <w:tab/>
            </w:r>
            <w:r w:rsidRPr="0036535E">
              <w:rPr>
                <w:rStyle w:val="Hyperlink"/>
                <w:noProof/>
              </w:rPr>
              <w:t>RDS Policy</w:t>
            </w:r>
            <w:r>
              <w:rPr>
                <w:noProof/>
                <w:webHidden/>
              </w:rPr>
              <w:tab/>
            </w:r>
            <w:r>
              <w:rPr>
                <w:noProof/>
                <w:webHidden/>
              </w:rPr>
              <w:fldChar w:fldCharType="begin"/>
            </w:r>
            <w:r>
              <w:rPr>
                <w:noProof/>
                <w:webHidden/>
              </w:rPr>
              <w:instrText xml:space="preserve"> PAGEREF _Toc233105507 \h </w:instrText>
            </w:r>
            <w:r>
              <w:rPr>
                <w:noProof/>
                <w:webHidden/>
              </w:rPr>
            </w:r>
            <w:r>
              <w:rPr>
                <w:noProof/>
                <w:webHidden/>
              </w:rPr>
              <w:fldChar w:fldCharType="separate"/>
            </w:r>
            <w:r>
              <w:rPr>
                <w:noProof/>
                <w:webHidden/>
              </w:rPr>
              <w:t>85</w:t>
            </w:r>
            <w:r>
              <w:rPr>
                <w:noProof/>
                <w:webHidden/>
              </w:rPr>
              <w:fldChar w:fldCharType="end"/>
            </w:r>
          </w:hyperlink>
        </w:p>
        <w:p w14:paraId="79DE36DB" w14:textId="51DA171B" w:rsidR="00E32DA1" w:rsidRDefault="00E32DA1">
          <w:pPr>
            <w:pStyle w:val="TOC2"/>
            <w:rPr>
              <w:rFonts w:asciiTheme="minorHAnsi" w:hAnsiTheme="minorHAnsi" w:cstheme="minorBidi"/>
              <w:smallCaps w:val="0"/>
              <w:noProof/>
              <w:kern w:val="2"/>
              <w:sz w:val="24"/>
              <w:szCs w:val="24"/>
              <w14:ligatures w14:val="standardContextual"/>
            </w:rPr>
          </w:pPr>
          <w:hyperlink w:anchor="_Toc233105508" w:history="1">
            <w:r w:rsidRPr="0036535E">
              <w:rPr>
                <w:rStyle w:val="Hyperlink"/>
                <w:noProof/>
              </w:rPr>
              <w:t>4.14</w:t>
            </w:r>
            <w:r>
              <w:rPr>
                <w:rFonts w:asciiTheme="minorHAnsi" w:hAnsiTheme="minorHAnsi" w:cstheme="minorBidi"/>
                <w:smallCaps w:val="0"/>
                <w:noProof/>
                <w:kern w:val="2"/>
                <w:sz w:val="24"/>
                <w:szCs w:val="24"/>
                <w14:ligatures w14:val="standardContextual"/>
              </w:rPr>
              <w:tab/>
            </w:r>
            <w:r w:rsidRPr="0036535E">
              <w:rPr>
                <w:rStyle w:val="Hyperlink"/>
                <w:noProof/>
              </w:rPr>
              <w:t>The Logging Service</w:t>
            </w:r>
            <w:r>
              <w:rPr>
                <w:noProof/>
                <w:webHidden/>
              </w:rPr>
              <w:tab/>
            </w:r>
            <w:r>
              <w:rPr>
                <w:noProof/>
                <w:webHidden/>
              </w:rPr>
              <w:fldChar w:fldCharType="begin"/>
            </w:r>
            <w:r>
              <w:rPr>
                <w:noProof/>
                <w:webHidden/>
              </w:rPr>
              <w:instrText xml:space="preserve"> PAGEREF _Toc233105508 \h </w:instrText>
            </w:r>
            <w:r>
              <w:rPr>
                <w:noProof/>
                <w:webHidden/>
              </w:rPr>
            </w:r>
            <w:r>
              <w:rPr>
                <w:noProof/>
                <w:webHidden/>
              </w:rPr>
              <w:fldChar w:fldCharType="separate"/>
            </w:r>
            <w:r>
              <w:rPr>
                <w:noProof/>
                <w:webHidden/>
              </w:rPr>
              <w:t>85</w:t>
            </w:r>
            <w:r>
              <w:rPr>
                <w:noProof/>
                <w:webHidden/>
              </w:rPr>
              <w:fldChar w:fldCharType="end"/>
            </w:r>
          </w:hyperlink>
        </w:p>
        <w:p w14:paraId="5CEB63C5" w14:textId="61A65BAD" w:rsidR="00E32DA1" w:rsidRDefault="00E32DA1">
          <w:pPr>
            <w:pStyle w:val="TOC3"/>
            <w:rPr>
              <w:rFonts w:asciiTheme="minorHAnsi" w:hAnsiTheme="minorHAnsi" w:cstheme="minorBidi"/>
              <w:noProof/>
              <w:kern w:val="2"/>
              <w:sz w:val="24"/>
              <w:szCs w:val="24"/>
              <w14:ligatures w14:val="standardContextual"/>
            </w:rPr>
          </w:pPr>
          <w:hyperlink w:anchor="_Toc233105509" w:history="1">
            <w:r w:rsidRPr="0036535E">
              <w:rPr>
                <w:rStyle w:val="Hyperlink"/>
                <w:noProof/>
              </w:rPr>
              <w:t>4.14.1</w:t>
            </w:r>
            <w:r>
              <w:rPr>
                <w:rFonts w:asciiTheme="minorHAnsi" w:hAnsiTheme="minorHAnsi" w:cstheme="minorBidi"/>
                <w:noProof/>
                <w:kern w:val="2"/>
                <w:sz w:val="24"/>
                <w:szCs w:val="24"/>
                <w14:ligatures w14:val="standardContextual"/>
              </w:rPr>
              <w:tab/>
            </w:r>
            <w:r w:rsidRPr="0036535E">
              <w:rPr>
                <w:rStyle w:val="Hyperlink"/>
                <w:noProof/>
              </w:rPr>
              <w:t>LogEvents</w:t>
            </w:r>
            <w:r>
              <w:rPr>
                <w:noProof/>
                <w:webHidden/>
              </w:rPr>
              <w:tab/>
            </w:r>
            <w:r>
              <w:rPr>
                <w:noProof/>
                <w:webHidden/>
              </w:rPr>
              <w:fldChar w:fldCharType="begin"/>
            </w:r>
            <w:r>
              <w:rPr>
                <w:noProof/>
                <w:webHidden/>
              </w:rPr>
              <w:instrText xml:space="preserve"> PAGEREF _Toc233105509 \h </w:instrText>
            </w:r>
            <w:r>
              <w:rPr>
                <w:noProof/>
                <w:webHidden/>
              </w:rPr>
            </w:r>
            <w:r>
              <w:rPr>
                <w:noProof/>
                <w:webHidden/>
              </w:rPr>
              <w:fldChar w:fldCharType="separate"/>
            </w:r>
            <w:r>
              <w:rPr>
                <w:noProof/>
                <w:webHidden/>
              </w:rPr>
              <w:t>86</w:t>
            </w:r>
            <w:r>
              <w:rPr>
                <w:noProof/>
                <w:webHidden/>
              </w:rPr>
              <w:fldChar w:fldCharType="end"/>
            </w:r>
          </w:hyperlink>
        </w:p>
        <w:p w14:paraId="4D5F7247" w14:textId="1BAFAFA3" w:rsidR="00E32DA1" w:rsidRDefault="00E32DA1">
          <w:pPr>
            <w:pStyle w:val="TOC3"/>
            <w:rPr>
              <w:rFonts w:asciiTheme="minorHAnsi" w:hAnsiTheme="minorHAnsi" w:cstheme="minorBidi"/>
              <w:noProof/>
              <w:kern w:val="2"/>
              <w:sz w:val="24"/>
              <w:szCs w:val="24"/>
              <w14:ligatures w14:val="standardContextual"/>
            </w:rPr>
          </w:pPr>
          <w:hyperlink w:anchor="_Toc233105510" w:history="1">
            <w:r w:rsidRPr="0036535E">
              <w:rPr>
                <w:rStyle w:val="Hyperlink"/>
                <w:noProof/>
              </w:rPr>
              <w:t>4.14.2</w:t>
            </w:r>
            <w:r>
              <w:rPr>
                <w:rFonts w:asciiTheme="minorHAnsi" w:hAnsiTheme="minorHAnsi" w:cstheme="minorBidi"/>
                <w:noProof/>
                <w:kern w:val="2"/>
                <w:sz w:val="24"/>
                <w:szCs w:val="24"/>
                <w14:ligatures w14:val="standardContextual"/>
              </w:rPr>
              <w:tab/>
            </w:r>
            <w:r w:rsidRPr="0036535E">
              <w:rPr>
                <w:rStyle w:val="Hyperlink"/>
                <w:noProof/>
              </w:rPr>
              <w:t>Instant Recall Recorder (IRR) Policy</w:t>
            </w:r>
            <w:r>
              <w:rPr>
                <w:noProof/>
                <w:webHidden/>
              </w:rPr>
              <w:tab/>
            </w:r>
            <w:r>
              <w:rPr>
                <w:noProof/>
                <w:webHidden/>
              </w:rPr>
              <w:fldChar w:fldCharType="begin"/>
            </w:r>
            <w:r>
              <w:rPr>
                <w:noProof/>
                <w:webHidden/>
              </w:rPr>
              <w:instrText xml:space="preserve"> PAGEREF _Toc233105510 \h </w:instrText>
            </w:r>
            <w:r>
              <w:rPr>
                <w:noProof/>
                <w:webHidden/>
              </w:rPr>
            </w:r>
            <w:r>
              <w:rPr>
                <w:noProof/>
                <w:webHidden/>
              </w:rPr>
              <w:fldChar w:fldCharType="separate"/>
            </w:r>
            <w:r>
              <w:rPr>
                <w:noProof/>
                <w:webHidden/>
              </w:rPr>
              <w:t>90</w:t>
            </w:r>
            <w:r>
              <w:rPr>
                <w:noProof/>
                <w:webHidden/>
              </w:rPr>
              <w:fldChar w:fldCharType="end"/>
            </w:r>
          </w:hyperlink>
        </w:p>
        <w:p w14:paraId="61AFF558" w14:textId="7F811CB3" w:rsidR="00E32DA1" w:rsidRDefault="00E32DA1">
          <w:pPr>
            <w:pStyle w:val="TOC2"/>
            <w:rPr>
              <w:rFonts w:asciiTheme="minorHAnsi" w:hAnsiTheme="minorHAnsi" w:cstheme="minorBidi"/>
              <w:smallCaps w:val="0"/>
              <w:noProof/>
              <w:kern w:val="2"/>
              <w:sz w:val="24"/>
              <w:szCs w:val="24"/>
              <w14:ligatures w14:val="standardContextual"/>
            </w:rPr>
          </w:pPr>
          <w:hyperlink w:anchor="_Toc233105511" w:history="1">
            <w:r w:rsidRPr="0036535E">
              <w:rPr>
                <w:rStyle w:val="Hyperlink"/>
                <w:noProof/>
              </w:rPr>
              <w:t>4.15</w:t>
            </w:r>
            <w:r>
              <w:rPr>
                <w:rFonts w:asciiTheme="minorHAnsi" w:hAnsiTheme="minorHAnsi" w:cstheme="minorBidi"/>
                <w:smallCaps w:val="0"/>
                <w:noProof/>
                <w:kern w:val="2"/>
                <w:sz w:val="24"/>
                <w:szCs w:val="24"/>
                <w14:ligatures w14:val="standardContextual"/>
              </w:rPr>
              <w:tab/>
            </w:r>
            <w:r w:rsidRPr="0036535E">
              <w:rPr>
                <w:rStyle w:val="Hyperlink"/>
                <w:noProof/>
              </w:rPr>
              <w:t>LogEventReplicator FE</w:t>
            </w:r>
            <w:r>
              <w:rPr>
                <w:noProof/>
                <w:webHidden/>
              </w:rPr>
              <w:tab/>
            </w:r>
            <w:r>
              <w:rPr>
                <w:noProof/>
                <w:webHidden/>
              </w:rPr>
              <w:fldChar w:fldCharType="begin"/>
            </w:r>
            <w:r>
              <w:rPr>
                <w:noProof/>
                <w:webHidden/>
              </w:rPr>
              <w:instrText xml:space="preserve"> PAGEREF _Toc233105511 \h </w:instrText>
            </w:r>
            <w:r>
              <w:rPr>
                <w:noProof/>
                <w:webHidden/>
              </w:rPr>
            </w:r>
            <w:r>
              <w:rPr>
                <w:noProof/>
                <w:webHidden/>
              </w:rPr>
              <w:fldChar w:fldCharType="separate"/>
            </w:r>
            <w:r>
              <w:rPr>
                <w:noProof/>
                <w:webHidden/>
              </w:rPr>
              <w:t>90</w:t>
            </w:r>
            <w:r>
              <w:rPr>
                <w:noProof/>
                <w:webHidden/>
              </w:rPr>
              <w:fldChar w:fldCharType="end"/>
            </w:r>
          </w:hyperlink>
        </w:p>
        <w:p w14:paraId="36640BDC" w14:textId="312A0BF1" w:rsidR="00E32DA1" w:rsidRDefault="00E32DA1">
          <w:pPr>
            <w:pStyle w:val="TOC2"/>
            <w:rPr>
              <w:rFonts w:asciiTheme="minorHAnsi" w:hAnsiTheme="minorHAnsi" w:cstheme="minorBidi"/>
              <w:smallCaps w:val="0"/>
              <w:noProof/>
              <w:kern w:val="2"/>
              <w:sz w:val="24"/>
              <w:szCs w:val="24"/>
              <w14:ligatures w14:val="standardContextual"/>
            </w:rPr>
          </w:pPr>
          <w:hyperlink w:anchor="_Toc233105512" w:history="1">
            <w:r w:rsidRPr="0036535E">
              <w:rPr>
                <w:rStyle w:val="Hyperlink"/>
                <w:noProof/>
              </w:rPr>
              <w:t>4.16</w:t>
            </w:r>
            <w:r>
              <w:rPr>
                <w:rFonts w:asciiTheme="minorHAnsi" w:hAnsiTheme="minorHAnsi" w:cstheme="minorBidi"/>
                <w:smallCaps w:val="0"/>
                <w:noProof/>
                <w:kern w:val="2"/>
                <w:sz w:val="24"/>
                <w:szCs w:val="24"/>
                <w14:ligatures w14:val="standardContextual"/>
              </w:rPr>
              <w:tab/>
            </w:r>
            <w:r w:rsidRPr="0036535E">
              <w:rPr>
                <w:rStyle w:val="Hyperlink"/>
                <w:noProof/>
              </w:rPr>
              <w:t>Management Information System (MIS) FE</w:t>
            </w:r>
            <w:r>
              <w:rPr>
                <w:noProof/>
                <w:webHidden/>
              </w:rPr>
              <w:tab/>
            </w:r>
            <w:r>
              <w:rPr>
                <w:noProof/>
                <w:webHidden/>
              </w:rPr>
              <w:fldChar w:fldCharType="begin"/>
            </w:r>
            <w:r>
              <w:rPr>
                <w:noProof/>
                <w:webHidden/>
              </w:rPr>
              <w:instrText xml:space="preserve"> PAGEREF _Toc233105512 \h </w:instrText>
            </w:r>
            <w:r>
              <w:rPr>
                <w:noProof/>
                <w:webHidden/>
              </w:rPr>
            </w:r>
            <w:r>
              <w:rPr>
                <w:noProof/>
                <w:webHidden/>
              </w:rPr>
              <w:fldChar w:fldCharType="separate"/>
            </w:r>
            <w:r>
              <w:rPr>
                <w:noProof/>
                <w:webHidden/>
              </w:rPr>
              <w:t>91</w:t>
            </w:r>
            <w:r>
              <w:rPr>
                <w:noProof/>
                <w:webHidden/>
              </w:rPr>
              <w:fldChar w:fldCharType="end"/>
            </w:r>
          </w:hyperlink>
        </w:p>
        <w:p w14:paraId="3727B710" w14:textId="17CB61DC" w:rsidR="00E32DA1" w:rsidRDefault="00E32DA1">
          <w:pPr>
            <w:pStyle w:val="TOC2"/>
            <w:rPr>
              <w:rFonts w:asciiTheme="minorHAnsi" w:hAnsiTheme="minorHAnsi" w:cstheme="minorBidi"/>
              <w:smallCaps w:val="0"/>
              <w:noProof/>
              <w:kern w:val="2"/>
              <w:sz w:val="24"/>
              <w:szCs w:val="24"/>
              <w14:ligatures w14:val="standardContextual"/>
            </w:rPr>
          </w:pPr>
          <w:hyperlink w:anchor="_Toc233105513" w:history="1">
            <w:r w:rsidRPr="0036535E">
              <w:rPr>
                <w:rStyle w:val="Hyperlink"/>
                <w:noProof/>
              </w:rPr>
              <w:t>4.17</w:t>
            </w:r>
            <w:r>
              <w:rPr>
                <w:rFonts w:asciiTheme="minorHAnsi" w:hAnsiTheme="minorHAnsi" w:cstheme="minorBidi"/>
                <w:smallCaps w:val="0"/>
                <w:noProof/>
                <w:kern w:val="2"/>
                <w:sz w:val="24"/>
                <w:szCs w:val="24"/>
                <w14:ligatures w14:val="standardContextual"/>
              </w:rPr>
              <w:tab/>
            </w:r>
            <w:r w:rsidRPr="0036535E">
              <w:rPr>
                <w:rStyle w:val="Hyperlink"/>
                <w:noProof/>
              </w:rPr>
              <w:t>Push-To-Talk (PTT) System Services FE</w:t>
            </w:r>
            <w:r>
              <w:rPr>
                <w:noProof/>
                <w:webHidden/>
              </w:rPr>
              <w:tab/>
            </w:r>
            <w:r>
              <w:rPr>
                <w:noProof/>
                <w:webHidden/>
              </w:rPr>
              <w:fldChar w:fldCharType="begin"/>
            </w:r>
            <w:r>
              <w:rPr>
                <w:noProof/>
                <w:webHidden/>
              </w:rPr>
              <w:instrText xml:space="preserve"> PAGEREF _Toc233105513 \h </w:instrText>
            </w:r>
            <w:r>
              <w:rPr>
                <w:noProof/>
                <w:webHidden/>
              </w:rPr>
            </w:r>
            <w:r>
              <w:rPr>
                <w:noProof/>
                <w:webHidden/>
              </w:rPr>
              <w:fldChar w:fldCharType="separate"/>
            </w:r>
            <w:r>
              <w:rPr>
                <w:noProof/>
                <w:webHidden/>
              </w:rPr>
              <w:t>91</w:t>
            </w:r>
            <w:r>
              <w:rPr>
                <w:noProof/>
                <w:webHidden/>
              </w:rPr>
              <w:fldChar w:fldCharType="end"/>
            </w:r>
          </w:hyperlink>
        </w:p>
        <w:p w14:paraId="09A6A6E0" w14:textId="77333948" w:rsidR="00E32DA1" w:rsidRDefault="00E32DA1">
          <w:pPr>
            <w:pStyle w:val="TOC3"/>
            <w:rPr>
              <w:rFonts w:asciiTheme="minorHAnsi" w:hAnsiTheme="minorHAnsi" w:cstheme="minorBidi"/>
              <w:noProof/>
              <w:kern w:val="2"/>
              <w:sz w:val="24"/>
              <w:szCs w:val="24"/>
              <w14:ligatures w14:val="standardContextual"/>
            </w:rPr>
          </w:pPr>
          <w:hyperlink w:anchor="_Toc233105514" w:history="1">
            <w:r w:rsidRPr="0036535E">
              <w:rPr>
                <w:rStyle w:val="Hyperlink"/>
                <w:noProof/>
              </w:rPr>
              <w:t>4.17.1</w:t>
            </w:r>
            <w:r>
              <w:rPr>
                <w:rFonts w:asciiTheme="minorHAnsi" w:hAnsiTheme="minorHAnsi" w:cstheme="minorBidi"/>
                <w:noProof/>
                <w:kern w:val="2"/>
                <w:sz w:val="24"/>
                <w:szCs w:val="24"/>
                <w14:ligatures w14:val="standardContextual"/>
              </w:rPr>
              <w:tab/>
            </w:r>
            <w:r w:rsidRPr="0036535E">
              <w:rPr>
                <w:rStyle w:val="Hyperlink"/>
                <w:noProof/>
              </w:rPr>
              <w:t>PTT Logging Interface</w:t>
            </w:r>
            <w:r>
              <w:rPr>
                <w:noProof/>
                <w:webHidden/>
              </w:rPr>
              <w:tab/>
            </w:r>
            <w:r>
              <w:rPr>
                <w:noProof/>
                <w:webHidden/>
              </w:rPr>
              <w:fldChar w:fldCharType="begin"/>
            </w:r>
            <w:r>
              <w:rPr>
                <w:noProof/>
                <w:webHidden/>
              </w:rPr>
              <w:instrText xml:space="preserve"> PAGEREF _Toc233105514 \h </w:instrText>
            </w:r>
            <w:r>
              <w:rPr>
                <w:noProof/>
                <w:webHidden/>
              </w:rPr>
            </w:r>
            <w:r>
              <w:rPr>
                <w:noProof/>
                <w:webHidden/>
              </w:rPr>
              <w:fldChar w:fldCharType="separate"/>
            </w:r>
            <w:r>
              <w:rPr>
                <w:noProof/>
                <w:webHidden/>
              </w:rPr>
              <w:t>92</w:t>
            </w:r>
            <w:r>
              <w:rPr>
                <w:noProof/>
                <w:webHidden/>
              </w:rPr>
              <w:fldChar w:fldCharType="end"/>
            </w:r>
          </w:hyperlink>
        </w:p>
        <w:p w14:paraId="595C8C7B" w14:textId="6AE23456" w:rsidR="00E32DA1" w:rsidRDefault="00E32DA1">
          <w:pPr>
            <w:pStyle w:val="TOC3"/>
            <w:rPr>
              <w:rFonts w:asciiTheme="minorHAnsi" w:hAnsiTheme="minorHAnsi" w:cstheme="minorBidi"/>
              <w:noProof/>
              <w:kern w:val="2"/>
              <w:sz w:val="24"/>
              <w:szCs w:val="24"/>
              <w14:ligatures w14:val="standardContextual"/>
            </w:rPr>
          </w:pPr>
          <w:hyperlink w:anchor="_Toc233105515" w:history="1">
            <w:r w:rsidRPr="0036535E">
              <w:rPr>
                <w:rStyle w:val="Hyperlink"/>
                <w:noProof/>
              </w:rPr>
              <w:t>4.17.2</w:t>
            </w:r>
            <w:r>
              <w:rPr>
                <w:rFonts w:asciiTheme="minorHAnsi" w:hAnsiTheme="minorHAnsi" w:cstheme="minorBidi"/>
                <w:noProof/>
                <w:kern w:val="2"/>
                <w:sz w:val="24"/>
                <w:szCs w:val="24"/>
                <w14:ligatures w14:val="standardContextual"/>
              </w:rPr>
              <w:tab/>
            </w:r>
            <w:r w:rsidRPr="0036535E">
              <w:rPr>
                <w:rStyle w:val="Hyperlink"/>
                <w:noProof/>
              </w:rPr>
              <w:t>PTT System Services FE Presence Server Interface</w:t>
            </w:r>
            <w:r>
              <w:rPr>
                <w:noProof/>
                <w:webHidden/>
              </w:rPr>
              <w:tab/>
            </w:r>
            <w:r>
              <w:rPr>
                <w:noProof/>
                <w:webHidden/>
              </w:rPr>
              <w:fldChar w:fldCharType="begin"/>
            </w:r>
            <w:r>
              <w:rPr>
                <w:noProof/>
                <w:webHidden/>
              </w:rPr>
              <w:instrText xml:space="preserve"> PAGEREF _Toc233105515 \h </w:instrText>
            </w:r>
            <w:r>
              <w:rPr>
                <w:noProof/>
                <w:webHidden/>
              </w:rPr>
            </w:r>
            <w:r>
              <w:rPr>
                <w:noProof/>
                <w:webHidden/>
              </w:rPr>
              <w:fldChar w:fldCharType="separate"/>
            </w:r>
            <w:r>
              <w:rPr>
                <w:noProof/>
                <w:webHidden/>
              </w:rPr>
              <w:t>96</w:t>
            </w:r>
            <w:r>
              <w:rPr>
                <w:noProof/>
                <w:webHidden/>
              </w:rPr>
              <w:fldChar w:fldCharType="end"/>
            </w:r>
          </w:hyperlink>
        </w:p>
        <w:p w14:paraId="4E8631DC" w14:textId="033EE8C8" w:rsidR="00E32DA1" w:rsidRDefault="00E32DA1">
          <w:pPr>
            <w:pStyle w:val="TOC2"/>
            <w:rPr>
              <w:rFonts w:asciiTheme="minorHAnsi" w:hAnsiTheme="minorHAnsi" w:cstheme="minorBidi"/>
              <w:smallCaps w:val="0"/>
              <w:noProof/>
              <w:kern w:val="2"/>
              <w:sz w:val="24"/>
              <w:szCs w:val="24"/>
              <w14:ligatures w14:val="standardContextual"/>
            </w:rPr>
          </w:pPr>
          <w:hyperlink w:anchor="_Toc233105516" w:history="1">
            <w:r w:rsidRPr="0036535E">
              <w:rPr>
                <w:rStyle w:val="Hyperlink"/>
                <w:noProof/>
              </w:rPr>
              <w:t>4.18</w:t>
            </w:r>
            <w:r>
              <w:rPr>
                <w:rFonts w:asciiTheme="minorHAnsi" w:hAnsiTheme="minorHAnsi" w:cstheme="minorBidi"/>
                <w:smallCaps w:val="0"/>
                <w:noProof/>
                <w:kern w:val="2"/>
                <w:sz w:val="24"/>
                <w:szCs w:val="24"/>
                <w14:ligatures w14:val="standardContextual"/>
              </w:rPr>
              <w:tab/>
            </w:r>
            <w:r w:rsidRPr="0036535E">
              <w:rPr>
                <w:rStyle w:val="Hyperlink"/>
                <w:noProof/>
              </w:rPr>
              <w:t>Use of NGCS Element State and Service State</w:t>
            </w:r>
            <w:r>
              <w:rPr>
                <w:noProof/>
                <w:webHidden/>
              </w:rPr>
              <w:tab/>
            </w:r>
            <w:r>
              <w:rPr>
                <w:noProof/>
                <w:webHidden/>
              </w:rPr>
              <w:fldChar w:fldCharType="begin"/>
            </w:r>
            <w:r>
              <w:rPr>
                <w:noProof/>
                <w:webHidden/>
              </w:rPr>
              <w:instrText xml:space="preserve"> PAGEREF _Toc233105516 \h </w:instrText>
            </w:r>
            <w:r>
              <w:rPr>
                <w:noProof/>
                <w:webHidden/>
              </w:rPr>
            </w:r>
            <w:r>
              <w:rPr>
                <w:noProof/>
                <w:webHidden/>
              </w:rPr>
              <w:fldChar w:fldCharType="separate"/>
            </w:r>
            <w:r>
              <w:rPr>
                <w:noProof/>
                <w:webHidden/>
              </w:rPr>
              <w:t>96</w:t>
            </w:r>
            <w:r>
              <w:rPr>
                <w:noProof/>
                <w:webHidden/>
              </w:rPr>
              <w:fldChar w:fldCharType="end"/>
            </w:r>
          </w:hyperlink>
        </w:p>
        <w:p w14:paraId="0D33A356" w14:textId="628A9EC1" w:rsidR="00E32DA1" w:rsidRDefault="00E32DA1">
          <w:pPr>
            <w:pStyle w:val="TOC2"/>
            <w:rPr>
              <w:rFonts w:asciiTheme="minorHAnsi" w:hAnsiTheme="minorHAnsi" w:cstheme="minorBidi"/>
              <w:smallCaps w:val="0"/>
              <w:noProof/>
              <w:kern w:val="2"/>
              <w:sz w:val="24"/>
              <w:szCs w:val="24"/>
              <w14:ligatures w14:val="standardContextual"/>
            </w:rPr>
          </w:pPr>
          <w:hyperlink w:anchor="_Toc233105517" w:history="1">
            <w:r w:rsidRPr="0036535E">
              <w:rPr>
                <w:rStyle w:val="Hyperlink"/>
                <w:noProof/>
              </w:rPr>
              <w:t>4.19</w:t>
            </w:r>
            <w:r>
              <w:rPr>
                <w:rFonts w:asciiTheme="minorHAnsi" w:hAnsiTheme="minorHAnsi" w:cstheme="minorBidi"/>
                <w:smallCaps w:val="0"/>
                <w:noProof/>
                <w:kern w:val="2"/>
                <w:sz w:val="24"/>
                <w:szCs w:val="24"/>
                <w14:ligatures w14:val="standardContextual"/>
              </w:rPr>
              <w:tab/>
            </w:r>
            <w:r w:rsidRPr="0036535E">
              <w:rPr>
                <w:rStyle w:val="Hyperlink"/>
                <w:noProof/>
              </w:rPr>
              <w:t>Time Server</w:t>
            </w:r>
            <w:r>
              <w:rPr>
                <w:noProof/>
                <w:webHidden/>
              </w:rPr>
              <w:tab/>
            </w:r>
            <w:r>
              <w:rPr>
                <w:noProof/>
                <w:webHidden/>
              </w:rPr>
              <w:fldChar w:fldCharType="begin"/>
            </w:r>
            <w:r>
              <w:rPr>
                <w:noProof/>
                <w:webHidden/>
              </w:rPr>
              <w:instrText xml:space="preserve"> PAGEREF _Toc233105517 \h </w:instrText>
            </w:r>
            <w:r>
              <w:rPr>
                <w:noProof/>
                <w:webHidden/>
              </w:rPr>
            </w:r>
            <w:r>
              <w:rPr>
                <w:noProof/>
                <w:webHidden/>
              </w:rPr>
              <w:fldChar w:fldCharType="separate"/>
            </w:r>
            <w:r>
              <w:rPr>
                <w:noProof/>
                <w:webHidden/>
              </w:rPr>
              <w:t>96</w:t>
            </w:r>
            <w:r>
              <w:rPr>
                <w:noProof/>
                <w:webHidden/>
              </w:rPr>
              <w:fldChar w:fldCharType="end"/>
            </w:r>
          </w:hyperlink>
        </w:p>
        <w:p w14:paraId="110DC8A0" w14:textId="497043C1" w:rsidR="00E32DA1" w:rsidRDefault="00E32DA1">
          <w:pPr>
            <w:pStyle w:val="TOC2"/>
            <w:rPr>
              <w:rFonts w:asciiTheme="minorHAnsi" w:hAnsiTheme="minorHAnsi" w:cstheme="minorBidi"/>
              <w:smallCaps w:val="0"/>
              <w:noProof/>
              <w:kern w:val="2"/>
              <w:sz w:val="24"/>
              <w:szCs w:val="24"/>
              <w14:ligatures w14:val="standardContextual"/>
            </w:rPr>
          </w:pPr>
          <w:hyperlink w:anchor="_Toc233105518" w:history="1">
            <w:r w:rsidRPr="0036535E">
              <w:rPr>
                <w:rStyle w:val="Hyperlink"/>
                <w:noProof/>
              </w:rPr>
              <w:t>4.20</w:t>
            </w:r>
            <w:r>
              <w:rPr>
                <w:rFonts w:asciiTheme="minorHAnsi" w:hAnsiTheme="minorHAnsi" w:cstheme="minorBidi"/>
                <w:smallCaps w:val="0"/>
                <w:noProof/>
                <w:kern w:val="2"/>
                <w:sz w:val="24"/>
                <w:szCs w:val="24"/>
                <w14:ligatures w14:val="standardContextual"/>
              </w:rPr>
              <w:tab/>
            </w:r>
            <w:r w:rsidRPr="0036535E">
              <w:rPr>
                <w:rStyle w:val="Hyperlink"/>
                <w:noProof/>
              </w:rPr>
              <w:t>Service/Agency Locator (S/AL)</w:t>
            </w:r>
            <w:r>
              <w:rPr>
                <w:noProof/>
                <w:webHidden/>
              </w:rPr>
              <w:tab/>
            </w:r>
            <w:r>
              <w:rPr>
                <w:noProof/>
                <w:webHidden/>
              </w:rPr>
              <w:fldChar w:fldCharType="begin"/>
            </w:r>
            <w:r>
              <w:rPr>
                <w:noProof/>
                <w:webHidden/>
              </w:rPr>
              <w:instrText xml:space="preserve"> PAGEREF _Toc233105518 \h </w:instrText>
            </w:r>
            <w:r>
              <w:rPr>
                <w:noProof/>
                <w:webHidden/>
              </w:rPr>
            </w:r>
            <w:r>
              <w:rPr>
                <w:noProof/>
                <w:webHidden/>
              </w:rPr>
              <w:fldChar w:fldCharType="separate"/>
            </w:r>
            <w:r>
              <w:rPr>
                <w:noProof/>
                <w:webHidden/>
              </w:rPr>
              <w:t>96</w:t>
            </w:r>
            <w:r>
              <w:rPr>
                <w:noProof/>
                <w:webHidden/>
              </w:rPr>
              <w:fldChar w:fldCharType="end"/>
            </w:r>
          </w:hyperlink>
        </w:p>
        <w:p w14:paraId="58D6664F" w14:textId="336897A0" w:rsidR="00E32DA1" w:rsidRDefault="00E32DA1">
          <w:pPr>
            <w:pStyle w:val="TOC2"/>
            <w:rPr>
              <w:rFonts w:asciiTheme="minorHAnsi" w:hAnsiTheme="minorHAnsi" w:cstheme="minorBidi"/>
              <w:smallCaps w:val="0"/>
              <w:noProof/>
              <w:kern w:val="2"/>
              <w:sz w:val="24"/>
              <w:szCs w:val="24"/>
              <w14:ligatures w14:val="standardContextual"/>
            </w:rPr>
          </w:pPr>
          <w:hyperlink w:anchor="_Toc233105519" w:history="1">
            <w:r w:rsidRPr="0036535E">
              <w:rPr>
                <w:rStyle w:val="Hyperlink"/>
                <w:noProof/>
              </w:rPr>
              <w:t>4.21</w:t>
            </w:r>
            <w:r>
              <w:rPr>
                <w:rFonts w:asciiTheme="minorHAnsi" w:hAnsiTheme="minorHAnsi" w:cstheme="minorBidi"/>
                <w:smallCaps w:val="0"/>
                <w:noProof/>
                <w:kern w:val="2"/>
                <w:sz w:val="24"/>
                <w:szCs w:val="24"/>
                <w14:ligatures w14:val="standardContextual"/>
              </w:rPr>
              <w:tab/>
            </w:r>
            <w:r w:rsidRPr="0036535E">
              <w:rPr>
                <w:rStyle w:val="Hyperlink"/>
                <w:noProof/>
              </w:rPr>
              <w:t>Use of Discrepancy Reporting</w:t>
            </w:r>
            <w:r>
              <w:rPr>
                <w:noProof/>
                <w:webHidden/>
              </w:rPr>
              <w:tab/>
            </w:r>
            <w:r>
              <w:rPr>
                <w:noProof/>
                <w:webHidden/>
              </w:rPr>
              <w:fldChar w:fldCharType="begin"/>
            </w:r>
            <w:r>
              <w:rPr>
                <w:noProof/>
                <w:webHidden/>
              </w:rPr>
              <w:instrText xml:space="preserve"> PAGEREF _Toc233105519 \h </w:instrText>
            </w:r>
            <w:r>
              <w:rPr>
                <w:noProof/>
                <w:webHidden/>
              </w:rPr>
            </w:r>
            <w:r>
              <w:rPr>
                <w:noProof/>
                <w:webHidden/>
              </w:rPr>
              <w:fldChar w:fldCharType="separate"/>
            </w:r>
            <w:r>
              <w:rPr>
                <w:noProof/>
                <w:webHidden/>
              </w:rPr>
              <w:t>96</w:t>
            </w:r>
            <w:r>
              <w:rPr>
                <w:noProof/>
                <w:webHidden/>
              </w:rPr>
              <w:fldChar w:fldCharType="end"/>
            </w:r>
          </w:hyperlink>
        </w:p>
        <w:p w14:paraId="341FC9C7" w14:textId="2AEB9D82" w:rsidR="00E32DA1" w:rsidRDefault="00E32DA1">
          <w:pPr>
            <w:pStyle w:val="TOC1"/>
            <w:rPr>
              <w:rFonts w:asciiTheme="minorHAnsi" w:eastAsiaTheme="minorEastAsia" w:hAnsiTheme="minorHAnsi" w:cstheme="minorBidi"/>
              <w:b w:val="0"/>
              <w:caps w:val="0"/>
              <w:noProof/>
              <w:kern w:val="2"/>
              <w:sz w:val="24"/>
              <w:szCs w:val="24"/>
              <w14:ligatures w14:val="standardContextual"/>
            </w:rPr>
          </w:pPr>
          <w:hyperlink w:anchor="_Toc233105520" w:history="1">
            <w:r w:rsidRPr="0036535E">
              <w:rPr>
                <w:rStyle w:val="Hyperlink"/>
                <w:noProof/>
              </w:rPr>
              <w:t>5</w:t>
            </w:r>
            <w:r>
              <w:rPr>
                <w:rFonts w:asciiTheme="minorHAnsi" w:eastAsiaTheme="minorEastAsia" w:hAnsiTheme="minorHAnsi" w:cstheme="minorBidi"/>
                <w:b w:val="0"/>
                <w:caps w:val="0"/>
                <w:noProof/>
                <w:kern w:val="2"/>
                <w:sz w:val="24"/>
                <w:szCs w:val="24"/>
                <w14:ligatures w14:val="standardContextual"/>
              </w:rPr>
              <w:tab/>
            </w:r>
            <w:r w:rsidRPr="0036535E">
              <w:rPr>
                <w:rStyle w:val="Hyperlink"/>
                <w:noProof/>
              </w:rPr>
              <w:t>Registries</w:t>
            </w:r>
            <w:r>
              <w:rPr>
                <w:noProof/>
                <w:webHidden/>
              </w:rPr>
              <w:tab/>
            </w:r>
            <w:r>
              <w:rPr>
                <w:noProof/>
                <w:webHidden/>
              </w:rPr>
              <w:fldChar w:fldCharType="begin"/>
            </w:r>
            <w:r>
              <w:rPr>
                <w:noProof/>
                <w:webHidden/>
              </w:rPr>
              <w:instrText xml:space="preserve"> PAGEREF _Toc233105520 \h </w:instrText>
            </w:r>
            <w:r>
              <w:rPr>
                <w:noProof/>
                <w:webHidden/>
              </w:rPr>
            </w:r>
            <w:r>
              <w:rPr>
                <w:noProof/>
                <w:webHidden/>
              </w:rPr>
              <w:fldChar w:fldCharType="separate"/>
            </w:r>
            <w:r>
              <w:rPr>
                <w:noProof/>
                <w:webHidden/>
              </w:rPr>
              <w:t>97</w:t>
            </w:r>
            <w:r>
              <w:rPr>
                <w:noProof/>
                <w:webHidden/>
              </w:rPr>
              <w:fldChar w:fldCharType="end"/>
            </w:r>
          </w:hyperlink>
        </w:p>
        <w:p w14:paraId="428CB268" w14:textId="0B7BC20A" w:rsidR="00E32DA1" w:rsidRDefault="00E32DA1">
          <w:pPr>
            <w:pStyle w:val="TOC2"/>
            <w:rPr>
              <w:rFonts w:asciiTheme="minorHAnsi" w:hAnsiTheme="minorHAnsi" w:cstheme="minorBidi"/>
              <w:smallCaps w:val="0"/>
              <w:noProof/>
              <w:kern w:val="2"/>
              <w:sz w:val="24"/>
              <w:szCs w:val="24"/>
              <w14:ligatures w14:val="standardContextual"/>
            </w:rPr>
          </w:pPr>
          <w:hyperlink w:anchor="_Toc233105521" w:history="1">
            <w:r w:rsidRPr="0036535E">
              <w:rPr>
                <w:rStyle w:val="Hyperlink"/>
                <w:noProof/>
              </w:rPr>
              <w:t>5.1</w:t>
            </w:r>
            <w:r>
              <w:rPr>
                <w:rFonts w:asciiTheme="minorHAnsi" w:hAnsiTheme="minorHAnsi" w:cstheme="minorBidi"/>
                <w:smallCaps w:val="0"/>
                <w:noProof/>
                <w:kern w:val="2"/>
                <w:sz w:val="24"/>
                <w:szCs w:val="24"/>
                <w14:ligatures w14:val="standardContextual"/>
              </w:rPr>
              <w:tab/>
            </w:r>
            <w:r w:rsidRPr="0036535E">
              <w:rPr>
                <w:rStyle w:val="Hyperlink"/>
                <w:noProof/>
              </w:rPr>
              <w:t>IANA Registry Actions</w:t>
            </w:r>
            <w:r>
              <w:rPr>
                <w:noProof/>
                <w:webHidden/>
              </w:rPr>
              <w:tab/>
            </w:r>
            <w:r>
              <w:rPr>
                <w:noProof/>
                <w:webHidden/>
              </w:rPr>
              <w:fldChar w:fldCharType="begin"/>
            </w:r>
            <w:r>
              <w:rPr>
                <w:noProof/>
                <w:webHidden/>
              </w:rPr>
              <w:instrText xml:space="preserve"> PAGEREF _Toc233105521 \h </w:instrText>
            </w:r>
            <w:r>
              <w:rPr>
                <w:noProof/>
                <w:webHidden/>
              </w:rPr>
            </w:r>
            <w:r>
              <w:rPr>
                <w:noProof/>
                <w:webHidden/>
              </w:rPr>
              <w:fldChar w:fldCharType="separate"/>
            </w:r>
            <w:r>
              <w:rPr>
                <w:noProof/>
                <w:webHidden/>
              </w:rPr>
              <w:t>98</w:t>
            </w:r>
            <w:r>
              <w:rPr>
                <w:noProof/>
                <w:webHidden/>
              </w:rPr>
              <w:fldChar w:fldCharType="end"/>
            </w:r>
          </w:hyperlink>
        </w:p>
        <w:p w14:paraId="2AA514D4" w14:textId="2DF9BCC6" w:rsidR="00E32DA1" w:rsidRDefault="00E32DA1">
          <w:pPr>
            <w:pStyle w:val="TOC3"/>
            <w:rPr>
              <w:rFonts w:asciiTheme="minorHAnsi" w:hAnsiTheme="minorHAnsi" w:cstheme="minorBidi"/>
              <w:noProof/>
              <w:kern w:val="2"/>
              <w:sz w:val="24"/>
              <w:szCs w:val="24"/>
              <w14:ligatures w14:val="standardContextual"/>
            </w:rPr>
          </w:pPr>
          <w:hyperlink w:anchor="_Toc233105522" w:history="1">
            <w:r w:rsidRPr="0036535E">
              <w:rPr>
                <w:rStyle w:val="Hyperlink"/>
                <w:noProof/>
              </w:rPr>
              <w:t>5.1.1</w:t>
            </w:r>
            <w:r>
              <w:rPr>
                <w:rFonts w:asciiTheme="minorHAnsi" w:hAnsiTheme="minorHAnsi" w:cstheme="minorBidi"/>
                <w:noProof/>
                <w:kern w:val="2"/>
                <w:sz w:val="24"/>
                <w:szCs w:val="24"/>
                <w14:ligatures w14:val="standardContextual"/>
              </w:rPr>
              <w:tab/>
            </w:r>
            <w:r w:rsidRPr="0036535E">
              <w:rPr>
                <w:rStyle w:val="Hyperlink"/>
                <w:noProof/>
              </w:rPr>
              <w:t>New “Agent Reason Codes” registry</w:t>
            </w:r>
            <w:r>
              <w:rPr>
                <w:noProof/>
                <w:webHidden/>
              </w:rPr>
              <w:tab/>
            </w:r>
            <w:r>
              <w:rPr>
                <w:noProof/>
                <w:webHidden/>
              </w:rPr>
              <w:fldChar w:fldCharType="begin"/>
            </w:r>
            <w:r>
              <w:rPr>
                <w:noProof/>
                <w:webHidden/>
              </w:rPr>
              <w:instrText xml:space="preserve"> PAGEREF _Toc233105522 \h </w:instrText>
            </w:r>
            <w:r>
              <w:rPr>
                <w:noProof/>
                <w:webHidden/>
              </w:rPr>
            </w:r>
            <w:r>
              <w:rPr>
                <w:noProof/>
                <w:webHidden/>
              </w:rPr>
              <w:fldChar w:fldCharType="separate"/>
            </w:r>
            <w:r>
              <w:rPr>
                <w:noProof/>
                <w:webHidden/>
              </w:rPr>
              <w:t>98</w:t>
            </w:r>
            <w:r>
              <w:rPr>
                <w:noProof/>
                <w:webHidden/>
              </w:rPr>
              <w:fldChar w:fldCharType="end"/>
            </w:r>
          </w:hyperlink>
        </w:p>
        <w:p w14:paraId="1A1CC2B7" w14:textId="027B2F70" w:rsidR="00E32DA1" w:rsidRDefault="00E32DA1">
          <w:pPr>
            <w:pStyle w:val="TOC3"/>
            <w:rPr>
              <w:rFonts w:asciiTheme="minorHAnsi" w:hAnsiTheme="minorHAnsi" w:cstheme="minorBidi"/>
              <w:noProof/>
              <w:kern w:val="2"/>
              <w:sz w:val="24"/>
              <w:szCs w:val="24"/>
              <w14:ligatures w14:val="standardContextual"/>
            </w:rPr>
          </w:pPr>
          <w:hyperlink w:anchor="_Toc233105523" w:history="1">
            <w:r w:rsidRPr="0036535E">
              <w:rPr>
                <w:rStyle w:val="Hyperlink"/>
                <w:noProof/>
              </w:rPr>
              <w:t>5.1.2</w:t>
            </w:r>
            <w:r>
              <w:rPr>
                <w:rFonts w:asciiTheme="minorHAnsi" w:hAnsiTheme="minorHAnsi" w:cstheme="minorBidi"/>
                <w:noProof/>
                <w:kern w:val="2"/>
                <w:sz w:val="24"/>
                <w:szCs w:val="24"/>
                <w14:ligatures w14:val="standardContextual"/>
              </w:rPr>
              <w:tab/>
            </w:r>
            <w:r w:rsidRPr="0036535E">
              <w:rPr>
                <w:rStyle w:val="Hyperlink"/>
                <w:noProof/>
              </w:rPr>
              <w:t>New Values for “Service Names” registry</w:t>
            </w:r>
            <w:r>
              <w:rPr>
                <w:noProof/>
                <w:webHidden/>
              </w:rPr>
              <w:tab/>
            </w:r>
            <w:r>
              <w:rPr>
                <w:noProof/>
                <w:webHidden/>
              </w:rPr>
              <w:fldChar w:fldCharType="begin"/>
            </w:r>
            <w:r>
              <w:rPr>
                <w:noProof/>
                <w:webHidden/>
              </w:rPr>
              <w:instrText xml:space="preserve"> PAGEREF _Toc233105523 \h </w:instrText>
            </w:r>
            <w:r>
              <w:rPr>
                <w:noProof/>
                <w:webHidden/>
              </w:rPr>
            </w:r>
            <w:r>
              <w:rPr>
                <w:noProof/>
                <w:webHidden/>
              </w:rPr>
              <w:fldChar w:fldCharType="separate"/>
            </w:r>
            <w:r>
              <w:rPr>
                <w:noProof/>
                <w:webHidden/>
              </w:rPr>
              <w:t>98</w:t>
            </w:r>
            <w:r>
              <w:rPr>
                <w:noProof/>
                <w:webHidden/>
              </w:rPr>
              <w:fldChar w:fldCharType="end"/>
            </w:r>
          </w:hyperlink>
        </w:p>
        <w:p w14:paraId="5C6694B6" w14:textId="49D898BA" w:rsidR="00E32DA1" w:rsidRDefault="00E32DA1">
          <w:pPr>
            <w:pStyle w:val="TOC3"/>
            <w:rPr>
              <w:rFonts w:asciiTheme="minorHAnsi" w:hAnsiTheme="minorHAnsi" w:cstheme="minorBidi"/>
              <w:noProof/>
              <w:kern w:val="2"/>
              <w:sz w:val="24"/>
              <w:szCs w:val="24"/>
              <w14:ligatures w14:val="standardContextual"/>
            </w:rPr>
          </w:pPr>
          <w:hyperlink w:anchor="_Toc233105524" w:history="1">
            <w:r w:rsidRPr="0036535E">
              <w:rPr>
                <w:rStyle w:val="Hyperlink"/>
                <w:noProof/>
              </w:rPr>
              <w:t>5.1.3</w:t>
            </w:r>
            <w:r>
              <w:rPr>
                <w:rFonts w:asciiTheme="minorHAnsi" w:hAnsiTheme="minorHAnsi" w:cstheme="minorBidi"/>
                <w:noProof/>
                <w:kern w:val="2"/>
                <w:sz w:val="24"/>
                <w:szCs w:val="24"/>
                <w14:ligatures w14:val="standardContextual"/>
              </w:rPr>
              <w:tab/>
            </w:r>
            <w:r w:rsidRPr="0036535E">
              <w:rPr>
                <w:rStyle w:val="Hyperlink"/>
                <w:noProof/>
              </w:rPr>
              <w:t>New Values for “Interface Names” registry</w:t>
            </w:r>
            <w:r>
              <w:rPr>
                <w:noProof/>
                <w:webHidden/>
              </w:rPr>
              <w:tab/>
            </w:r>
            <w:r>
              <w:rPr>
                <w:noProof/>
                <w:webHidden/>
              </w:rPr>
              <w:fldChar w:fldCharType="begin"/>
            </w:r>
            <w:r>
              <w:rPr>
                <w:noProof/>
                <w:webHidden/>
              </w:rPr>
              <w:instrText xml:space="preserve"> PAGEREF _Toc233105524 \h </w:instrText>
            </w:r>
            <w:r>
              <w:rPr>
                <w:noProof/>
                <w:webHidden/>
              </w:rPr>
            </w:r>
            <w:r>
              <w:rPr>
                <w:noProof/>
                <w:webHidden/>
              </w:rPr>
              <w:fldChar w:fldCharType="separate"/>
            </w:r>
            <w:r>
              <w:rPr>
                <w:noProof/>
                <w:webHidden/>
              </w:rPr>
              <w:t>99</w:t>
            </w:r>
            <w:r>
              <w:rPr>
                <w:noProof/>
                <w:webHidden/>
              </w:rPr>
              <w:fldChar w:fldCharType="end"/>
            </w:r>
          </w:hyperlink>
        </w:p>
        <w:p w14:paraId="6663E6BA" w14:textId="4F0701EE" w:rsidR="00E32DA1" w:rsidRDefault="00E32DA1">
          <w:pPr>
            <w:pStyle w:val="TOC3"/>
            <w:rPr>
              <w:rFonts w:asciiTheme="minorHAnsi" w:hAnsiTheme="minorHAnsi" w:cstheme="minorBidi"/>
              <w:noProof/>
              <w:kern w:val="2"/>
              <w:sz w:val="24"/>
              <w:szCs w:val="24"/>
              <w14:ligatures w14:val="standardContextual"/>
            </w:rPr>
          </w:pPr>
          <w:hyperlink w:anchor="_Toc233105525" w:history="1">
            <w:r w:rsidRPr="0036535E">
              <w:rPr>
                <w:rStyle w:val="Hyperlink"/>
                <w:noProof/>
              </w:rPr>
              <w:t>5.1.4</w:t>
            </w:r>
            <w:r>
              <w:rPr>
                <w:rFonts w:asciiTheme="minorHAnsi" w:hAnsiTheme="minorHAnsi" w:cstheme="minorBidi"/>
                <w:noProof/>
                <w:kern w:val="2"/>
                <w:sz w:val="24"/>
                <w:szCs w:val="24"/>
                <w14:ligatures w14:val="standardContextual"/>
              </w:rPr>
              <w:tab/>
            </w:r>
            <w:r w:rsidRPr="0036535E">
              <w:rPr>
                <w:rStyle w:val="Hyperlink"/>
                <w:noProof/>
              </w:rPr>
              <w:t>New Values for “Policy Types” Registry</w:t>
            </w:r>
            <w:r>
              <w:rPr>
                <w:noProof/>
                <w:webHidden/>
              </w:rPr>
              <w:tab/>
            </w:r>
            <w:r>
              <w:rPr>
                <w:noProof/>
                <w:webHidden/>
              </w:rPr>
              <w:fldChar w:fldCharType="begin"/>
            </w:r>
            <w:r>
              <w:rPr>
                <w:noProof/>
                <w:webHidden/>
              </w:rPr>
              <w:instrText xml:space="preserve"> PAGEREF _Toc233105525 \h </w:instrText>
            </w:r>
            <w:r>
              <w:rPr>
                <w:noProof/>
                <w:webHidden/>
              </w:rPr>
            </w:r>
            <w:r>
              <w:rPr>
                <w:noProof/>
                <w:webHidden/>
              </w:rPr>
              <w:fldChar w:fldCharType="separate"/>
            </w:r>
            <w:r>
              <w:rPr>
                <w:noProof/>
                <w:webHidden/>
              </w:rPr>
              <w:t>99</w:t>
            </w:r>
            <w:r>
              <w:rPr>
                <w:noProof/>
                <w:webHidden/>
              </w:rPr>
              <w:fldChar w:fldCharType="end"/>
            </w:r>
          </w:hyperlink>
        </w:p>
        <w:p w14:paraId="21975AE5" w14:textId="25F4BF80" w:rsidR="00E32DA1" w:rsidRDefault="00E32DA1">
          <w:pPr>
            <w:pStyle w:val="TOC1"/>
            <w:rPr>
              <w:rFonts w:asciiTheme="minorHAnsi" w:eastAsiaTheme="minorEastAsia" w:hAnsiTheme="minorHAnsi" w:cstheme="minorBidi"/>
              <w:b w:val="0"/>
              <w:caps w:val="0"/>
              <w:noProof/>
              <w:kern w:val="2"/>
              <w:sz w:val="24"/>
              <w:szCs w:val="24"/>
              <w14:ligatures w14:val="standardContextual"/>
            </w:rPr>
          </w:pPr>
          <w:hyperlink w:anchor="_Toc233105526" w:history="1">
            <w:r w:rsidRPr="0036535E">
              <w:rPr>
                <w:rStyle w:val="Hyperlink"/>
                <w:noProof/>
              </w:rPr>
              <w:t>6</w:t>
            </w:r>
            <w:r>
              <w:rPr>
                <w:rFonts w:asciiTheme="minorHAnsi" w:eastAsiaTheme="minorEastAsia" w:hAnsiTheme="minorHAnsi" w:cstheme="minorBidi"/>
                <w:b w:val="0"/>
                <w:caps w:val="0"/>
                <w:noProof/>
                <w:kern w:val="2"/>
                <w:sz w:val="24"/>
                <w:szCs w:val="24"/>
                <w14:ligatures w14:val="standardContextual"/>
              </w:rPr>
              <w:tab/>
            </w:r>
            <w:r w:rsidRPr="0036535E">
              <w:rPr>
                <w:rStyle w:val="Hyperlink"/>
                <w:noProof/>
              </w:rPr>
              <w:t>Dependencies</w:t>
            </w:r>
            <w:r>
              <w:rPr>
                <w:noProof/>
                <w:webHidden/>
              </w:rPr>
              <w:tab/>
            </w:r>
            <w:r>
              <w:rPr>
                <w:noProof/>
                <w:webHidden/>
              </w:rPr>
              <w:fldChar w:fldCharType="begin"/>
            </w:r>
            <w:r>
              <w:rPr>
                <w:noProof/>
                <w:webHidden/>
              </w:rPr>
              <w:instrText xml:space="preserve"> PAGEREF _Toc233105526 \h </w:instrText>
            </w:r>
            <w:r>
              <w:rPr>
                <w:noProof/>
                <w:webHidden/>
              </w:rPr>
            </w:r>
            <w:r>
              <w:rPr>
                <w:noProof/>
                <w:webHidden/>
              </w:rPr>
              <w:fldChar w:fldCharType="separate"/>
            </w:r>
            <w:r>
              <w:rPr>
                <w:noProof/>
                <w:webHidden/>
              </w:rPr>
              <w:t>100</w:t>
            </w:r>
            <w:r>
              <w:rPr>
                <w:noProof/>
                <w:webHidden/>
              </w:rPr>
              <w:fldChar w:fldCharType="end"/>
            </w:r>
          </w:hyperlink>
        </w:p>
        <w:p w14:paraId="4686B731" w14:textId="34452F5C" w:rsidR="00E32DA1" w:rsidRDefault="00E32DA1">
          <w:pPr>
            <w:pStyle w:val="TOC1"/>
            <w:rPr>
              <w:rFonts w:asciiTheme="minorHAnsi" w:eastAsiaTheme="minorEastAsia" w:hAnsiTheme="minorHAnsi" w:cstheme="minorBidi"/>
              <w:b w:val="0"/>
              <w:caps w:val="0"/>
              <w:noProof/>
              <w:kern w:val="2"/>
              <w:sz w:val="24"/>
              <w:szCs w:val="24"/>
              <w14:ligatures w14:val="standardContextual"/>
            </w:rPr>
          </w:pPr>
          <w:hyperlink w:anchor="_Toc233105527" w:history="1">
            <w:r w:rsidRPr="0036535E">
              <w:rPr>
                <w:rStyle w:val="Hyperlink"/>
                <w:noProof/>
              </w:rPr>
              <w:t>7</w:t>
            </w:r>
            <w:r>
              <w:rPr>
                <w:rFonts w:asciiTheme="minorHAnsi" w:eastAsiaTheme="minorEastAsia" w:hAnsiTheme="minorHAnsi" w:cstheme="minorBidi"/>
                <w:b w:val="0"/>
                <w:caps w:val="0"/>
                <w:noProof/>
                <w:kern w:val="2"/>
                <w:sz w:val="24"/>
                <w:szCs w:val="24"/>
                <w14:ligatures w14:val="standardContextual"/>
              </w:rPr>
              <w:tab/>
            </w:r>
            <w:r w:rsidRPr="0036535E">
              <w:rPr>
                <w:rStyle w:val="Hyperlink"/>
                <w:noProof/>
              </w:rPr>
              <w:t>Impacts and Considerations</w:t>
            </w:r>
            <w:r>
              <w:rPr>
                <w:noProof/>
                <w:webHidden/>
              </w:rPr>
              <w:tab/>
            </w:r>
            <w:r>
              <w:rPr>
                <w:noProof/>
                <w:webHidden/>
              </w:rPr>
              <w:fldChar w:fldCharType="begin"/>
            </w:r>
            <w:r>
              <w:rPr>
                <w:noProof/>
                <w:webHidden/>
              </w:rPr>
              <w:instrText xml:space="preserve"> PAGEREF _Toc233105527 \h </w:instrText>
            </w:r>
            <w:r>
              <w:rPr>
                <w:noProof/>
                <w:webHidden/>
              </w:rPr>
            </w:r>
            <w:r>
              <w:rPr>
                <w:noProof/>
                <w:webHidden/>
              </w:rPr>
              <w:fldChar w:fldCharType="separate"/>
            </w:r>
            <w:r>
              <w:rPr>
                <w:noProof/>
                <w:webHidden/>
              </w:rPr>
              <w:t>100</w:t>
            </w:r>
            <w:r>
              <w:rPr>
                <w:noProof/>
                <w:webHidden/>
              </w:rPr>
              <w:fldChar w:fldCharType="end"/>
            </w:r>
          </w:hyperlink>
        </w:p>
        <w:p w14:paraId="392EAEE3" w14:textId="14183B40" w:rsidR="00E32DA1" w:rsidRDefault="00E32DA1">
          <w:pPr>
            <w:pStyle w:val="TOC1"/>
            <w:rPr>
              <w:rFonts w:asciiTheme="minorHAnsi" w:eastAsiaTheme="minorEastAsia" w:hAnsiTheme="minorHAnsi" w:cstheme="minorBidi"/>
              <w:b w:val="0"/>
              <w:caps w:val="0"/>
              <w:noProof/>
              <w:kern w:val="2"/>
              <w:sz w:val="24"/>
              <w:szCs w:val="24"/>
              <w14:ligatures w14:val="standardContextual"/>
            </w:rPr>
          </w:pPr>
          <w:hyperlink w:anchor="_Toc233105528" w:history="1">
            <w:r w:rsidRPr="0036535E">
              <w:rPr>
                <w:rStyle w:val="Hyperlink"/>
                <w:noProof/>
              </w:rPr>
              <w:t>8</w:t>
            </w:r>
            <w:r>
              <w:rPr>
                <w:rFonts w:asciiTheme="minorHAnsi" w:eastAsiaTheme="minorEastAsia" w:hAnsiTheme="minorHAnsi" w:cstheme="minorBidi"/>
                <w:b w:val="0"/>
                <w:caps w:val="0"/>
                <w:noProof/>
                <w:kern w:val="2"/>
                <w:sz w:val="24"/>
                <w:szCs w:val="24"/>
                <w14:ligatures w14:val="standardContextual"/>
              </w:rPr>
              <w:tab/>
            </w:r>
            <w:r w:rsidRPr="0036535E">
              <w:rPr>
                <w:rStyle w:val="Hyperlink"/>
                <w:noProof/>
              </w:rPr>
              <w:t>Recommendations for Additional Development Work</w:t>
            </w:r>
            <w:r>
              <w:rPr>
                <w:noProof/>
                <w:webHidden/>
              </w:rPr>
              <w:tab/>
            </w:r>
            <w:r>
              <w:rPr>
                <w:noProof/>
                <w:webHidden/>
              </w:rPr>
              <w:fldChar w:fldCharType="begin"/>
            </w:r>
            <w:r>
              <w:rPr>
                <w:noProof/>
                <w:webHidden/>
              </w:rPr>
              <w:instrText xml:space="preserve"> PAGEREF _Toc233105528 \h </w:instrText>
            </w:r>
            <w:r>
              <w:rPr>
                <w:noProof/>
                <w:webHidden/>
              </w:rPr>
            </w:r>
            <w:r>
              <w:rPr>
                <w:noProof/>
                <w:webHidden/>
              </w:rPr>
              <w:fldChar w:fldCharType="separate"/>
            </w:r>
            <w:r>
              <w:rPr>
                <w:noProof/>
                <w:webHidden/>
              </w:rPr>
              <w:t>101</w:t>
            </w:r>
            <w:r>
              <w:rPr>
                <w:noProof/>
                <w:webHidden/>
              </w:rPr>
              <w:fldChar w:fldCharType="end"/>
            </w:r>
          </w:hyperlink>
        </w:p>
        <w:p w14:paraId="4EF81D5F" w14:textId="743F9ECB" w:rsidR="00E32DA1" w:rsidRDefault="00E32DA1">
          <w:pPr>
            <w:pStyle w:val="TOC1"/>
            <w:rPr>
              <w:rFonts w:asciiTheme="minorHAnsi" w:eastAsiaTheme="minorEastAsia" w:hAnsiTheme="minorHAnsi" w:cstheme="minorBidi"/>
              <w:b w:val="0"/>
              <w:caps w:val="0"/>
              <w:noProof/>
              <w:kern w:val="2"/>
              <w:sz w:val="24"/>
              <w:szCs w:val="24"/>
              <w14:ligatures w14:val="standardContextual"/>
            </w:rPr>
          </w:pPr>
          <w:hyperlink w:anchor="_Toc233105532" w:history="1">
            <w:r w:rsidRPr="0036535E">
              <w:rPr>
                <w:rStyle w:val="Hyperlink"/>
                <w:noProof/>
              </w:rPr>
              <w:t>9</w:t>
            </w:r>
            <w:r>
              <w:rPr>
                <w:rFonts w:asciiTheme="minorHAnsi" w:eastAsiaTheme="minorEastAsia" w:hAnsiTheme="minorHAnsi" w:cstheme="minorBidi"/>
                <w:b w:val="0"/>
                <w:caps w:val="0"/>
                <w:noProof/>
                <w:kern w:val="2"/>
                <w:sz w:val="24"/>
                <w:szCs w:val="24"/>
                <w14:ligatures w14:val="standardContextual"/>
              </w:rPr>
              <w:tab/>
            </w:r>
            <w:r w:rsidRPr="0036535E">
              <w:rPr>
                <w:rStyle w:val="Hyperlink"/>
                <w:noProof/>
              </w:rPr>
              <w:t>Abbreviations, Terms, and Definitions</w:t>
            </w:r>
            <w:r>
              <w:rPr>
                <w:noProof/>
                <w:webHidden/>
              </w:rPr>
              <w:tab/>
            </w:r>
            <w:r>
              <w:rPr>
                <w:noProof/>
                <w:webHidden/>
              </w:rPr>
              <w:fldChar w:fldCharType="begin"/>
            </w:r>
            <w:r>
              <w:rPr>
                <w:noProof/>
                <w:webHidden/>
              </w:rPr>
              <w:instrText xml:space="preserve"> PAGEREF _Toc233105532 \h </w:instrText>
            </w:r>
            <w:r>
              <w:rPr>
                <w:noProof/>
                <w:webHidden/>
              </w:rPr>
            </w:r>
            <w:r>
              <w:rPr>
                <w:noProof/>
                <w:webHidden/>
              </w:rPr>
              <w:fldChar w:fldCharType="separate"/>
            </w:r>
            <w:r>
              <w:rPr>
                <w:noProof/>
                <w:webHidden/>
              </w:rPr>
              <w:t>104</w:t>
            </w:r>
            <w:r>
              <w:rPr>
                <w:noProof/>
                <w:webHidden/>
              </w:rPr>
              <w:fldChar w:fldCharType="end"/>
            </w:r>
          </w:hyperlink>
        </w:p>
        <w:p w14:paraId="1F8B965D" w14:textId="0CBCC59E" w:rsidR="00E32DA1" w:rsidRDefault="00E32DA1">
          <w:pPr>
            <w:pStyle w:val="TOC1"/>
            <w:rPr>
              <w:rFonts w:asciiTheme="minorHAnsi" w:eastAsiaTheme="minorEastAsia" w:hAnsiTheme="minorHAnsi" w:cstheme="minorBidi"/>
              <w:b w:val="0"/>
              <w:caps w:val="0"/>
              <w:noProof/>
              <w:kern w:val="2"/>
              <w:sz w:val="24"/>
              <w:szCs w:val="24"/>
              <w14:ligatures w14:val="standardContextual"/>
            </w:rPr>
          </w:pPr>
          <w:hyperlink w:anchor="_Toc233105533" w:history="1">
            <w:r w:rsidRPr="0036535E">
              <w:rPr>
                <w:rStyle w:val="Hyperlink"/>
                <w:noProof/>
              </w:rPr>
              <w:t>10</w:t>
            </w:r>
            <w:r>
              <w:rPr>
                <w:rFonts w:asciiTheme="minorHAnsi" w:eastAsiaTheme="minorEastAsia" w:hAnsiTheme="minorHAnsi" w:cstheme="minorBidi"/>
                <w:b w:val="0"/>
                <w:caps w:val="0"/>
                <w:noProof/>
                <w:kern w:val="2"/>
                <w:sz w:val="24"/>
                <w:szCs w:val="24"/>
                <w14:ligatures w14:val="standardContextual"/>
              </w:rPr>
              <w:tab/>
            </w:r>
            <w:r w:rsidRPr="0036535E">
              <w:rPr>
                <w:rStyle w:val="Hyperlink"/>
                <w:noProof/>
              </w:rPr>
              <w:t>References</w:t>
            </w:r>
            <w:r>
              <w:rPr>
                <w:noProof/>
                <w:webHidden/>
              </w:rPr>
              <w:tab/>
            </w:r>
            <w:r>
              <w:rPr>
                <w:noProof/>
                <w:webHidden/>
              </w:rPr>
              <w:fldChar w:fldCharType="begin"/>
            </w:r>
            <w:r>
              <w:rPr>
                <w:noProof/>
                <w:webHidden/>
              </w:rPr>
              <w:instrText xml:space="preserve"> PAGEREF _Toc233105533 \h </w:instrText>
            </w:r>
            <w:r>
              <w:rPr>
                <w:noProof/>
                <w:webHidden/>
              </w:rPr>
            </w:r>
            <w:r>
              <w:rPr>
                <w:noProof/>
                <w:webHidden/>
              </w:rPr>
              <w:fldChar w:fldCharType="separate"/>
            </w:r>
            <w:r>
              <w:rPr>
                <w:noProof/>
                <w:webHidden/>
              </w:rPr>
              <w:t>120</w:t>
            </w:r>
            <w:r>
              <w:rPr>
                <w:noProof/>
                <w:webHidden/>
              </w:rPr>
              <w:fldChar w:fldCharType="end"/>
            </w:r>
          </w:hyperlink>
        </w:p>
        <w:p w14:paraId="491420E3" w14:textId="39CAE7D4" w:rsidR="00E32DA1" w:rsidRDefault="00E32DA1">
          <w:pPr>
            <w:pStyle w:val="TOC1"/>
            <w:rPr>
              <w:rFonts w:asciiTheme="minorHAnsi" w:eastAsiaTheme="minorEastAsia" w:hAnsiTheme="minorHAnsi" w:cstheme="minorBidi"/>
              <w:b w:val="0"/>
              <w:caps w:val="0"/>
              <w:noProof/>
              <w:kern w:val="2"/>
              <w:sz w:val="24"/>
              <w:szCs w:val="24"/>
              <w14:ligatures w14:val="standardContextual"/>
            </w:rPr>
          </w:pPr>
          <w:hyperlink w:anchor="_Toc233105534" w:history="1">
            <w:r w:rsidRPr="0036535E">
              <w:rPr>
                <w:rStyle w:val="Hyperlink"/>
                <w:noProof/>
              </w:rPr>
              <w:t>11</w:t>
            </w:r>
            <w:r>
              <w:rPr>
                <w:rFonts w:asciiTheme="minorHAnsi" w:eastAsiaTheme="minorEastAsia" w:hAnsiTheme="minorHAnsi" w:cstheme="minorBidi"/>
                <w:b w:val="0"/>
                <w:caps w:val="0"/>
                <w:noProof/>
                <w:kern w:val="2"/>
                <w:sz w:val="24"/>
                <w:szCs w:val="24"/>
                <w14:ligatures w14:val="standardContextual"/>
              </w:rPr>
              <w:tab/>
            </w:r>
            <w:r w:rsidRPr="0036535E">
              <w:rPr>
                <w:rStyle w:val="Hyperlink"/>
                <w:noProof/>
              </w:rPr>
              <w:t>Appendices</w:t>
            </w:r>
            <w:r>
              <w:rPr>
                <w:noProof/>
                <w:webHidden/>
              </w:rPr>
              <w:tab/>
            </w:r>
            <w:r>
              <w:rPr>
                <w:noProof/>
                <w:webHidden/>
              </w:rPr>
              <w:fldChar w:fldCharType="begin"/>
            </w:r>
            <w:r>
              <w:rPr>
                <w:noProof/>
                <w:webHidden/>
              </w:rPr>
              <w:instrText xml:space="preserve"> PAGEREF _Toc233105534 \h </w:instrText>
            </w:r>
            <w:r>
              <w:rPr>
                <w:noProof/>
                <w:webHidden/>
              </w:rPr>
            </w:r>
            <w:r>
              <w:rPr>
                <w:noProof/>
                <w:webHidden/>
              </w:rPr>
              <w:fldChar w:fldCharType="separate"/>
            </w:r>
            <w:r>
              <w:rPr>
                <w:noProof/>
                <w:webHidden/>
              </w:rPr>
              <w:t>125</w:t>
            </w:r>
            <w:r>
              <w:rPr>
                <w:noProof/>
                <w:webHidden/>
              </w:rPr>
              <w:fldChar w:fldCharType="end"/>
            </w:r>
          </w:hyperlink>
        </w:p>
        <w:p w14:paraId="243E79A9" w14:textId="1D47640A" w:rsidR="00E32DA1" w:rsidRDefault="00E32DA1">
          <w:pPr>
            <w:pStyle w:val="TOC2"/>
            <w:rPr>
              <w:rFonts w:asciiTheme="minorHAnsi" w:hAnsiTheme="minorHAnsi" w:cstheme="minorBidi"/>
              <w:smallCaps w:val="0"/>
              <w:noProof/>
              <w:kern w:val="2"/>
              <w:sz w:val="24"/>
              <w:szCs w:val="24"/>
              <w14:ligatures w14:val="standardContextual"/>
            </w:rPr>
          </w:pPr>
          <w:hyperlink w:anchor="_Toc233105535" w:history="1">
            <w:r w:rsidRPr="0036535E">
              <w:rPr>
                <w:rStyle w:val="Hyperlink"/>
                <w:noProof/>
              </w:rPr>
              <w:t>11.1</w:t>
            </w:r>
            <w:r>
              <w:rPr>
                <w:rFonts w:asciiTheme="minorHAnsi" w:hAnsiTheme="minorHAnsi" w:cstheme="minorBidi"/>
                <w:smallCaps w:val="0"/>
                <w:noProof/>
                <w:kern w:val="2"/>
                <w:sz w:val="24"/>
                <w:szCs w:val="24"/>
                <w14:ligatures w14:val="standardContextual"/>
              </w:rPr>
              <w:tab/>
            </w:r>
            <w:r w:rsidRPr="0036535E">
              <w:rPr>
                <w:rStyle w:val="Hyperlink"/>
                <w:noProof/>
              </w:rPr>
              <w:t>Appendix A—DRM Policy Examples</w:t>
            </w:r>
            <w:r>
              <w:rPr>
                <w:noProof/>
                <w:webHidden/>
              </w:rPr>
              <w:tab/>
            </w:r>
            <w:r>
              <w:rPr>
                <w:noProof/>
                <w:webHidden/>
              </w:rPr>
              <w:fldChar w:fldCharType="begin"/>
            </w:r>
            <w:r>
              <w:rPr>
                <w:noProof/>
                <w:webHidden/>
              </w:rPr>
              <w:instrText xml:space="preserve"> PAGEREF _Toc233105535 \h </w:instrText>
            </w:r>
            <w:r>
              <w:rPr>
                <w:noProof/>
                <w:webHidden/>
              </w:rPr>
            </w:r>
            <w:r>
              <w:rPr>
                <w:noProof/>
                <w:webHidden/>
              </w:rPr>
              <w:fldChar w:fldCharType="separate"/>
            </w:r>
            <w:r>
              <w:rPr>
                <w:noProof/>
                <w:webHidden/>
              </w:rPr>
              <w:t>125</w:t>
            </w:r>
            <w:r>
              <w:rPr>
                <w:noProof/>
                <w:webHidden/>
              </w:rPr>
              <w:fldChar w:fldCharType="end"/>
            </w:r>
          </w:hyperlink>
        </w:p>
        <w:p w14:paraId="0BCE1008" w14:textId="5928A948" w:rsidR="00E32DA1" w:rsidRDefault="00E32DA1">
          <w:pPr>
            <w:pStyle w:val="TOC3"/>
            <w:rPr>
              <w:rFonts w:asciiTheme="minorHAnsi" w:hAnsiTheme="minorHAnsi" w:cstheme="minorBidi"/>
              <w:noProof/>
              <w:kern w:val="2"/>
              <w:sz w:val="24"/>
              <w:szCs w:val="24"/>
              <w14:ligatures w14:val="standardContextual"/>
            </w:rPr>
          </w:pPr>
          <w:hyperlink w:anchor="_Toc233105536" w:history="1">
            <w:r w:rsidRPr="0036535E">
              <w:rPr>
                <w:rStyle w:val="Hyperlink"/>
                <w:bCs/>
                <w:noProof/>
              </w:rPr>
              <w:t>11.1.1</w:t>
            </w:r>
            <w:r>
              <w:rPr>
                <w:rFonts w:asciiTheme="minorHAnsi" w:hAnsiTheme="minorHAnsi" w:cstheme="minorBidi"/>
                <w:noProof/>
                <w:kern w:val="2"/>
                <w:sz w:val="24"/>
                <w:szCs w:val="24"/>
                <w14:ligatures w14:val="standardContextual"/>
              </w:rPr>
              <w:tab/>
            </w:r>
            <w:r w:rsidRPr="0036535E">
              <w:rPr>
                <w:rStyle w:val="Hyperlink"/>
                <w:bCs/>
                <w:noProof/>
              </w:rPr>
              <w:t>IRR Policy Example</w:t>
            </w:r>
            <w:r>
              <w:rPr>
                <w:noProof/>
                <w:webHidden/>
              </w:rPr>
              <w:tab/>
            </w:r>
            <w:r>
              <w:rPr>
                <w:noProof/>
                <w:webHidden/>
              </w:rPr>
              <w:fldChar w:fldCharType="begin"/>
            </w:r>
            <w:r>
              <w:rPr>
                <w:noProof/>
                <w:webHidden/>
              </w:rPr>
              <w:instrText xml:space="preserve"> PAGEREF _Toc233105536 \h </w:instrText>
            </w:r>
            <w:r>
              <w:rPr>
                <w:noProof/>
                <w:webHidden/>
              </w:rPr>
            </w:r>
            <w:r>
              <w:rPr>
                <w:noProof/>
                <w:webHidden/>
              </w:rPr>
              <w:fldChar w:fldCharType="separate"/>
            </w:r>
            <w:r>
              <w:rPr>
                <w:noProof/>
                <w:webHidden/>
              </w:rPr>
              <w:t>125</w:t>
            </w:r>
            <w:r>
              <w:rPr>
                <w:noProof/>
                <w:webHidden/>
              </w:rPr>
              <w:fldChar w:fldCharType="end"/>
            </w:r>
          </w:hyperlink>
        </w:p>
        <w:p w14:paraId="7B49A8E4" w14:textId="13CC37DE" w:rsidR="00E32DA1" w:rsidRDefault="00E32DA1">
          <w:pPr>
            <w:pStyle w:val="TOC2"/>
            <w:rPr>
              <w:rFonts w:asciiTheme="minorHAnsi" w:hAnsiTheme="minorHAnsi" w:cstheme="minorBidi"/>
              <w:smallCaps w:val="0"/>
              <w:noProof/>
              <w:kern w:val="2"/>
              <w:sz w:val="24"/>
              <w:szCs w:val="24"/>
              <w14:ligatures w14:val="standardContextual"/>
            </w:rPr>
          </w:pPr>
          <w:hyperlink w:anchor="_Toc233105537" w:history="1">
            <w:r w:rsidRPr="0036535E">
              <w:rPr>
                <w:rStyle w:val="Hyperlink"/>
                <w:noProof/>
              </w:rPr>
              <w:t>11.2</w:t>
            </w:r>
            <w:r>
              <w:rPr>
                <w:rFonts w:asciiTheme="minorHAnsi" w:hAnsiTheme="minorHAnsi" w:cstheme="minorBidi"/>
                <w:smallCaps w:val="0"/>
                <w:noProof/>
                <w:kern w:val="2"/>
                <w:sz w:val="24"/>
                <w:szCs w:val="24"/>
                <w14:ligatures w14:val="standardContextual"/>
              </w:rPr>
              <w:tab/>
            </w:r>
            <w:r w:rsidRPr="0036535E">
              <w:rPr>
                <w:rStyle w:val="Hyperlink"/>
                <w:noProof/>
              </w:rPr>
              <w:t>Appendix B—PIDF Examples with Activity State Extensions</w:t>
            </w:r>
            <w:r>
              <w:rPr>
                <w:noProof/>
                <w:webHidden/>
              </w:rPr>
              <w:tab/>
            </w:r>
            <w:r>
              <w:rPr>
                <w:noProof/>
                <w:webHidden/>
              </w:rPr>
              <w:fldChar w:fldCharType="begin"/>
            </w:r>
            <w:r>
              <w:rPr>
                <w:noProof/>
                <w:webHidden/>
              </w:rPr>
              <w:instrText xml:space="preserve"> PAGEREF _Toc233105537 \h </w:instrText>
            </w:r>
            <w:r>
              <w:rPr>
                <w:noProof/>
                <w:webHidden/>
              </w:rPr>
            </w:r>
            <w:r>
              <w:rPr>
                <w:noProof/>
                <w:webHidden/>
              </w:rPr>
              <w:fldChar w:fldCharType="separate"/>
            </w:r>
            <w:r>
              <w:rPr>
                <w:noProof/>
                <w:webHidden/>
              </w:rPr>
              <w:t>127</w:t>
            </w:r>
            <w:r>
              <w:rPr>
                <w:noProof/>
                <w:webHidden/>
              </w:rPr>
              <w:fldChar w:fldCharType="end"/>
            </w:r>
          </w:hyperlink>
        </w:p>
        <w:p w14:paraId="53E1368D" w14:textId="2A77D6E8" w:rsidR="00E32DA1" w:rsidRDefault="00E32DA1">
          <w:pPr>
            <w:pStyle w:val="TOC2"/>
            <w:rPr>
              <w:rFonts w:asciiTheme="minorHAnsi" w:hAnsiTheme="minorHAnsi" w:cstheme="minorBidi"/>
              <w:smallCaps w:val="0"/>
              <w:noProof/>
              <w:kern w:val="2"/>
              <w:sz w:val="24"/>
              <w:szCs w:val="24"/>
              <w14:ligatures w14:val="standardContextual"/>
            </w:rPr>
          </w:pPr>
          <w:hyperlink w:anchor="_Toc233105538" w:history="1">
            <w:r w:rsidRPr="0036535E">
              <w:rPr>
                <w:rStyle w:val="Hyperlink"/>
                <w:noProof/>
              </w:rPr>
              <w:t>11.3</w:t>
            </w:r>
            <w:r>
              <w:rPr>
                <w:rFonts w:asciiTheme="minorHAnsi" w:hAnsiTheme="minorHAnsi" w:cstheme="minorBidi"/>
                <w:smallCaps w:val="0"/>
                <w:noProof/>
                <w:kern w:val="2"/>
                <w:sz w:val="24"/>
                <w:szCs w:val="24"/>
                <w14:ligatures w14:val="standardContextual"/>
              </w:rPr>
              <w:tab/>
            </w:r>
            <w:r w:rsidRPr="0036535E">
              <w:rPr>
                <w:rStyle w:val="Hyperlink"/>
                <w:noProof/>
              </w:rPr>
              <w:t>Appendix C—Media Proxy Media Types</w:t>
            </w:r>
            <w:r>
              <w:rPr>
                <w:noProof/>
                <w:webHidden/>
              </w:rPr>
              <w:tab/>
            </w:r>
            <w:r>
              <w:rPr>
                <w:noProof/>
                <w:webHidden/>
              </w:rPr>
              <w:fldChar w:fldCharType="begin"/>
            </w:r>
            <w:r>
              <w:rPr>
                <w:noProof/>
                <w:webHidden/>
              </w:rPr>
              <w:instrText xml:space="preserve"> PAGEREF _Toc233105538 \h </w:instrText>
            </w:r>
            <w:r>
              <w:rPr>
                <w:noProof/>
                <w:webHidden/>
              </w:rPr>
            </w:r>
            <w:r>
              <w:rPr>
                <w:noProof/>
                <w:webHidden/>
              </w:rPr>
              <w:fldChar w:fldCharType="separate"/>
            </w:r>
            <w:r>
              <w:rPr>
                <w:noProof/>
                <w:webHidden/>
              </w:rPr>
              <w:t>135</w:t>
            </w:r>
            <w:r>
              <w:rPr>
                <w:noProof/>
                <w:webHidden/>
              </w:rPr>
              <w:fldChar w:fldCharType="end"/>
            </w:r>
          </w:hyperlink>
        </w:p>
        <w:p w14:paraId="01F6A5A7" w14:textId="03C7F266" w:rsidR="00E32DA1" w:rsidRDefault="00E32DA1">
          <w:pPr>
            <w:pStyle w:val="TOC1"/>
            <w:rPr>
              <w:rFonts w:asciiTheme="minorHAnsi" w:eastAsiaTheme="minorEastAsia" w:hAnsiTheme="minorHAnsi" w:cstheme="minorBidi"/>
              <w:b w:val="0"/>
              <w:caps w:val="0"/>
              <w:noProof/>
              <w:kern w:val="2"/>
              <w:sz w:val="24"/>
              <w:szCs w:val="24"/>
              <w14:ligatures w14:val="standardContextual"/>
            </w:rPr>
          </w:pPr>
          <w:hyperlink w:anchor="_Toc233105539" w:history="1">
            <w:r w:rsidRPr="0036535E">
              <w:rPr>
                <w:rStyle w:val="Hyperlink"/>
                <w:noProof/>
              </w:rPr>
              <w:t>ACKNOWLEDGMENTS</w:t>
            </w:r>
            <w:r>
              <w:rPr>
                <w:noProof/>
                <w:webHidden/>
              </w:rPr>
              <w:tab/>
            </w:r>
            <w:r>
              <w:rPr>
                <w:noProof/>
                <w:webHidden/>
              </w:rPr>
              <w:fldChar w:fldCharType="begin"/>
            </w:r>
            <w:r>
              <w:rPr>
                <w:noProof/>
                <w:webHidden/>
              </w:rPr>
              <w:instrText xml:space="preserve"> PAGEREF _Toc233105539 \h </w:instrText>
            </w:r>
            <w:r>
              <w:rPr>
                <w:noProof/>
                <w:webHidden/>
              </w:rPr>
            </w:r>
            <w:r>
              <w:rPr>
                <w:noProof/>
                <w:webHidden/>
              </w:rPr>
              <w:fldChar w:fldCharType="separate"/>
            </w:r>
            <w:r>
              <w:rPr>
                <w:noProof/>
                <w:webHidden/>
              </w:rPr>
              <w:t>139</w:t>
            </w:r>
            <w:r>
              <w:rPr>
                <w:noProof/>
                <w:webHidden/>
              </w:rPr>
              <w:fldChar w:fldCharType="end"/>
            </w:r>
          </w:hyperlink>
        </w:p>
        <w:p w14:paraId="6E3DB6C1" w14:textId="41B945CA" w:rsidR="00E32DA1" w:rsidRDefault="00E32DA1">
          <w:pPr>
            <w:pStyle w:val="TOC1"/>
            <w:rPr>
              <w:rFonts w:asciiTheme="minorHAnsi" w:eastAsiaTheme="minorEastAsia" w:hAnsiTheme="minorHAnsi" w:cstheme="minorBidi"/>
              <w:b w:val="0"/>
              <w:caps w:val="0"/>
              <w:noProof/>
              <w:kern w:val="2"/>
              <w:sz w:val="24"/>
              <w:szCs w:val="24"/>
              <w14:ligatures w14:val="standardContextual"/>
            </w:rPr>
          </w:pPr>
          <w:hyperlink w:anchor="_Toc233105540" w:history="1">
            <w:r w:rsidRPr="0036535E">
              <w:rPr>
                <w:rStyle w:val="Hyperlink"/>
                <w:noProof/>
              </w:rPr>
              <w:t>Special Acknowledgments</w:t>
            </w:r>
            <w:r>
              <w:rPr>
                <w:noProof/>
                <w:webHidden/>
              </w:rPr>
              <w:tab/>
            </w:r>
            <w:r>
              <w:rPr>
                <w:noProof/>
                <w:webHidden/>
              </w:rPr>
              <w:fldChar w:fldCharType="begin"/>
            </w:r>
            <w:r>
              <w:rPr>
                <w:noProof/>
                <w:webHidden/>
              </w:rPr>
              <w:instrText xml:space="preserve"> PAGEREF _Toc233105540 \h </w:instrText>
            </w:r>
            <w:r>
              <w:rPr>
                <w:noProof/>
                <w:webHidden/>
              </w:rPr>
            </w:r>
            <w:r>
              <w:rPr>
                <w:noProof/>
                <w:webHidden/>
              </w:rPr>
              <w:fldChar w:fldCharType="separate"/>
            </w:r>
            <w:r>
              <w:rPr>
                <w:noProof/>
                <w:webHidden/>
              </w:rPr>
              <w:t>140</w:t>
            </w:r>
            <w:r>
              <w:rPr>
                <w:noProof/>
                <w:webHidden/>
              </w:rPr>
              <w:fldChar w:fldCharType="end"/>
            </w:r>
          </w:hyperlink>
        </w:p>
        <w:p w14:paraId="50990812" w14:textId="3F9C170A" w:rsidR="00E32DA1" w:rsidRDefault="00E32DA1">
          <w:pPr>
            <w:pStyle w:val="TOC1"/>
            <w:rPr>
              <w:rFonts w:asciiTheme="minorHAnsi" w:eastAsiaTheme="minorEastAsia" w:hAnsiTheme="minorHAnsi" w:cstheme="minorBidi"/>
              <w:b w:val="0"/>
              <w:caps w:val="0"/>
              <w:noProof/>
              <w:kern w:val="2"/>
              <w:sz w:val="24"/>
              <w:szCs w:val="24"/>
              <w14:ligatures w14:val="standardContextual"/>
            </w:rPr>
          </w:pPr>
          <w:hyperlink w:anchor="_Toc233105541" w:history="1">
            <w:r w:rsidRPr="0036535E">
              <w:rPr>
                <w:rStyle w:val="Hyperlink"/>
                <w:noProof/>
              </w:rPr>
              <w:t>GENERAL DOCUMENT EDITING HELP</w:t>
            </w:r>
            <w:r>
              <w:rPr>
                <w:noProof/>
                <w:webHidden/>
              </w:rPr>
              <w:tab/>
            </w:r>
            <w:r>
              <w:rPr>
                <w:noProof/>
                <w:webHidden/>
              </w:rPr>
              <w:fldChar w:fldCharType="begin"/>
            </w:r>
            <w:r>
              <w:rPr>
                <w:noProof/>
                <w:webHidden/>
              </w:rPr>
              <w:instrText xml:space="preserve"> PAGEREF _Toc233105541 \h </w:instrText>
            </w:r>
            <w:r>
              <w:rPr>
                <w:noProof/>
                <w:webHidden/>
              </w:rPr>
            </w:r>
            <w:r>
              <w:rPr>
                <w:noProof/>
                <w:webHidden/>
              </w:rPr>
              <w:fldChar w:fldCharType="separate"/>
            </w:r>
            <w:r>
              <w:rPr>
                <w:noProof/>
                <w:webHidden/>
              </w:rPr>
              <w:t>141</w:t>
            </w:r>
            <w:r>
              <w:rPr>
                <w:noProof/>
                <w:webHidden/>
              </w:rPr>
              <w:fldChar w:fldCharType="end"/>
            </w:r>
          </w:hyperlink>
        </w:p>
        <w:p w14:paraId="56DFFAE3" w14:textId="19D771FC" w:rsidR="00357990" w:rsidRPr="000947FF" w:rsidRDefault="00F4358A" w:rsidP="0054766F">
          <w:pPr>
            <w:tabs>
              <w:tab w:val="left" w:pos="900"/>
            </w:tabs>
            <w:rPr>
              <w:rFonts w:cs="Tahoma"/>
            </w:rPr>
          </w:pPr>
          <w:r>
            <w:rPr>
              <w:rFonts w:cs="Tahoma"/>
            </w:rPr>
            <w:fldChar w:fldCharType="end"/>
          </w:r>
        </w:p>
      </w:sdtContent>
    </w:sdt>
    <w:p w14:paraId="52B4B326" w14:textId="77777777" w:rsidR="000947FF" w:rsidRDefault="000947FF" w:rsidP="00F01075"/>
    <w:p w14:paraId="61A3A251" w14:textId="0FDFD9B2" w:rsidR="00876203" w:rsidRDefault="00AE6E32" w:rsidP="00053787">
      <w:pPr>
        <w:pStyle w:val="TOCHeading"/>
      </w:pPr>
      <w:bookmarkStart w:id="3" w:name="_Toc233105421"/>
      <w:r>
        <w:t>LIST OF TABLES</w:t>
      </w:r>
      <w:bookmarkEnd w:id="3"/>
    </w:p>
    <w:p w14:paraId="4463468E" w14:textId="7D7013AD" w:rsidR="005A07C4" w:rsidRDefault="00876203">
      <w:pPr>
        <w:pStyle w:val="TableofFigures"/>
        <w:rPr>
          <w:rFonts w:asciiTheme="minorHAnsi" w:eastAsiaTheme="minorEastAsia" w:hAnsiTheme="minorHAnsi" w:cstheme="minorBidi"/>
          <w:noProof/>
          <w:kern w:val="2"/>
          <w:sz w:val="24"/>
          <w:szCs w:val="24"/>
          <w14:ligatures w14:val="standardContextual"/>
        </w:rPr>
      </w:pPr>
      <w:r>
        <w:rPr>
          <w:rFonts w:cs="Tahoma"/>
        </w:rPr>
        <w:fldChar w:fldCharType="begin"/>
      </w:r>
      <w:r>
        <w:rPr>
          <w:rFonts w:cs="Tahoma"/>
        </w:rPr>
        <w:instrText xml:space="preserve"> TOC \h \z \c "Table" </w:instrText>
      </w:r>
      <w:r>
        <w:rPr>
          <w:rFonts w:cs="Tahoma"/>
        </w:rPr>
        <w:fldChar w:fldCharType="separate"/>
      </w:r>
      <w:hyperlink w:anchor="_Toc232082420" w:history="1">
        <w:r w:rsidR="005A07C4" w:rsidRPr="001B6B98">
          <w:rPr>
            <w:rStyle w:val="Hyperlink"/>
            <w:noProof/>
          </w:rPr>
          <w:t>Table 2</w:t>
        </w:r>
        <w:r w:rsidR="005A07C4" w:rsidRPr="001B6B98">
          <w:rPr>
            <w:rStyle w:val="Hyperlink"/>
            <w:noProof/>
          </w:rPr>
          <w:noBreakHyphen/>
          <w:t>1 FEs Supported in Activity State Data Structure</w:t>
        </w:r>
        <w:r w:rsidR="005A07C4">
          <w:rPr>
            <w:noProof/>
            <w:webHidden/>
          </w:rPr>
          <w:tab/>
        </w:r>
        <w:r w:rsidR="005A07C4">
          <w:rPr>
            <w:noProof/>
            <w:webHidden/>
          </w:rPr>
          <w:fldChar w:fldCharType="begin"/>
        </w:r>
        <w:r w:rsidR="005A07C4">
          <w:rPr>
            <w:noProof/>
            <w:webHidden/>
          </w:rPr>
          <w:instrText xml:space="preserve"> PAGEREF _Toc232082420 \h </w:instrText>
        </w:r>
        <w:r w:rsidR="005A07C4">
          <w:rPr>
            <w:noProof/>
            <w:webHidden/>
          </w:rPr>
        </w:r>
        <w:r w:rsidR="005A07C4">
          <w:rPr>
            <w:noProof/>
            <w:webHidden/>
          </w:rPr>
          <w:fldChar w:fldCharType="separate"/>
        </w:r>
        <w:r w:rsidR="005A07C4">
          <w:rPr>
            <w:noProof/>
            <w:webHidden/>
          </w:rPr>
          <w:t>11</w:t>
        </w:r>
        <w:r w:rsidR="005A07C4">
          <w:rPr>
            <w:noProof/>
            <w:webHidden/>
          </w:rPr>
          <w:fldChar w:fldCharType="end"/>
        </w:r>
      </w:hyperlink>
    </w:p>
    <w:p w14:paraId="2F969293" w14:textId="25392190"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21" w:history="1">
        <w:r w:rsidRPr="001B6B98">
          <w:rPr>
            <w:rStyle w:val="Hyperlink"/>
            <w:noProof/>
          </w:rPr>
          <w:t>Table 3</w:t>
        </w:r>
        <w:r w:rsidRPr="001B6B98">
          <w:rPr>
            <w:rStyle w:val="Hyperlink"/>
            <w:noProof/>
          </w:rPr>
          <w:noBreakHyphen/>
          <w:t>1 Discrepancy Report Proxy Web Service Parameters</w:t>
        </w:r>
        <w:r>
          <w:rPr>
            <w:noProof/>
            <w:webHidden/>
          </w:rPr>
          <w:tab/>
        </w:r>
        <w:r>
          <w:rPr>
            <w:noProof/>
            <w:webHidden/>
          </w:rPr>
          <w:fldChar w:fldCharType="begin"/>
        </w:r>
        <w:r>
          <w:rPr>
            <w:noProof/>
            <w:webHidden/>
          </w:rPr>
          <w:instrText xml:space="preserve"> PAGEREF _Toc232082421 \h </w:instrText>
        </w:r>
        <w:r>
          <w:rPr>
            <w:noProof/>
            <w:webHidden/>
          </w:rPr>
        </w:r>
        <w:r>
          <w:rPr>
            <w:noProof/>
            <w:webHidden/>
          </w:rPr>
          <w:fldChar w:fldCharType="separate"/>
        </w:r>
        <w:r>
          <w:rPr>
            <w:noProof/>
            <w:webHidden/>
          </w:rPr>
          <w:t>13</w:t>
        </w:r>
        <w:r>
          <w:rPr>
            <w:noProof/>
            <w:webHidden/>
          </w:rPr>
          <w:fldChar w:fldCharType="end"/>
        </w:r>
      </w:hyperlink>
    </w:p>
    <w:p w14:paraId="3E81D4D7" w14:textId="136F2A69"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22" w:history="1">
        <w:r w:rsidRPr="001B6B98">
          <w:rPr>
            <w:rStyle w:val="Hyperlink"/>
            <w:noProof/>
          </w:rPr>
          <w:t>Table 3</w:t>
        </w:r>
        <w:r w:rsidRPr="001B6B98">
          <w:rPr>
            <w:rStyle w:val="Hyperlink"/>
            <w:noProof/>
          </w:rPr>
          <w:noBreakHyphen/>
          <w:t>2 Queue State Web Service Parameters</w:t>
        </w:r>
        <w:r>
          <w:rPr>
            <w:noProof/>
            <w:webHidden/>
          </w:rPr>
          <w:tab/>
        </w:r>
        <w:r>
          <w:rPr>
            <w:noProof/>
            <w:webHidden/>
          </w:rPr>
          <w:fldChar w:fldCharType="begin"/>
        </w:r>
        <w:r>
          <w:rPr>
            <w:noProof/>
            <w:webHidden/>
          </w:rPr>
          <w:instrText xml:space="preserve"> PAGEREF _Toc232082422 \h </w:instrText>
        </w:r>
        <w:r>
          <w:rPr>
            <w:noProof/>
            <w:webHidden/>
          </w:rPr>
        </w:r>
        <w:r>
          <w:rPr>
            <w:noProof/>
            <w:webHidden/>
          </w:rPr>
          <w:fldChar w:fldCharType="separate"/>
        </w:r>
        <w:r>
          <w:rPr>
            <w:noProof/>
            <w:webHidden/>
          </w:rPr>
          <w:t>13</w:t>
        </w:r>
        <w:r>
          <w:rPr>
            <w:noProof/>
            <w:webHidden/>
          </w:rPr>
          <w:fldChar w:fldCharType="end"/>
        </w:r>
      </w:hyperlink>
    </w:p>
    <w:p w14:paraId="15CF01DE" w14:textId="59D4F48F"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23" w:history="1">
        <w:r w:rsidRPr="001B6B98">
          <w:rPr>
            <w:rStyle w:val="Hyperlink"/>
            <w:noProof/>
          </w:rPr>
          <w:t>Table 3</w:t>
        </w:r>
        <w:r w:rsidRPr="001B6B98">
          <w:rPr>
            <w:rStyle w:val="Hyperlink"/>
            <w:noProof/>
          </w:rPr>
          <w:noBreakHyphen/>
          <w:t>3 mediaProxyURIRequest JSON Object</w:t>
        </w:r>
        <w:r>
          <w:rPr>
            <w:noProof/>
            <w:webHidden/>
          </w:rPr>
          <w:tab/>
        </w:r>
        <w:r>
          <w:rPr>
            <w:noProof/>
            <w:webHidden/>
          </w:rPr>
          <w:fldChar w:fldCharType="begin"/>
        </w:r>
        <w:r>
          <w:rPr>
            <w:noProof/>
            <w:webHidden/>
          </w:rPr>
          <w:instrText xml:space="preserve"> PAGEREF _Toc232082423 \h </w:instrText>
        </w:r>
        <w:r>
          <w:rPr>
            <w:noProof/>
            <w:webHidden/>
          </w:rPr>
        </w:r>
        <w:r>
          <w:rPr>
            <w:noProof/>
            <w:webHidden/>
          </w:rPr>
          <w:fldChar w:fldCharType="separate"/>
        </w:r>
        <w:r>
          <w:rPr>
            <w:noProof/>
            <w:webHidden/>
          </w:rPr>
          <w:t>15</w:t>
        </w:r>
        <w:r>
          <w:rPr>
            <w:noProof/>
            <w:webHidden/>
          </w:rPr>
          <w:fldChar w:fldCharType="end"/>
        </w:r>
      </w:hyperlink>
    </w:p>
    <w:p w14:paraId="4187593F" w14:textId="5A804A8B"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24" w:history="1">
        <w:r w:rsidRPr="001B6B98">
          <w:rPr>
            <w:rStyle w:val="Hyperlink"/>
            <w:noProof/>
          </w:rPr>
          <w:t>Table 3</w:t>
        </w:r>
        <w:r w:rsidRPr="001B6B98">
          <w:rPr>
            <w:rStyle w:val="Hyperlink"/>
            <w:noProof/>
          </w:rPr>
          <w:noBreakHyphen/>
          <w:t>4 mediaProxyURI JSON Object</w:t>
        </w:r>
        <w:r>
          <w:rPr>
            <w:noProof/>
            <w:webHidden/>
          </w:rPr>
          <w:tab/>
        </w:r>
        <w:r>
          <w:rPr>
            <w:noProof/>
            <w:webHidden/>
          </w:rPr>
          <w:fldChar w:fldCharType="begin"/>
        </w:r>
        <w:r>
          <w:rPr>
            <w:noProof/>
            <w:webHidden/>
          </w:rPr>
          <w:instrText xml:space="preserve"> PAGEREF _Toc232082424 \h </w:instrText>
        </w:r>
        <w:r>
          <w:rPr>
            <w:noProof/>
            <w:webHidden/>
          </w:rPr>
        </w:r>
        <w:r>
          <w:rPr>
            <w:noProof/>
            <w:webHidden/>
          </w:rPr>
          <w:fldChar w:fldCharType="separate"/>
        </w:r>
        <w:r>
          <w:rPr>
            <w:noProof/>
            <w:webHidden/>
          </w:rPr>
          <w:t>15</w:t>
        </w:r>
        <w:r>
          <w:rPr>
            <w:noProof/>
            <w:webHidden/>
          </w:rPr>
          <w:fldChar w:fldCharType="end"/>
        </w:r>
      </w:hyperlink>
    </w:p>
    <w:p w14:paraId="00779730" w14:textId="73FB8897"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25" w:history="1">
        <w:r w:rsidRPr="001B6B98">
          <w:rPr>
            <w:rStyle w:val="Hyperlink"/>
            <w:noProof/>
          </w:rPr>
          <w:t>Table 3</w:t>
        </w:r>
        <w:r w:rsidRPr="001B6B98">
          <w:rPr>
            <w:rStyle w:val="Hyperlink"/>
            <w:noProof/>
          </w:rPr>
          <w:noBreakHyphen/>
          <w:t>5 AvailableCommunicationResources JSON Object</w:t>
        </w:r>
        <w:r>
          <w:rPr>
            <w:noProof/>
            <w:webHidden/>
          </w:rPr>
          <w:tab/>
        </w:r>
        <w:r>
          <w:rPr>
            <w:noProof/>
            <w:webHidden/>
          </w:rPr>
          <w:fldChar w:fldCharType="begin"/>
        </w:r>
        <w:r>
          <w:rPr>
            <w:noProof/>
            <w:webHidden/>
          </w:rPr>
          <w:instrText xml:space="preserve"> PAGEREF _Toc232082425 \h </w:instrText>
        </w:r>
        <w:r>
          <w:rPr>
            <w:noProof/>
            <w:webHidden/>
          </w:rPr>
        </w:r>
        <w:r>
          <w:rPr>
            <w:noProof/>
            <w:webHidden/>
          </w:rPr>
          <w:fldChar w:fldCharType="separate"/>
        </w:r>
        <w:r>
          <w:rPr>
            <w:noProof/>
            <w:webHidden/>
          </w:rPr>
          <w:t>17</w:t>
        </w:r>
        <w:r>
          <w:rPr>
            <w:noProof/>
            <w:webHidden/>
          </w:rPr>
          <w:fldChar w:fldCharType="end"/>
        </w:r>
      </w:hyperlink>
    </w:p>
    <w:p w14:paraId="06EFC2FD" w14:textId="79B5D9AF"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26" w:history="1">
        <w:r w:rsidRPr="001B6B98">
          <w:rPr>
            <w:rStyle w:val="Hyperlink"/>
            <w:noProof/>
          </w:rPr>
          <w:t>Table 3</w:t>
        </w:r>
        <w:r w:rsidRPr="001B6B98">
          <w:rPr>
            <w:rStyle w:val="Hyperlink"/>
            <w:noProof/>
          </w:rPr>
          <w:noBreakHyphen/>
          <w:t>6 GetSharedCommunicationResourceObject resourceIdentifier Parameter</w:t>
        </w:r>
        <w:r>
          <w:rPr>
            <w:noProof/>
            <w:webHidden/>
          </w:rPr>
          <w:tab/>
        </w:r>
        <w:r>
          <w:rPr>
            <w:noProof/>
            <w:webHidden/>
          </w:rPr>
          <w:fldChar w:fldCharType="begin"/>
        </w:r>
        <w:r>
          <w:rPr>
            <w:noProof/>
            <w:webHidden/>
          </w:rPr>
          <w:instrText xml:space="preserve"> PAGEREF _Toc232082426 \h </w:instrText>
        </w:r>
        <w:r>
          <w:rPr>
            <w:noProof/>
            <w:webHidden/>
          </w:rPr>
        </w:r>
        <w:r>
          <w:rPr>
            <w:noProof/>
            <w:webHidden/>
          </w:rPr>
          <w:fldChar w:fldCharType="separate"/>
        </w:r>
        <w:r>
          <w:rPr>
            <w:noProof/>
            <w:webHidden/>
          </w:rPr>
          <w:t>17</w:t>
        </w:r>
        <w:r>
          <w:rPr>
            <w:noProof/>
            <w:webHidden/>
          </w:rPr>
          <w:fldChar w:fldCharType="end"/>
        </w:r>
      </w:hyperlink>
    </w:p>
    <w:p w14:paraId="37182061" w14:textId="0027F949"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27" w:history="1">
        <w:r w:rsidRPr="001B6B98">
          <w:rPr>
            <w:rStyle w:val="Hyperlink"/>
            <w:noProof/>
          </w:rPr>
          <w:t>Table 3</w:t>
        </w:r>
        <w:r w:rsidRPr="001B6B98">
          <w:rPr>
            <w:rStyle w:val="Hyperlink"/>
            <w:noProof/>
          </w:rPr>
          <w:noBreakHyphen/>
          <w:t>7 SharedCommunicationResource Object</w:t>
        </w:r>
        <w:r>
          <w:rPr>
            <w:noProof/>
            <w:webHidden/>
          </w:rPr>
          <w:tab/>
        </w:r>
        <w:r>
          <w:rPr>
            <w:noProof/>
            <w:webHidden/>
          </w:rPr>
          <w:fldChar w:fldCharType="begin"/>
        </w:r>
        <w:r>
          <w:rPr>
            <w:noProof/>
            <w:webHidden/>
          </w:rPr>
          <w:instrText xml:space="preserve"> PAGEREF _Toc232082427 \h </w:instrText>
        </w:r>
        <w:r>
          <w:rPr>
            <w:noProof/>
            <w:webHidden/>
          </w:rPr>
        </w:r>
        <w:r>
          <w:rPr>
            <w:noProof/>
            <w:webHidden/>
          </w:rPr>
          <w:fldChar w:fldCharType="separate"/>
        </w:r>
        <w:r>
          <w:rPr>
            <w:noProof/>
            <w:webHidden/>
          </w:rPr>
          <w:t>17</w:t>
        </w:r>
        <w:r>
          <w:rPr>
            <w:noProof/>
            <w:webHidden/>
          </w:rPr>
          <w:fldChar w:fldCharType="end"/>
        </w:r>
      </w:hyperlink>
    </w:p>
    <w:p w14:paraId="339EFE9F" w14:textId="5F945067"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28" w:history="1">
        <w:r w:rsidRPr="001B6B98">
          <w:rPr>
            <w:rStyle w:val="Hyperlink"/>
            <w:noProof/>
          </w:rPr>
          <w:t>Table 3</w:t>
        </w:r>
        <w:r w:rsidRPr="001B6B98">
          <w:rPr>
            <w:rStyle w:val="Hyperlink"/>
            <w:noProof/>
          </w:rPr>
          <w:noBreakHyphen/>
          <w:t>8 PTT-P25RegistrationRequest JSON object Request Parameter</w:t>
        </w:r>
        <w:r>
          <w:rPr>
            <w:noProof/>
            <w:webHidden/>
          </w:rPr>
          <w:tab/>
        </w:r>
        <w:r>
          <w:rPr>
            <w:noProof/>
            <w:webHidden/>
          </w:rPr>
          <w:fldChar w:fldCharType="begin"/>
        </w:r>
        <w:r>
          <w:rPr>
            <w:noProof/>
            <w:webHidden/>
          </w:rPr>
          <w:instrText xml:space="preserve"> PAGEREF _Toc232082428 \h </w:instrText>
        </w:r>
        <w:r>
          <w:rPr>
            <w:noProof/>
            <w:webHidden/>
          </w:rPr>
        </w:r>
        <w:r>
          <w:rPr>
            <w:noProof/>
            <w:webHidden/>
          </w:rPr>
          <w:fldChar w:fldCharType="separate"/>
        </w:r>
        <w:r>
          <w:rPr>
            <w:noProof/>
            <w:webHidden/>
          </w:rPr>
          <w:t>18</w:t>
        </w:r>
        <w:r>
          <w:rPr>
            <w:noProof/>
            <w:webHidden/>
          </w:rPr>
          <w:fldChar w:fldCharType="end"/>
        </w:r>
      </w:hyperlink>
    </w:p>
    <w:p w14:paraId="759ADF98" w14:textId="6292A8BD"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29" w:history="1">
        <w:r w:rsidRPr="001B6B98">
          <w:rPr>
            <w:rStyle w:val="Hyperlink"/>
            <w:noProof/>
          </w:rPr>
          <w:t>Table 4</w:t>
        </w:r>
        <w:r w:rsidRPr="001B6B98">
          <w:rPr>
            <w:rStyle w:val="Hyperlink"/>
            <w:noProof/>
          </w:rPr>
          <w:noBreakHyphen/>
          <w:t>1 PSAP ServiceState to QueueState Mapping</w:t>
        </w:r>
        <w:r>
          <w:rPr>
            <w:noProof/>
            <w:webHidden/>
          </w:rPr>
          <w:tab/>
        </w:r>
        <w:r>
          <w:rPr>
            <w:noProof/>
            <w:webHidden/>
          </w:rPr>
          <w:fldChar w:fldCharType="begin"/>
        </w:r>
        <w:r>
          <w:rPr>
            <w:noProof/>
            <w:webHidden/>
          </w:rPr>
          <w:instrText xml:space="preserve"> PAGEREF _Toc232082429 \h </w:instrText>
        </w:r>
        <w:r>
          <w:rPr>
            <w:noProof/>
            <w:webHidden/>
          </w:rPr>
        </w:r>
        <w:r>
          <w:rPr>
            <w:noProof/>
            <w:webHidden/>
          </w:rPr>
          <w:fldChar w:fldCharType="separate"/>
        </w:r>
        <w:r>
          <w:rPr>
            <w:noProof/>
            <w:webHidden/>
          </w:rPr>
          <w:t>32</w:t>
        </w:r>
        <w:r>
          <w:rPr>
            <w:noProof/>
            <w:webHidden/>
          </w:rPr>
          <w:fldChar w:fldCharType="end"/>
        </w:r>
      </w:hyperlink>
    </w:p>
    <w:p w14:paraId="5180AF25" w14:textId="1D542FED"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30" w:history="1">
        <w:r w:rsidRPr="001B6B98">
          <w:rPr>
            <w:rStyle w:val="Hyperlink"/>
            <w:noProof/>
          </w:rPr>
          <w:t>Table 4</w:t>
        </w:r>
        <w:r w:rsidRPr="001B6B98">
          <w:rPr>
            <w:rStyle w:val="Hyperlink"/>
            <w:noProof/>
          </w:rPr>
          <w:noBreakHyphen/>
          <w:t>2 &lt;activityState&gt; Extension Element</w:t>
        </w:r>
        <w:r>
          <w:rPr>
            <w:noProof/>
            <w:webHidden/>
          </w:rPr>
          <w:tab/>
        </w:r>
        <w:r>
          <w:rPr>
            <w:noProof/>
            <w:webHidden/>
          </w:rPr>
          <w:fldChar w:fldCharType="begin"/>
        </w:r>
        <w:r>
          <w:rPr>
            <w:noProof/>
            <w:webHidden/>
          </w:rPr>
          <w:instrText xml:space="preserve"> PAGEREF _Toc232082430 \h </w:instrText>
        </w:r>
        <w:r>
          <w:rPr>
            <w:noProof/>
            <w:webHidden/>
          </w:rPr>
        </w:r>
        <w:r>
          <w:rPr>
            <w:noProof/>
            <w:webHidden/>
          </w:rPr>
          <w:fldChar w:fldCharType="separate"/>
        </w:r>
        <w:r>
          <w:rPr>
            <w:noProof/>
            <w:webHidden/>
          </w:rPr>
          <w:t>57</w:t>
        </w:r>
        <w:r>
          <w:rPr>
            <w:noProof/>
            <w:webHidden/>
          </w:rPr>
          <w:fldChar w:fldCharType="end"/>
        </w:r>
      </w:hyperlink>
    </w:p>
    <w:p w14:paraId="50CC120E" w14:textId="6600D404"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31" w:history="1">
        <w:r w:rsidRPr="001B6B98">
          <w:rPr>
            <w:rStyle w:val="Hyperlink"/>
            <w:noProof/>
          </w:rPr>
          <w:t>Table 4</w:t>
        </w:r>
        <w:r w:rsidRPr="001B6B98">
          <w:rPr>
            <w:rStyle w:val="Hyperlink"/>
            <w:noProof/>
          </w:rPr>
          <w:noBreakHyphen/>
          <w:t>3 &lt;activityState&gt; Element Content</w:t>
        </w:r>
        <w:r>
          <w:rPr>
            <w:noProof/>
            <w:webHidden/>
          </w:rPr>
          <w:tab/>
        </w:r>
        <w:r>
          <w:rPr>
            <w:noProof/>
            <w:webHidden/>
          </w:rPr>
          <w:fldChar w:fldCharType="begin"/>
        </w:r>
        <w:r>
          <w:rPr>
            <w:noProof/>
            <w:webHidden/>
          </w:rPr>
          <w:instrText xml:space="preserve"> PAGEREF _Toc232082431 \h </w:instrText>
        </w:r>
        <w:r>
          <w:rPr>
            <w:noProof/>
            <w:webHidden/>
          </w:rPr>
        </w:r>
        <w:r>
          <w:rPr>
            <w:noProof/>
            <w:webHidden/>
          </w:rPr>
          <w:fldChar w:fldCharType="separate"/>
        </w:r>
        <w:r>
          <w:rPr>
            <w:noProof/>
            <w:webHidden/>
          </w:rPr>
          <w:t>57</w:t>
        </w:r>
        <w:r>
          <w:rPr>
            <w:noProof/>
            <w:webHidden/>
          </w:rPr>
          <w:fldChar w:fldCharType="end"/>
        </w:r>
      </w:hyperlink>
    </w:p>
    <w:p w14:paraId="3FDD8757" w14:textId="505C25B5"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32" w:history="1">
        <w:r w:rsidRPr="001B6B98">
          <w:rPr>
            <w:rStyle w:val="Hyperlink"/>
            <w:noProof/>
          </w:rPr>
          <w:t>Table 4</w:t>
        </w:r>
        <w:r w:rsidRPr="001B6B98">
          <w:rPr>
            <w:rStyle w:val="Hyperlink"/>
            <w:noProof/>
          </w:rPr>
          <w:noBreakHyphen/>
          <w:t>4 &lt;supportedMedia&gt; Data Component Content</w:t>
        </w:r>
        <w:r>
          <w:rPr>
            <w:noProof/>
            <w:webHidden/>
          </w:rPr>
          <w:tab/>
        </w:r>
        <w:r>
          <w:rPr>
            <w:noProof/>
            <w:webHidden/>
          </w:rPr>
          <w:fldChar w:fldCharType="begin"/>
        </w:r>
        <w:r>
          <w:rPr>
            <w:noProof/>
            <w:webHidden/>
          </w:rPr>
          <w:instrText xml:space="preserve"> PAGEREF _Toc232082432 \h </w:instrText>
        </w:r>
        <w:r>
          <w:rPr>
            <w:noProof/>
            <w:webHidden/>
          </w:rPr>
        </w:r>
        <w:r>
          <w:rPr>
            <w:noProof/>
            <w:webHidden/>
          </w:rPr>
          <w:fldChar w:fldCharType="separate"/>
        </w:r>
        <w:r>
          <w:rPr>
            <w:noProof/>
            <w:webHidden/>
          </w:rPr>
          <w:t>58</w:t>
        </w:r>
        <w:r>
          <w:rPr>
            <w:noProof/>
            <w:webHidden/>
          </w:rPr>
          <w:fldChar w:fldCharType="end"/>
        </w:r>
      </w:hyperlink>
    </w:p>
    <w:p w14:paraId="309DEFCB" w14:textId="21C4E0D7"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33" w:history="1">
        <w:r w:rsidRPr="001B6B98">
          <w:rPr>
            <w:rStyle w:val="Hyperlink"/>
            <w:noProof/>
          </w:rPr>
          <w:t>Table 4</w:t>
        </w:r>
        <w:r w:rsidRPr="001B6B98">
          <w:rPr>
            <w:rStyle w:val="Hyperlink"/>
            <w:noProof/>
          </w:rPr>
          <w:noBreakHyphen/>
          <w:t>5 &lt;isAvailable&gt; and &lt;isAvailableForEmergency&gt; Sub-Elements</w:t>
        </w:r>
        <w:r>
          <w:rPr>
            <w:noProof/>
            <w:webHidden/>
          </w:rPr>
          <w:tab/>
        </w:r>
        <w:r>
          <w:rPr>
            <w:noProof/>
            <w:webHidden/>
          </w:rPr>
          <w:fldChar w:fldCharType="begin"/>
        </w:r>
        <w:r>
          <w:rPr>
            <w:noProof/>
            <w:webHidden/>
          </w:rPr>
          <w:instrText xml:space="preserve"> PAGEREF _Toc232082433 \h </w:instrText>
        </w:r>
        <w:r>
          <w:rPr>
            <w:noProof/>
            <w:webHidden/>
          </w:rPr>
        </w:r>
        <w:r>
          <w:rPr>
            <w:noProof/>
            <w:webHidden/>
          </w:rPr>
          <w:fldChar w:fldCharType="separate"/>
        </w:r>
        <w:r>
          <w:rPr>
            <w:noProof/>
            <w:webHidden/>
          </w:rPr>
          <w:t>58</w:t>
        </w:r>
        <w:r>
          <w:rPr>
            <w:noProof/>
            <w:webHidden/>
          </w:rPr>
          <w:fldChar w:fldCharType="end"/>
        </w:r>
      </w:hyperlink>
    </w:p>
    <w:p w14:paraId="36051AC2" w14:textId="27A2A73E"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34" w:history="1">
        <w:r w:rsidRPr="001B6B98">
          <w:rPr>
            <w:rStyle w:val="Hyperlink"/>
            <w:noProof/>
          </w:rPr>
          <w:t>Table 4</w:t>
        </w:r>
        <w:r w:rsidRPr="001B6B98">
          <w:rPr>
            <w:rStyle w:val="Hyperlink"/>
            <w:noProof/>
          </w:rPr>
          <w:noBreakHyphen/>
          <w:t>6 &lt;session&gt; Data Component Sub-Elements</w:t>
        </w:r>
        <w:r>
          <w:rPr>
            <w:noProof/>
            <w:webHidden/>
          </w:rPr>
          <w:tab/>
        </w:r>
        <w:r>
          <w:rPr>
            <w:noProof/>
            <w:webHidden/>
          </w:rPr>
          <w:fldChar w:fldCharType="begin"/>
        </w:r>
        <w:r>
          <w:rPr>
            <w:noProof/>
            <w:webHidden/>
          </w:rPr>
          <w:instrText xml:space="preserve"> PAGEREF _Toc232082434 \h </w:instrText>
        </w:r>
        <w:r>
          <w:rPr>
            <w:noProof/>
            <w:webHidden/>
          </w:rPr>
        </w:r>
        <w:r>
          <w:rPr>
            <w:noProof/>
            <w:webHidden/>
          </w:rPr>
          <w:fldChar w:fldCharType="separate"/>
        </w:r>
        <w:r>
          <w:rPr>
            <w:noProof/>
            <w:webHidden/>
          </w:rPr>
          <w:t>59</w:t>
        </w:r>
        <w:r>
          <w:rPr>
            <w:noProof/>
            <w:webHidden/>
          </w:rPr>
          <w:fldChar w:fldCharType="end"/>
        </w:r>
      </w:hyperlink>
    </w:p>
    <w:p w14:paraId="7CE06069" w14:textId="07A93E08"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35" w:history="1">
        <w:r w:rsidRPr="001B6B98">
          <w:rPr>
            <w:rStyle w:val="Hyperlink"/>
            <w:noProof/>
          </w:rPr>
          <w:t>Table 4</w:t>
        </w:r>
        <w:r w:rsidRPr="001B6B98">
          <w:rPr>
            <w:rStyle w:val="Hyperlink"/>
            <w:noProof/>
          </w:rPr>
          <w:noBreakHyphen/>
          <w:t>7 &lt;mediaType&gt; Possible Values</w:t>
        </w:r>
        <w:r>
          <w:rPr>
            <w:noProof/>
            <w:webHidden/>
          </w:rPr>
          <w:tab/>
        </w:r>
        <w:r>
          <w:rPr>
            <w:noProof/>
            <w:webHidden/>
          </w:rPr>
          <w:fldChar w:fldCharType="begin"/>
        </w:r>
        <w:r>
          <w:rPr>
            <w:noProof/>
            <w:webHidden/>
          </w:rPr>
          <w:instrText xml:space="preserve"> PAGEREF _Toc232082435 \h </w:instrText>
        </w:r>
        <w:r>
          <w:rPr>
            <w:noProof/>
            <w:webHidden/>
          </w:rPr>
        </w:r>
        <w:r>
          <w:rPr>
            <w:noProof/>
            <w:webHidden/>
          </w:rPr>
          <w:fldChar w:fldCharType="separate"/>
        </w:r>
        <w:r>
          <w:rPr>
            <w:noProof/>
            <w:webHidden/>
          </w:rPr>
          <w:t>59</w:t>
        </w:r>
        <w:r>
          <w:rPr>
            <w:noProof/>
            <w:webHidden/>
          </w:rPr>
          <w:fldChar w:fldCharType="end"/>
        </w:r>
      </w:hyperlink>
    </w:p>
    <w:p w14:paraId="46DF977A" w14:textId="3797C16A"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36" w:history="1">
        <w:r w:rsidRPr="001B6B98">
          <w:rPr>
            <w:rStyle w:val="Hyperlink"/>
            <w:noProof/>
          </w:rPr>
          <w:t>Table 4</w:t>
        </w:r>
        <w:r w:rsidRPr="001B6B98">
          <w:rPr>
            <w:rStyle w:val="Hyperlink"/>
            <w:noProof/>
          </w:rPr>
          <w:noBreakHyphen/>
          <w:t>8 PUBLISH Response Status Codes</w:t>
        </w:r>
        <w:r>
          <w:rPr>
            <w:noProof/>
            <w:webHidden/>
          </w:rPr>
          <w:tab/>
        </w:r>
        <w:r>
          <w:rPr>
            <w:noProof/>
            <w:webHidden/>
          </w:rPr>
          <w:fldChar w:fldCharType="begin"/>
        </w:r>
        <w:r>
          <w:rPr>
            <w:noProof/>
            <w:webHidden/>
          </w:rPr>
          <w:instrText xml:space="preserve"> PAGEREF _Toc232082436 \h </w:instrText>
        </w:r>
        <w:r>
          <w:rPr>
            <w:noProof/>
            <w:webHidden/>
          </w:rPr>
        </w:r>
        <w:r>
          <w:rPr>
            <w:noProof/>
            <w:webHidden/>
          </w:rPr>
          <w:fldChar w:fldCharType="separate"/>
        </w:r>
        <w:r>
          <w:rPr>
            <w:noProof/>
            <w:webHidden/>
          </w:rPr>
          <w:t>60</w:t>
        </w:r>
        <w:r>
          <w:rPr>
            <w:noProof/>
            <w:webHidden/>
          </w:rPr>
          <w:fldChar w:fldCharType="end"/>
        </w:r>
      </w:hyperlink>
    </w:p>
    <w:p w14:paraId="0AC2FC90" w14:textId="63C8FA07"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37" w:history="1">
        <w:r w:rsidRPr="001B6B98">
          <w:rPr>
            <w:rStyle w:val="Hyperlink"/>
            <w:noProof/>
          </w:rPr>
          <w:t>Table 4</w:t>
        </w:r>
        <w:r w:rsidRPr="001B6B98">
          <w:rPr>
            <w:rStyle w:val="Hyperlink"/>
            <w:noProof/>
          </w:rPr>
          <w:noBreakHyphen/>
          <w:t>9 PIDF Extension for Agent Role</w:t>
        </w:r>
        <w:r>
          <w:rPr>
            <w:noProof/>
            <w:webHidden/>
          </w:rPr>
          <w:tab/>
        </w:r>
        <w:r>
          <w:rPr>
            <w:noProof/>
            <w:webHidden/>
          </w:rPr>
          <w:fldChar w:fldCharType="begin"/>
        </w:r>
        <w:r>
          <w:rPr>
            <w:noProof/>
            <w:webHidden/>
          </w:rPr>
          <w:instrText xml:space="preserve"> PAGEREF _Toc232082437 \h </w:instrText>
        </w:r>
        <w:r>
          <w:rPr>
            <w:noProof/>
            <w:webHidden/>
          </w:rPr>
        </w:r>
        <w:r>
          <w:rPr>
            <w:noProof/>
            <w:webHidden/>
          </w:rPr>
          <w:fldChar w:fldCharType="separate"/>
        </w:r>
        <w:r>
          <w:rPr>
            <w:noProof/>
            <w:webHidden/>
          </w:rPr>
          <w:t>63</w:t>
        </w:r>
        <w:r>
          <w:rPr>
            <w:noProof/>
            <w:webHidden/>
          </w:rPr>
          <w:fldChar w:fldCharType="end"/>
        </w:r>
      </w:hyperlink>
    </w:p>
    <w:p w14:paraId="755FE099" w14:textId="4095E329"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38" w:history="1">
        <w:r w:rsidRPr="001B6B98">
          <w:rPr>
            <w:rStyle w:val="Hyperlink"/>
            <w:noProof/>
          </w:rPr>
          <w:t>Table 4</w:t>
        </w:r>
        <w:r w:rsidRPr="001B6B98">
          <w:rPr>
            <w:rStyle w:val="Hyperlink"/>
            <w:noProof/>
          </w:rPr>
          <w:noBreakHyphen/>
          <w:t>10 Presence Server Interface Names</w:t>
        </w:r>
        <w:r>
          <w:rPr>
            <w:noProof/>
            <w:webHidden/>
          </w:rPr>
          <w:tab/>
        </w:r>
        <w:r>
          <w:rPr>
            <w:noProof/>
            <w:webHidden/>
          </w:rPr>
          <w:fldChar w:fldCharType="begin"/>
        </w:r>
        <w:r>
          <w:rPr>
            <w:noProof/>
            <w:webHidden/>
          </w:rPr>
          <w:instrText xml:space="preserve"> PAGEREF _Toc232082438 \h </w:instrText>
        </w:r>
        <w:r>
          <w:rPr>
            <w:noProof/>
            <w:webHidden/>
          </w:rPr>
        </w:r>
        <w:r>
          <w:rPr>
            <w:noProof/>
            <w:webHidden/>
          </w:rPr>
          <w:fldChar w:fldCharType="separate"/>
        </w:r>
        <w:r>
          <w:rPr>
            <w:noProof/>
            <w:webHidden/>
          </w:rPr>
          <w:t>64</w:t>
        </w:r>
        <w:r>
          <w:rPr>
            <w:noProof/>
            <w:webHidden/>
          </w:rPr>
          <w:fldChar w:fldCharType="end"/>
        </w:r>
      </w:hyperlink>
    </w:p>
    <w:p w14:paraId="7A3847F0" w14:textId="7BD8F82F"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39" w:history="1">
        <w:r w:rsidRPr="001B6B98">
          <w:rPr>
            <w:rStyle w:val="Hyperlink"/>
            <w:noProof/>
          </w:rPr>
          <w:t>Table 4</w:t>
        </w:r>
        <w:r w:rsidRPr="001B6B98">
          <w:rPr>
            <w:rStyle w:val="Hyperlink"/>
            <w:noProof/>
          </w:rPr>
          <w:noBreakHyphen/>
          <w:t>11 DrmLogEvent</w:t>
        </w:r>
        <w:r>
          <w:rPr>
            <w:noProof/>
            <w:webHidden/>
          </w:rPr>
          <w:tab/>
        </w:r>
        <w:r>
          <w:rPr>
            <w:noProof/>
            <w:webHidden/>
          </w:rPr>
          <w:fldChar w:fldCharType="begin"/>
        </w:r>
        <w:r>
          <w:rPr>
            <w:noProof/>
            <w:webHidden/>
          </w:rPr>
          <w:instrText xml:space="preserve"> PAGEREF _Toc232082439 \h </w:instrText>
        </w:r>
        <w:r>
          <w:rPr>
            <w:noProof/>
            <w:webHidden/>
          </w:rPr>
        </w:r>
        <w:r>
          <w:rPr>
            <w:noProof/>
            <w:webHidden/>
          </w:rPr>
          <w:fldChar w:fldCharType="separate"/>
        </w:r>
        <w:r>
          <w:rPr>
            <w:noProof/>
            <w:webHidden/>
          </w:rPr>
          <w:t>73</w:t>
        </w:r>
        <w:r>
          <w:rPr>
            <w:noProof/>
            <w:webHidden/>
          </w:rPr>
          <w:fldChar w:fldCharType="end"/>
        </w:r>
      </w:hyperlink>
    </w:p>
    <w:p w14:paraId="5C2CB3DA" w14:textId="5F1550E1"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40" w:history="1">
        <w:r w:rsidRPr="001B6B98">
          <w:rPr>
            <w:rStyle w:val="Hyperlink"/>
            <w:noProof/>
          </w:rPr>
          <w:t>Table 4</w:t>
        </w:r>
        <w:r w:rsidRPr="001B6B98">
          <w:rPr>
            <w:rStyle w:val="Hyperlink"/>
            <w:noProof/>
          </w:rPr>
          <w:noBreakHyphen/>
          <w:t>12 IncidentOrResourceStateChangeLogEvent</w:t>
        </w:r>
        <w:r>
          <w:rPr>
            <w:noProof/>
            <w:webHidden/>
          </w:rPr>
          <w:tab/>
        </w:r>
        <w:r>
          <w:rPr>
            <w:noProof/>
            <w:webHidden/>
          </w:rPr>
          <w:fldChar w:fldCharType="begin"/>
        </w:r>
        <w:r>
          <w:rPr>
            <w:noProof/>
            <w:webHidden/>
          </w:rPr>
          <w:instrText xml:space="preserve"> PAGEREF _Toc232082440 \h </w:instrText>
        </w:r>
        <w:r>
          <w:rPr>
            <w:noProof/>
            <w:webHidden/>
          </w:rPr>
        </w:r>
        <w:r>
          <w:rPr>
            <w:noProof/>
            <w:webHidden/>
          </w:rPr>
          <w:fldChar w:fldCharType="separate"/>
        </w:r>
        <w:r>
          <w:rPr>
            <w:noProof/>
            <w:webHidden/>
          </w:rPr>
          <w:t>73</w:t>
        </w:r>
        <w:r>
          <w:rPr>
            <w:noProof/>
            <w:webHidden/>
          </w:rPr>
          <w:fldChar w:fldCharType="end"/>
        </w:r>
      </w:hyperlink>
    </w:p>
    <w:p w14:paraId="39FCA12A" w14:textId="7D86E113"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41" w:history="1">
        <w:r w:rsidRPr="001B6B98">
          <w:rPr>
            <w:rStyle w:val="Hyperlink"/>
            <w:noProof/>
          </w:rPr>
          <w:t>Table 4</w:t>
        </w:r>
        <w:r w:rsidRPr="001B6B98">
          <w:rPr>
            <w:rStyle w:val="Hyperlink"/>
            <w:noProof/>
          </w:rPr>
          <w:noBreakHyphen/>
          <w:t>13 MediaProxyUriRequestLogEvent</w:t>
        </w:r>
        <w:r>
          <w:rPr>
            <w:noProof/>
            <w:webHidden/>
          </w:rPr>
          <w:tab/>
        </w:r>
        <w:r>
          <w:rPr>
            <w:noProof/>
            <w:webHidden/>
          </w:rPr>
          <w:fldChar w:fldCharType="begin"/>
        </w:r>
        <w:r>
          <w:rPr>
            <w:noProof/>
            <w:webHidden/>
          </w:rPr>
          <w:instrText xml:space="preserve"> PAGEREF _Toc232082441 \h </w:instrText>
        </w:r>
        <w:r>
          <w:rPr>
            <w:noProof/>
            <w:webHidden/>
          </w:rPr>
        </w:r>
        <w:r>
          <w:rPr>
            <w:noProof/>
            <w:webHidden/>
          </w:rPr>
          <w:fldChar w:fldCharType="separate"/>
        </w:r>
        <w:r>
          <w:rPr>
            <w:noProof/>
            <w:webHidden/>
          </w:rPr>
          <w:t>74</w:t>
        </w:r>
        <w:r>
          <w:rPr>
            <w:noProof/>
            <w:webHidden/>
          </w:rPr>
          <w:fldChar w:fldCharType="end"/>
        </w:r>
      </w:hyperlink>
    </w:p>
    <w:p w14:paraId="2BBFA279" w14:textId="4A37D08F"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42" w:history="1">
        <w:r w:rsidRPr="001B6B98">
          <w:rPr>
            <w:rStyle w:val="Hyperlink"/>
            <w:noProof/>
          </w:rPr>
          <w:t>Table 4</w:t>
        </w:r>
        <w:r w:rsidRPr="001B6B98">
          <w:rPr>
            <w:rStyle w:val="Hyperlink"/>
            <w:noProof/>
          </w:rPr>
          <w:noBreakHyphen/>
          <w:t>14 MediaProxyUriResponseLogEvent</w:t>
        </w:r>
        <w:r>
          <w:rPr>
            <w:noProof/>
            <w:webHidden/>
          </w:rPr>
          <w:tab/>
        </w:r>
        <w:r>
          <w:rPr>
            <w:noProof/>
            <w:webHidden/>
          </w:rPr>
          <w:fldChar w:fldCharType="begin"/>
        </w:r>
        <w:r>
          <w:rPr>
            <w:noProof/>
            <w:webHidden/>
          </w:rPr>
          <w:instrText xml:space="preserve"> PAGEREF _Toc232082442 \h </w:instrText>
        </w:r>
        <w:r>
          <w:rPr>
            <w:noProof/>
            <w:webHidden/>
          </w:rPr>
        </w:r>
        <w:r>
          <w:rPr>
            <w:noProof/>
            <w:webHidden/>
          </w:rPr>
          <w:fldChar w:fldCharType="separate"/>
        </w:r>
        <w:r>
          <w:rPr>
            <w:noProof/>
            <w:webHidden/>
          </w:rPr>
          <w:t>74</w:t>
        </w:r>
        <w:r>
          <w:rPr>
            <w:noProof/>
            <w:webHidden/>
          </w:rPr>
          <w:fldChar w:fldCharType="end"/>
        </w:r>
      </w:hyperlink>
    </w:p>
    <w:p w14:paraId="71C8CA1B" w14:textId="3A683114"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43" w:history="1">
        <w:r w:rsidRPr="001B6B98">
          <w:rPr>
            <w:rStyle w:val="Hyperlink"/>
            <w:noProof/>
          </w:rPr>
          <w:t>Table 4</w:t>
        </w:r>
        <w:r w:rsidRPr="001B6B98">
          <w:rPr>
            <w:rStyle w:val="Hyperlink"/>
            <w:noProof/>
          </w:rPr>
          <w:noBreakHyphen/>
          <w:t>15 MediaProxySignalingMessageLogEvent</w:t>
        </w:r>
        <w:r>
          <w:rPr>
            <w:noProof/>
            <w:webHidden/>
          </w:rPr>
          <w:tab/>
        </w:r>
        <w:r>
          <w:rPr>
            <w:noProof/>
            <w:webHidden/>
          </w:rPr>
          <w:fldChar w:fldCharType="begin"/>
        </w:r>
        <w:r>
          <w:rPr>
            <w:noProof/>
            <w:webHidden/>
          </w:rPr>
          <w:instrText xml:space="preserve"> PAGEREF _Toc232082443 \h </w:instrText>
        </w:r>
        <w:r>
          <w:rPr>
            <w:noProof/>
            <w:webHidden/>
          </w:rPr>
        </w:r>
        <w:r>
          <w:rPr>
            <w:noProof/>
            <w:webHidden/>
          </w:rPr>
          <w:fldChar w:fldCharType="separate"/>
        </w:r>
        <w:r>
          <w:rPr>
            <w:noProof/>
            <w:webHidden/>
          </w:rPr>
          <w:t>75</w:t>
        </w:r>
        <w:r>
          <w:rPr>
            <w:noProof/>
            <w:webHidden/>
          </w:rPr>
          <w:fldChar w:fldCharType="end"/>
        </w:r>
      </w:hyperlink>
    </w:p>
    <w:p w14:paraId="3EFE58F5" w14:textId="1EB12641"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44" w:history="1">
        <w:r w:rsidRPr="001B6B98">
          <w:rPr>
            <w:rStyle w:val="Hyperlink"/>
            <w:noProof/>
          </w:rPr>
          <w:t>Table 4</w:t>
        </w:r>
        <w:r w:rsidRPr="001B6B98">
          <w:rPr>
            <w:rStyle w:val="Hyperlink"/>
            <w:noProof/>
          </w:rPr>
          <w:noBreakHyphen/>
          <w:t>16 FileMediaRequestLogEvent</w:t>
        </w:r>
        <w:r>
          <w:rPr>
            <w:noProof/>
            <w:webHidden/>
          </w:rPr>
          <w:tab/>
        </w:r>
        <w:r>
          <w:rPr>
            <w:noProof/>
            <w:webHidden/>
          </w:rPr>
          <w:fldChar w:fldCharType="begin"/>
        </w:r>
        <w:r>
          <w:rPr>
            <w:noProof/>
            <w:webHidden/>
          </w:rPr>
          <w:instrText xml:space="preserve"> PAGEREF _Toc232082444 \h </w:instrText>
        </w:r>
        <w:r>
          <w:rPr>
            <w:noProof/>
            <w:webHidden/>
          </w:rPr>
        </w:r>
        <w:r>
          <w:rPr>
            <w:noProof/>
            <w:webHidden/>
          </w:rPr>
          <w:fldChar w:fldCharType="separate"/>
        </w:r>
        <w:r>
          <w:rPr>
            <w:noProof/>
            <w:webHidden/>
          </w:rPr>
          <w:t>75</w:t>
        </w:r>
        <w:r>
          <w:rPr>
            <w:noProof/>
            <w:webHidden/>
          </w:rPr>
          <w:fldChar w:fldCharType="end"/>
        </w:r>
      </w:hyperlink>
    </w:p>
    <w:p w14:paraId="3EA77F41" w14:textId="046CB829"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45" w:history="1">
        <w:r w:rsidRPr="001B6B98">
          <w:rPr>
            <w:rStyle w:val="Hyperlink"/>
            <w:noProof/>
          </w:rPr>
          <w:t>Table 4</w:t>
        </w:r>
        <w:r w:rsidRPr="001B6B98">
          <w:rPr>
            <w:rStyle w:val="Hyperlink"/>
            <w:noProof/>
          </w:rPr>
          <w:noBreakHyphen/>
          <w:t>17 FileMediaResponseLogEvent</w:t>
        </w:r>
        <w:r>
          <w:rPr>
            <w:noProof/>
            <w:webHidden/>
          </w:rPr>
          <w:tab/>
        </w:r>
        <w:r>
          <w:rPr>
            <w:noProof/>
            <w:webHidden/>
          </w:rPr>
          <w:fldChar w:fldCharType="begin"/>
        </w:r>
        <w:r>
          <w:rPr>
            <w:noProof/>
            <w:webHidden/>
          </w:rPr>
          <w:instrText xml:space="preserve"> PAGEREF _Toc232082445 \h </w:instrText>
        </w:r>
        <w:r>
          <w:rPr>
            <w:noProof/>
            <w:webHidden/>
          </w:rPr>
        </w:r>
        <w:r>
          <w:rPr>
            <w:noProof/>
            <w:webHidden/>
          </w:rPr>
          <w:fldChar w:fldCharType="separate"/>
        </w:r>
        <w:r>
          <w:rPr>
            <w:noProof/>
            <w:webHidden/>
          </w:rPr>
          <w:t>75</w:t>
        </w:r>
        <w:r>
          <w:rPr>
            <w:noProof/>
            <w:webHidden/>
          </w:rPr>
          <w:fldChar w:fldCharType="end"/>
        </w:r>
      </w:hyperlink>
    </w:p>
    <w:p w14:paraId="3AC9A8B2" w14:textId="401E765E"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46" w:history="1">
        <w:r w:rsidRPr="001B6B98">
          <w:rPr>
            <w:rStyle w:val="Hyperlink"/>
            <w:noProof/>
          </w:rPr>
          <w:t>Table 4</w:t>
        </w:r>
        <w:r w:rsidRPr="001B6B98">
          <w:rPr>
            <w:rStyle w:val="Hyperlink"/>
            <w:noProof/>
          </w:rPr>
          <w:noBreakHyphen/>
          <w:t>18 PttTransmissionLogEvent</w:t>
        </w:r>
        <w:r>
          <w:rPr>
            <w:noProof/>
            <w:webHidden/>
          </w:rPr>
          <w:tab/>
        </w:r>
        <w:r>
          <w:rPr>
            <w:noProof/>
            <w:webHidden/>
          </w:rPr>
          <w:fldChar w:fldCharType="begin"/>
        </w:r>
        <w:r>
          <w:rPr>
            <w:noProof/>
            <w:webHidden/>
          </w:rPr>
          <w:instrText xml:space="preserve"> PAGEREF _Toc232082446 \h </w:instrText>
        </w:r>
        <w:r>
          <w:rPr>
            <w:noProof/>
            <w:webHidden/>
          </w:rPr>
        </w:r>
        <w:r>
          <w:rPr>
            <w:noProof/>
            <w:webHidden/>
          </w:rPr>
          <w:fldChar w:fldCharType="separate"/>
        </w:r>
        <w:r>
          <w:rPr>
            <w:noProof/>
            <w:webHidden/>
          </w:rPr>
          <w:t>76</w:t>
        </w:r>
        <w:r>
          <w:rPr>
            <w:noProof/>
            <w:webHidden/>
          </w:rPr>
          <w:fldChar w:fldCharType="end"/>
        </w:r>
      </w:hyperlink>
    </w:p>
    <w:p w14:paraId="65598476" w14:textId="52EE4F8A"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47" w:history="1">
        <w:r w:rsidRPr="001B6B98">
          <w:rPr>
            <w:rStyle w:val="Hyperlink"/>
            <w:noProof/>
          </w:rPr>
          <w:t>Table 4</w:t>
        </w:r>
        <w:r w:rsidRPr="001B6B98">
          <w:rPr>
            <w:rStyle w:val="Hyperlink"/>
            <w:noProof/>
          </w:rPr>
          <w:noBreakHyphen/>
          <w:t>19 PTT-P25CallMetadata</w:t>
        </w:r>
        <w:r>
          <w:rPr>
            <w:noProof/>
            <w:webHidden/>
          </w:rPr>
          <w:tab/>
        </w:r>
        <w:r>
          <w:rPr>
            <w:noProof/>
            <w:webHidden/>
          </w:rPr>
          <w:fldChar w:fldCharType="begin"/>
        </w:r>
        <w:r>
          <w:rPr>
            <w:noProof/>
            <w:webHidden/>
          </w:rPr>
          <w:instrText xml:space="preserve"> PAGEREF _Toc232082447 \h </w:instrText>
        </w:r>
        <w:r>
          <w:rPr>
            <w:noProof/>
            <w:webHidden/>
          </w:rPr>
        </w:r>
        <w:r>
          <w:rPr>
            <w:noProof/>
            <w:webHidden/>
          </w:rPr>
          <w:fldChar w:fldCharType="separate"/>
        </w:r>
        <w:r>
          <w:rPr>
            <w:noProof/>
            <w:webHidden/>
          </w:rPr>
          <w:t>79</w:t>
        </w:r>
        <w:r>
          <w:rPr>
            <w:noProof/>
            <w:webHidden/>
          </w:rPr>
          <w:fldChar w:fldCharType="end"/>
        </w:r>
      </w:hyperlink>
    </w:p>
    <w:p w14:paraId="363B8DDE" w14:textId="6DB40151"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48" w:history="1">
        <w:r w:rsidRPr="001B6B98">
          <w:rPr>
            <w:rStyle w:val="Hyperlink"/>
            <w:noProof/>
          </w:rPr>
          <w:t>Table 5</w:t>
        </w:r>
        <w:r w:rsidRPr="001B6B98">
          <w:rPr>
            <w:rStyle w:val="Hyperlink"/>
            <w:noProof/>
          </w:rPr>
          <w:noBreakHyphen/>
          <w:t>1 Agent Reason Codes</w:t>
        </w:r>
        <w:r>
          <w:rPr>
            <w:noProof/>
            <w:webHidden/>
          </w:rPr>
          <w:tab/>
        </w:r>
        <w:r>
          <w:rPr>
            <w:noProof/>
            <w:webHidden/>
          </w:rPr>
          <w:fldChar w:fldCharType="begin"/>
        </w:r>
        <w:r>
          <w:rPr>
            <w:noProof/>
            <w:webHidden/>
          </w:rPr>
          <w:instrText xml:space="preserve"> PAGEREF _Toc232082448 \h </w:instrText>
        </w:r>
        <w:r>
          <w:rPr>
            <w:noProof/>
            <w:webHidden/>
          </w:rPr>
        </w:r>
        <w:r>
          <w:rPr>
            <w:noProof/>
            <w:webHidden/>
          </w:rPr>
          <w:fldChar w:fldCharType="separate"/>
        </w:r>
        <w:r>
          <w:rPr>
            <w:noProof/>
            <w:webHidden/>
          </w:rPr>
          <w:t>84</w:t>
        </w:r>
        <w:r>
          <w:rPr>
            <w:noProof/>
            <w:webHidden/>
          </w:rPr>
          <w:fldChar w:fldCharType="end"/>
        </w:r>
      </w:hyperlink>
    </w:p>
    <w:p w14:paraId="25BE3FD0" w14:textId="7439F5DA"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49" w:history="1">
        <w:r w:rsidRPr="001B6B98">
          <w:rPr>
            <w:rStyle w:val="Hyperlink"/>
            <w:noProof/>
          </w:rPr>
          <w:t>Table 5</w:t>
        </w:r>
        <w:r w:rsidRPr="001B6B98">
          <w:rPr>
            <w:rStyle w:val="Hyperlink"/>
            <w:noProof/>
          </w:rPr>
          <w:noBreakHyphen/>
          <w:t>2 New serviceNames</w:t>
        </w:r>
        <w:r>
          <w:rPr>
            <w:noProof/>
            <w:webHidden/>
          </w:rPr>
          <w:tab/>
        </w:r>
        <w:r>
          <w:rPr>
            <w:noProof/>
            <w:webHidden/>
          </w:rPr>
          <w:fldChar w:fldCharType="begin"/>
        </w:r>
        <w:r>
          <w:rPr>
            <w:noProof/>
            <w:webHidden/>
          </w:rPr>
          <w:instrText xml:space="preserve"> PAGEREF _Toc232082449 \h </w:instrText>
        </w:r>
        <w:r>
          <w:rPr>
            <w:noProof/>
            <w:webHidden/>
          </w:rPr>
        </w:r>
        <w:r>
          <w:rPr>
            <w:noProof/>
            <w:webHidden/>
          </w:rPr>
          <w:fldChar w:fldCharType="separate"/>
        </w:r>
        <w:r>
          <w:rPr>
            <w:noProof/>
            <w:webHidden/>
          </w:rPr>
          <w:t>85</w:t>
        </w:r>
        <w:r>
          <w:rPr>
            <w:noProof/>
            <w:webHidden/>
          </w:rPr>
          <w:fldChar w:fldCharType="end"/>
        </w:r>
      </w:hyperlink>
    </w:p>
    <w:p w14:paraId="0EA2D0F4" w14:textId="197D2B1C"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50" w:history="1">
        <w:r w:rsidRPr="001B6B98">
          <w:rPr>
            <w:rStyle w:val="Hyperlink"/>
            <w:noProof/>
          </w:rPr>
          <w:t>Table 5</w:t>
        </w:r>
        <w:r w:rsidRPr="001B6B98">
          <w:rPr>
            <w:rStyle w:val="Hyperlink"/>
            <w:noProof/>
          </w:rPr>
          <w:noBreakHyphen/>
          <w:t>3 New Interface Names</w:t>
        </w:r>
        <w:r>
          <w:rPr>
            <w:noProof/>
            <w:webHidden/>
          </w:rPr>
          <w:tab/>
        </w:r>
        <w:r>
          <w:rPr>
            <w:noProof/>
            <w:webHidden/>
          </w:rPr>
          <w:fldChar w:fldCharType="begin"/>
        </w:r>
        <w:r>
          <w:rPr>
            <w:noProof/>
            <w:webHidden/>
          </w:rPr>
          <w:instrText xml:space="preserve"> PAGEREF _Toc232082450 \h </w:instrText>
        </w:r>
        <w:r>
          <w:rPr>
            <w:noProof/>
            <w:webHidden/>
          </w:rPr>
        </w:r>
        <w:r>
          <w:rPr>
            <w:noProof/>
            <w:webHidden/>
          </w:rPr>
          <w:fldChar w:fldCharType="separate"/>
        </w:r>
        <w:r>
          <w:rPr>
            <w:noProof/>
            <w:webHidden/>
          </w:rPr>
          <w:t>85</w:t>
        </w:r>
        <w:r>
          <w:rPr>
            <w:noProof/>
            <w:webHidden/>
          </w:rPr>
          <w:fldChar w:fldCharType="end"/>
        </w:r>
      </w:hyperlink>
    </w:p>
    <w:p w14:paraId="1736D192" w14:textId="769F7FB1"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51" w:history="1">
        <w:r w:rsidRPr="001B6B98">
          <w:rPr>
            <w:rStyle w:val="Hyperlink"/>
            <w:noProof/>
          </w:rPr>
          <w:t>Table 5</w:t>
        </w:r>
        <w:r w:rsidRPr="001B6B98">
          <w:rPr>
            <w:rStyle w:val="Hyperlink"/>
            <w:noProof/>
          </w:rPr>
          <w:noBreakHyphen/>
          <w:t>4 New Policy Types</w:t>
        </w:r>
        <w:r>
          <w:rPr>
            <w:noProof/>
            <w:webHidden/>
          </w:rPr>
          <w:tab/>
        </w:r>
        <w:r>
          <w:rPr>
            <w:noProof/>
            <w:webHidden/>
          </w:rPr>
          <w:fldChar w:fldCharType="begin"/>
        </w:r>
        <w:r>
          <w:rPr>
            <w:noProof/>
            <w:webHidden/>
          </w:rPr>
          <w:instrText xml:space="preserve"> PAGEREF _Toc232082451 \h </w:instrText>
        </w:r>
        <w:r>
          <w:rPr>
            <w:noProof/>
            <w:webHidden/>
          </w:rPr>
        </w:r>
        <w:r>
          <w:rPr>
            <w:noProof/>
            <w:webHidden/>
          </w:rPr>
          <w:fldChar w:fldCharType="separate"/>
        </w:r>
        <w:r>
          <w:rPr>
            <w:noProof/>
            <w:webHidden/>
          </w:rPr>
          <w:t>85</w:t>
        </w:r>
        <w:r>
          <w:rPr>
            <w:noProof/>
            <w:webHidden/>
          </w:rPr>
          <w:fldChar w:fldCharType="end"/>
        </w:r>
      </w:hyperlink>
    </w:p>
    <w:p w14:paraId="2D1298F8" w14:textId="7C7CFEAD"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52" w:history="1">
        <w:r w:rsidRPr="001B6B98">
          <w:rPr>
            <w:rStyle w:val="Hyperlink"/>
            <w:noProof/>
          </w:rPr>
          <w:t>Table 8</w:t>
        </w:r>
        <w:r w:rsidRPr="001B6B98">
          <w:rPr>
            <w:rStyle w:val="Hyperlink"/>
            <w:noProof/>
          </w:rPr>
          <w:noBreakHyphen/>
          <w:t>1 Future Work for Consideration</w:t>
        </w:r>
        <w:r>
          <w:rPr>
            <w:noProof/>
            <w:webHidden/>
          </w:rPr>
          <w:tab/>
        </w:r>
        <w:r>
          <w:rPr>
            <w:noProof/>
            <w:webHidden/>
          </w:rPr>
          <w:fldChar w:fldCharType="begin"/>
        </w:r>
        <w:r>
          <w:rPr>
            <w:noProof/>
            <w:webHidden/>
          </w:rPr>
          <w:instrText xml:space="preserve"> PAGEREF _Toc232082452 \h </w:instrText>
        </w:r>
        <w:r>
          <w:rPr>
            <w:noProof/>
            <w:webHidden/>
          </w:rPr>
        </w:r>
        <w:r>
          <w:rPr>
            <w:noProof/>
            <w:webHidden/>
          </w:rPr>
          <w:fldChar w:fldCharType="separate"/>
        </w:r>
        <w:r>
          <w:rPr>
            <w:noProof/>
            <w:webHidden/>
          </w:rPr>
          <w:t>88</w:t>
        </w:r>
        <w:r>
          <w:rPr>
            <w:noProof/>
            <w:webHidden/>
          </w:rPr>
          <w:fldChar w:fldCharType="end"/>
        </w:r>
      </w:hyperlink>
    </w:p>
    <w:p w14:paraId="3D832E25" w14:textId="43C01170"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53" w:history="1">
        <w:r w:rsidRPr="001B6B98">
          <w:rPr>
            <w:rStyle w:val="Hyperlink"/>
            <w:noProof/>
          </w:rPr>
          <w:t>Table 11</w:t>
        </w:r>
        <w:r w:rsidRPr="001B6B98">
          <w:rPr>
            <w:rStyle w:val="Hyperlink"/>
            <w:noProof/>
          </w:rPr>
          <w:noBreakHyphen/>
          <w:t>1 Media Proxy Media Type</w:t>
        </w:r>
        <w:r>
          <w:rPr>
            <w:noProof/>
            <w:webHidden/>
          </w:rPr>
          <w:tab/>
        </w:r>
        <w:r>
          <w:rPr>
            <w:noProof/>
            <w:webHidden/>
          </w:rPr>
          <w:fldChar w:fldCharType="begin"/>
        </w:r>
        <w:r>
          <w:rPr>
            <w:noProof/>
            <w:webHidden/>
          </w:rPr>
          <w:instrText xml:space="preserve"> PAGEREF _Toc232082453 \h </w:instrText>
        </w:r>
        <w:r>
          <w:rPr>
            <w:noProof/>
            <w:webHidden/>
          </w:rPr>
        </w:r>
        <w:r>
          <w:rPr>
            <w:noProof/>
            <w:webHidden/>
          </w:rPr>
          <w:fldChar w:fldCharType="separate"/>
        </w:r>
        <w:r>
          <w:rPr>
            <w:noProof/>
            <w:webHidden/>
          </w:rPr>
          <w:t>121</w:t>
        </w:r>
        <w:r>
          <w:rPr>
            <w:noProof/>
            <w:webHidden/>
          </w:rPr>
          <w:fldChar w:fldCharType="end"/>
        </w:r>
      </w:hyperlink>
    </w:p>
    <w:p w14:paraId="6C8E294A" w14:textId="074B6B3B"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54" w:history="1">
        <w:r w:rsidRPr="001B6B98">
          <w:rPr>
            <w:rStyle w:val="Hyperlink"/>
            <w:noProof/>
          </w:rPr>
          <w:t>Table 11</w:t>
        </w:r>
        <w:r w:rsidRPr="001B6B98">
          <w:rPr>
            <w:rStyle w:val="Hyperlink"/>
            <w:noProof/>
          </w:rPr>
          <w:noBreakHyphen/>
          <w:t>2 General Document Editing Example Table with 3 Headings (3 columns)</w:t>
        </w:r>
        <w:r>
          <w:rPr>
            <w:noProof/>
            <w:webHidden/>
          </w:rPr>
          <w:tab/>
        </w:r>
        <w:r>
          <w:rPr>
            <w:noProof/>
            <w:webHidden/>
          </w:rPr>
          <w:fldChar w:fldCharType="begin"/>
        </w:r>
        <w:r>
          <w:rPr>
            <w:noProof/>
            <w:webHidden/>
          </w:rPr>
          <w:instrText xml:space="preserve"> PAGEREF _Toc232082454 \h </w:instrText>
        </w:r>
        <w:r>
          <w:rPr>
            <w:noProof/>
            <w:webHidden/>
          </w:rPr>
        </w:r>
        <w:r>
          <w:rPr>
            <w:noProof/>
            <w:webHidden/>
          </w:rPr>
          <w:fldChar w:fldCharType="separate"/>
        </w:r>
        <w:r>
          <w:rPr>
            <w:noProof/>
            <w:webHidden/>
          </w:rPr>
          <w:t>130</w:t>
        </w:r>
        <w:r>
          <w:rPr>
            <w:noProof/>
            <w:webHidden/>
          </w:rPr>
          <w:fldChar w:fldCharType="end"/>
        </w:r>
      </w:hyperlink>
    </w:p>
    <w:p w14:paraId="24D2F2A5" w14:textId="5F1CDF30"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55" w:history="1">
        <w:r w:rsidRPr="001B6B98">
          <w:rPr>
            <w:rStyle w:val="Hyperlink"/>
            <w:noProof/>
          </w:rPr>
          <w:t>Table 11</w:t>
        </w:r>
        <w:r w:rsidRPr="001B6B98">
          <w:rPr>
            <w:rStyle w:val="Hyperlink"/>
            <w:noProof/>
          </w:rPr>
          <w:noBreakHyphen/>
          <w:t>3 General Document Editing Example Table with 4 Headings (4 columns)</w:t>
        </w:r>
        <w:r>
          <w:rPr>
            <w:noProof/>
            <w:webHidden/>
          </w:rPr>
          <w:tab/>
        </w:r>
        <w:r>
          <w:rPr>
            <w:noProof/>
            <w:webHidden/>
          </w:rPr>
          <w:fldChar w:fldCharType="begin"/>
        </w:r>
        <w:r>
          <w:rPr>
            <w:noProof/>
            <w:webHidden/>
          </w:rPr>
          <w:instrText xml:space="preserve"> PAGEREF _Toc232082455 \h </w:instrText>
        </w:r>
        <w:r>
          <w:rPr>
            <w:noProof/>
            <w:webHidden/>
          </w:rPr>
        </w:r>
        <w:r>
          <w:rPr>
            <w:noProof/>
            <w:webHidden/>
          </w:rPr>
          <w:fldChar w:fldCharType="separate"/>
        </w:r>
        <w:r>
          <w:rPr>
            <w:noProof/>
            <w:webHidden/>
          </w:rPr>
          <w:t>130</w:t>
        </w:r>
        <w:r>
          <w:rPr>
            <w:noProof/>
            <w:webHidden/>
          </w:rPr>
          <w:fldChar w:fldCharType="end"/>
        </w:r>
      </w:hyperlink>
    </w:p>
    <w:p w14:paraId="238EDE9F" w14:textId="4BB37A09" w:rsidR="00876203" w:rsidRDefault="00876203" w:rsidP="00876203">
      <w:pPr>
        <w:rPr>
          <w:rFonts w:cs="Tahoma"/>
        </w:rPr>
      </w:pPr>
      <w:r>
        <w:rPr>
          <w:rFonts w:cs="Tahoma"/>
        </w:rPr>
        <w:fldChar w:fldCharType="end"/>
      </w:r>
    </w:p>
    <w:p w14:paraId="3AFF4A89" w14:textId="300D3432" w:rsidR="00876203" w:rsidRPr="00A06668" w:rsidRDefault="00AE6E32" w:rsidP="00053787">
      <w:pPr>
        <w:pStyle w:val="TOCHeading"/>
      </w:pPr>
      <w:bookmarkStart w:id="4" w:name="_Toc233105422"/>
      <w:r>
        <w:t>LIST OF FIGURES</w:t>
      </w:r>
      <w:bookmarkEnd w:id="4"/>
    </w:p>
    <w:p w14:paraId="68FC70A6" w14:textId="400D1370" w:rsidR="005A07C4" w:rsidRDefault="00876203">
      <w:pPr>
        <w:pStyle w:val="TableofFigures"/>
        <w:rPr>
          <w:rFonts w:asciiTheme="minorHAnsi" w:eastAsiaTheme="minorEastAsia" w:hAnsiTheme="minorHAnsi" w:cstheme="minorBidi"/>
          <w:noProof/>
          <w:kern w:val="2"/>
          <w:sz w:val="24"/>
          <w:szCs w:val="24"/>
          <w14:ligatures w14:val="standardContextual"/>
        </w:rPr>
      </w:pPr>
      <w:r>
        <w:fldChar w:fldCharType="begin"/>
      </w:r>
      <w:r>
        <w:instrText xml:space="preserve"> TOC \h \z \c "Figure" </w:instrText>
      </w:r>
      <w:r>
        <w:fldChar w:fldCharType="separate"/>
      </w:r>
      <w:hyperlink w:anchor="_Toc232082456" w:history="1">
        <w:r w:rsidR="005A07C4" w:rsidRPr="00B632CC">
          <w:rPr>
            <w:rStyle w:val="Hyperlink"/>
            <w:noProof/>
          </w:rPr>
          <w:t>Figure 1 Simplified Overview Diagram of NG9</w:t>
        </w:r>
        <w:r w:rsidR="005A07C4" w:rsidRPr="00B632CC">
          <w:rPr>
            <w:rStyle w:val="Hyperlink"/>
            <w:noProof/>
          </w:rPr>
          <w:noBreakHyphen/>
          <w:t>1</w:t>
        </w:r>
        <w:r w:rsidR="005A07C4" w:rsidRPr="00B632CC">
          <w:rPr>
            <w:rStyle w:val="Hyperlink"/>
            <w:noProof/>
          </w:rPr>
          <w:noBreakHyphen/>
          <w:t>1 Solution</w:t>
        </w:r>
        <w:r w:rsidR="005A07C4">
          <w:rPr>
            <w:noProof/>
            <w:webHidden/>
          </w:rPr>
          <w:tab/>
        </w:r>
        <w:r w:rsidR="005A07C4">
          <w:rPr>
            <w:noProof/>
            <w:webHidden/>
          </w:rPr>
          <w:fldChar w:fldCharType="begin"/>
        </w:r>
        <w:r w:rsidR="005A07C4">
          <w:rPr>
            <w:noProof/>
            <w:webHidden/>
          </w:rPr>
          <w:instrText xml:space="preserve"> PAGEREF _Toc232082456 \h </w:instrText>
        </w:r>
        <w:r w:rsidR="005A07C4">
          <w:rPr>
            <w:noProof/>
            <w:webHidden/>
          </w:rPr>
        </w:r>
        <w:r w:rsidR="005A07C4">
          <w:rPr>
            <w:noProof/>
            <w:webHidden/>
          </w:rPr>
          <w:fldChar w:fldCharType="separate"/>
        </w:r>
        <w:r w:rsidR="005A07C4">
          <w:rPr>
            <w:noProof/>
            <w:webHidden/>
          </w:rPr>
          <w:t>1</w:t>
        </w:r>
        <w:r w:rsidR="005A07C4">
          <w:rPr>
            <w:noProof/>
            <w:webHidden/>
          </w:rPr>
          <w:fldChar w:fldCharType="end"/>
        </w:r>
      </w:hyperlink>
    </w:p>
    <w:p w14:paraId="377A87BE" w14:textId="7B6698C0"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57" w:history="1">
        <w:r w:rsidRPr="00B632CC">
          <w:rPr>
            <w:rStyle w:val="Hyperlink"/>
            <w:noProof/>
          </w:rPr>
          <w:t>Figure 2 IHFE in CAD and Call Handling Systems</w:t>
        </w:r>
        <w:r>
          <w:rPr>
            <w:noProof/>
            <w:webHidden/>
          </w:rPr>
          <w:tab/>
        </w:r>
        <w:r>
          <w:rPr>
            <w:noProof/>
            <w:webHidden/>
          </w:rPr>
          <w:fldChar w:fldCharType="begin"/>
        </w:r>
        <w:r>
          <w:rPr>
            <w:noProof/>
            <w:webHidden/>
          </w:rPr>
          <w:instrText xml:space="preserve"> PAGEREF _Toc232082457 \h </w:instrText>
        </w:r>
        <w:r>
          <w:rPr>
            <w:noProof/>
            <w:webHidden/>
          </w:rPr>
        </w:r>
        <w:r>
          <w:rPr>
            <w:noProof/>
            <w:webHidden/>
          </w:rPr>
          <w:fldChar w:fldCharType="separate"/>
        </w:r>
        <w:r>
          <w:rPr>
            <w:noProof/>
            <w:webHidden/>
          </w:rPr>
          <w:t>26</w:t>
        </w:r>
        <w:r>
          <w:rPr>
            <w:noProof/>
            <w:webHidden/>
          </w:rPr>
          <w:fldChar w:fldCharType="end"/>
        </w:r>
      </w:hyperlink>
    </w:p>
    <w:p w14:paraId="72B64C07" w14:textId="37D9DA85"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58" w:history="1">
        <w:r w:rsidRPr="00B632CC">
          <w:rPr>
            <w:rStyle w:val="Hyperlink"/>
            <w:noProof/>
          </w:rPr>
          <w:t>Figure 3 Presentities and Watchers</w:t>
        </w:r>
        <w:r>
          <w:rPr>
            <w:noProof/>
            <w:webHidden/>
          </w:rPr>
          <w:tab/>
        </w:r>
        <w:r>
          <w:rPr>
            <w:noProof/>
            <w:webHidden/>
          </w:rPr>
          <w:fldChar w:fldCharType="begin"/>
        </w:r>
        <w:r>
          <w:rPr>
            <w:noProof/>
            <w:webHidden/>
          </w:rPr>
          <w:instrText xml:space="preserve"> PAGEREF _Toc232082458 \h </w:instrText>
        </w:r>
        <w:r>
          <w:rPr>
            <w:noProof/>
            <w:webHidden/>
          </w:rPr>
        </w:r>
        <w:r>
          <w:rPr>
            <w:noProof/>
            <w:webHidden/>
          </w:rPr>
          <w:fldChar w:fldCharType="separate"/>
        </w:r>
        <w:r>
          <w:rPr>
            <w:noProof/>
            <w:webHidden/>
          </w:rPr>
          <w:t>54</w:t>
        </w:r>
        <w:r>
          <w:rPr>
            <w:noProof/>
            <w:webHidden/>
          </w:rPr>
          <w:fldChar w:fldCharType="end"/>
        </w:r>
      </w:hyperlink>
    </w:p>
    <w:p w14:paraId="568F97BC" w14:textId="2B44AFB6"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59" w:history="1">
        <w:r w:rsidRPr="00B632CC">
          <w:rPr>
            <w:rStyle w:val="Hyperlink"/>
            <w:noProof/>
          </w:rPr>
          <w:t>Figure 4 Interfaces for Presence Server FE</w:t>
        </w:r>
        <w:r>
          <w:rPr>
            <w:noProof/>
            <w:webHidden/>
          </w:rPr>
          <w:tab/>
        </w:r>
        <w:r>
          <w:rPr>
            <w:noProof/>
            <w:webHidden/>
          </w:rPr>
          <w:fldChar w:fldCharType="begin"/>
        </w:r>
        <w:r>
          <w:rPr>
            <w:noProof/>
            <w:webHidden/>
          </w:rPr>
          <w:instrText xml:space="preserve"> PAGEREF _Toc232082459 \h </w:instrText>
        </w:r>
        <w:r>
          <w:rPr>
            <w:noProof/>
            <w:webHidden/>
          </w:rPr>
        </w:r>
        <w:r>
          <w:rPr>
            <w:noProof/>
            <w:webHidden/>
          </w:rPr>
          <w:fldChar w:fldCharType="separate"/>
        </w:r>
        <w:r>
          <w:rPr>
            <w:noProof/>
            <w:webHidden/>
          </w:rPr>
          <w:t>55</w:t>
        </w:r>
        <w:r>
          <w:rPr>
            <w:noProof/>
            <w:webHidden/>
          </w:rPr>
          <w:fldChar w:fldCharType="end"/>
        </w:r>
      </w:hyperlink>
    </w:p>
    <w:p w14:paraId="5DBCF66A" w14:textId="2A5A2B61"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60" w:history="1">
        <w:r w:rsidRPr="00B632CC">
          <w:rPr>
            <w:rStyle w:val="Hyperlink"/>
            <w:noProof/>
          </w:rPr>
          <w:t>Figure 5 Message Flow for Presence Server FE</w:t>
        </w:r>
        <w:r>
          <w:rPr>
            <w:noProof/>
            <w:webHidden/>
          </w:rPr>
          <w:tab/>
        </w:r>
        <w:r>
          <w:rPr>
            <w:noProof/>
            <w:webHidden/>
          </w:rPr>
          <w:fldChar w:fldCharType="begin"/>
        </w:r>
        <w:r>
          <w:rPr>
            <w:noProof/>
            <w:webHidden/>
          </w:rPr>
          <w:instrText xml:space="preserve"> PAGEREF _Toc232082460 \h </w:instrText>
        </w:r>
        <w:r>
          <w:rPr>
            <w:noProof/>
            <w:webHidden/>
          </w:rPr>
        </w:r>
        <w:r>
          <w:rPr>
            <w:noProof/>
            <w:webHidden/>
          </w:rPr>
          <w:fldChar w:fldCharType="separate"/>
        </w:r>
        <w:r>
          <w:rPr>
            <w:noProof/>
            <w:webHidden/>
          </w:rPr>
          <w:t>62</w:t>
        </w:r>
        <w:r>
          <w:rPr>
            <w:noProof/>
            <w:webHidden/>
          </w:rPr>
          <w:fldChar w:fldCharType="end"/>
        </w:r>
      </w:hyperlink>
    </w:p>
    <w:p w14:paraId="354628A9" w14:textId="69684BA8"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61" w:history="1">
        <w:r w:rsidRPr="00B632CC">
          <w:rPr>
            <w:rStyle w:val="Hyperlink"/>
            <w:noProof/>
          </w:rPr>
          <w:t>Figure 6 Responder Data Services (RDS) Concept of Operations</w:t>
        </w:r>
        <w:r>
          <w:rPr>
            <w:noProof/>
            <w:webHidden/>
          </w:rPr>
          <w:tab/>
        </w:r>
        <w:r>
          <w:rPr>
            <w:noProof/>
            <w:webHidden/>
          </w:rPr>
          <w:fldChar w:fldCharType="begin"/>
        </w:r>
        <w:r>
          <w:rPr>
            <w:noProof/>
            <w:webHidden/>
          </w:rPr>
          <w:instrText xml:space="preserve"> PAGEREF _Toc232082461 \h </w:instrText>
        </w:r>
        <w:r>
          <w:rPr>
            <w:noProof/>
            <w:webHidden/>
          </w:rPr>
        </w:r>
        <w:r>
          <w:rPr>
            <w:noProof/>
            <w:webHidden/>
          </w:rPr>
          <w:fldChar w:fldCharType="separate"/>
        </w:r>
        <w:r>
          <w:rPr>
            <w:noProof/>
            <w:webHidden/>
          </w:rPr>
          <w:t>70</w:t>
        </w:r>
        <w:r>
          <w:rPr>
            <w:noProof/>
            <w:webHidden/>
          </w:rPr>
          <w:fldChar w:fldCharType="end"/>
        </w:r>
      </w:hyperlink>
    </w:p>
    <w:p w14:paraId="5F92A14D" w14:textId="5518A2B1"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62" w:history="1">
        <w:r w:rsidRPr="00B632CC">
          <w:rPr>
            <w:rStyle w:val="Hyperlink"/>
            <w:noProof/>
          </w:rPr>
          <w:t>Figure 11</w:t>
        </w:r>
        <w:r w:rsidRPr="00B632CC">
          <w:rPr>
            <w:rStyle w:val="Hyperlink"/>
            <w:noProof/>
          </w:rPr>
          <w:noBreakHyphen/>
          <w:t>1 General Document Editing Effect of Geocoding Addresses against Actual Address Ranges</w:t>
        </w:r>
        <w:r>
          <w:rPr>
            <w:noProof/>
            <w:webHidden/>
          </w:rPr>
          <w:tab/>
        </w:r>
        <w:r>
          <w:rPr>
            <w:noProof/>
            <w:webHidden/>
          </w:rPr>
          <w:fldChar w:fldCharType="begin"/>
        </w:r>
        <w:r>
          <w:rPr>
            <w:noProof/>
            <w:webHidden/>
          </w:rPr>
          <w:instrText xml:space="preserve"> PAGEREF _Toc232082462 \h </w:instrText>
        </w:r>
        <w:r>
          <w:rPr>
            <w:noProof/>
            <w:webHidden/>
          </w:rPr>
        </w:r>
        <w:r>
          <w:rPr>
            <w:noProof/>
            <w:webHidden/>
          </w:rPr>
          <w:fldChar w:fldCharType="separate"/>
        </w:r>
        <w:r>
          <w:rPr>
            <w:noProof/>
            <w:webHidden/>
          </w:rPr>
          <w:t>131</w:t>
        </w:r>
        <w:r>
          <w:rPr>
            <w:noProof/>
            <w:webHidden/>
          </w:rPr>
          <w:fldChar w:fldCharType="end"/>
        </w:r>
      </w:hyperlink>
    </w:p>
    <w:p w14:paraId="1742F2DF" w14:textId="2DBF7231" w:rsidR="005A07C4" w:rsidRDefault="005A07C4">
      <w:pPr>
        <w:pStyle w:val="TableofFigures"/>
        <w:rPr>
          <w:rFonts w:asciiTheme="minorHAnsi" w:eastAsiaTheme="minorEastAsia" w:hAnsiTheme="minorHAnsi" w:cstheme="minorBidi"/>
          <w:noProof/>
          <w:kern w:val="2"/>
          <w:sz w:val="24"/>
          <w:szCs w:val="24"/>
          <w14:ligatures w14:val="standardContextual"/>
        </w:rPr>
      </w:pPr>
      <w:hyperlink w:anchor="_Toc232082463" w:history="1">
        <w:r w:rsidRPr="00B632CC">
          <w:rPr>
            <w:rStyle w:val="Hyperlink"/>
            <w:noProof/>
          </w:rPr>
          <w:t>Figure 11</w:t>
        </w:r>
        <w:r w:rsidRPr="00B632CC">
          <w:rPr>
            <w:rStyle w:val="Hyperlink"/>
            <w:noProof/>
          </w:rPr>
          <w:noBreakHyphen/>
          <w:t>2 General Document Editing NENA i3 NG9-1-1 Reference Architecture</w:t>
        </w:r>
        <w:r>
          <w:rPr>
            <w:noProof/>
            <w:webHidden/>
          </w:rPr>
          <w:tab/>
        </w:r>
        <w:r>
          <w:rPr>
            <w:noProof/>
            <w:webHidden/>
          </w:rPr>
          <w:fldChar w:fldCharType="begin"/>
        </w:r>
        <w:r>
          <w:rPr>
            <w:noProof/>
            <w:webHidden/>
          </w:rPr>
          <w:instrText xml:space="preserve"> PAGEREF _Toc232082463 \h </w:instrText>
        </w:r>
        <w:r>
          <w:rPr>
            <w:noProof/>
            <w:webHidden/>
          </w:rPr>
        </w:r>
        <w:r>
          <w:rPr>
            <w:noProof/>
            <w:webHidden/>
          </w:rPr>
          <w:fldChar w:fldCharType="separate"/>
        </w:r>
        <w:r>
          <w:rPr>
            <w:noProof/>
            <w:webHidden/>
          </w:rPr>
          <w:t>131</w:t>
        </w:r>
        <w:r>
          <w:rPr>
            <w:noProof/>
            <w:webHidden/>
          </w:rPr>
          <w:fldChar w:fldCharType="end"/>
        </w:r>
      </w:hyperlink>
    </w:p>
    <w:p w14:paraId="69A8CD13" w14:textId="7E6C1E10" w:rsidR="00357990" w:rsidRDefault="00876203" w:rsidP="000947FF">
      <w:r>
        <w:fldChar w:fldCharType="end"/>
      </w:r>
      <w:fldSimple w:instr=" TOC \h \z \c &quot;Table&quot; "/>
      <w:r w:rsidR="00357990" w:rsidRPr="0086274C">
        <w:br w:type="page"/>
      </w:r>
    </w:p>
    <w:p w14:paraId="6E900862" w14:textId="31B8F535" w:rsidR="00BD3E62" w:rsidRPr="000133CD" w:rsidRDefault="000133CD" w:rsidP="00892BD1">
      <w:pPr>
        <w:pStyle w:val="Header"/>
      </w:pPr>
      <w:bookmarkStart w:id="5" w:name="_Toc233105423"/>
      <w:r w:rsidRPr="000133CD">
        <w:lastRenderedPageBreak/>
        <w:t>EXECUTIVE OVERVIEW</w:t>
      </w:r>
      <w:bookmarkEnd w:id="5"/>
    </w:p>
    <w:p w14:paraId="1F8A6CDD" w14:textId="7EB6A767" w:rsidR="0080619B" w:rsidRDefault="0080619B" w:rsidP="0080619B">
      <w:pPr>
        <w:pStyle w:val="BodyText"/>
      </w:pPr>
      <w:r w:rsidRPr="0080619B">
        <w:t>This document serves as the comprehensive technical specification for the interfaces and system functionality for Functional Elements (FEs) and Services comprising the NENA i3 Solution for the Next Generation 9</w:t>
      </w:r>
      <w:r w:rsidRPr="0080619B">
        <w:noBreakHyphen/>
        <w:t>1</w:t>
      </w:r>
      <w:r w:rsidRPr="0080619B">
        <w:noBreakHyphen/>
        <w:t>1 Public Safety Answering Point (PSAP) and Emergency Communications Center (ECC). At a high level, NENA-STA-023 defines the system and technical capabilities the NENA i3 solution uses to receive, process, and log 9</w:t>
      </w:r>
      <w:r w:rsidRPr="0080619B">
        <w:noBreakHyphen/>
        <w:t>1</w:t>
      </w:r>
      <w:r w:rsidRPr="0080619B">
        <w:noBreakHyphen/>
        <w:t>1 emergency service requests. This standard utilizes many of the Internet Engineering Task Force (IETF) standards to maximize interoperability across Internet Protocol (IP)-connected systems. The initial publication of this standard comprises four main functional capabilities:</w:t>
      </w:r>
    </w:p>
    <w:p w14:paraId="1C5560A5" w14:textId="77777777" w:rsidR="0080619B" w:rsidRDefault="0080619B" w:rsidP="0080619B">
      <w:pPr>
        <w:pStyle w:val="ListParagraph"/>
      </w:pPr>
      <w:r w:rsidRPr="0080619B">
        <w:t xml:space="preserve">Call Handling </w:t>
      </w:r>
    </w:p>
    <w:p w14:paraId="219493A2" w14:textId="77777777" w:rsidR="0080619B" w:rsidRDefault="0080619B" w:rsidP="0080619B">
      <w:pPr>
        <w:pStyle w:val="ListParagraph"/>
      </w:pPr>
      <w:r w:rsidRPr="0080619B">
        <w:t>Incident Handling</w:t>
      </w:r>
    </w:p>
    <w:p w14:paraId="42A2AAA0" w14:textId="77777777" w:rsidR="0080619B" w:rsidRDefault="0080619B" w:rsidP="0080619B">
      <w:pPr>
        <w:pStyle w:val="ListParagraph"/>
      </w:pPr>
      <w:r w:rsidRPr="0080619B">
        <w:t>Dispatch</w:t>
      </w:r>
    </w:p>
    <w:p w14:paraId="2E5017D4" w14:textId="30799054" w:rsidR="0080619B" w:rsidRPr="0080619B" w:rsidRDefault="0080619B" w:rsidP="0080619B">
      <w:pPr>
        <w:pStyle w:val="ListParagraph"/>
      </w:pPr>
      <w:r w:rsidRPr="0080619B">
        <w:t>Internal and External Data Exchange interfaces</w:t>
      </w:r>
    </w:p>
    <w:p w14:paraId="51AEDA16" w14:textId="74E041D5" w:rsidR="0080619B" w:rsidRPr="0080619B" w:rsidRDefault="0080619B" w:rsidP="0080619B">
      <w:pPr>
        <w:pStyle w:val="BodyText"/>
      </w:pPr>
      <w:r w:rsidRPr="0080619B">
        <w:t xml:space="preserve">Future revisions of this document will include additional functionalities (see the Recommendation for Additional Development Work section </w:t>
      </w:r>
      <w:r w:rsidRPr="0080619B">
        <w:fldChar w:fldCharType="begin"/>
      </w:r>
      <w:r w:rsidRPr="0080619B">
        <w:instrText xml:space="preserve"> REF _Ref174631755 \r \h </w:instrText>
      </w:r>
      <w:r>
        <w:instrText xml:space="preserve"> \* MERGEFORMAT </w:instrText>
      </w:r>
      <w:r w:rsidRPr="0080619B">
        <w:fldChar w:fldCharType="separate"/>
      </w:r>
      <w:r w:rsidRPr="0080619B">
        <w:t>7.</w:t>
      </w:r>
      <w:r w:rsidRPr="0080619B">
        <w:fldChar w:fldCharType="end"/>
      </w:r>
      <w:r w:rsidRPr="0080619B">
        <w:t>4).</w:t>
      </w:r>
    </w:p>
    <w:p w14:paraId="3BF14F11" w14:textId="537D549F" w:rsidR="0080619B" w:rsidRPr="0080619B" w:rsidRDefault="0080619B" w:rsidP="0080619B">
      <w:pPr>
        <w:pStyle w:val="BodyText"/>
      </w:pPr>
      <w:r w:rsidRPr="0080619B">
        <w:t>This standard defines the system and functional capabilities that exist in public safety organizations that implement the NENA i3 standard. A public safety organization that follows this standard is referred to in the NENA i3 Standard for Next Generation 9</w:t>
      </w:r>
      <w:r w:rsidRPr="0080619B">
        <w:noBreakHyphen/>
        <w:t>1</w:t>
      </w:r>
      <w:r w:rsidRPr="0080619B">
        <w:noBreakHyphen/>
        <w:t>1, NENA</w:t>
      </w:r>
      <w:r w:rsidRPr="0080619B">
        <w:noBreakHyphen/>
        <w:t>STA</w:t>
      </w:r>
      <w:r w:rsidRPr="0080619B">
        <w:noBreakHyphen/>
        <w:t xml:space="preserve">010 </w:t>
      </w:r>
      <w:r w:rsidR="00AD4389">
        <w:fldChar w:fldCharType="begin"/>
      </w:r>
      <w:r w:rsidR="00AD4389">
        <w:instrText xml:space="preserve"> REF _Ref129852940 \r \h </w:instrText>
      </w:r>
      <w:r w:rsidR="00AD4389">
        <w:fldChar w:fldCharType="separate"/>
      </w:r>
      <w:r w:rsidR="00AD4389">
        <w:t>[7]</w:t>
      </w:r>
      <w:r w:rsidR="00AD4389">
        <w:fldChar w:fldCharType="end"/>
      </w:r>
      <w:r w:rsidRPr="0080619B">
        <w:t xml:space="preserve"> </w:t>
      </w:r>
      <w:r w:rsidRPr="0080619B">
        <w:fldChar w:fldCharType="begin"/>
      </w:r>
      <w:r w:rsidRPr="0080619B">
        <w:instrText xml:space="preserve"> REF _Ref200179524 \r \h </w:instrText>
      </w:r>
      <w:r>
        <w:instrText xml:space="preserve"> \* MERGEFORMAT </w:instrText>
      </w:r>
      <w:r w:rsidRPr="0080619B">
        <w:fldChar w:fldCharType="separate"/>
      </w:r>
      <w:r w:rsidRPr="0080619B">
        <w:fldChar w:fldCharType="end"/>
      </w:r>
      <w:r w:rsidRPr="0080619B">
        <w:t xml:space="preserve"> as an “i3 PSAP”. This document uses the term Public Safety Answering Point (</w:t>
      </w:r>
      <w:commentRangeStart w:id="6"/>
      <w:r w:rsidRPr="0080619B">
        <w:t xml:space="preserve">PSAP) </w:t>
      </w:r>
      <w:commentRangeEnd w:id="6"/>
      <w:r w:rsidR="00B46583" w:rsidRPr="0080619B">
        <w:rPr>
          <w:rStyle w:val="CommentReference"/>
          <w:sz w:val="20"/>
          <w:szCs w:val="20"/>
        </w:rPr>
        <w:commentReference w:id="6"/>
      </w:r>
      <w:r w:rsidRPr="0080619B">
        <w:t>when the function being described is the delivery and handling of emergency calls. Elements of this standard apply to Emergency Communication Centers (ECCs) that may or may not have call answering responsibilities as a primary function yet do provide significant coordination between public safety organizations utilizing NG9</w:t>
      </w:r>
      <w:r w:rsidRPr="0080619B">
        <w:noBreakHyphen/>
        <w:t>1</w:t>
      </w:r>
      <w:r w:rsidRPr="0080619B">
        <w:noBreakHyphen/>
        <w:t>1 systems, thus necessitating their adoption of these standards to maintain the highest level of interoperability. An Agency can be operated by a 9</w:t>
      </w:r>
      <w:r w:rsidRPr="0080619B">
        <w:noBreakHyphen/>
        <w:t>1</w:t>
      </w:r>
      <w:r w:rsidRPr="0080619B">
        <w:noBreakHyphen/>
        <w:t>1 Authority or can be a service provided by a public or private entity like an ambulance or tow truck service, so Agency is used in this broader sense when private providers are included in the context. This standard addresses the challenges of maintaining effective emergency services end-to-end in an all-IP environment that is undergoing significant technological advancements from the legacy E9</w:t>
      </w:r>
      <w:r w:rsidRPr="0080619B">
        <w:noBreakHyphen/>
        <w:t>1</w:t>
      </w:r>
      <w:r w:rsidRPr="0080619B">
        <w:noBreakHyphen/>
        <w:t>1 systems. This document should be used to assist in planning, managing critical interoperability issues, and mitigating service impacts due to performance and task overload, all of which are crucial for the quality and delivery of resilient NG9</w:t>
      </w:r>
      <w:r w:rsidRPr="0080619B">
        <w:noBreakHyphen/>
        <w:t>1</w:t>
      </w:r>
      <w:r w:rsidRPr="0080619B">
        <w:noBreakHyphen/>
        <w:t xml:space="preserve">1 services. </w:t>
      </w:r>
    </w:p>
    <w:p w14:paraId="27D29F9F" w14:textId="66002252" w:rsidR="00BD3E62" w:rsidRPr="00BD3E62" w:rsidRDefault="0080619B" w:rsidP="0080619B">
      <w:pPr>
        <w:pStyle w:val="BodyText"/>
        <w:rPr>
          <w:rFonts w:cs="Tahoma"/>
        </w:rPr>
      </w:pPr>
      <w:r w:rsidRPr="0080619B">
        <w:t>9</w:t>
      </w:r>
      <w:r w:rsidRPr="0080619B">
        <w:noBreakHyphen/>
        <w:t>1</w:t>
      </w:r>
      <w:r w:rsidRPr="0080619B">
        <w:noBreakHyphen/>
        <w:t>1 stakeholders are encouraged to mandate the use of these specifications when developing, acquiring, configuring, implementing, and operating their NG9</w:t>
      </w:r>
      <w:r w:rsidRPr="0080619B">
        <w:noBreakHyphen/>
        <w:t>1</w:t>
      </w:r>
      <w:r w:rsidRPr="0080619B">
        <w:noBreakHyphen/>
        <w:t>1 system solutions. By adopting this standard, Agencies, PSAPs and ECCs can improve service quality, enhance resilience, and ensure interoperability, leading to better outcomes in emergency response. NG9</w:t>
      </w:r>
      <w:r w:rsidRPr="0080619B">
        <w:noBreakHyphen/>
        <w:t>1</w:t>
      </w:r>
      <w:r w:rsidRPr="0080619B">
        <w:noBreakHyphen/>
        <w:t xml:space="preserve">1 Authorities should refer to NENA Request for Proposal Considerations Information Document, NENA-INF-021, </w:t>
      </w:r>
      <w:r w:rsidR="007D52E1">
        <w:fldChar w:fldCharType="begin"/>
      </w:r>
      <w:r w:rsidR="007D52E1">
        <w:instrText xml:space="preserve"> REF _Ref225761945 \r \h </w:instrText>
      </w:r>
      <w:r w:rsidR="007D52E1">
        <w:fldChar w:fldCharType="separate"/>
      </w:r>
      <w:r w:rsidR="007D52E1">
        <w:t>[26]</w:t>
      </w:r>
      <w:r w:rsidR="007D52E1">
        <w:fldChar w:fldCharType="end"/>
      </w:r>
      <w:r w:rsidR="00E2674E">
        <w:t xml:space="preserve"> </w:t>
      </w:r>
      <w:r w:rsidRPr="0080619B">
        <w:t>for information and advice on creating NG9</w:t>
      </w:r>
      <w:r w:rsidRPr="0080619B">
        <w:noBreakHyphen/>
        <w:t>1</w:t>
      </w:r>
      <w:r w:rsidRPr="0080619B">
        <w:noBreakHyphen/>
        <w:t>1 PSAP/ECC Requests For Proposals and Requests For Information.</w:t>
      </w:r>
      <w:r w:rsidR="00BD3E62" w:rsidRPr="00F01075">
        <w:br w:type="page"/>
      </w:r>
    </w:p>
    <w:p w14:paraId="4C68D14A" w14:textId="693A3024" w:rsidR="00445AAF" w:rsidRPr="00892BD1" w:rsidRDefault="00892BD1" w:rsidP="00892BD1">
      <w:pPr>
        <w:pStyle w:val="Header"/>
      </w:pPr>
      <w:bookmarkStart w:id="7" w:name="_Toc233105424"/>
      <w:r>
        <w:lastRenderedPageBreak/>
        <w:t xml:space="preserve">NENA </w:t>
      </w:r>
      <w:r w:rsidR="003E6DC5" w:rsidRPr="00FE1AC0">
        <w:t>STANDARD</w:t>
      </w:r>
      <w:r w:rsidR="009B7048" w:rsidRPr="00FE1AC0">
        <w:t xml:space="preserve"> DOCUMENT</w:t>
      </w:r>
      <w:r>
        <w:t xml:space="preserve"> NOTICE</w:t>
      </w:r>
      <w:bookmarkEnd w:id="7"/>
    </w:p>
    <w:p w14:paraId="224C06B2" w14:textId="77777777" w:rsidR="00AD7C57" w:rsidRPr="00FE1AC0" w:rsidRDefault="00AD7C57" w:rsidP="00A3748C">
      <w:pPr>
        <w:pStyle w:val="BodyText"/>
      </w:pPr>
      <w:r w:rsidRPr="00FE1AC0">
        <w:rPr>
          <w:b/>
          <w:bCs/>
        </w:rPr>
        <w:t>NENA: The 9</w:t>
      </w:r>
      <w:r w:rsidRPr="00FE1AC0">
        <w:rPr>
          <w:b/>
          <w:bCs/>
        </w:rPr>
        <w:noBreakHyphen/>
        <w:t>1</w:t>
      </w:r>
      <w:r w:rsidRPr="00FE1AC0">
        <w:rPr>
          <w:b/>
          <w:bCs/>
        </w:rPr>
        <w:noBreakHyphen/>
        <w:t>1 Association</w:t>
      </w:r>
      <w:r w:rsidRPr="00FE1AC0">
        <w:t xml:space="preserve"> improves 9</w:t>
      </w:r>
      <w:r w:rsidRPr="00FE1AC0">
        <w:noBreakHyphen/>
        <w:t>1</w:t>
      </w:r>
      <w:r w:rsidRPr="00FE1AC0">
        <w:noBreakHyphen/>
        <w:t>1 through research, standards development, training, education, outreach, and advocacy. Our vision is a public made safer and more secure through universally</w:t>
      </w:r>
      <w:r w:rsidRPr="00FE1AC0">
        <w:noBreakHyphen/>
        <w:t>available state</w:t>
      </w:r>
      <w:r w:rsidRPr="00FE1AC0">
        <w:noBreakHyphen/>
        <w:t>of</w:t>
      </w:r>
      <w:r w:rsidRPr="00FE1AC0">
        <w:noBreakHyphen/>
        <w:t>the</w:t>
      </w:r>
      <w:r w:rsidRPr="00FE1AC0">
        <w:noBreakHyphen/>
        <w:t>art 9</w:t>
      </w:r>
      <w:r w:rsidRPr="00FE1AC0">
        <w:noBreakHyphen/>
        <w:t>1</w:t>
      </w:r>
      <w:r w:rsidRPr="00FE1AC0">
        <w:noBreakHyphen/>
        <w:t>1 systems and better</w:t>
      </w:r>
      <w:r w:rsidRPr="00FE1AC0">
        <w:noBreakHyphen/>
        <w:t>trained 9</w:t>
      </w:r>
      <w:r w:rsidRPr="00FE1AC0">
        <w:noBreakHyphen/>
        <w:t>1</w:t>
      </w:r>
      <w:r w:rsidRPr="00FE1AC0">
        <w:noBreakHyphen/>
        <w:t xml:space="preserve">1 professionals. Learn more at </w:t>
      </w:r>
      <w:hyperlink r:id="rId15" w:history="1">
        <w:r w:rsidRPr="00FE1AC0">
          <w:rPr>
            <w:rStyle w:val="Hyperlink"/>
          </w:rPr>
          <w:t>https://www.nena.org</w:t>
        </w:r>
      </w:hyperlink>
      <w:r w:rsidRPr="00FE1AC0">
        <w:t>.</w:t>
      </w:r>
    </w:p>
    <w:p w14:paraId="22C60A32" w14:textId="64479F8C" w:rsidR="00A3748C" w:rsidRPr="00FE1AC0" w:rsidRDefault="00A3748C" w:rsidP="00A3748C">
      <w:pPr>
        <w:pStyle w:val="BodyText"/>
      </w:pPr>
      <w:r w:rsidRPr="00FE1AC0">
        <w:t xml:space="preserve">This </w:t>
      </w:r>
      <w:r w:rsidR="003E6DC5" w:rsidRPr="00FE1AC0">
        <w:t>Standard</w:t>
      </w:r>
      <w:r w:rsidRPr="00FE1AC0">
        <w:t xml:space="preserve"> Document (</w:t>
      </w:r>
      <w:r w:rsidR="003E6DC5" w:rsidRPr="00FE1AC0">
        <w:t>STA</w:t>
      </w:r>
      <w:r w:rsidRPr="00FE1AC0">
        <w:t>) is published by the National Emergency Number Association (NENA)</w:t>
      </w:r>
      <w:r w:rsidR="00EA6AC8" w:rsidRPr="00FE1AC0">
        <w:t xml:space="preserve"> as an information </w:t>
      </w:r>
      <w:bookmarkStart w:id="8" w:name="_Hlk183125011"/>
      <w:r w:rsidR="007F177C" w:rsidRPr="00FE1AC0">
        <w:t xml:space="preserve">source for those that support </w:t>
      </w:r>
      <w:r w:rsidR="00600D64" w:rsidRPr="00FE1AC0">
        <w:t>emergency</w:t>
      </w:r>
      <w:r w:rsidR="007F177C" w:rsidRPr="00FE1AC0">
        <w:t xml:space="preserve"> call</w:t>
      </w:r>
      <w:r w:rsidR="00600D64" w:rsidRPr="00FE1AC0">
        <w:t>s</w:t>
      </w:r>
      <w:r w:rsidR="007F177C" w:rsidRPr="00FE1AC0">
        <w:t xml:space="preserve"> such as 9</w:t>
      </w:r>
      <w:r w:rsidR="007F177C" w:rsidRPr="00FE1AC0">
        <w:noBreakHyphen/>
        <w:t>1</w:t>
      </w:r>
      <w:r w:rsidR="007F177C" w:rsidRPr="00FE1AC0">
        <w:noBreakHyphen/>
        <w:t>1 System Service Providers</w:t>
      </w:r>
      <w:r w:rsidR="00AB4D62" w:rsidRPr="00FE1AC0">
        <w:t xml:space="preserve"> (9</w:t>
      </w:r>
      <w:r w:rsidR="00AB4D62" w:rsidRPr="00FE1AC0">
        <w:noBreakHyphen/>
        <w:t>1</w:t>
      </w:r>
      <w:r w:rsidR="00AB4D62" w:rsidRPr="00FE1AC0">
        <w:noBreakHyphen/>
        <w:t>1 SSPs)</w:t>
      </w:r>
      <w:r w:rsidR="007F177C" w:rsidRPr="00FE1AC0">
        <w:t>, network interface vendors, system vendors, telecommunications service providers, and 9</w:t>
      </w:r>
      <w:r w:rsidR="007F177C" w:rsidRPr="00FE1AC0">
        <w:noBreakHyphen/>
        <w:t>1</w:t>
      </w:r>
      <w:r w:rsidR="007F177C" w:rsidRPr="00FE1AC0">
        <w:noBreakHyphen/>
        <w:t>1 Authorities. As an industry Standard</w:t>
      </w:r>
      <w:r w:rsidR="006B221F">
        <w:t>,</w:t>
      </w:r>
      <w:r w:rsidR="007F177C" w:rsidRPr="00FE1AC0">
        <w:t xml:space="preserve"> it provides for interoperability, whether technical and/or operational, among </w:t>
      </w:r>
      <w:bookmarkEnd w:id="8"/>
      <w:r w:rsidR="00EA6AC8" w:rsidRPr="00FE1AC0">
        <w:t>systems and services adopting and conforming to its specifications</w:t>
      </w:r>
      <w:r w:rsidRPr="00FE1AC0">
        <w:t>.</w:t>
      </w:r>
    </w:p>
    <w:p w14:paraId="2281DF2E" w14:textId="746B394C" w:rsidR="00A3748C" w:rsidRPr="00FE1AC0" w:rsidRDefault="00A3748C" w:rsidP="00A3748C">
      <w:pPr>
        <w:pStyle w:val="BodyText"/>
      </w:pPr>
      <w:r w:rsidRPr="00FE1AC0">
        <w:t xml:space="preserve">NENA reserves the right to revise this </w:t>
      </w:r>
      <w:r w:rsidR="00EA6AC8" w:rsidRPr="00FE1AC0">
        <w:t>Standard</w:t>
      </w:r>
      <w:r w:rsidRPr="00FE1AC0">
        <w:t xml:space="preserve"> Document for any reason including, but not limited to:</w:t>
      </w:r>
    </w:p>
    <w:p w14:paraId="6B5BB855" w14:textId="6B790111" w:rsidR="00A3748C" w:rsidRPr="00507628" w:rsidRDefault="00A3748C" w:rsidP="00C17553">
      <w:pPr>
        <w:pStyle w:val="ListParagraph"/>
      </w:pPr>
      <w:r w:rsidRPr="00507628">
        <w:t xml:space="preserve">Conformity with criteria or </w:t>
      </w:r>
      <w:r w:rsidR="00EA6AC8" w:rsidRPr="00507628">
        <w:t>standards</w:t>
      </w:r>
      <w:r w:rsidRPr="00507628">
        <w:t xml:space="preserve"> promulgated by various agencies,</w:t>
      </w:r>
    </w:p>
    <w:p w14:paraId="38BB7FCD" w14:textId="1F8EA48F" w:rsidR="00A3748C" w:rsidRPr="00507628" w:rsidRDefault="00A3748C" w:rsidP="00C17553">
      <w:pPr>
        <w:pStyle w:val="ListParagraph"/>
      </w:pPr>
      <w:r w:rsidRPr="00507628">
        <w:t>Utilization of advances in the state of technical arts,</w:t>
      </w:r>
    </w:p>
    <w:p w14:paraId="0C22BD1C" w14:textId="77777777" w:rsidR="00A3748C" w:rsidRPr="00507628" w:rsidRDefault="00A3748C" w:rsidP="00C17553">
      <w:pPr>
        <w:pStyle w:val="ListParagraph"/>
      </w:pPr>
      <w:r w:rsidRPr="00507628">
        <w:t>Reflecting changes in the design of equipment, network interfaces, or services described herein.</w:t>
      </w:r>
    </w:p>
    <w:p w14:paraId="2BBD8249" w14:textId="5DB02261" w:rsidR="00A3748C" w:rsidRPr="00FE1AC0" w:rsidRDefault="00A3748C" w:rsidP="00A3748C">
      <w:pPr>
        <w:pStyle w:val="BodyText"/>
      </w:pPr>
      <w:r w:rsidRPr="00FE1AC0">
        <w:t xml:space="preserve">This </w:t>
      </w:r>
      <w:r w:rsidR="007F177C" w:rsidRPr="00FE1AC0">
        <w:t>document is an information source for the voluntary use of public safety communication centers, such as 9-1-1 Public Safety Answering Points</w:t>
      </w:r>
      <w:r w:rsidR="00600D64" w:rsidRPr="00FE1AC0">
        <w:t xml:space="preserve"> (PSAPs)</w:t>
      </w:r>
      <w:r w:rsidR="007F177C" w:rsidRPr="00FE1AC0">
        <w:t>. It is not intended to be a complete operational directive</w:t>
      </w:r>
      <w:r w:rsidRPr="00FE1AC0">
        <w:t>.</w:t>
      </w:r>
    </w:p>
    <w:p w14:paraId="203BFD51" w14:textId="3C43795A" w:rsidR="00A3748C" w:rsidRPr="00FE1AC0" w:rsidRDefault="00A3748C" w:rsidP="00A3748C">
      <w:pPr>
        <w:pStyle w:val="BodyText"/>
      </w:pPr>
      <w:r w:rsidRPr="00FE1AC0">
        <w:t xml:space="preserve">It is possible that certain advances in technology or changes in governmental regulations will precede these revisions. All NENA documents are subject to change as technology or other influencing factors change. Therefore, this NENA document should not be the only source of information used. NENA recommends that readers contact </w:t>
      </w:r>
      <w:r w:rsidR="007F177C" w:rsidRPr="00FE1AC0">
        <w:t xml:space="preserve">their 9-1-1 Authority and </w:t>
      </w:r>
      <w:r w:rsidRPr="00FE1AC0">
        <w:t>9</w:t>
      </w:r>
      <w:r w:rsidR="00961259" w:rsidRPr="00FE1AC0">
        <w:noBreakHyphen/>
      </w:r>
      <w:r w:rsidRPr="00FE1AC0">
        <w:t>1</w:t>
      </w:r>
      <w:r w:rsidR="00961259" w:rsidRPr="00FE1AC0">
        <w:noBreakHyphen/>
      </w:r>
      <w:r w:rsidRPr="00FE1AC0">
        <w:t>1 SSP representative to ensure compatibility with the 9</w:t>
      </w:r>
      <w:r w:rsidR="00961259" w:rsidRPr="00FE1AC0">
        <w:noBreakHyphen/>
      </w:r>
      <w:r w:rsidRPr="00FE1AC0">
        <w:t>1</w:t>
      </w:r>
      <w:r w:rsidR="00961259" w:rsidRPr="00FE1AC0">
        <w:noBreakHyphen/>
      </w:r>
      <w:r w:rsidRPr="00FE1AC0">
        <w:t>1 network, and their legal counsel to ensure compliance with current regulations.</w:t>
      </w:r>
    </w:p>
    <w:p w14:paraId="3871DB40" w14:textId="4215D1F9" w:rsidR="00A3748C" w:rsidRPr="00FE1AC0" w:rsidRDefault="00A3748C" w:rsidP="00A3748C">
      <w:pPr>
        <w:pStyle w:val="BodyText"/>
      </w:pPr>
      <w:r w:rsidRPr="00FE1AC0">
        <w:t xml:space="preserve">Patents may cover the specifications, techniques, or network interface/system characteristics disclosed herein. </w:t>
      </w:r>
      <w:r w:rsidR="003A048A" w:rsidRPr="00FE1AC0">
        <w:t>No license is granted, whether expressed or implied</w:t>
      </w:r>
      <w:r w:rsidRPr="00FE1AC0">
        <w:t>. This document shall not be construed as a suggestion to any manufacturer to modify or change any of its products, nor does this document represent any commitment by NENA</w:t>
      </w:r>
      <w:r w:rsidR="003A048A" w:rsidRPr="00FE1AC0">
        <w:t>,</w:t>
      </w:r>
      <w:r w:rsidRPr="00FE1AC0">
        <w:t xml:space="preserve"> or any affiliate thereof</w:t>
      </w:r>
      <w:r w:rsidR="003A048A" w:rsidRPr="00FE1AC0">
        <w:t>,</w:t>
      </w:r>
      <w:r w:rsidRPr="00FE1AC0">
        <w:t xml:space="preserve"> to purchase any product</w:t>
      </w:r>
      <w:r w:rsidR="003A048A" w:rsidRPr="00FE1AC0">
        <w:t>,</w:t>
      </w:r>
      <w:r w:rsidRPr="00FE1AC0">
        <w:t xml:space="preserve"> whether </w:t>
      </w:r>
      <w:r w:rsidR="007F177C" w:rsidRPr="00FE1AC0">
        <w:t>or not</w:t>
      </w:r>
      <w:r w:rsidR="00600D64" w:rsidRPr="00FE1AC0">
        <w:t xml:space="preserve"> </w:t>
      </w:r>
      <w:r w:rsidRPr="00FE1AC0">
        <w:t>it provides the described characteristics.</w:t>
      </w:r>
    </w:p>
    <w:p w14:paraId="02F50364" w14:textId="5C5384C1" w:rsidR="00A3748C" w:rsidRPr="00FE1AC0" w:rsidRDefault="00A3748C" w:rsidP="00A3748C">
      <w:pPr>
        <w:pStyle w:val="BodyText"/>
      </w:pPr>
      <w:r w:rsidRPr="00FE1AC0">
        <w:t>By using this document, the user agrees that NENA will have no liability for any consequential, incidental, special, or punitive damages arising from use of the document.</w:t>
      </w:r>
    </w:p>
    <w:p w14:paraId="02CE9165" w14:textId="77777777" w:rsidR="00A3606F" w:rsidRDefault="00AD5B0E" w:rsidP="00A3606F">
      <w:pPr>
        <w:pStyle w:val="BodyText"/>
      </w:pPr>
      <w:r w:rsidRPr="00FE1AC0">
        <w:t xml:space="preserve">NENA Development Group (NDG) Committees </w:t>
      </w:r>
      <w:r w:rsidR="00A3748C" w:rsidRPr="00FE1AC0">
        <w:t>have developed this document</w:t>
      </w:r>
      <w:r w:rsidR="00A3606F" w:rsidRPr="00FE1AC0">
        <w:t xml:space="preserve">. </w:t>
      </w:r>
    </w:p>
    <w:p w14:paraId="0C8FBE57" w14:textId="49AC899C" w:rsidR="00A3748C" w:rsidRPr="00FE1AC0" w:rsidRDefault="00A3748C" w:rsidP="00A3748C">
      <w:pPr>
        <w:pStyle w:val="BodyText"/>
      </w:pPr>
      <w:r w:rsidRPr="00FE1AC0">
        <w:t>Recommendations for change</w:t>
      </w:r>
      <w:r w:rsidR="003A048A" w:rsidRPr="00FE1AC0">
        <w:t>s</w:t>
      </w:r>
      <w:r w:rsidRPr="00FE1AC0">
        <w:t xml:space="preserve"> to this document may be submitted to:</w:t>
      </w:r>
    </w:p>
    <w:p w14:paraId="20F6AE14" w14:textId="77777777" w:rsidR="002B2284" w:rsidRPr="00FE1AC0" w:rsidRDefault="002B2284" w:rsidP="00E54C8E">
      <w:pPr>
        <w:pStyle w:val="BodyText"/>
        <w:contextualSpacing/>
      </w:pPr>
      <w:bookmarkStart w:id="9" w:name="_Hlk215561951"/>
      <w:r w:rsidRPr="00FE1AC0">
        <w:t>National Emergency Number Association</w:t>
      </w:r>
    </w:p>
    <w:p w14:paraId="3280EA04" w14:textId="77777777" w:rsidR="002B2284" w:rsidRPr="00FE1AC0" w:rsidRDefault="002B2284" w:rsidP="00E54C8E">
      <w:pPr>
        <w:pStyle w:val="BodyText"/>
        <w:contextualSpacing/>
      </w:pPr>
      <w:r w:rsidRPr="00FE1AC0">
        <w:t>1700 Diagonal Rd, Suite 500</w:t>
      </w:r>
    </w:p>
    <w:p w14:paraId="169E7080" w14:textId="77777777" w:rsidR="002B2284" w:rsidRPr="0068299A" w:rsidRDefault="002B2284" w:rsidP="00E54C8E">
      <w:pPr>
        <w:pStyle w:val="BodyText"/>
        <w:contextualSpacing/>
      </w:pPr>
      <w:r w:rsidRPr="0068299A">
        <w:t>Alexandria, VA 22314</w:t>
      </w:r>
    </w:p>
    <w:p w14:paraId="7D318AC1" w14:textId="440AC0D9" w:rsidR="002B2284" w:rsidRPr="0068299A" w:rsidRDefault="002B2284" w:rsidP="007216C3">
      <w:pPr>
        <w:rPr>
          <w:rStyle w:val="BodyTextChar"/>
        </w:rPr>
      </w:pPr>
      <w:r w:rsidRPr="0068299A">
        <w:rPr>
          <w:rStyle w:val="BodyTextChar"/>
        </w:rPr>
        <w:t xml:space="preserve">or </w:t>
      </w:r>
      <w:hyperlink r:id="rId16" w:history="1">
        <w:r w:rsidR="00A53C1F" w:rsidRPr="0068299A">
          <w:rPr>
            <w:rStyle w:val="Hyperlink"/>
          </w:rPr>
          <w:t>crm@nena.org</w:t>
        </w:r>
      </w:hyperlink>
      <w:bookmarkEnd w:id="9"/>
      <w:r w:rsidRPr="0068299A">
        <w:br w:type="page"/>
      </w:r>
    </w:p>
    <w:p w14:paraId="0949609B" w14:textId="77777777" w:rsidR="00F41DDF" w:rsidRPr="000D26FB" w:rsidRDefault="00F41DDF" w:rsidP="00892BD1">
      <w:pPr>
        <w:pStyle w:val="Header"/>
      </w:pPr>
      <w:bookmarkStart w:id="10" w:name="_Toc184918765"/>
      <w:bookmarkStart w:id="11" w:name="_Ref96185025"/>
      <w:bookmarkStart w:id="12" w:name="_Toc98406584"/>
      <w:bookmarkStart w:id="13" w:name="_Ref179880497"/>
      <w:bookmarkStart w:id="14" w:name="_Toc233105425"/>
      <w:bookmarkStart w:id="15" w:name="_Hlk200116651"/>
      <w:bookmarkEnd w:id="10"/>
      <w:r w:rsidRPr="00B0659C">
        <w:lastRenderedPageBreak/>
        <w:t>Document Terminology</w:t>
      </w:r>
      <w:bookmarkEnd w:id="11"/>
      <w:bookmarkEnd w:id="12"/>
      <w:bookmarkEnd w:id="13"/>
      <w:bookmarkEnd w:id="14"/>
    </w:p>
    <w:p w14:paraId="5F0BC10C" w14:textId="52E21640" w:rsidR="00F41DDF" w:rsidRPr="00A766E8" w:rsidRDefault="00F41DDF" w:rsidP="003C0AF2">
      <w:pPr>
        <w:pStyle w:val="BodyText"/>
        <w:rPr>
          <w:rFonts w:cs="Tahoma"/>
        </w:rPr>
      </w:pPr>
      <w:r w:rsidRPr="00B0659C">
        <w:rPr>
          <w:rFonts w:cs="Tahoma"/>
        </w:rPr>
        <w:t>This section defines keywords, as they should be interpreted in NENA</w:t>
      </w:r>
      <w:r w:rsidRPr="00125618">
        <w:rPr>
          <w:rFonts w:cs="Tahoma"/>
        </w:rPr>
        <w:t xml:space="preserve"> documents. </w:t>
      </w:r>
      <w:r w:rsidR="00C54504">
        <w:rPr>
          <w:rFonts w:cs="Tahoma"/>
        </w:rPr>
        <w:t>The terms listed below are normative</w:t>
      </w:r>
      <w:r w:rsidR="00D76CEE">
        <w:rPr>
          <w:rFonts w:cs="Tahoma"/>
        </w:rPr>
        <w:t xml:space="preserve"> and </w:t>
      </w:r>
      <w:r w:rsidR="00F267CD">
        <w:rPr>
          <w:rFonts w:cs="Tahoma"/>
        </w:rPr>
        <w:t>MUST be in uppercase</w:t>
      </w:r>
      <w:r w:rsidR="00C54504">
        <w:rPr>
          <w:rFonts w:cs="Tahoma"/>
        </w:rPr>
        <w:t xml:space="preserve">. </w:t>
      </w:r>
      <w:r w:rsidRPr="00125618">
        <w:rPr>
          <w:rFonts w:cs="Tahoma"/>
        </w:rPr>
        <w:t xml:space="preserve">The form of emphasis (UPPERCASE) </w:t>
      </w:r>
      <w:r w:rsidR="00F267CD">
        <w:rPr>
          <w:rFonts w:cs="Tahoma"/>
        </w:rPr>
        <w:t>SHALL</w:t>
      </w:r>
      <w:r w:rsidR="00F267CD" w:rsidRPr="00125618">
        <w:rPr>
          <w:rFonts w:cs="Tahoma"/>
        </w:rPr>
        <w:t xml:space="preserve"> </w:t>
      </w:r>
      <w:r w:rsidRPr="00125618">
        <w:rPr>
          <w:rFonts w:cs="Tahoma"/>
        </w:rPr>
        <w:t xml:space="preserve">be consistent and exclusive throughout the document. Any of these words used </w:t>
      </w:r>
      <w:r w:rsidRPr="00A766E8">
        <w:rPr>
          <w:rFonts w:cs="Tahoma"/>
        </w:rPr>
        <w:t>in</w:t>
      </w:r>
      <w:r w:rsidR="00EB6A45" w:rsidRPr="00A766E8">
        <w:rPr>
          <w:rFonts w:cs="Tahoma"/>
        </w:rPr>
        <w:t xml:space="preserve"> lowercase</w:t>
      </w:r>
      <w:r w:rsidRPr="00A766E8">
        <w:rPr>
          <w:rFonts w:cs="Tahoma"/>
        </w:rPr>
        <w:t xml:space="preserve"> and not emphasized do not have special significance beyond normal usage</w:t>
      </w:r>
      <w:r w:rsidR="00C54504" w:rsidRPr="00A766E8">
        <w:rPr>
          <w:rFonts w:cs="Tahoma"/>
        </w:rPr>
        <w:t xml:space="preserve"> and are to be avoided</w:t>
      </w:r>
      <w:r w:rsidRPr="00A766E8">
        <w:rPr>
          <w:rFonts w:cs="Tahoma"/>
        </w:rPr>
        <w:t>.</w:t>
      </w:r>
      <w:r w:rsidR="0045751E">
        <w:rPr>
          <w:rFonts w:cs="Tahoma"/>
        </w:rPr>
        <w:t xml:space="preserve"> </w:t>
      </w:r>
    </w:p>
    <w:p w14:paraId="60F9BFAD" w14:textId="77777777" w:rsidR="00F41DDF" w:rsidRPr="00A766E8" w:rsidRDefault="00F41DDF" w:rsidP="00F202F3">
      <w:pPr>
        <w:pStyle w:val="BodyText"/>
        <w:numPr>
          <w:ilvl w:val="0"/>
          <w:numId w:val="8"/>
        </w:numPr>
        <w:rPr>
          <w:rFonts w:cs="Tahoma"/>
        </w:rPr>
      </w:pPr>
      <w:r w:rsidRPr="00A766E8">
        <w:rPr>
          <w:rFonts w:cs="Tahoma"/>
        </w:rPr>
        <w:t>MUST, SHALL, REQUIRED: These terms mean that the definition is a normative (absolute) requirement of the specification.</w:t>
      </w:r>
    </w:p>
    <w:p w14:paraId="683B3346" w14:textId="2E429608" w:rsidR="00F41DDF" w:rsidRPr="00A766E8" w:rsidRDefault="00F41DDF" w:rsidP="00F202F3">
      <w:pPr>
        <w:pStyle w:val="BodyText"/>
        <w:numPr>
          <w:ilvl w:val="0"/>
          <w:numId w:val="8"/>
        </w:numPr>
        <w:rPr>
          <w:rFonts w:cs="Tahoma"/>
        </w:rPr>
      </w:pPr>
      <w:r w:rsidRPr="00A766E8">
        <w:rPr>
          <w:rFonts w:cs="Tahoma"/>
        </w:rPr>
        <w:t>MUST NOT: This phrase, or the phrase "SHALL NOT</w:t>
      </w:r>
      <w:r w:rsidR="00F7259C">
        <w:rPr>
          <w:rFonts w:cs="Tahoma"/>
        </w:rPr>
        <w:t>,</w:t>
      </w:r>
      <w:r w:rsidRPr="00A766E8">
        <w:rPr>
          <w:rFonts w:cs="Tahoma"/>
        </w:rPr>
        <w:t>" means that the definition is an absolute prohibition of the specification.</w:t>
      </w:r>
    </w:p>
    <w:p w14:paraId="422B060E" w14:textId="3FC8A22C" w:rsidR="00F41DDF" w:rsidRPr="00A766E8" w:rsidRDefault="00F41DDF" w:rsidP="00F202F3">
      <w:pPr>
        <w:pStyle w:val="BodyText"/>
        <w:numPr>
          <w:ilvl w:val="0"/>
          <w:numId w:val="8"/>
        </w:numPr>
        <w:rPr>
          <w:rFonts w:cs="Tahoma"/>
        </w:rPr>
      </w:pPr>
      <w:r w:rsidRPr="00A766E8">
        <w:rPr>
          <w:rFonts w:cs="Tahoma"/>
        </w:rPr>
        <w:t>SHOULD: This word, or the adjective "RECOMMENDED</w:t>
      </w:r>
      <w:r w:rsidR="00F7259C">
        <w:rPr>
          <w:rFonts w:cs="Tahoma"/>
        </w:rPr>
        <w:t>,</w:t>
      </w:r>
      <w:r w:rsidRPr="00A766E8">
        <w:rPr>
          <w:rFonts w:cs="Tahoma"/>
        </w:rPr>
        <w:t>" means that there may exist valid reasons in particular circumstances to ignore a particular item, but the full implications must be understood and carefully weighed before choosing a different course.</w:t>
      </w:r>
    </w:p>
    <w:p w14:paraId="07942A12" w14:textId="46D88DDD" w:rsidR="00F41DDF" w:rsidRPr="00D34ECD" w:rsidRDefault="00F41DDF" w:rsidP="00F202F3">
      <w:pPr>
        <w:pStyle w:val="BodyText"/>
        <w:numPr>
          <w:ilvl w:val="0"/>
          <w:numId w:val="8"/>
        </w:numPr>
        <w:rPr>
          <w:rFonts w:cs="Tahoma"/>
        </w:rPr>
      </w:pPr>
      <w:r w:rsidRPr="00A766E8">
        <w:rPr>
          <w:rFonts w:cs="Tahoma"/>
        </w:rPr>
        <w:t>SHOULD NOT: This phrase, or the phrase "NOT RECOMMENDED</w:t>
      </w:r>
      <w:r w:rsidR="00F7259C">
        <w:rPr>
          <w:rFonts w:cs="Tahoma"/>
        </w:rPr>
        <w:t>,</w:t>
      </w:r>
      <w:r w:rsidRPr="00A766E8">
        <w:rPr>
          <w:rFonts w:cs="Tahoma"/>
        </w:rPr>
        <w:t>" means that there</w:t>
      </w:r>
      <w:r w:rsidRPr="00D34ECD">
        <w:rPr>
          <w:rFonts w:cs="Tahoma"/>
        </w:rPr>
        <w:t xml:space="preserve"> may exist valid reasons in particular circumstances when the particular behavior is acceptable or even useful, but the full implications should be understood and the case carefully weighed before implementing any behavior described with this label.</w:t>
      </w:r>
    </w:p>
    <w:p w14:paraId="5A1EA5FE" w14:textId="28D0C1B7" w:rsidR="00F41DDF" w:rsidRPr="00D34ECD" w:rsidRDefault="00F41DDF" w:rsidP="00F202F3">
      <w:pPr>
        <w:pStyle w:val="BodyText"/>
        <w:numPr>
          <w:ilvl w:val="0"/>
          <w:numId w:val="8"/>
        </w:numPr>
        <w:rPr>
          <w:rFonts w:cs="Tahoma"/>
        </w:rPr>
      </w:pPr>
      <w:r w:rsidRPr="00D34ECD">
        <w:rPr>
          <w:rFonts w:cs="Tahoma"/>
        </w:rPr>
        <w:t>MAY: This word, or the adjective "OPTIONAL</w:t>
      </w:r>
      <w:r w:rsidR="00F7259C">
        <w:rPr>
          <w:rFonts w:cs="Tahoma"/>
        </w:rPr>
        <w:t>,</w:t>
      </w:r>
      <w:r w:rsidRPr="00D34ECD">
        <w:rPr>
          <w:rFonts w:cs="Tahoma"/>
        </w:rPr>
        <w:t>" means that an item is truly optional. One vendor may choose to include the item because a particular marketplace requires it or because the vendor feels that it enhances the product while another vendor may omit the same item. An implementation which does not include a particular option “must” be prepared to interoperate with another implementation which does include the option, though perhaps with reduced functionality. In the same vein an implementation which does include a particular option “must” be prepared to interoperate with another implementation which does not include the option (except, of course, for the feature the option provides.)</w:t>
      </w:r>
    </w:p>
    <w:p w14:paraId="51C3CDA0" w14:textId="2D9CC012" w:rsidR="00C54504" w:rsidRDefault="00F41DDF" w:rsidP="0035179B">
      <w:pPr>
        <w:pStyle w:val="BodyText"/>
        <w:rPr>
          <w:rFonts w:cs="Tahoma"/>
        </w:rPr>
      </w:pPr>
      <w:r w:rsidRPr="00125618">
        <w:rPr>
          <w:rFonts w:cs="Tahoma"/>
        </w:rPr>
        <w:t>These definitions are based on IETF</w:t>
      </w:r>
      <w:r>
        <w:rPr>
          <w:rFonts w:cs="Tahoma"/>
        </w:rPr>
        <w:t xml:space="preserve"> </w:t>
      </w:r>
      <w:r w:rsidRPr="00125618">
        <w:rPr>
          <w:rFonts w:cs="Tahoma"/>
        </w:rPr>
        <w:t xml:space="preserve">RFC </w:t>
      </w:r>
      <w:r w:rsidRPr="0076033B">
        <w:t>2119</w:t>
      </w:r>
      <w:r w:rsidR="003C09C3">
        <w:t xml:space="preserve"> </w:t>
      </w:r>
      <w:r w:rsidR="003C09C3" w:rsidRPr="00A30309">
        <w:rPr>
          <w:color w:val="0000FF"/>
        </w:rPr>
        <w:fldChar w:fldCharType="begin"/>
      </w:r>
      <w:r w:rsidR="003C09C3" w:rsidRPr="00A30309">
        <w:rPr>
          <w:color w:val="0000FF"/>
        </w:rPr>
        <w:instrText xml:space="preserve"> REF _Ref142990105 \r \h </w:instrText>
      </w:r>
      <w:r w:rsidR="00A67AE2">
        <w:rPr>
          <w:color w:val="0000FF"/>
        </w:rPr>
        <w:instrText xml:space="preserve"> \* MERGEFORMAT </w:instrText>
      </w:r>
      <w:r w:rsidR="003C09C3" w:rsidRPr="00A30309">
        <w:rPr>
          <w:color w:val="0000FF"/>
        </w:rPr>
      </w:r>
      <w:r w:rsidR="003C09C3" w:rsidRPr="00A30309">
        <w:rPr>
          <w:color w:val="0000FF"/>
        </w:rPr>
        <w:fldChar w:fldCharType="separate"/>
      </w:r>
      <w:r w:rsidR="00DC62F5">
        <w:rPr>
          <w:color w:val="0000FF"/>
        </w:rPr>
        <w:t>[2]</w:t>
      </w:r>
      <w:r w:rsidR="003C09C3" w:rsidRPr="00A30309">
        <w:rPr>
          <w:color w:val="0000FF"/>
        </w:rPr>
        <w:fldChar w:fldCharType="end"/>
      </w:r>
      <w:r w:rsidR="0045751E">
        <w:t xml:space="preserve"> as updated by RFC 8174</w:t>
      </w:r>
      <w:r w:rsidR="008504A6">
        <w:t xml:space="preserve"> </w:t>
      </w:r>
      <w:r w:rsidR="008504A6" w:rsidRPr="00A30309">
        <w:rPr>
          <w:color w:val="0000FF"/>
        </w:rPr>
        <w:fldChar w:fldCharType="begin"/>
      </w:r>
      <w:r w:rsidR="008504A6" w:rsidRPr="00A30309">
        <w:rPr>
          <w:color w:val="0000FF"/>
        </w:rPr>
        <w:instrText xml:space="preserve"> REF _Ref196479458 \r \h </w:instrText>
      </w:r>
      <w:r w:rsidR="00A67AE2">
        <w:rPr>
          <w:color w:val="0000FF"/>
        </w:rPr>
        <w:instrText xml:space="preserve"> \* MERGEFORMAT </w:instrText>
      </w:r>
      <w:r w:rsidR="008504A6" w:rsidRPr="00A30309">
        <w:rPr>
          <w:color w:val="0000FF"/>
        </w:rPr>
      </w:r>
      <w:r w:rsidR="008504A6" w:rsidRPr="00A30309">
        <w:rPr>
          <w:color w:val="0000FF"/>
        </w:rPr>
        <w:fldChar w:fldCharType="separate"/>
      </w:r>
      <w:r w:rsidR="00DC62F5">
        <w:rPr>
          <w:color w:val="0000FF"/>
        </w:rPr>
        <w:t>[3]</w:t>
      </w:r>
      <w:r w:rsidR="008504A6" w:rsidRPr="00A30309">
        <w:rPr>
          <w:color w:val="0000FF"/>
        </w:rPr>
        <w:fldChar w:fldCharType="end"/>
      </w:r>
      <w:r w:rsidRPr="00125618">
        <w:rPr>
          <w:rFonts w:cs="Tahoma"/>
        </w:rPr>
        <w:t>.</w:t>
      </w:r>
    </w:p>
    <w:p w14:paraId="1CDFEBB7" w14:textId="77777777" w:rsidR="004D64D1" w:rsidRPr="000D26FB" w:rsidRDefault="004D64D1" w:rsidP="00892BD1">
      <w:pPr>
        <w:pStyle w:val="Header"/>
      </w:pPr>
      <w:bookmarkStart w:id="16" w:name="_Toc233105426"/>
      <w:bookmarkEnd w:id="15"/>
      <w:commentRangeStart w:id="17"/>
      <w:r w:rsidRPr="000D26FB">
        <w:t>Unit of Measurement</w:t>
      </w:r>
      <w:bookmarkEnd w:id="16"/>
      <w:commentRangeEnd w:id="17"/>
      <w:r w:rsidR="00B46583" w:rsidRPr="000D26FB">
        <w:rPr>
          <w:rStyle w:val="CommentReference"/>
          <w:sz w:val="20"/>
          <w:szCs w:val="20"/>
        </w:rPr>
        <w:commentReference w:id="17"/>
      </w:r>
    </w:p>
    <w:p w14:paraId="55629D14" w14:textId="17F8AEF2" w:rsidR="004D64D1" w:rsidRPr="003F1B84" w:rsidRDefault="004D64D1" w:rsidP="004D64D1">
      <w:pPr>
        <w:pStyle w:val="BodyText"/>
      </w:pPr>
      <w:r w:rsidRPr="00FA15C2">
        <w:rPr>
          <w:b/>
          <w:bCs/>
          <w:color w:val="C00000"/>
        </w:rPr>
        <w:t>N</w:t>
      </w:r>
      <w:r w:rsidR="003D2AF7">
        <w:rPr>
          <w:b/>
          <w:bCs/>
          <w:color w:val="C00000"/>
        </w:rPr>
        <w:t>OTE</w:t>
      </w:r>
      <w:r w:rsidRPr="00FA15C2">
        <w:rPr>
          <w:b/>
          <w:bCs/>
          <w:color w:val="C00000"/>
        </w:rPr>
        <w:t xml:space="preserve"> to document editor:</w:t>
      </w:r>
      <w:r w:rsidRPr="00FA15C2">
        <w:rPr>
          <w:color w:val="C00000"/>
        </w:rPr>
        <w:t xml:space="preserve"> ANSI requires an ANS-candidate document to identify the unit of measurement that is utilized within the standard. Multiple options are available to identify the unit of measurement</w:t>
      </w:r>
      <w:r w:rsidR="00BC0673">
        <w:rPr>
          <w:color w:val="C00000"/>
        </w:rPr>
        <w:t>:</w:t>
      </w:r>
      <w:r w:rsidRPr="00FA15C2">
        <w:rPr>
          <w:color w:val="C00000"/>
        </w:rPr>
        <w:t xml:space="preserve"> US, Metric, </w:t>
      </w:r>
      <w:r w:rsidR="00BC0673">
        <w:rPr>
          <w:color w:val="C00000"/>
        </w:rPr>
        <w:t>b</w:t>
      </w:r>
      <w:r w:rsidRPr="00FA15C2">
        <w:rPr>
          <w:color w:val="C00000"/>
        </w:rPr>
        <w:t>oth</w:t>
      </w:r>
      <w:r w:rsidR="00BC0673">
        <w:rPr>
          <w:color w:val="C00000"/>
        </w:rPr>
        <w:t xml:space="preserve"> US and Metric</w:t>
      </w:r>
      <w:r w:rsidR="004308F7">
        <w:rPr>
          <w:color w:val="C00000"/>
        </w:rPr>
        <w:t>,</w:t>
      </w:r>
      <w:r w:rsidR="00C03740">
        <w:rPr>
          <w:color w:val="C00000"/>
        </w:rPr>
        <w:t xml:space="preserve"> </w:t>
      </w:r>
      <w:r w:rsidR="00BC0673">
        <w:rPr>
          <w:color w:val="C00000"/>
        </w:rPr>
        <w:t xml:space="preserve">and </w:t>
      </w:r>
      <w:r w:rsidRPr="00FA15C2">
        <w:rPr>
          <w:color w:val="C00000"/>
        </w:rPr>
        <w:t xml:space="preserve">Not applicable. The NENA Development Group Operational Procedures, ADM-001, </w:t>
      </w:r>
      <w:bookmarkStart w:id="18" w:name="_Hlk212766032"/>
      <w:r w:rsidRPr="00FA15C2">
        <w:rPr>
          <w:color w:val="C00000"/>
        </w:rPr>
        <w:t>Section 6</w:t>
      </w:r>
      <w:r w:rsidR="00BC0673">
        <w:rPr>
          <w:color w:val="C00000"/>
        </w:rPr>
        <w:t>.1</w:t>
      </w:r>
      <w:r w:rsidRPr="00FA15C2">
        <w:rPr>
          <w:color w:val="C00000"/>
        </w:rPr>
        <w:t xml:space="preserve"> Appendix A</w:t>
      </w:r>
      <w:r w:rsidR="006A1088">
        <w:rPr>
          <w:color w:val="C00000"/>
        </w:rPr>
        <w:t>—</w:t>
      </w:r>
      <w:r w:rsidRPr="00FA15C2">
        <w:rPr>
          <w:color w:val="C00000"/>
        </w:rPr>
        <w:t xml:space="preserve">NENA Metric Policy states </w:t>
      </w:r>
      <w:bookmarkEnd w:id="18"/>
      <w:r w:rsidRPr="00FA15C2">
        <w:rPr>
          <w:color w:val="C00000"/>
        </w:rPr>
        <w:t>that Units of the International System (SI) and/or United States Customary System (USCS or USC) may be included as appropriate. The editor MUST identify the appropriate unit of measurement. If no measurement is included in the standard, the appropriate unit of measurement is “Not applicable</w:t>
      </w:r>
      <w:r w:rsidR="004308F7">
        <w:rPr>
          <w:color w:val="C00000"/>
        </w:rPr>
        <w:t>.</w:t>
      </w:r>
      <w:r w:rsidR="00C03740">
        <w:rPr>
          <w:color w:val="C00000"/>
        </w:rPr>
        <w:t>”</w:t>
      </w:r>
      <w:r w:rsidRPr="00FA15C2">
        <w:rPr>
          <w:color w:val="C00000"/>
        </w:rPr>
        <w:t xml:space="preserve"> The editor should select one of the following statements to include in the standard.</w:t>
      </w:r>
    </w:p>
    <w:p w14:paraId="4330DAB0" w14:textId="6AEAD570" w:rsidR="004D64D1" w:rsidRPr="00AD06C5" w:rsidRDefault="004D64D1" w:rsidP="004D64D1">
      <w:pPr>
        <w:pStyle w:val="BodyText"/>
      </w:pPr>
      <w:r w:rsidRPr="00AD06C5">
        <w:t xml:space="preserve">Where a measurement is found in the standard, the unit of measurement is [US, Metric, </w:t>
      </w:r>
      <w:r w:rsidR="00141C04">
        <w:t>or</w:t>
      </w:r>
      <w:r w:rsidR="00C31825">
        <w:t xml:space="preserve"> </w:t>
      </w:r>
      <w:r w:rsidR="00A723AC">
        <w:t>b</w:t>
      </w:r>
      <w:r w:rsidRPr="00AD06C5">
        <w:t>oth</w:t>
      </w:r>
      <w:r w:rsidR="00A723AC">
        <w:t xml:space="preserve"> US and Metric</w:t>
      </w:r>
      <w:r w:rsidRPr="00AD06C5">
        <w:t>].</w:t>
      </w:r>
      <w:r w:rsidR="00953A1C">
        <w:t xml:space="preserve"> When a measurement is used in the standard, the unit of measurement is identified.</w:t>
      </w:r>
    </w:p>
    <w:p w14:paraId="00BB73A0" w14:textId="39F9D77A" w:rsidR="004D64D1" w:rsidRDefault="004D64D1" w:rsidP="0035179B">
      <w:pPr>
        <w:pStyle w:val="BodyText"/>
        <w:rPr>
          <w:rFonts w:cs="Tahoma"/>
        </w:rPr>
      </w:pPr>
      <w:r w:rsidRPr="00AD06C5">
        <w:lastRenderedPageBreak/>
        <w:t>No</w:t>
      </w:r>
      <w:r>
        <w:t xml:space="preserve"> </w:t>
      </w:r>
      <w:r w:rsidRPr="00AD06C5">
        <w:t>measurement is used within this standard; therefore,</w:t>
      </w:r>
      <w:r>
        <w:t xml:space="preserve"> the</w:t>
      </w:r>
      <w:r w:rsidRPr="00AD06C5">
        <w:t xml:space="preserve"> unit of measurement is “Not applicable”.</w:t>
      </w:r>
    </w:p>
    <w:p w14:paraId="5606E5F1" w14:textId="7AD59A9D" w:rsidR="00664D06" w:rsidRPr="005C356A" w:rsidRDefault="00664D06" w:rsidP="00892BD1">
      <w:pPr>
        <w:pStyle w:val="Header"/>
      </w:pPr>
      <w:bookmarkStart w:id="19" w:name="DescribingArtifacts"/>
      <w:bookmarkStart w:id="20" w:name="_Toc233105427"/>
      <w:bookmarkEnd w:id="19"/>
      <w:r w:rsidRPr="005C356A">
        <w:t xml:space="preserve">Describing </w:t>
      </w:r>
      <w:r w:rsidR="005C356A" w:rsidRPr="005C356A">
        <w:t>Artifacts</w:t>
      </w:r>
      <w:bookmarkEnd w:id="20"/>
    </w:p>
    <w:p w14:paraId="6939C906" w14:textId="355E3973" w:rsidR="003D733C" w:rsidRPr="00B0659C" w:rsidRDefault="003D733C" w:rsidP="003D733C">
      <w:pPr>
        <w:pStyle w:val="BodyText"/>
      </w:pPr>
      <w:r w:rsidRPr="00E30BDE">
        <w:rPr>
          <w:b/>
          <w:bCs/>
          <w:color w:val="C00000"/>
        </w:rPr>
        <w:t>NOTE to document editor:</w:t>
      </w:r>
      <w:r w:rsidRPr="00E30BDE">
        <w:rPr>
          <w:color w:val="C00000"/>
        </w:rPr>
        <w:t xml:space="preserve"> </w:t>
      </w:r>
      <w:r w:rsidRPr="00D567CA">
        <w:rPr>
          <w:color w:val="C00000"/>
          <w:u w:val="single"/>
        </w:rPr>
        <w:t xml:space="preserve">If </w:t>
      </w:r>
      <w:r w:rsidR="00470917" w:rsidRPr="00D567CA">
        <w:rPr>
          <w:color w:val="C00000"/>
          <w:u w:val="single"/>
        </w:rPr>
        <w:t xml:space="preserve">the main body of </w:t>
      </w:r>
      <w:r w:rsidRPr="00D567CA">
        <w:rPr>
          <w:color w:val="C00000"/>
          <w:u w:val="single"/>
        </w:rPr>
        <w:t>your document includes</w:t>
      </w:r>
      <w:r w:rsidR="00177BF5" w:rsidRPr="00D567CA">
        <w:rPr>
          <w:color w:val="C00000"/>
          <w:u w:val="single"/>
        </w:rPr>
        <w:t xml:space="preserve"> Artifacts</w:t>
      </w:r>
      <w:r w:rsidRPr="00E30BDE">
        <w:rPr>
          <w:color w:val="C00000"/>
        </w:rPr>
        <w:t>, include this "</w:t>
      </w:r>
      <w:r w:rsidR="006335A0">
        <w:rPr>
          <w:color w:val="C00000"/>
        </w:rPr>
        <w:t>Artifacts</w:t>
      </w:r>
      <w:r w:rsidRPr="00E30BDE">
        <w:rPr>
          <w:color w:val="C00000"/>
        </w:rPr>
        <w:t>” section and the text immediately below</w:t>
      </w:r>
      <w:r w:rsidR="002C140C">
        <w:rPr>
          <w:color w:val="C00000"/>
        </w:rPr>
        <w:t xml:space="preserve">; </w:t>
      </w:r>
      <w:r w:rsidRPr="00E30BDE">
        <w:rPr>
          <w:color w:val="C00000"/>
        </w:rPr>
        <w:t>otherwise</w:t>
      </w:r>
      <w:r w:rsidR="006B221F">
        <w:rPr>
          <w:color w:val="C00000"/>
        </w:rPr>
        <w:t>,</w:t>
      </w:r>
      <w:r w:rsidRPr="00E30BDE">
        <w:rPr>
          <w:color w:val="C00000"/>
        </w:rPr>
        <w:t xml:space="preserve"> delete </w:t>
      </w:r>
      <w:r w:rsidR="00072186">
        <w:rPr>
          <w:color w:val="C00000"/>
        </w:rPr>
        <w:t>this section</w:t>
      </w:r>
      <w:r w:rsidRPr="00E30BDE">
        <w:rPr>
          <w:color w:val="C00000"/>
        </w:rPr>
        <w:t xml:space="preserve"> and, if not referenced elsewhere in the document, remove reference</w:t>
      </w:r>
      <w:r w:rsidR="00221EA5">
        <w:rPr>
          <w:color w:val="0000FF"/>
        </w:rPr>
        <w:t xml:space="preserve"> </w:t>
      </w:r>
      <w:r w:rsidR="00221EA5">
        <w:rPr>
          <w:color w:val="0000FF"/>
        </w:rPr>
        <w:fldChar w:fldCharType="begin"/>
      </w:r>
      <w:r w:rsidR="00221EA5">
        <w:rPr>
          <w:color w:val="0000FF"/>
        </w:rPr>
        <w:instrText xml:space="preserve"> REF _Ref179973806 \r \h </w:instrText>
      </w:r>
      <w:r w:rsidR="00221EA5">
        <w:rPr>
          <w:color w:val="0000FF"/>
        </w:rPr>
      </w:r>
      <w:r w:rsidR="00221EA5">
        <w:rPr>
          <w:color w:val="0000FF"/>
        </w:rPr>
        <w:fldChar w:fldCharType="separate"/>
      </w:r>
      <w:r w:rsidR="00DC62F5">
        <w:rPr>
          <w:color w:val="0000FF"/>
        </w:rPr>
        <w:t>[4]</w:t>
      </w:r>
      <w:r w:rsidR="00221EA5">
        <w:rPr>
          <w:color w:val="0000FF"/>
        </w:rPr>
        <w:fldChar w:fldCharType="end"/>
      </w:r>
      <w:r w:rsidR="00D86349">
        <w:rPr>
          <w:color w:val="0000FF"/>
        </w:rPr>
        <w:t xml:space="preserve">, </w:t>
      </w:r>
      <w:r w:rsidR="00221EA5">
        <w:rPr>
          <w:color w:val="0000FF"/>
        </w:rPr>
        <w:fldChar w:fldCharType="begin"/>
      </w:r>
      <w:r w:rsidR="00221EA5">
        <w:rPr>
          <w:color w:val="0000FF"/>
        </w:rPr>
        <w:instrText xml:space="preserve"> REF _Ref96694756 \r \h </w:instrText>
      </w:r>
      <w:r w:rsidR="00221EA5">
        <w:rPr>
          <w:color w:val="0000FF"/>
        </w:rPr>
      </w:r>
      <w:r w:rsidR="00221EA5">
        <w:rPr>
          <w:color w:val="0000FF"/>
        </w:rPr>
        <w:fldChar w:fldCharType="separate"/>
      </w:r>
      <w:r w:rsidR="00DC62F5">
        <w:rPr>
          <w:color w:val="0000FF"/>
        </w:rPr>
        <w:t>[5]</w:t>
      </w:r>
      <w:r w:rsidR="00221EA5">
        <w:rPr>
          <w:color w:val="0000FF"/>
        </w:rPr>
        <w:fldChar w:fldCharType="end"/>
      </w:r>
      <w:r w:rsidR="00D86349">
        <w:rPr>
          <w:color w:val="0000FF"/>
        </w:rPr>
        <w:t>,</w:t>
      </w:r>
      <w:r w:rsidRPr="00E30BDE">
        <w:rPr>
          <w:color w:val="C00000"/>
        </w:rPr>
        <w:t xml:space="preserve"> </w:t>
      </w:r>
      <w:r w:rsidR="00383BDE">
        <w:rPr>
          <w:color w:val="C00000"/>
        </w:rPr>
        <w:t xml:space="preserve">and </w:t>
      </w:r>
      <w:r w:rsidR="00221EA5" w:rsidRPr="00D567CA">
        <w:rPr>
          <w:rStyle w:val="StyleBlue"/>
        </w:rPr>
        <w:fldChar w:fldCharType="begin"/>
      </w:r>
      <w:r w:rsidR="00221EA5" w:rsidRPr="00D567CA">
        <w:rPr>
          <w:rStyle w:val="StyleBlue"/>
        </w:rPr>
        <w:instrText xml:space="preserve"> REF _Ref209767154 \r \h </w:instrText>
      </w:r>
      <w:r w:rsidR="00221EA5">
        <w:rPr>
          <w:rStyle w:val="StyleBlue"/>
        </w:rPr>
        <w:instrText xml:space="preserve"> \* MERGEFORMAT </w:instrText>
      </w:r>
      <w:r w:rsidR="00221EA5" w:rsidRPr="00D567CA">
        <w:rPr>
          <w:rStyle w:val="StyleBlue"/>
        </w:rPr>
      </w:r>
      <w:r w:rsidR="00221EA5" w:rsidRPr="00D567CA">
        <w:rPr>
          <w:rStyle w:val="StyleBlue"/>
        </w:rPr>
        <w:fldChar w:fldCharType="separate"/>
      </w:r>
      <w:r w:rsidR="00DC62F5">
        <w:rPr>
          <w:rStyle w:val="StyleBlue"/>
        </w:rPr>
        <w:t>[6]</w:t>
      </w:r>
      <w:r w:rsidR="00221EA5" w:rsidRPr="00D567CA">
        <w:rPr>
          <w:rStyle w:val="StyleBlue"/>
        </w:rPr>
        <w:fldChar w:fldCharType="end"/>
      </w:r>
      <w:r w:rsidR="00383BDE">
        <w:rPr>
          <w:color w:val="C00000"/>
        </w:rPr>
        <w:t xml:space="preserve"> </w:t>
      </w:r>
      <w:r w:rsidRPr="00E30BDE">
        <w:rPr>
          <w:color w:val="C00000"/>
        </w:rPr>
        <w:t xml:space="preserve">in Section </w:t>
      </w:r>
      <w:r w:rsidR="001958CD" w:rsidRPr="001958CD">
        <w:rPr>
          <w:rStyle w:val="StyleBlue"/>
        </w:rPr>
        <w:fldChar w:fldCharType="begin"/>
      </w:r>
      <w:r w:rsidR="001958CD" w:rsidRPr="001958CD">
        <w:rPr>
          <w:rStyle w:val="StyleBlue"/>
        </w:rPr>
        <w:instrText xml:space="preserve"> REF _Ref206134190 \r \h </w:instrText>
      </w:r>
      <w:r w:rsidR="001958CD">
        <w:rPr>
          <w:rStyle w:val="StyleBlue"/>
        </w:rPr>
        <w:instrText xml:space="preserve"> \* MERGEFORMAT </w:instrText>
      </w:r>
      <w:r w:rsidR="001958CD" w:rsidRPr="001958CD">
        <w:rPr>
          <w:rStyle w:val="StyleBlue"/>
        </w:rPr>
      </w:r>
      <w:r w:rsidR="001958CD" w:rsidRPr="001958CD">
        <w:rPr>
          <w:rStyle w:val="StyleBlue"/>
        </w:rPr>
        <w:fldChar w:fldCharType="separate"/>
      </w:r>
      <w:r w:rsidR="00DC62F5">
        <w:rPr>
          <w:rStyle w:val="StyleBlue"/>
        </w:rPr>
        <w:t>7</w:t>
      </w:r>
      <w:r w:rsidR="001958CD" w:rsidRPr="001958CD">
        <w:rPr>
          <w:rStyle w:val="StyleBlue"/>
        </w:rPr>
        <w:fldChar w:fldCharType="end"/>
      </w:r>
      <w:r w:rsidR="00D54752">
        <w:rPr>
          <w:rStyle w:val="StyleBlue"/>
        </w:rPr>
        <w:t xml:space="preserve"> </w:t>
      </w:r>
      <w:r w:rsidR="00D54752" w:rsidRPr="00D54752">
        <w:rPr>
          <w:rStyle w:val="StyleBlue"/>
        </w:rPr>
        <w:fldChar w:fldCharType="begin"/>
      </w:r>
      <w:r w:rsidR="00D54752" w:rsidRPr="00D54752">
        <w:rPr>
          <w:rStyle w:val="StyleBlue"/>
        </w:rPr>
        <w:instrText xml:space="preserve"> REF _Ref206134190 \h </w:instrText>
      </w:r>
      <w:r w:rsidR="00D54752">
        <w:rPr>
          <w:rStyle w:val="StyleBlue"/>
        </w:rPr>
        <w:instrText xml:space="preserve"> \* MERGEFORMAT </w:instrText>
      </w:r>
      <w:r w:rsidR="00D54752" w:rsidRPr="00D54752">
        <w:rPr>
          <w:rStyle w:val="StyleBlue"/>
        </w:rPr>
      </w:r>
      <w:r w:rsidR="00D54752" w:rsidRPr="00D54752">
        <w:rPr>
          <w:rStyle w:val="StyleBlue"/>
        </w:rPr>
        <w:fldChar w:fldCharType="separate"/>
      </w:r>
      <w:r w:rsidR="00DC62F5" w:rsidRPr="00DC62F5">
        <w:rPr>
          <w:rStyle w:val="StyleBlue"/>
        </w:rPr>
        <w:t>References</w:t>
      </w:r>
      <w:r w:rsidR="00D54752" w:rsidRPr="00D54752">
        <w:rPr>
          <w:rStyle w:val="StyleBlue"/>
        </w:rPr>
        <w:fldChar w:fldCharType="end"/>
      </w:r>
      <w:r w:rsidRPr="00D13C9A">
        <w:rPr>
          <w:color w:val="C00000"/>
        </w:rPr>
        <w:t>.</w:t>
      </w:r>
    </w:p>
    <w:p w14:paraId="61B0350D" w14:textId="03D5A59F" w:rsidR="00664D06" w:rsidRPr="005C356A" w:rsidRDefault="003550F9" w:rsidP="005C356A">
      <w:pPr>
        <w:pStyle w:val="BodyText"/>
      </w:pPr>
      <w:r>
        <w:t xml:space="preserve">There are </w:t>
      </w:r>
      <w:r w:rsidR="00C90343">
        <w:t>A</w:t>
      </w:r>
      <w:r w:rsidR="00DD72A4">
        <w:t>rtifacts</w:t>
      </w:r>
      <w:r w:rsidR="00563F03">
        <w:t xml:space="preserve"> </w:t>
      </w:r>
      <w:r w:rsidR="00563F03" w:rsidRPr="004A7869">
        <w:rPr>
          <w:rStyle w:val="StyleBlue"/>
        </w:rPr>
        <w:fldChar w:fldCharType="begin"/>
      </w:r>
      <w:r w:rsidR="00563F03" w:rsidRPr="004A7869">
        <w:rPr>
          <w:rStyle w:val="StyleBlue"/>
        </w:rPr>
        <w:instrText xml:space="preserve"> REF _Ref112851572 \r \h </w:instrText>
      </w:r>
      <w:r w:rsidR="00563F03">
        <w:rPr>
          <w:rStyle w:val="StyleBlue"/>
        </w:rPr>
        <w:instrText xml:space="preserve"> \* MERGEFORMAT </w:instrText>
      </w:r>
      <w:r w:rsidR="00563F03" w:rsidRPr="004A7869">
        <w:rPr>
          <w:rStyle w:val="StyleBlue"/>
        </w:rPr>
      </w:r>
      <w:r w:rsidR="00563F03" w:rsidRPr="004A7869">
        <w:rPr>
          <w:rStyle w:val="StyleBlue"/>
        </w:rPr>
        <w:fldChar w:fldCharType="separate"/>
      </w:r>
      <w:r w:rsidR="00DC62F5">
        <w:rPr>
          <w:rStyle w:val="StyleBlue"/>
        </w:rPr>
        <w:t>[1]</w:t>
      </w:r>
      <w:r w:rsidR="00563F03" w:rsidRPr="004A7869">
        <w:rPr>
          <w:rStyle w:val="StyleBlue"/>
        </w:rPr>
        <w:fldChar w:fldCharType="end"/>
      </w:r>
      <w:r>
        <w:rPr>
          <w:rStyle w:val="StyleBlue"/>
        </w:rPr>
        <w:t xml:space="preserve"> </w:t>
      </w:r>
      <w:r w:rsidRPr="00D567CA">
        <w:rPr>
          <w:rStyle w:val="StyleBlue"/>
          <w:color w:val="auto"/>
        </w:rPr>
        <w:t>in this document</w:t>
      </w:r>
      <w:r w:rsidR="00D33209">
        <w:rPr>
          <w:rStyle w:val="StyleBlue"/>
          <w:color w:val="auto"/>
        </w:rPr>
        <w:t>,</w:t>
      </w:r>
      <w:r w:rsidR="00EF5DD5" w:rsidRPr="00D567CA">
        <w:rPr>
          <w:rStyle w:val="StyleBlue"/>
          <w:color w:val="auto"/>
        </w:rPr>
        <w:t xml:space="preserve"> as defined in </w:t>
      </w:r>
      <w:r w:rsidR="00EF5DD5" w:rsidRPr="00D567CA">
        <w:rPr>
          <w:i/>
          <w:iCs/>
        </w:rPr>
        <w:t>NENA Rules for Use of Version Control Repositories</w:t>
      </w:r>
      <w:r w:rsidR="00EF5DD5">
        <w:t xml:space="preserve">, </w:t>
      </w:r>
      <w:r w:rsidR="00EF5DD5" w:rsidRPr="005C356A">
        <w:t>NENA-ADM-012</w:t>
      </w:r>
      <w:r w:rsidR="00B5614A">
        <w:rPr>
          <w:color w:val="0000FF"/>
        </w:rPr>
        <w:t xml:space="preserve"> </w:t>
      </w:r>
      <w:r w:rsidR="00221EA5">
        <w:rPr>
          <w:color w:val="0000FF"/>
        </w:rPr>
        <w:fldChar w:fldCharType="begin"/>
      </w:r>
      <w:r w:rsidR="00221EA5">
        <w:rPr>
          <w:color w:val="0000FF"/>
        </w:rPr>
        <w:instrText xml:space="preserve"> REF _Ref179973806 \r \h </w:instrText>
      </w:r>
      <w:r w:rsidR="00221EA5">
        <w:rPr>
          <w:color w:val="0000FF"/>
        </w:rPr>
      </w:r>
      <w:r w:rsidR="00221EA5">
        <w:rPr>
          <w:color w:val="0000FF"/>
        </w:rPr>
        <w:fldChar w:fldCharType="separate"/>
      </w:r>
      <w:r w:rsidR="00DC62F5">
        <w:rPr>
          <w:color w:val="0000FF"/>
        </w:rPr>
        <w:t>[4]</w:t>
      </w:r>
      <w:r w:rsidR="00221EA5">
        <w:rPr>
          <w:color w:val="0000FF"/>
        </w:rPr>
        <w:fldChar w:fldCharType="end"/>
      </w:r>
      <w:r w:rsidR="00D33209">
        <w:t>. Artifacts</w:t>
      </w:r>
      <w:r w:rsidR="002A016F">
        <w:t xml:space="preserve"> </w:t>
      </w:r>
      <w:r w:rsidR="002A016F" w:rsidRPr="005C356A">
        <w:t>defined in NENA documents</w:t>
      </w:r>
      <w:r w:rsidR="00D33209">
        <w:t xml:space="preserve">, </w:t>
      </w:r>
      <w:r w:rsidR="00DD72A4">
        <w:t xml:space="preserve">such as </w:t>
      </w:r>
      <w:r w:rsidR="00120B2E" w:rsidRPr="005C356A">
        <w:t xml:space="preserve">Representational </w:t>
      </w:r>
      <w:r w:rsidR="00C03740">
        <w:t>S</w:t>
      </w:r>
      <w:r w:rsidR="00120B2E" w:rsidRPr="005C356A">
        <w:t xml:space="preserve">tate </w:t>
      </w:r>
      <w:r w:rsidR="00C03740">
        <w:t>T</w:t>
      </w:r>
      <w:r w:rsidR="00120B2E" w:rsidRPr="005C356A">
        <w:t>ransfer (REST) interfaces and JavaScript Object Notation (JSON) objects</w:t>
      </w:r>
      <w:r w:rsidR="0053722D">
        <w:t>,</w:t>
      </w:r>
      <w:r w:rsidR="00120B2E" w:rsidRPr="005C356A">
        <w:t xml:space="preserve"> </w:t>
      </w:r>
      <w:r w:rsidR="002677FC">
        <w:t xml:space="preserve">usually </w:t>
      </w:r>
      <w:r w:rsidR="00120B2E" w:rsidRPr="005C356A">
        <w:t xml:space="preserve">use </w:t>
      </w:r>
      <w:r w:rsidR="00664D06" w:rsidRPr="00A67AE2">
        <w:t xml:space="preserve">OpenAPI </w:t>
      </w:r>
      <w:r w:rsidR="00664D06" w:rsidRPr="00A30309">
        <w:rPr>
          <w:color w:val="0000FF"/>
        </w:rPr>
        <w:fldChar w:fldCharType="begin"/>
      </w:r>
      <w:r w:rsidR="00664D06" w:rsidRPr="00A30309">
        <w:rPr>
          <w:color w:val="0000FF"/>
        </w:rPr>
        <w:instrText xml:space="preserve"> REF _Ref97111454 \r \h  \* MERGEFORMAT </w:instrText>
      </w:r>
      <w:r w:rsidR="00664D06" w:rsidRPr="00A30309">
        <w:rPr>
          <w:color w:val="0000FF"/>
        </w:rPr>
      </w:r>
      <w:r w:rsidR="00664D06" w:rsidRPr="00A30309">
        <w:rPr>
          <w:color w:val="0000FF"/>
        </w:rPr>
        <w:fldChar w:fldCharType="separate"/>
      </w:r>
      <w:r w:rsidR="00DC62F5">
        <w:rPr>
          <w:color w:val="0000FF"/>
        </w:rPr>
        <w:t>[5]</w:t>
      </w:r>
      <w:r w:rsidR="00664D06" w:rsidRPr="00A30309">
        <w:rPr>
          <w:color w:val="0000FF"/>
        </w:rPr>
        <w:fldChar w:fldCharType="end"/>
      </w:r>
      <w:r w:rsidR="00664D06" w:rsidRPr="005C356A">
        <w:t xml:space="preserve"> as </w:t>
      </w:r>
      <w:r w:rsidR="00120B2E" w:rsidRPr="005C356A">
        <w:t xml:space="preserve">their </w:t>
      </w:r>
      <w:r w:rsidR="00664D06" w:rsidRPr="005C356A">
        <w:t xml:space="preserve">formal </w:t>
      </w:r>
      <w:r w:rsidR="00120B2E" w:rsidRPr="005C356A">
        <w:t>description</w:t>
      </w:r>
      <w:r w:rsidR="00664D06" w:rsidRPr="005C356A">
        <w:t>.</w:t>
      </w:r>
      <w:bookmarkStart w:id="21" w:name="_Hlk179969018"/>
      <w:r w:rsidR="0053252A">
        <w:t xml:space="preserve"> In some </w:t>
      </w:r>
      <w:r w:rsidR="001E1FE9">
        <w:t>cases,</w:t>
      </w:r>
      <w:r w:rsidR="0053252A">
        <w:t xml:space="preserve"> XML is used</w:t>
      </w:r>
      <w:r w:rsidR="00221EA5">
        <w:t xml:space="preserve"> </w:t>
      </w:r>
      <w:r w:rsidR="00221EA5" w:rsidRPr="00D567CA">
        <w:rPr>
          <w:rStyle w:val="StyleBlue"/>
        </w:rPr>
        <w:fldChar w:fldCharType="begin"/>
      </w:r>
      <w:r w:rsidR="00221EA5" w:rsidRPr="00D567CA">
        <w:rPr>
          <w:rStyle w:val="StyleBlue"/>
        </w:rPr>
        <w:instrText xml:space="preserve"> REF _Ref209767154 \r \h </w:instrText>
      </w:r>
      <w:r w:rsidR="00221EA5">
        <w:rPr>
          <w:rStyle w:val="StyleBlue"/>
        </w:rPr>
        <w:instrText xml:space="preserve"> \* MERGEFORMAT </w:instrText>
      </w:r>
      <w:r w:rsidR="00221EA5" w:rsidRPr="00D567CA">
        <w:rPr>
          <w:rStyle w:val="StyleBlue"/>
        </w:rPr>
      </w:r>
      <w:r w:rsidR="00221EA5" w:rsidRPr="00D567CA">
        <w:rPr>
          <w:rStyle w:val="StyleBlue"/>
        </w:rPr>
        <w:fldChar w:fldCharType="separate"/>
      </w:r>
      <w:r w:rsidR="00DC62F5">
        <w:rPr>
          <w:rStyle w:val="StyleBlue"/>
        </w:rPr>
        <w:t>[6]</w:t>
      </w:r>
      <w:r w:rsidR="00221EA5" w:rsidRPr="00D567CA">
        <w:rPr>
          <w:rStyle w:val="StyleBlue"/>
        </w:rPr>
        <w:fldChar w:fldCharType="end"/>
      </w:r>
      <w:r w:rsidR="0053252A">
        <w:t>.</w:t>
      </w:r>
      <w:bookmarkEnd w:id="21"/>
    </w:p>
    <w:p w14:paraId="02BF3E7E" w14:textId="77777777" w:rsidR="00F8301A" w:rsidRDefault="00664D06" w:rsidP="003C0AF2">
      <w:pPr>
        <w:pStyle w:val="BodyText"/>
      </w:pPr>
      <w:r w:rsidRPr="00712438">
        <w:t xml:space="preserve">In the description of the </w:t>
      </w:r>
      <w:r w:rsidR="005C356A" w:rsidRPr="00E155FE">
        <w:rPr>
          <w:rFonts w:cs="Tahoma"/>
        </w:rPr>
        <w:t xml:space="preserve">interface or object </w:t>
      </w:r>
      <w:r w:rsidRPr="00712438">
        <w:t xml:space="preserve">in </w:t>
      </w:r>
      <w:r w:rsidR="005C356A" w:rsidRPr="00E155FE">
        <w:rPr>
          <w:rFonts w:cs="Tahoma"/>
        </w:rPr>
        <w:t>NENA documents</w:t>
      </w:r>
      <w:r w:rsidRPr="00712438">
        <w:t xml:space="preserve">, a table </w:t>
      </w:r>
      <w:r w:rsidR="005C356A" w:rsidRPr="00E155FE">
        <w:rPr>
          <w:rFonts w:cs="Tahoma"/>
        </w:rPr>
        <w:t xml:space="preserve">may appear </w:t>
      </w:r>
      <w:r w:rsidRPr="00712438">
        <w:t>that describes the parameters to the interface and the data objects. These tables are informative</w:t>
      </w:r>
      <w:r w:rsidR="008E4327">
        <w:t>;</w:t>
      </w:r>
      <w:r w:rsidRPr="00712438">
        <w:t xml:space="preserve"> the </w:t>
      </w:r>
      <w:r w:rsidR="008E4327" w:rsidRPr="00E155FE">
        <w:rPr>
          <w:rFonts w:cs="Tahoma"/>
        </w:rPr>
        <w:t xml:space="preserve">Artifact </w:t>
      </w:r>
      <w:r w:rsidRPr="00712438">
        <w:t xml:space="preserve">file is the normative documentation of the </w:t>
      </w:r>
      <w:r w:rsidR="008E4327" w:rsidRPr="00E155FE">
        <w:rPr>
          <w:rFonts w:cs="Tahoma"/>
        </w:rPr>
        <w:t>interface and data objects</w:t>
      </w:r>
      <w:r w:rsidR="00B6494C">
        <w:rPr>
          <w:rFonts w:cs="Tahoma"/>
        </w:rPr>
        <w:t xml:space="preserve"> unless otherwise specified in the document</w:t>
      </w:r>
      <w:r w:rsidRPr="00712438">
        <w:t xml:space="preserve">. If there is a discrepancy between the table and </w:t>
      </w:r>
      <w:r w:rsidR="008E4327" w:rsidRPr="00712438">
        <w:t xml:space="preserve">the </w:t>
      </w:r>
      <w:r w:rsidR="008E4327" w:rsidRPr="00E155FE">
        <w:rPr>
          <w:rFonts w:cs="Tahoma"/>
        </w:rPr>
        <w:t xml:space="preserve">Artifact </w:t>
      </w:r>
      <w:r w:rsidR="008E4327" w:rsidRPr="00712438">
        <w:t>file</w:t>
      </w:r>
      <w:r w:rsidRPr="00712438">
        <w:t xml:space="preserve">, the </w:t>
      </w:r>
      <w:r w:rsidR="008E4327" w:rsidRPr="00E155FE">
        <w:rPr>
          <w:rFonts w:cs="Tahoma"/>
        </w:rPr>
        <w:t xml:space="preserve">Artifact file </w:t>
      </w:r>
      <w:r w:rsidRPr="00712438">
        <w:t>controls</w:t>
      </w:r>
      <w:r w:rsidR="00B6494C">
        <w:t xml:space="preserve"> unless otherwise specified in the document</w:t>
      </w:r>
      <w:r w:rsidRPr="00712438">
        <w:t>.</w:t>
      </w:r>
    </w:p>
    <w:p w14:paraId="69FD7BA2" w14:textId="40CC43E7" w:rsidR="008E4327" w:rsidRDefault="00664D06" w:rsidP="003C0AF2">
      <w:pPr>
        <w:pStyle w:val="BodyText"/>
      </w:pPr>
      <w:r w:rsidRPr="00712438">
        <w:t xml:space="preserve">In the tables, </w:t>
      </w:r>
      <w:r w:rsidR="00A3606F">
        <w:t xml:space="preserve">there is </w:t>
      </w:r>
      <w:r w:rsidR="00A3606F" w:rsidRPr="00712438">
        <w:t xml:space="preserve">a column </w:t>
      </w:r>
      <w:r w:rsidR="00A3606F">
        <w:t>named</w:t>
      </w:r>
      <w:r w:rsidR="00A3606F" w:rsidRPr="00712438">
        <w:t xml:space="preserve"> </w:t>
      </w:r>
      <w:r w:rsidRPr="00712438">
        <w:t>"Required</w:t>
      </w:r>
      <w:r w:rsidR="00613082">
        <w:t>.</w:t>
      </w:r>
      <w:r w:rsidRPr="00712438">
        <w:t>" T</w:t>
      </w:r>
      <w:r w:rsidR="004C4D7D">
        <w:t xml:space="preserve">he </w:t>
      </w:r>
      <w:r w:rsidR="009733CA">
        <w:t xml:space="preserve">following three (3) </w:t>
      </w:r>
      <w:r w:rsidRPr="00712438">
        <w:t>values may occur in this column</w:t>
      </w:r>
      <w:r w:rsidR="008E4327">
        <w:t>:</w:t>
      </w:r>
    </w:p>
    <w:p w14:paraId="0C008F4D" w14:textId="1054F5A6" w:rsidR="003A067F" w:rsidRDefault="00627745" w:rsidP="00C17553">
      <w:pPr>
        <w:pStyle w:val="ListParagraph"/>
        <w:numPr>
          <w:ilvl w:val="0"/>
          <w:numId w:val="18"/>
        </w:numPr>
      </w:pPr>
      <w:r w:rsidRPr="00961978">
        <w:t>A</w:t>
      </w:r>
      <w:r w:rsidRPr="005C356A">
        <w:t xml:space="preserve"> </w:t>
      </w:r>
      <w:r>
        <w:t>“</w:t>
      </w:r>
      <w:r w:rsidR="004A7869">
        <w:t>Yes</w:t>
      </w:r>
      <w:r>
        <w:t>”</w:t>
      </w:r>
      <w:r w:rsidR="00664D06" w:rsidRPr="00712438">
        <w:t xml:space="preserve"> means the parameter or member </w:t>
      </w:r>
      <w:r w:rsidR="00C1453B" w:rsidRPr="00961978">
        <w:t xml:space="preserve">MUST </w:t>
      </w:r>
      <w:r w:rsidR="00664D06" w:rsidRPr="00712438">
        <w:t xml:space="preserve">be present. It </w:t>
      </w:r>
      <w:r w:rsidR="00C1453B" w:rsidRPr="00961978">
        <w:t xml:space="preserve">MUST </w:t>
      </w:r>
      <w:r w:rsidR="00664D06" w:rsidRPr="00712438">
        <w:t xml:space="preserve">appear in the </w:t>
      </w:r>
      <w:r w:rsidR="00C1453B">
        <w:t>“</w:t>
      </w:r>
      <w:r w:rsidR="00664D06" w:rsidRPr="00712438">
        <w:t>required</w:t>
      </w:r>
      <w:r w:rsidR="00C1453B">
        <w:t>”</w:t>
      </w:r>
      <w:r w:rsidR="00664D06" w:rsidRPr="00712438">
        <w:t xml:space="preserve"> section of the </w:t>
      </w:r>
      <w:r w:rsidR="00C1453B" w:rsidRPr="00961978">
        <w:t xml:space="preserve">Artifact </w:t>
      </w:r>
      <w:r w:rsidR="00664D06" w:rsidRPr="00712438">
        <w:t>file.</w:t>
      </w:r>
    </w:p>
    <w:p w14:paraId="3672C9A3" w14:textId="614FB8CD" w:rsidR="003A067F" w:rsidRDefault="003A067F" w:rsidP="00C17553">
      <w:pPr>
        <w:pStyle w:val="ListParagraph"/>
        <w:numPr>
          <w:ilvl w:val="0"/>
          <w:numId w:val="18"/>
        </w:numPr>
      </w:pPr>
      <w:r w:rsidRPr="00961978">
        <w:t>A</w:t>
      </w:r>
      <w:r w:rsidRPr="005C356A">
        <w:t xml:space="preserve"> </w:t>
      </w:r>
      <w:r>
        <w:t>“</w:t>
      </w:r>
      <w:r w:rsidR="004A7869">
        <w:t>No</w:t>
      </w:r>
      <w:r>
        <w:t>”</w:t>
      </w:r>
      <w:r w:rsidR="00664D06" w:rsidRPr="00712438">
        <w:t xml:space="preserve"> means that the parameter or member </w:t>
      </w:r>
      <w:r w:rsidR="00C1453B" w:rsidRPr="00961978">
        <w:t>MAY be present</w:t>
      </w:r>
      <w:r w:rsidR="00664D06" w:rsidRPr="00712438">
        <w:t xml:space="preserve">. It </w:t>
      </w:r>
      <w:r w:rsidR="00C1453B" w:rsidRPr="00961978">
        <w:t xml:space="preserve">MUST NOT </w:t>
      </w:r>
      <w:r w:rsidR="00664D06" w:rsidRPr="00712438">
        <w:t xml:space="preserve">appear in the </w:t>
      </w:r>
      <w:r w:rsidR="00C1453B">
        <w:t>“</w:t>
      </w:r>
      <w:r w:rsidR="00664D06" w:rsidRPr="00712438">
        <w:t>required</w:t>
      </w:r>
      <w:r w:rsidR="00C1453B">
        <w:t>”</w:t>
      </w:r>
      <w:r w:rsidR="00664D06" w:rsidRPr="00712438">
        <w:t xml:space="preserve"> section of the </w:t>
      </w:r>
      <w:r w:rsidR="00C1453B" w:rsidRPr="00961978">
        <w:t xml:space="preserve">Artifact </w:t>
      </w:r>
      <w:r w:rsidR="00664D06" w:rsidRPr="00712438">
        <w:t>file.</w:t>
      </w:r>
    </w:p>
    <w:p w14:paraId="000E3753" w14:textId="4A7184C3" w:rsidR="007124B2" w:rsidRDefault="003A067F" w:rsidP="00C17553">
      <w:pPr>
        <w:pStyle w:val="ListParagraph"/>
        <w:numPr>
          <w:ilvl w:val="0"/>
          <w:numId w:val="18"/>
        </w:numPr>
      </w:pPr>
      <w:r w:rsidRPr="00961978">
        <w:t>A</w:t>
      </w:r>
      <w:r w:rsidRPr="005C356A">
        <w:t xml:space="preserve"> </w:t>
      </w:r>
      <w:r>
        <w:t>“</w:t>
      </w:r>
      <w:r w:rsidR="004A7869">
        <w:t>Conditional</w:t>
      </w:r>
      <w:r>
        <w:t>”</w:t>
      </w:r>
      <w:r w:rsidR="00664D06" w:rsidRPr="00712438">
        <w:t xml:space="preserve"> means that the </w:t>
      </w:r>
      <w:r w:rsidR="003F4A42" w:rsidRPr="00961978">
        <w:t xml:space="preserve">presence of the </w:t>
      </w:r>
      <w:r w:rsidR="00664D06" w:rsidRPr="00712438">
        <w:t>parameter or member is conditional. This value alerts the reader that a business rule is specified</w:t>
      </w:r>
      <w:r w:rsidR="00D03ED2" w:rsidRPr="00961978">
        <w:t xml:space="preserve">, </w:t>
      </w:r>
      <w:r w:rsidR="003F4A42" w:rsidRPr="00961978">
        <w:t xml:space="preserve">which </w:t>
      </w:r>
      <w:r w:rsidR="00664D06" w:rsidRPr="00712438">
        <w:t xml:space="preserve">controls the presence of the parameter or member. It </w:t>
      </w:r>
      <w:r w:rsidR="00D03ED2" w:rsidRPr="00961978">
        <w:t xml:space="preserve">MUST NOT </w:t>
      </w:r>
      <w:r w:rsidR="00664D06" w:rsidRPr="00712438">
        <w:t xml:space="preserve">appear in the </w:t>
      </w:r>
      <w:r w:rsidR="00D03ED2">
        <w:t>“</w:t>
      </w:r>
      <w:r w:rsidR="00664D06" w:rsidRPr="00712438">
        <w:t>required</w:t>
      </w:r>
      <w:r w:rsidR="00D03ED2">
        <w:t>”</w:t>
      </w:r>
      <w:r w:rsidR="00664D06" w:rsidRPr="00712438">
        <w:t xml:space="preserve"> section of the </w:t>
      </w:r>
      <w:r w:rsidR="00D03ED2" w:rsidRPr="00961978">
        <w:t xml:space="preserve">Artifact </w:t>
      </w:r>
      <w:r w:rsidR="00D03ED2" w:rsidRPr="00712438">
        <w:t>file</w:t>
      </w:r>
      <w:r w:rsidR="00664D06" w:rsidRPr="00712438">
        <w:t>.</w:t>
      </w:r>
      <w:r w:rsidR="007124B2" w:rsidRPr="00961978">
        <w:t xml:space="preserve"> This is because notation formats like YAML do not provide a way to support a conditional business rule.</w:t>
      </w:r>
    </w:p>
    <w:p w14:paraId="75367573" w14:textId="66067230" w:rsidR="001C6D68" w:rsidRPr="00712438" w:rsidRDefault="001C6D68" w:rsidP="00D567CA">
      <w:r w:rsidRPr="001C6D68">
        <w:t>Business rules are contained in this document for associated Artifacts. These business rules MUST be followed in implementing the standard.</w:t>
      </w:r>
      <w:r w:rsidR="002A016F">
        <w:t xml:space="preserve"> </w:t>
      </w:r>
    </w:p>
    <w:p w14:paraId="7ADD20FA" w14:textId="3515EAE1" w:rsidR="00834F03" w:rsidRPr="00613136" w:rsidRDefault="009F230D" w:rsidP="00892BD1">
      <w:pPr>
        <w:pStyle w:val="Header"/>
      </w:pPr>
      <w:bookmarkStart w:id="22" w:name="_Hlk111031081"/>
      <w:bookmarkStart w:id="23" w:name="_Hlk494101569"/>
      <w:bookmarkStart w:id="24" w:name="_Toc233105428"/>
      <w:bookmarkStart w:id="25" w:name="_Hlk7636633"/>
      <w:r>
        <w:t xml:space="preserve">NENA </w:t>
      </w:r>
      <w:bookmarkEnd w:id="22"/>
      <w:r w:rsidR="00834F03" w:rsidRPr="00613136">
        <w:t xml:space="preserve">Intellectual Property Rights (IPR) </w:t>
      </w:r>
      <w:bookmarkStart w:id="26" w:name="_Hlk111031100"/>
      <w:r>
        <w:t>and Antitrust</w:t>
      </w:r>
      <w:r w:rsidR="00A541A6">
        <w:t xml:space="preserve"> </w:t>
      </w:r>
      <w:bookmarkEnd w:id="26"/>
      <w:r w:rsidR="00834F03" w:rsidRPr="00613136">
        <w:t>Policy</w:t>
      </w:r>
      <w:bookmarkEnd w:id="23"/>
      <w:bookmarkEnd w:id="24"/>
    </w:p>
    <w:bookmarkEnd w:id="25"/>
    <w:p w14:paraId="10471A9F" w14:textId="4A0BB5F2" w:rsidR="00AE2CF2" w:rsidRPr="00B0659C" w:rsidRDefault="00DE313A" w:rsidP="00EA0B7E">
      <w:pPr>
        <w:pStyle w:val="BodyText"/>
      </w:pPr>
      <w:r w:rsidRPr="00D5226A">
        <w:t xml:space="preserve">The </w:t>
      </w:r>
      <w:r w:rsidR="00AE2CF2" w:rsidRPr="005B0E1A">
        <w:t xml:space="preserve">user's attention is called to the possibility that compliance with this </w:t>
      </w:r>
      <w:r w:rsidR="00A47B62">
        <w:t>standard</w:t>
      </w:r>
      <w:r w:rsidR="00AE2CF2" w:rsidRPr="005B0E1A">
        <w:t xml:space="preserve"> may require use of an invention covered by patent rights. By publication of this </w:t>
      </w:r>
      <w:r w:rsidR="00A47B62">
        <w:t>standard</w:t>
      </w:r>
      <w:r w:rsidR="00AE2CF2" w:rsidRPr="005B0E1A">
        <w:t xml:space="preserve">, NENA takes no position with respect to the validity of any such claim(s) or of any patent rights in connection therewith. If a patent holder has filed a statement of willingness to grant a license under these rights on reasonable and nondiscriminatory terms and conditions to applicants desiring to obtain such a license, then details may be obtained from NENA by contacting the Committee Resource </w:t>
      </w:r>
      <w:r w:rsidR="00235BEF">
        <w:t>Management team</w:t>
      </w:r>
      <w:r w:rsidR="00AE2CF2" w:rsidRPr="005B0E1A">
        <w:t xml:space="preserve"> </w:t>
      </w:r>
      <w:r w:rsidR="00B35D39">
        <w:t xml:space="preserve">at </w:t>
      </w:r>
      <w:hyperlink r:id="rId17" w:history="1">
        <w:r w:rsidR="00B35D39" w:rsidRPr="00A901C2">
          <w:rPr>
            <w:rStyle w:val="Hyperlink"/>
            <w:rFonts w:eastAsiaTheme="minorEastAsia"/>
          </w:rPr>
          <w:t>crm@nena.org</w:t>
        </w:r>
      </w:hyperlink>
      <w:r w:rsidR="00B35D39">
        <w:rPr>
          <w:rFonts w:eastAsiaTheme="minorEastAsia" w:cs="Tahoma"/>
        </w:rPr>
        <w:t>.</w:t>
      </w:r>
    </w:p>
    <w:p w14:paraId="12D50CB9" w14:textId="4AFEA318" w:rsidR="00834F03" w:rsidRPr="00842E93" w:rsidRDefault="00AE2CF2" w:rsidP="00EA0B7E">
      <w:pPr>
        <w:pStyle w:val="BodyText"/>
      </w:pPr>
      <w:r w:rsidRPr="00B0659C">
        <w:t xml:space="preserve">Consistent with the NENA IPR </w:t>
      </w:r>
      <w:r w:rsidR="00A47B62" w:rsidRPr="00B0659C">
        <w:t xml:space="preserve">and Antitrust </w:t>
      </w:r>
      <w:r w:rsidRPr="00B0659C">
        <w:t>Policy, available at</w:t>
      </w:r>
      <w:r w:rsidR="00CF5D3F" w:rsidRPr="00B0659C">
        <w:t xml:space="preserve"> </w:t>
      </w:r>
      <w:hyperlink r:id="rId18" w:history="1">
        <w:r w:rsidR="00CF5D3F" w:rsidRPr="00661485">
          <w:rPr>
            <w:rStyle w:val="Hyperlink"/>
          </w:rPr>
          <w:t>https://www.nena.org/ipr</w:t>
        </w:r>
      </w:hyperlink>
      <w:r w:rsidRPr="00B0659C">
        <w:t>, NENA invites any interested party to bring to its attention any copyrights, patents or patent applications, or other proprietary rights that may cover techn</w:t>
      </w:r>
      <w:r w:rsidRPr="00842E93">
        <w:t xml:space="preserve">ology that may be required to implement </w:t>
      </w:r>
      <w:r w:rsidR="00A47B62">
        <w:t xml:space="preserve">this </w:t>
      </w:r>
      <w:r w:rsidRPr="00842E93">
        <w:t>standard.</w:t>
      </w:r>
    </w:p>
    <w:p w14:paraId="1255C936" w14:textId="77777777" w:rsidR="00834F03" w:rsidRPr="00842E93" w:rsidRDefault="00834F03" w:rsidP="00EA0B7E">
      <w:pPr>
        <w:pStyle w:val="BodyText"/>
      </w:pPr>
      <w:r w:rsidRPr="00842E93">
        <w:t>Please address the information to:</w:t>
      </w:r>
    </w:p>
    <w:p w14:paraId="39D63683" w14:textId="77777777" w:rsidR="00834F03" w:rsidRPr="00842E93" w:rsidRDefault="00834F03" w:rsidP="00EA0B7E">
      <w:pPr>
        <w:pStyle w:val="BodyText"/>
        <w:contextualSpacing/>
      </w:pPr>
      <w:r w:rsidRPr="00842E93">
        <w:lastRenderedPageBreak/>
        <w:t>National Emergency Number Association</w:t>
      </w:r>
    </w:p>
    <w:p w14:paraId="69F61070" w14:textId="77777777" w:rsidR="00834F03" w:rsidRPr="00842E93" w:rsidRDefault="00834F03" w:rsidP="00EA0B7E">
      <w:pPr>
        <w:pStyle w:val="BodyText"/>
        <w:contextualSpacing/>
      </w:pPr>
      <w:r w:rsidRPr="00842E93">
        <w:t>1700 Diagonal Rd, Suite 500</w:t>
      </w:r>
    </w:p>
    <w:p w14:paraId="1FE17FCB" w14:textId="77777777" w:rsidR="00834F03" w:rsidRPr="0068299A" w:rsidRDefault="00834F03" w:rsidP="00EA0B7E">
      <w:pPr>
        <w:pStyle w:val="BodyText"/>
        <w:contextualSpacing/>
      </w:pPr>
      <w:r w:rsidRPr="0068299A">
        <w:t>Alexandria, VA 22314</w:t>
      </w:r>
    </w:p>
    <w:p w14:paraId="23CD5A85" w14:textId="34729F6F" w:rsidR="00834F03" w:rsidRPr="0068299A" w:rsidRDefault="00834F03" w:rsidP="00EA0B7E">
      <w:pPr>
        <w:pStyle w:val="BodyText"/>
      </w:pPr>
      <w:r w:rsidRPr="0068299A">
        <w:t>or</w:t>
      </w:r>
      <w:r w:rsidR="003F32C1">
        <w:t xml:space="preserve"> </w:t>
      </w:r>
      <w:hyperlink r:id="rId19" w:history="1">
        <w:r w:rsidR="003F32C1" w:rsidRPr="00FE1AC0">
          <w:rPr>
            <w:rStyle w:val="Hyperlink"/>
          </w:rPr>
          <w:t>crm@nena.org</w:t>
        </w:r>
      </w:hyperlink>
      <w:hyperlink r:id="rId20" w:history="1"/>
    </w:p>
    <w:p w14:paraId="2360C2C5" w14:textId="77777777" w:rsidR="00834F03" w:rsidRPr="00431E59" w:rsidRDefault="00834F03" w:rsidP="00892BD1">
      <w:pPr>
        <w:pStyle w:val="Header"/>
      </w:pPr>
      <w:bookmarkStart w:id="27" w:name="_Toc257210314"/>
      <w:bookmarkStart w:id="28" w:name="_Toc233105429"/>
      <w:r w:rsidRPr="00431E59">
        <w:t>Reason for Issue/Reissue</w:t>
      </w:r>
      <w:bookmarkStart w:id="29" w:name="_Hlk7636732"/>
      <w:bookmarkEnd w:id="27"/>
      <w:bookmarkEnd w:id="28"/>
    </w:p>
    <w:bookmarkEnd w:id="29"/>
    <w:p w14:paraId="521CCADE" w14:textId="1A56F38D" w:rsidR="00834F03" w:rsidRDefault="00834F03" w:rsidP="00834F03">
      <w:pPr>
        <w:pStyle w:val="BodyText"/>
        <w:rPr>
          <w:rFonts w:cs="Tahoma"/>
        </w:rPr>
      </w:pPr>
      <w:r w:rsidRPr="0086274C">
        <w:rPr>
          <w:rFonts w:cs="Tahoma"/>
        </w:rPr>
        <w:t xml:space="preserve">NENA reserves the right to </w:t>
      </w:r>
      <w:r w:rsidR="00F70F29">
        <w:rPr>
          <w:rFonts w:cs="Tahoma"/>
        </w:rPr>
        <w:t>revise</w:t>
      </w:r>
      <w:r w:rsidR="00F70F29" w:rsidRPr="0086274C">
        <w:rPr>
          <w:rFonts w:cs="Tahoma"/>
        </w:rPr>
        <w:t xml:space="preserve"> </w:t>
      </w:r>
      <w:r w:rsidRPr="0086274C">
        <w:rPr>
          <w:rFonts w:cs="Tahoma"/>
        </w:rPr>
        <w:t>this document. Upon revision, the reason(s) will be provided in the table below.</w:t>
      </w:r>
    </w:p>
    <w:tbl>
      <w:tblPr>
        <w:tblStyle w:val="TableGrid"/>
        <w:tblpPr w:leftFromText="187" w:rightFromText="187" w:bottomFromText="288" w:vertAnchor="text" w:tblpY="1"/>
        <w:tblOverlap w:val="never"/>
        <w:tblW w:w="1015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020" w:firstRow="1" w:lastRow="0" w:firstColumn="0" w:lastColumn="0" w:noHBand="0" w:noVBand="0"/>
      </w:tblPr>
      <w:tblGrid>
        <w:gridCol w:w="3261"/>
        <w:gridCol w:w="1812"/>
        <w:gridCol w:w="5079"/>
      </w:tblGrid>
      <w:tr w:rsidR="00A709E4" w:rsidRPr="0086274C" w14:paraId="18D991F5" w14:textId="77777777" w:rsidTr="000975C4">
        <w:trPr>
          <w:tblHeader/>
        </w:trPr>
        <w:tc>
          <w:tcPr>
            <w:tcW w:w="3261" w:type="dxa"/>
            <w:shd w:val="clear" w:color="auto" w:fill="D9D9D9" w:themeFill="background1" w:themeFillShade="D9"/>
          </w:tcPr>
          <w:p w14:paraId="4A58B8AA" w14:textId="77777777" w:rsidR="00A709E4" w:rsidRPr="00F01075" w:rsidRDefault="00A709E4" w:rsidP="0018301A">
            <w:pPr>
              <w:keepNext/>
              <w:jc w:val="center"/>
              <w:rPr>
                <w:rFonts w:cs="Tahoma"/>
                <w:b/>
                <w:bCs/>
              </w:rPr>
            </w:pPr>
            <w:r w:rsidRPr="00F01075">
              <w:rPr>
                <w:rFonts w:cs="Tahoma"/>
                <w:b/>
                <w:bCs/>
              </w:rPr>
              <w:t>Document Number</w:t>
            </w:r>
          </w:p>
        </w:tc>
        <w:tc>
          <w:tcPr>
            <w:tcW w:w="1812" w:type="dxa"/>
            <w:shd w:val="clear" w:color="auto" w:fill="D9D9D9" w:themeFill="background1" w:themeFillShade="D9"/>
          </w:tcPr>
          <w:p w14:paraId="48B12993" w14:textId="77777777" w:rsidR="00A709E4" w:rsidRPr="00F01075" w:rsidRDefault="00A709E4" w:rsidP="0018301A">
            <w:pPr>
              <w:keepNext/>
              <w:jc w:val="center"/>
              <w:rPr>
                <w:rFonts w:cs="Tahoma"/>
                <w:b/>
                <w:bCs/>
              </w:rPr>
            </w:pPr>
            <w:r w:rsidRPr="00F01075">
              <w:rPr>
                <w:rFonts w:cs="Tahoma"/>
                <w:b/>
                <w:bCs/>
              </w:rPr>
              <w:t>Approval Date</w:t>
            </w:r>
          </w:p>
        </w:tc>
        <w:tc>
          <w:tcPr>
            <w:tcW w:w="5079" w:type="dxa"/>
            <w:shd w:val="clear" w:color="auto" w:fill="D9D9D9" w:themeFill="background1" w:themeFillShade="D9"/>
          </w:tcPr>
          <w:p w14:paraId="4F94C1BF" w14:textId="77777777" w:rsidR="00A709E4" w:rsidRPr="00F01075" w:rsidRDefault="00A709E4" w:rsidP="0018301A">
            <w:pPr>
              <w:keepNext/>
              <w:jc w:val="center"/>
              <w:rPr>
                <w:rFonts w:cs="Tahoma"/>
                <w:b/>
                <w:bCs/>
              </w:rPr>
            </w:pPr>
            <w:r w:rsidRPr="00F01075">
              <w:rPr>
                <w:rFonts w:cs="Tahoma"/>
                <w:b/>
                <w:bCs/>
              </w:rPr>
              <w:t>Reason For Issue/Reissue</w:t>
            </w:r>
          </w:p>
        </w:tc>
      </w:tr>
      <w:tr w:rsidR="00A709E4" w:rsidRPr="0086274C" w14:paraId="4FD95604" w14:textId="77777777" w:rsidTr="000975C4">
        <w:tc>
          <w:tcPr>
            <w:tcW w:w="3261" w:type="dxa"/>
          </w:tcPr>
          <w:p w14:paraId="6DC1281C" w14:textId="37DD4D6F" w:rsidR="00A709E4" w:rsidRPr="00A43F06" w:rsidRDefault="00A709E4" w:rsidP="0018301A">
            <w:pPr>
              <w:rPr>
                <w:rFonts w:cs="Tahoma"/>
              </w:rPr>
            </w:pPr>
            <w:r w:rsidRPr="00A43F06">
              <w:rPr>
                <w:rFonts w:cs="Tahoma"/>
              </w:rPr>
              <w:t>NENA</w:t>
            </w:r>
            <w:r w:rsidRPr="00A43F06">
              <w:rPr>
                <w:rFonts w:cs="Tahoma"/>
              </w:rPr>
              <w:noBreakHyphen/>
              <w:t>STA</w:t>
            </w:r>
            <w:r w:rsidRPr="00A43F06">
              <w:rPr>
                <w:rFonts w:cs="Tahoma"/>
              </w:rPr>
              <w:noBreakHyphen/>
            </w:r>
            <w:r w:rsidR="00CC0E3C">
              <w:rPr>
                <w:rFonts w:cs="Tahoma"/>
              </w:rPr>
              <w:t>023.1-202Y</w:t>
            </w:r>
          </w:p>
        </w:tc>
        <w:tc>
          <w:tcPr>
            <w:tcW w:w="1812" w:type="dxa"/>
          </w:tcPr>
          <w:p w14:paraId="262CBEA6" w14:textId="77777777" w:rsidR="00A709E4" w:rsidRPr="003270A6" w:rsidRDefault="00A709E4" w:rsidP="0018301A">
            <w:pPr>
              <w:jc w:val="center"/>
              <w:rPr>
                <w:rFonts w:cs="Tahoma"/>
              </w:rPr>
            </w:pPr>
            <w:r w:rsidRPr="003270A6">
              <w:rPr>
                <w:rFonts w:cs="Tahoma"/>
              </w:rPr>
              <w:t>[</w:t>
            </w:r>
            <w:r w:rsidRPr="00685CE1">
              <w:rPr>
                <w:rStyle w:val="StyleBlue"/>
              </w:rPr>
              <w:t>Month DD, YYYY</w:t>
            </w:r>
            <w:r w:rsidRPr="003270A6">
              <w:rPr>
                <w:rFonts w:cs="Tahoma"/>
              </w:rPr>
              <w:t>]</w:t>
            </w:r>
          </w:p>
        </w:tc>
        <w:tc>
          <w:tcPr>
            <w:tcW w:w="5079" w:type="dxa"/>
          </w:tcPr>
          <w:p w14:paraId="1D9A9F2D" w14:textId="77777777" w:rsidR="00A709E4" w:rsidRPr="00F634D7" w:rsidRDefault="00A709E4" w:rsidP="0018301A">
            <w:pPr>
              <w:rPr>
                <w:rFonts w:cs="Tahoma"/>
              </w:rPr>
            </w:pPr>
            <w:r w:rsidRPr="00F634D7">
              <w:rPr>
                <w:rFonts w:cs="Tahoma"/>
              </w:rPr>
              <w:t>Initial Document</w:t>
            </w:r>
          </w:p>
        </w:tc>
      </w:tr>
    </w:tbl>
    <w:p w14:paraId="2279AB88" w14:textId="21B3DB3D" w:rsidR="0087052E" w:rsidRDefault="0087052E" w:rsidP="00834F03">
      <w:pPr>
        <w:pStyle w:val="BodyText"/>
        <w:rPr>
          <w:rFonts w:cs="Tahoma"/>
        </w:rPr>
      </w:pPr>
    </w:p>
    <w:p w14:paraId="3B23090F" w14:textId="77777777" w:rsidR="00DF0C65" w:rsidRDefault="00DF0C65">
      <w:pPr>
        <w:rPr>
          <w:rFonts w:cs="Tahoma"/>
        </w:rPr>
        <w:sectPr w:rsidR="00DF0C65" w:rsidSect="00C9175C">
          <w:headerReference w:type="even" r:id="rId21"/>
          <w:headerReference w:type="default" r:id="rId22"/>
          <w:footerReference w:type="even" r:id="rId23"/>
          <w:footerReference w:type="default" r:id="rId24"/>
          <w:headerReference w:type="first" r:id="rId25"/>
          <w:footerReference w:type="first" r:id="rId26"/>
          <w:pgSz w:w="12240" w:h="15840" w:code="1"/>
          <w:pgMar w:top="1584" w:right="1080" w:bottom="806" w:left="1440" w:header="576" w:footer="720" w:gutter="0"/>
          <w:lnNumType w:countBy="1" w:restart="continuous"/>
          <w:pgNumType w:fmt="lowerRoman"/>
          <w:cols w:space="720"/>
          <w:titlePg/>
          <w:docGrid w:linePitch="326"/>
        </w:sectPr>
      </w:pPr>
    </w:p>
    <w:p w14:paraId="03E470E7" w14:textId="5D2CDBB8" w:rsidR="003270A6" w:rsidRDefault="00CC0E3C" w:rsidP="00053787">
      <w:pPr>
        <w:pStyle w:val="Heading1"/>
      </w:pPr>
      <w:bookmarkStart w:id="32" w:name="_Toc233105430"/>
      <w:r>
        <w:lastRenderedPageBreak/>
        <w:t>Introduction</w:t>
      </w:r>
      <w:bookmarkEnd w:id="32"/>
    </w:p>
    <w:p w14:paraId="6541FAA3" w14:textId="62131CAF" w:rsidR="00CC0E3C" w:rsidRDefault="00CC0E3C" w:rsidP="00CC0E3C">
      <w:pPr>
        <w:pStyle w:val="BodyText"/>
      </w:pPr>
      <w:r>
        <w:t>This standard describes Functional Elements (FEs) and Services, but not specific system implementations so it is possible providers of system solutions for the NENA i3 solution could bundle different FEs into different system implementations to meet the required standard (e.g., Call Handling and Incident Handling and Dispatch could be bundled into a single system solution or could be deployed as separate system solutions.)</w:t>
      </w:r>
    </w:p>
    <w:p w14:paraId="4E97E022" w14:textId="39D55EF8" w:rsidR="00CC0E3C" w:rsidRDefault="00CC0E3C" w:rsidP="00CC0E3C">
      <w:pPr>
        <w:pStyle w:val="BodyText"/>
      </w:pPr>
      <w:r>
        <w:rPr>
          <w:noProof/>
        </w:rPr>
        <w:drawing>
          <wp:anchor distT="0" distB="0" distL="114300" distR="114300" simplePos="0" relativeHeight="251682816" behindDoc="0" locked="1" layoutInCell="1" allowOverlap="0" wp14:anchorId="5A65DE7C" wp14:editId="2782DBD6">
            <wp:simplePos x="0" y="0"/>
            <wp:positionH relativeFrom="column">
              <wp:posOffset>-34290</wp:posOffset>
            </wp:positionH>
            <wp:positionV relativeFrom="line">
              <wp:posOffset>1452880</wp:posOffset>
            </wp:positionV>
            <wp:extent cx="6172200" cy="3474720"/>
            <wp:effectExtent l="0" t="0" r="0" b="0"/>
            <wp:wrapTopAndBottom/>
            <wp:docPr id="435475167" name="Picture 12" descr="Simplified Overview Diagram of NG9-1-1 i3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75167" name="Picture 12" descr="Simplified Overview Diagram of NG9-1-1 i3 Solution"/>
                    <pic:cNvPicPr/>
                  </pic:nvPicPr>
                  <pic:blipFill>
                    <a:blip r:embed="rId27">
                      <a:extLst>
                        <a:ext uri="{28A0092B-C50C-407E-A947-70E740481C1C}">
                          <a14:useLocalDpi xmlns:a14="http://schemas.microsoft.com/office/drawing/2010/main" val="0"/>
                        </a:ext>
                      </a:extLst>
                    </a:blip>
                    <a:stretch>
                      <a:fillRect/>
                    </a:stretch>
                  </pic:blipFill>
                  <pic:spPr>
                    <a:xfrm>
                      <a:off x="0" y="0"/>
                      <a:ext cx="6172200" cy="3474720"/>
                    </a:xfrm>
                    <a:prstGeom prst="rect">
                      <a:avLst/>
                    </a:prstGeom>
                  </pic:spPr>
                </pic:pic>
              </a:graphicData>
            </a:graphic>
            <wp14:sizeRelH relativeFrom="page">
              <wp14:pctWidth>0</wp14:pctWidth>
            </wp14:sizeRelH>
            <wp14:sizeRelV relativeFrom="page">
              <wp14:pctHeight>0</wp14:pctHeight>
            </wp14:sizeRelV>
          </wp:anchor>
        </w:drawing>
      </w:r>
      <w:r>
        <w:t>The elements defined in this standard are depicted in the high-level diagram below showing three broad components of the NENA i3 solution. Two of the three components in the diagram are not defined in this standard but are included here for context. Calls</w:t>
      </w:r>
      <w:r w:rsidR="003026E9">
        <w:rPr>
          <w:rStyle w:val="FootnoteReference"/>
        </w:rPr>
        <w:footnoteReference w:id="2"/>
      </w:r>
      <w:r w:rsidR="003026E9">
        <w:t xml:space="preserve"> </w:t>
      </w:r>
      <w:r>
        <w:t>into the NG9 1 1 ecosystem begin in an Originating Network of commercial service providers (shown on the left below). Emergency Calls are accepted into the NENA i3 component labeled NGCS-ESInet below and are routed to the appropriate PSAP according to the NENA i3 Standard for Next Generation 9</w:t>
      </w:r>
      <w:r>
        <w:noBreakHyphen/>
        <w:t>1</w:t>
      </w:r>
      <w:r>
        <w:noBreakHyphen/>
        <w:t xml:space="preserve">1, NENA-STA-010 </w:t>
      </w:r>
      <w:r w:rsidR="0080772E">
        <w:fldChar w:fldCharType="begin"/>
      </w:r>
      <w:r w:rsidR="0080772E">
        <w:instrText xml:space="preserve"> REF _Ref129852940 \r \h </w:instrText>
      </w:r>
      <w:r w:rsidR="0080772E">
        <w:fldChar w:fldCharType="separate"/>
      </w:r>
      <w:r w:rsidR="0080772E">
        <w:t>[7]</w:t>
      </w:r>
      <w:r w:rsidR="0080772E">
        <w:fldChar w:fldCharType="end"/>
      </w:r>
      <w:r>
        <w:t>. These Emergency Calls and Incidents are then processed by the NG9</w:t>
      </w:r>
      <w:r>
        <w:noBreakHyphen/>
        <w:t>1</w:t>
      </w:r>
      <w:r>
        <w:noBreakHyphen/>
        <w:t>1 PSAP or ECC using the services and functions defined by this standard.</w:t>
      </w:r>
    </w:p>
    <w:p w14:paraId="03E9909E" w14:textId="31E1F8C4" w:rsidR="00CC0E3C" w:rsidRDefault="00CC0E3C" w:rsidP="00CC0E3C">
      <w:pPr>
        <w:pStyle w:val="Caption"/>
      </w:pPr>
      <w:bookmarkStart w:id="33" w:name="_Toc232082456"/>
      <w:r>
        <w:t xml:space="preserve">Figure </w:t>
      </w:r>
      <w:fldSimple w:instr=" SEQ Figure \* ARABIC ">
        <w:r w:rsidR="00983198">
          <w:rPr>
            <w:noProof/>
          </w:rPr>
          <w:t>1</w:t>
        </w:r>
      </w:fldSimple>
      <w:r>
        <w:t xml:space="preserve"> </w:t>
      </w:r>
      <w:r w:rsidRPr="003A758F">
        <w:t>Simplified Overview Diagram of NG9</w:t>
      </w:r>
      <w:r>
        <w:noBreakHyphen/>
      </w:r>
      <w:r w:rsidRPr="003A758F">
        <w:t>1</w:t>
      </w:r>
      <w:r>
        <w:noBreakHyphen/>
      </w:r>
      <w:r w:rsidRPr="003A758F">
        <w:t>1 Solution</w:t>
      </w:r>
      <w:bookmarkEnd w:id="33"/>
    </w:p>
    <w:p w14:paraId="486BAA1B" w14:textId="77777777" w:rsidR="003026E9" w:rsidRPr="005328F8" w:rsidRDefault="003026E9" w:rsidP="003026E9">
      <w:pPr>
        <w:pStyle w:val="Heading2"/>
      </w:pPr>
      <w:bookmarkStart w:id="34" w:name="_Toc221701546"/>
      <w:bookmarkStart w:id="35" w:name="_Toc233105431"/>
      <w:commentRangeStart w:id="36"/>
      <w:r w:rsidRPr="005328F8">
        <w:rPr>
          <w:rStyle w:val="Strong"/>
          <w:b/>
          <w:bCs w:val="0"/>
        </w:rPr>
        <w:t>Key Sections of the Standard</w:t>
      </w:r>
      <w:bookmarkEnd w:id="34"/>
      <w:bookmarkEnd w:id="35"/>
      <w:commentRangeEnd w:id="36"/>
      <w:r w:rsidR="00B46583" w:rsidRPr="005328F8">
        <w:rPr>
          <w:rStyle w:val="CommentReference"/>
          <w:sz w:val="20"/>
          <w:szCs w:val="20"/>
        </w:rPr>
        <w:commentReference w:id="36"/>
      </w:r>
    </w:p>
    <w:p w14:paraId="62B1D6AE" w14:textId="77777777" w:rsidR="003026E9" w:rsidRDefault="003026E9" w:rsidP="003026E9">
      <w:pPr>
        <w:pStyle w:val="ListParagraph"/>
        <w:contextualSpacing w:val="0"/>
      </w:pPr>
      <w:r w:rsidRPr="003026E9">
        <w:rPr>
          <w:b/>
          <w:bCs/>
        </w:rPr>
        <w:t>Call Handling</w:t>
      </w:r>
      <w:r>
        <w:t xml:space="preserve"> – This FE is responsible for the functionality and interfaces related to the processing of calls and includes the interface to the NGCS over which emergency calls are received and as well as any local interfaces to the other NG9 1 1 PSAP or ECC communication systems and networks (an administrative telephone switch (PBX), Public </w:t>
      </w:r>
      <w:r>
        <w:lastRenderedPageBreak/>
        <w:t>Switched Telephone Network (PSTN), etc.). Call Handling optionally includes an Interactive Media Response component.</w:t>
      </w:r>
    </w:p>
    <w:p w14:paraId="3463F3D7" w14:textId="77777777" w:rsidR="003026E9" w:rsidRDefault="003026E9" w:rsidP="003026E9">
      <w:pPr>
        <w:pStyle w:val="ListParagraph"/>
        <w:contextualSpacing w:val="0"/>
      </w:pPr>
      <w:r w:rsidRPr="003026E9">
        <w:rPr>
          <w:b/>
          <w:bCs/>
        </w:rPr>
        <w:t>Incident Handling</w:t>
      </w:r>
      <w:r>
        <w:t xml:space="preserve"> – This FE is involved when an incident is created, typically when a call is received, or an incident is reported via other means. An NG9 1 1 call is accompanied by a unique Incident Tracking Identifier used to track the Incident throughout its lifecycle. This FE utilizes Emergency Incident Data Objects (EIDOs) to exchange Incident information with other FEs.</w:t>
      </w:r>
    </w:p>
    <w:p w14:paraId="1625D4F5" w14:textId="77777777" w:rsidR="003026E9" w:rsidRDefault="003026E9" w:rsidP="003026E9">
      <w:pPr>
        <w:pStyle w:val="ListParagraph"/>
        <w:contextualSpacing w:val="0"/>
      </w:pPr>
      <w:r w:rsidRPr="003026E9">
        <w:rPr>
          <w:b/>
          <w:bCs/>
        </w:rPr>
        <w:t>Dispatch</w:t>
      </w:r>
      <w:r>
        <w:t xml:space="preserve"> – This FE recommends appropriate resources (emergency responders, equipment, etc.) available for an Incident, assigns emergency responders and other resources to an Incident, manage the inventory and status of resources, provides and receives relevant resource information for the ECC and responders, and monitors and logs all transactions associated with resources.</w:t>
      </w:r>
    </w:p>
    <w:p w14:paraId="682B4CE9" w14:textId="13C92D9B" w:rsidR="003026E9" w:rsidRDefault="003026E9" w:rsidP="003026E9">
      <w:pPr>
        <w:pStyle w:val="ListParagraph"/>
        <w:contextualSpacing w:val="0"/>
      </w:pPr>
      <w:r w:rsidRPr="003026E9">
        <w:rPr>
          <w:b/>
          <w:bCs/>
        </w:rPr>
        <w:t>Management Console</w:t>
      </w:r>
      <w:r>
        <w:t xml:space="preserve"> – This FE supports important management functions for the PSAP or ECC and utilizes important event mechanisms specified in NENA STA 010 </w:t>
      </w:r>
      <w:r w:rsidR="00711240">
        <w:fldChar w:fldCharType="begin"/>
      </w:r>
      <w:r w:rsidR="00711240">
        <w:instrText xml:space="preserve"> REF _Ref129852940 \r \h </w:instrText>
      </w:r>
      <w:r w:rsidR="00711240">
        <w:fldChar w:fldCharType="separate"/>
      </w:r>
      <w:r w:rsidR="00711240">
        <w:t>[7]</w:t>
      </w:r>
      <w:r w:rsidR="00711240">
        <w:fldChar w:fldCharType="end"/>
      </w:r>
      <w:r>
        <w:t xml:space="preserve"> such as PSAP Service State, Queue State, Discrepancy Reporting, the Policy Store, and the LogEvent Interface.</w:t>
      </w:r>
    </w:p>
    <w:p w14:paraId="0F75E7F6" w14:textId="77777777" w:rsidR="003026E9" w:rsidRDefault="003026E9" w:rsidP="003026E9">
      <w:pPr>
        <w:pStyle w:val="ListParagraph"/>
        <w:contextualSpacing w:val="0"/>
      </w:pPr>
      <w:r w:rsidRPr="003026E9">
        <w:rPr>
          <w:b/>
          <w:bCs/>
        </w:rPr>
        <w:t>Web Services</w:t>
      </w:r>
      <w:r>
        <w:t xml:space="preserve"> – Includes Application Programming Interface (API) descriptions of the structure and function of web services used in PSAP and ECC operations, including setting queue states and managing agent activities,  including discrepancy reporting and queue state management.</w:t>
      </w:r>
    </w:p>
    <w:p w14:paraId="1EFC696A" w14:textId="634AA5C7" w:rsidR="003026E9" w:rsidRDefault="003026E9" w:rsidP="003026E9">
      <w:pPr>
        <w:pStyle w:val="ListParagraph"/>
        <w:contextualSpacing w:val="0"/>
      </w:pPr>
      <w:r w:rsidRPr="003026E9">
        <w:rPr>
          <w:b/>
          <w:bCs/>
        </w:rPr>
        <w:t>Other Functional Elements, Services, and Interfaces</w:t>
      </w:r>
      <w:r>
        <w:t xml:space="preserve"> – Includes detailed descriptions of functional elements like Presence Server, Media Proxy, Incident Data Exchange, Responder Data Services, and a Test Call Function.</w:t>
      </w:r>
    </w:p>
    <w:p w14:paraId="189E65AB" w14:textId="5CC62D06" w:rsidR="003026E9" w:rsidRPr="003026E9" w:rsidRDefault="003026E9" w:rsidP="003026E9">
      <w:pPr>
        <w:pStyle w:val="ListParagraph"/>
        <w:contextualSpacing w:val="0"/>
      </w:pPr>
      <w:r w:rsidRPr="003026E9">
        <w:rPr>
          <w:b/>
          <w:bCs/>
        </w:rPr>
        <w:t>NENA Registry System (NRS) Considerations</w:t>
      </w:r>
      <w:r>
        <w:t xml:space="preserve"> – Includes information on managing registry entries, policies for managing the registry and its content, and guidelines for setting initial values in the registry.</w:t>
      </w:r>
    </w:p>
    <w:p w14:paraId="623D3D38" w14:textId="561535B8" w:rsidR="00834F03" w:rsidRDefault="003026E9" w:rsidP="003026E9">
      <w:pPr>
        <w:pStyle w:val="Heading1"/>
      </w:pPr>
      <w:bookmarkStart w:id="37" w:name="_General_specifications"/>
      <w:bookmarkStart w:id="38" w:name="_Toc233105432"/>
      <w:bookmarkEnd w:id="37"/>
      <w:r>
        <w:t>General specifications</w:t>
      </w:r>
      <w:bookmarkEnd w:id="38"/>
    </w:p>
    <w:p w14:paraId="328BAD65" w14:textId="77777777" w:rsidR="003026E9" w:rsidRDefault="003026E9" w:rsidP="003026E9">
      <w:pPr>
        <w:pStyle w:val="BodyText"/>
      </w:pPr>
      <w:r>
        <w:t xml:space="preserve">This document specifies Functional Elements (FEs), that are typically components of a larger system. </w:t>
      </w:r>
    </w:p>
    <w:p w14:paraId="1DF69213" w14:textId="3387BD8E" w:rsidR="003026E9" w:rsidRDefault="003026E9" w:rsidP="003026E9">
      <w:pPr>
        <w:pStyle w:val="BodyText"/>
      </w:pPr>
      <w:r>
        <w:t>The specifications in this section apply to multiple Functional Elements or Services, or to the NG9 1 1 Public Safety Answering Point (PSAP) or Emergency Communications Center (ECC) as a whole.</w:t>
      </w:r>
    </w:p>
    <w:p w14:paraId="24663976" w14:textId="77777777" w:rsidR="003026E9" w:rsidRDefault="003026E9" w:rsidP="003026E9">
      <w:pPr>
        <w:pStyle w:val="Heading2"/>
      </w:pPr>
      <w:bookmarkStart w:id="39" w:name="_Toc233105433"/>
      <w:r w:rsidRPr="003026E9">
        <w:t>Format of Timestamps and Date/Time Values</w:t>
      </w:r>
      <w:bookmarkEnd w:id="39"/>
    </w:p>
    <w:p w14:paraId="5193A93F" w14:textId="737CC8B1" w:rsidR="003026E9" w:rsidRPr="003026E9" w:rsidRDefault="003026E9" w:rsidP="003026E9">
      <w:pPr>
        <w:pStyle w:val="BodyText"/>
      </w:pPr>
      <w:r w:rsidRPr="003026E9">
        <w:t xml:space="preserve">Timestamps contained in JavaScript Object Notation (JSON) objects and XML documents specified in this document governed by this specification SHALL be represented as specified in the Timestamp section of NENA-STA-010 </w:t>
      </w:r>
      <w:r w:rsidR="00711240">
        <w:fldChar w:fldCharType="begin"/>
      </w:r>
      <w:r w:rsidR="00711240">
        <w:instrText xml:space="preserve"> REF _Ref129852940 \r \h </w:instrText>
      </w:r>
      <w:r w:rsidR="00711240">
        <w:fldChar w:fldCharType="separate"/>
      </w:r>
      <w:r w:rsidR="00711240">
        <w:t>[7]</w:t>
      </w:r>
      <w:r w:rsidR="00711240">
        <w:fldChar w:fldCharType="end"/>
      </w:r>
      <w:r w:rsidRPr="003026E9">
        <w:t xml:space="preserve"> unless otherwise specified by the controlling standard (e.g., RFC 4119 </w:t>
      </w:r>
      <w:r w:rsidR="00E45702">
        <w:fldChar w:fldCharType="begin"/>
      </w:r>
      <w:r w:rsidR="00E45702">
        <w:instrText xml:space="preserve"> REF _Ref225851477 \r \h </w:instrText>
      </w:r>
      <w:r w:rsidR="00E45702">
        <w:fldChar w:fldCharType="separate"/>
      </w:r>
      <w:r w:rsidR="00E45702">
        <w:t>[57]</w:t>
      </w:r>
      <w:r w:rsidR="00E45702">
        <w:fldChar w:fldCharType="end"/>
      </w:r>
      <w:r w:rsidR="006B3243">
        <w:t xml:space="preserve">, as updated by </w:t>
      </w:r>
      <w:r w:rsidR="006B3243" w:rsidRPr="0013234A">
        <w:t>RFC 5139</w:t>
      </w:r>
      <w:r w:rsidR="007F6DFC">
        <w:t xml:space="preserve"> </w:t>
      </w:r>
      <w:r w:rsidR="007F6DFC">
        <w:fldChar w:fldCharType="begin"/>
      </w:r>
      <w:r w:rsidR="007F6DFC">
        <w:instrText xml:space="preserve"> REF _Ref225851515 \r \h </w:instrText>
      </w:r>
      <w:r w:rsidR="007F6DFC">
        <w:fldChar w:fldCharType="separate"/>
      </w:r>
      <w:r w:rsidR="007F6DFC">
        <w:t>[58]</w:t>
      </w:r>
      <w:r w:rsidR="007F6DFC">
        <w:fldChar w:fldCharType="end"/>
      </w:r>
      <w:r w:rsidRPr="003026E9">
        <w:t>).</w:t>
      </w:r>
    </w:p>
    <w:p w14:paraId="38C3E446" w14:textId="77777777" w:rsidR="003026E9" w:rsidRDefault="003026E9" w:rsidP="003026E9">
      <w:pPr>
        <w:pStyle w:val="Heading2"/>
      </w:pPr>
      <w:bookmarkStart w:id="40" w:name="_Toc233105434"/>
      <w:r w:rsidRPr="003026E9">
        <w:t>Service Names</w:t>
      </w:r>
      <w:bookmarkEnd w:id="40"/>
    </w:p>
    <w:p w14:paraId="2F8D6524" w14:textId="42174367" w:rsidR="003026E9" w:rsidRPr="003026E9" w:rsidRDefault="003026E9" w:rsidP="003026E9">
      <w:pPr>
        <w:pStyle w:val="BodyText"/>
      </w:pPr>
      <w:r w:rsidRPr="003026E9">
        <w:t xml:space="preserve">A Service is an implementation consisting of one or more instances of one or more FEs that act as one to implement functions defined in this document. Services are identified by a name in the </w:t>
      </w:r>
      <w:commentRangeStart w:id="41"/>
      <w:r w:rsidRPr="003026E9">
        <w:t>IANA “serviceNames” registry [xxx]</w:t>
      </w:r>
      <w:commentRangeEnd w:id="41"/>
      <w:r w:rsidR="00B46583" w:rsidRPr="003026E9">
        <w:rPr>
          <w:rStyle w:val="CommentReference"/>
          <w:sz w:val="20"/>
          <w:szCs w:val="20"/>
        </w:rPr>
        <w:commentReference w:id="41"/>
      </w:r>
      <w:r w:rsidRPr="003026E9">
        <w:t xml:space="preserve">. This document requests IANA to add new Service names in the “serviceNames” Registry section. Systems that implement more than one service </w:t>
      </w:r>
      <w:r w:rsidRPr="003026E9">
        <w:lastRenderedPageBreak/>
        <w:t xml:space="preserve">will have more than one Service Name from the Service Names registry. Service names are used in Data Rights Management (DRM) policies as specified in </w:t>
      </w:r>
      <w:hyperlink w:anchor="_Authorization_and_Data" w:history="1">
        <w:r w:rsidRPr="00326B50">
          <w:rPr>
            <w:rStyle w:val="Hyperlink"/>
          </w:rPr>
          <w:t>Authorization and Data Rights Management (DRM)</w:t>
        </w:r>
      </w:hyperlink>
      <w:r w:rsidRPr="003026E9">
        <w:t>.</w:t>
      </w:r>
    </w:p>
    <w:p w14:paraId="60A21F90" w14:textId="10AAFF50" w:rsidR="003026E9" w:rsidRDefault="003026E9" w:rsidP="003026E9">
      <w:pPr>
        <w:pStyle w:val="Heading2"/>
      </w:pPr>
      <w:bookmarkStart w:id="42" w:name="_Toc233105435"/>
      <w:r>
        <w:t>Interface Names</w:t>
      </w:r>
      <w:bookmarkEnd w:id="42"/>
    </w:p>
    <w:p w14:paraId="3F48A6A2" w14:textId="6367D644" w:rsidR="003026E9" w:rsidRDefault="003026E9" w:rsidP="003026E9">
      <w:pPr>
        <w:pStyle w:val="BodyText"/>
      </w:pPr>
      <w:r w:rsidRPr="003026E9">
        <w:t>FEs and Services defined in this document have one or more defined interfaces. Interfaces have names in the IANA “Interface Names” registry [</w:t>
      </w:r>
      <w:commentRangeStart w:id="43"/>
      <w:r w:rsidRPr="003026E9">
        <w:t>xxx</w:t>
      </w:r>
      <w:commentRangeEnd w:id="43"/>
      <w:r w:rsidR="00B46583" w:rsidRPr="003026E9">
        <w:rPr>
          <w:rStyle w:val="CommentReference"/>
          <w:sz w:val="20"/>
          <w:szCs w:val="20"/>
        </w:rPr>
        <w:commentReference w:id="43"/>
      </w:r>
      <w:r w:rsidRPr="003026E9">
        <w:t xml:space="preserve">]. This document requests IANA to add new Interface Names in the </w:t>
      </w:r>
      <w:ins w:id="44" w:author="Michael Smith [2]" w:date="2026-05-05T12:33:00Z" w16du:dateUtc="2026-05-05T16:33:00Z">
        <w:r w:rsidR="0090498F">
          <w:fldChar w:fldCharType="begin"/>
        </w:r>
        <w:r w:rsidR="0090498F">
          <w:instrText>HYPERLINK  \l "_New_Values_for"</w:instrText>
        </w:r>
        <w:r w:rsidR="0090498F">
          <w:fldChar w:fldCharType="separate"/>
        </w:r>
        <w:r w:rsidR="0090498F">
          <w:rPr>
            <w:rStyle w:val="Hyperlink"/>
          </w:rPr>
          <w:t>“Interface Names” registry</w:t>
        </w:r>
        <w:r w:rsidR="0090498F">
          <w:fldChar w:fldCharType="end"/>
        </w:r>
      </w:ins>
      <w:r w:rsidRPr="003026E9">
        <w:t xml:space="preserve"> section of this document. Interface names are used in DRM policies as specified in </w:t>
      </w:r>
      <w:hyperlink w:anchor="_Authorization_and_Data" w:history="1">
        <w:r w:rsidRPr="008855C0">
          <w:rPr>
            <w:rStyle w:val="StyleBlue"/>
          </w:rPr>
          <w:t>Authorization and Data Rights Management (DRM)</w:t>
        </w:r>
      </w:hyperlink>
      <w:r w:rsidRPr="003026E9">
        <w:t>.</w:t>
      </w:r>
    </w:p>
    <w:p w14:paraId="335357B0" w14:textId="2E82DB2F" w:rsidR="003026E9" w:rsidRDefault="003026E9" w:rsidP="003026E9">
      <w:pPr>
        <w:pStyle w:val="Heading2"/>
      </w:pPr>
      <w:bookmarkStart w:id="45" w:name="_Toc233105436"/>
      <w:r>
        <w:t>Service Availability</w:t>
      </w:r>
      <w:bookmarkEnd w:id="45"/>
    </w:p>
    <w:p w14:paraId="2803435D" w14:textId="5E1D249D" w:rsidR="003026E9" w:rsidRDefault="003026E9" w:rsidP="003026E9">
      <w:pPr>
        <w:pStyle w:val="BodyText"/>
      </w:pPr>
      <w:r>
        <w:t>While Next Generation 9 1 1 systems have the same need for availability as traditional 9 1 1 systems, the NG9 1 1 architecture provides more flexibility to achieve the necessary availability. Traditional metrics such as “five-nines” and other carrier-grade measures of availability continue to be relevant and may still be utilized, but the resiliency that is inherent in an IP-based platform lends itself to looking at the availability of the entire call process, rather than component-by-component. Common statistical process control methods are an appropriate way to measure both service quality and availability of entire processes, such as NG9 1 1 call handling and dispatch.</w:t>
      </w:r>
    </w:p>
    <w:p w14:paraId="3C94591E" w14:textId="77AF71C7" w:rsidR="003026E9" w:rsidRDefault="003026E9" w:rsidP="003026E9">
      <w:pPr>
        <w:pStyle w:val="BodyText"/>
      </w:pPr>
      <w:r>
        <w:t xml:space="preserve">Traditional Telco-based 9 1 1 systems have used carrier grade availability standards, calling for individual components built to “five-nines” availability standards (5.26 minutes of downtime per year), often deployed in redundant pairs. Equipment is housed in special facilities that have robust power and sophisticated environmental controls. While a valid approach to ensuring availability comes at a cost, and there are other means to achieve it. This document does not impose any specific availability requirement. Implementers MUST decide what availability Service Level Agreement (SLA) their systems will be able to offer and 9 1 1 authorities and ECCs need to consider the cost to achieve the availability they require. See the Emergency Services IP Network Design Information Document, NENA INF 016 </w:t>
      </w:r>
      <w:r w:rsidR="00C43323">
        <w:fldChar w:fldCharType="begin"/>
      </w:r>
      <w:r w:rsidR="00C43323">
        <w:instrText xml:space="preserve"> REF _Ref225763403 \r \h </w:instrText>
      </w:r>
      <w:r w:rsidR="00C43323">
        <w:fldChar w:fldCharType="separate"/>
      </w:r>
      <w:r w:rsidR="00C43323">
        <w:t>[8]</w:t>
      </w:r>
      <w:r w:rsidR="00C43323">
        <w:fldChar w:fldCharType="end"/>
      </w:r>
      <w:r>
        <w:t xml:space="preserve"> for information on network availability. The NENA APCO ECC Service Capability Criteria Rating Scale, [7] provides a self-evaluation assessment tool for reviewing PSAP capabilities against models representing the best level of preparedness, survivability and sustainability.</w:t>
      </w:r>
    </w:p>
    <w:p w14:paraId="010299D8" w14:textId="22230C6F" w:rsidR="003026E9" w:rsidRDefault="003026E9" w:rsidP="003026E9">
      <w:pPr>
        <w:pStyle w:val="BodyText"/>
      </w:pPr>
      <w:r>
        <w:t>Five-nines availability in IP-based systems, such as NG9 1 1, is typically achieved by having more than two redundant components, with each component having attained less availability than the “five-nines” standard while, at the same time, utilizing less robust power and less sophisticated environmental controls. In this context a PSAP can may be considered a component. In this document, we define the availability metric of interest to be that an Emergency Call can be answered by someone who can manage appropriate assistance.</w:t>
      </w:r>
    </w:p>
    <w:p w14:paraId="3DCF86ED" w14:textId="5BD4AA51" w:rsidR="003026E9" w:rsidRDefault="003026E9" w:rsidP="003026E9">
      <w:pPr>
        <w:pStyle w:val="BodyText"/>
      </w:pPr>
      <w:r>
        <w:t>With NG9 1 1 call diversion, multiple PSAPs may be used to achieve an acceptable level of availability. In NG9 1 1, call handling diversion policy SHOULD be defined by an agreement between cooperating Agencies. Within the NG9 1 1 environment, a PSAP MUST be prepared to (under local policy control) receive and process, to the best of their ability, diverted calls that do not fall under any formal agreement. Unmanned backup PSAPs increase availability, but the time to bring the backup PSAP online is a significant factor in that availability. Backup PSAPs are viable options and can be utilized by implementers where appropriate to achieve the target Availability.</w:t>
      </w:r>
    </w:p>
    <w:p w14:paraId="716CD357" w14:textId="791E5122" w:rsidR="002267BB" w:rsidRDefault="002267BB" w:rsidP="002267BB">
      <w:pPr>
        <w:pStyle w:val="Heading2"/>
      </w:pPr>
      <w:bookmarkStart w:id="46" w:name="_Toc233105437"/>
      <w:r>
        <w:lastRenderedPageBreak/>
        <w:t>Physical Considerations</w:t>
      </w:r>
      <w:bookmarkEnd w:id="46"/>
    </w:p>
    <w:p w14:paraId="28C2C202" w14:textId="4FD392B2" w:rsidR="002267BB" w:rsidRDefault="002267BB" w:rsidP="002267BB">
      <w:pPr>
        <w:pStyle w:val="BodyText"/>
      </w:pPr>
      <w:r>
        <w:t xml:space="preserve">The physical considerations for a PSAP are like those for any facility of a similar size hosting computing and networking infrastructure. NENA’s </w:t>
      </w:r>
      <w:r w:rsidRPr="002267BB">
        <w:rPr>
          <w:i/>
          <w:iCs/>
        </w:rPr>
        <w:t>E9-1-1 PSAP Equipment Standards</w:t>
      </w:r>
      <w:r>
        <w:t>, NENA</w:t>
      </w:r>
      <w:r>
        <w:noBreakHyphen/>
        <w:t>STA</w:t>
      </w:r>
      <w:r>
        <w:noBreakHyphen/>
        <w:t xml:space="preserve">027 </w:t>
      </w:r>
      <w:r w:rsidR="006025EF">
        <w:fldChar w:fldCharType="begin"/>
      </w:r>
      <w:r w:rsidR="006025EF">
        <w:instrText xml:space="preserve"> REF _Ref225763455 \r \h </w:instrText>
      </w:r>
      <w:r w:rsidR="006025EF">
        <w:fldChar w:fldCharType="separate"/>
      </w:r>
      <w:r w:rsidR="006025EF">
        <w:t>[10]</w:t>
      </w:r>
      <w:r w:rsidR="006025EF">
        <w:fldChar w:fldCharType="end"/>
      </w:r>
      <w:r>
        <w:t xml:space="preserve"> contains physical and electrical environmental requirements that are also applicable to NG9 1 1 PSAPs. The Installation, Maintenance and Administration section of that document is also applicable to a PSAP.</w:t>
      </w:r>
    </w:p>
    <w:p w14:paraId="52999B3F" w14:textId="204CF386" w:rsidR="002267BB" w:rsidRDefault="002267BB" w:rsidP="002267BB">
      <w:pPr>
        <w:pStyle w:val="BodyText"/>
      </w:pPr>
      <w:r>
        <w:t>NG9-1-1 PSAPs depend on the reliable operation of various equipment, including computers, communications equipment, and power sources. All the products and equipment required for NG9</w:t>
      </w:r>
      <w:r>
        <w:noBreakHyphen/>
        <w:t>1</w:t>
      </w:r>
      <w:r>
        <w:noBreakHyphen/>
        <w:t>1 need a suitable physical environment that does not threaten or impair their operation.</w:t>
      </w:r>
    </w:p>
    <w:p w14:paraId="69E59587" w14:textId="61D78CD0" w:rsidR="002267BB" w:rsidRDefault="002267BB" w:rsidP="002267BB">
      <w:pPr>
        <w:pStyle w:val="BodyText"/>
      </w:pPr>
      <w:r>
        <w:t xml:space="preserve">NENA’s </w:t>
      </w:r>
      <w:r w:rsidRPr="002267BB">
        <w:rPr>
          <w:i/>
          <w:iCs/>
        </w:rPr>
        <w:t>PSAP Site Characteristics Technical Information Document</w:t>
      </w:r>
      <w:r>
        <w:t>, NENA-INF-024  [9] provides advice on site characteristics appropriate to support the mission of a PSAP in NG9</w:t>
      </w:r>
      <w:r>
        <w:noBreakHyphen/>
        <w:t>1</w:t>
      </w:r>
      <w:r>
        <w:noBreakHyphen/>
        <w:t>1, transitional, and E9</w:t>
      </w:r>
      <w:r>
        <w:noBreakHyphen/>
        <w:t>1</w:t>
      </w:r>
      <w:r>
        <w:noBreakHyphen/>
        <w:t>1 implementations. That document covers a broad range of topics that include equipment area and structural requirements, environmental, electrical, lighting, acoustic, and fire and electrical protection requirements. This information SHOULD be reviewed by those preparing an existing or new facility for installation and support of NG9</w:t>
      </w:r>
      <w:r>
        <w:noBreakHyphen/>
        <w:t>1</w:t>
      </w:r>
      <w:r>
        <w:noBreakHyphen/>
        <w:t>1 equipment and personnel.</w:t>
      </w:r>
    </w:p>
    <w:p w14:paraId="27A64D7C" w14:textId="2B0EE827" w:rsidR="002267BB" w:rsidRDefault="002267BB" w:rsidP="002267BB">
      <w:pPr>
        <w:pStyle w:val="BodyText"/>
      </w:pPr>
      <w:r>
        <w:t xml:space="preserve">NENA-INF-024 </w:t>
      </w:r>
      <w:r w:rsidR="00361668">
        <w:fldChar w:fldCharType="begin"/>
      </w:r>
      <w:r w:rsidR="00361668">
        <w:instrText xml:space="preserve"> REF _Ref225763532 \r \h </w:instrText>
      </w:r>
      <w:r w:rsidR="00361668">
        <w:fldChar w:fldCharType="separate"/>
      </w:r>
      <w:r w:rsidR="00361668">
        <w:t>[11]</w:t>
      </w:r>
      <w:r w:rsidR="00361668">
        <w:fldChar w:fldCharType="end"/>
      </w:r>
      <w:r>
        <w:t xml:space="preserve"> is a guide for PSAP managers and for the designers, manufacturers and installers of PSAP Customer Premises Equipment (CPE). It includes recommendations for:</w:t>
      </w:r>
    </w:p>
    <w:p w14:paraId="31F76809" w14:textId="0F260737" w:rsidR="002267BB" w:rsidRDefault="002267BB" w:rsidP="002267BB">
      <w:pPr>
        <w:pStyle w:val="ListParagraph"/>
      </w:pPr>
      <w:r>
        <w:t>Equipment Area</w:t>
      </w:r>
    </w:p>
    <w:p w14:paraId="7B5F00E0" w14:textId="3B5CC08A" w:rsidR="002267BB" w:rsidRDefault="002267BB" w:rsidP="002267BB">
      <w:pPr>
        <w:pStyle w:val="ListParagraph"/>
      </w:pPr>
      <w:r>
        <w:t>Structural Guidelines</w:t>
      </w:r>
    </w:p>
    <w:p w14:paraId="06B188E4" w14:textId="71109A4C" w:rsidR="002267BB" w:rsidRDefault="002267BB" w:rsidP="002267BB">
      <w:pPr>
        <w:pStyle w:val="ListParagraph"/>
      </w:pPr>
      <w:r>
        <w:t>Equipment Room Environmental Guidelines</w:t>
      </w:r>
    </w:p>
    <w:p w14:paraId="63DD3B83" w14:textId="05E2AFDC" w:rsidR="002267BB" w:rsidRDefault="002267BB" w:rsidP="002267BB">
      <w:pPr>
        <w:pStyle w:val="ListParagraph"/>
      </w:pPr>
      <w:r>
        <w:t>Electromagnetic Interference</w:t>
      </w:r>
    </w:p>
    <w:p w14:paraId="394102A2" w14:textId="48828DB4" w:rsidR="002267BB" w:rsidRDefault="002267BB" w:rsidP="002267BB">
      <w:pPr>
        <w:pStyle w:val="ListParagraph"/>
      </w:pPr>
      <w:r>
        <w:t>Acoustics</w:t>
      </w:r>
    </w:p>
    <w:p w14:paraId="0E0EC5DD" w14:textId="73A29E01" w:rsidR="002267BB" w:rsidRDefault="002267BB" w:rsidP="002267BB">
      <w:pPr>
        <w:pStyle w:val="ListParagraph"/>
      </w:pPr>
      <w:r>
        <w:t>Fire Protection</w:t>
      </w:r>
    </w:p>
    <w:p w14:paraId="67C96DEC" w14:textId="2FC0C54B" w:rsidR="002267BB" w:rsidRDefault="002267BB" w:rsidP="002267BB">
      <w:pPr>
        <w:pStyle w:val="ListParagraph"/>
      </w:pPr>
      <w:r>
        <w:t>Electrical Protection (Grounding, etc.)</w:t>
      </w:r>
    </w:p>
    <w:p w14:paraId="358AF13E" w14:textId="283047F3" w:rsidR="002267BB" w:rsidRDefault="002267BB" w:rsidP="002267BB">
      <w:pPr>
        <w:pStyle w:val="ListParagraph"/>
      </w:pPr>
      <w:r>
        <w:t>Alternating Current Power Guidelines</w:t>
      </w:r>
    </w:p>
    <w:p w14:paraId="2E55B0B1" w14:textId="39FE06C8" w:rsidR="002267BB" w:rsidRDefault="002267BB" w:rsidP="002267BB">
      <w:pPr>
        <w:pStyle w:val="ListParagraph"/>
      </w:pPr>
      <w:r>
        <w:t>Physical Access</w:t>
      </w:r>
    </w:p>
    <w:p w14:paraId="28682F9F" w14:textId="77777777" w:rsidR="002267BB" w:rsidRDefault="002267BB" w:rsidP="002267BB">
      <w:pPr>
        <w:pStyle w:val="BodyText"/>
      </w:pPr>
      <w:r>
        <w:t>There are also recommendations for checklists.</w:t>
      </w:r>
    </w:p>
    <w:p w14:paraId="3FF7BEE1" w14:textId="76153951" w:rsidR="002267BB" w:rsidRDefault="002267BB" w:rsidP="002267BB">
      <w:pPr>
        <w:pStyle w:val="BodyText"/>
      </w:pPr>
      <w:r>
        <w:t xml:space="preserve">NENA-INF-024 </w:t>
      </w:r>
      <w:r w:rsidR="00361668">
        <w:fldChar w:fldCharType="begin"/>
      </w:r>
      <w:r w:rsidR="00361668">
        <w:instrText xml:space="preserve"> REF _Ref225763532 \r \h </w:instrText>
      </w:r>
      <w:r w:rsidR="00361668">
        <w:fldChar w:fldCharType="separate"/>
      </w:r>
      <w:r w:rsidR="00361668">
        <w:t>[11]</w:t>
      </w:r>
      <w:r w:rsidR="00361668">
        <w:fldChar w:fldCharType="end"/>
      </w:r>
      <w:r>
        <w:t xml:space="preserve"> provides only recommendations and does not address PSAP service availability. See the PSAP Service Availability section of this document for details on PSAP availability options. The availability of a PSAP is completely dependent upon the availability of the IP networks coming into it. Dual fiber entrances with diverse approaches to the building will protect against a digging operation or external event that could take out one of the fiber connections. The entrances should have known diverse paths to multiple IP network service providers. PSAPs should also employ other diverse paths to network connections, including cable, wireless, microwave, etc. Additional information is available in NENA-INF-016 </w:t>
      </w:r>
      <w:r w:rsidR="004C74DB">
        <w:fldChar w:fldCharType="begin"/>
      </w:r>
      <w:r w:rsidR="004C74DB">
        <w:instrText xml:space="preserve"> REF _Ref225763403 \r \h </w:instrText>
      </w:r>
      <w:r w:rsidR="004C74DB">
        <w:fldChar w:fldCharType="separate"/>
      </w:r>
      <w:r w:rsidR="004C74DB">
        <w:t>[8]</w:t>
      </w:r>
      <w:r w:rsidR="004C74DB">
        <w:fldChar w:fldCharType="end"/>
      </w:r>
      <w:r>
        <w:t>. Implementing an “active-active” distributed PSAP configuration, where two sites take calls simultaneously and one can take over for the other in case of a failure is highly desirable. This redundancy can be accomplished by staffing two sites simultaneously or having mutual aid agreements with neighboring PSAPs and implementing the appropriate rules in the Policy Routing Function that serves the PSAPs. Alternately, a less desirable option would be a backup site that can take calls when the primary site becomes unavailable.</w:t>
      </w:r>
    </w:p>
    <w:p w14:paraId="1E628898" w14:textId="4D519103" w:rsidR="002267BB" w:rsidRDefault="002267BB" w:rsidP="002267BB">
      <w:pPr>
        <w:pStyle w:val="BodyText"/>
      </w:pPr>
      <w:r>
        <w:t xml:space="preserve">If PSAP equipment is housed in an external facility, that facility may have more stringent requirements than those described in NENA-INF-024 </w:t>
      </w:r>
      <w:r w:rsidR="004C74DB">
        <w:fldChar w:fldCharType="begin"/>
      </w:r>
      <w:r w:rsidR="004C74DB">
        <w:instrText xml:space="preserve"> REF _Ref225763532 \r \h </w:instrText>
      </w:r>
      <w:r w:rsidR="004C74DB">
        <w:fldChar w:fldCharType="separate"/>
      </w:r>
      <w:r w:rsidR="004C74DB">
        <w:t>[11]</w:t>
      </w:r>
      <w:r w:rsidR="004C74DB">
        <w:fldChar w:fldCharType="end"/>
      </w:r>
      <w:r>
        <w:t xml:space="preserve">. PSAP equipment SHOULD NOT be </w:t>
      </w:r>
      <w:r>
        <w:lastRenderedPageBreak/>
        <w:t>housed in a facility that does not, at a minimum, follow the recommendations in NENA</w:t>
      </w:r>
      <w:r>
        <w:noBreakHyphen/>
        <w:t>INF</w:t>
      </w:r>
      <w:r>
        <w:noBreakHyphen/>
        <w:t xml:space="preserve">024 </w:t>
      </w:r>
      <w:r w:rsidR="003A7572">
        <w:fldChar w:fldCharType="begin"/>
      </w:r>
      <w:r w:rsidR="003A7572">
        <w:instrText xml:space="preserve"> REF _Ref225763532 \r \h </w:instrText>
      </w:r>
      <w:r w:rsidR="003A7572">
        <w:fldChar w:fldCharType="separate"/>
      </w:r>
      <w:r w:rsidR="003A7572">
        <w:t>[11]</w:t>
      </w:r>
      <w:r w:rsidR="003A7572">
        <w:fldChar w:fldCharType="end"/>
      </w:r>
      <w:r>
        <w:t>.</w:t>
      </w:r>
    </w:p>
    <w:p w14:paraId="451EF44D" w14:textId="0985D458" w:rsidR="002267BB" w:rsidRDefault="002267BB" w:rsidP="002267BB">
      <w:pPr>
        <w:pStyle w:val="BodyText"/>
      </w:pPr>
      <w:r>
        <w:t xml:space="preserve">Securing physical access to buildings, rooms, and restricted areas is critical, and implementing multiple levels of physical security is REQUIRED. The </w:t>
      </w:r>
      <w:r w:rsidRPr="002267BB">
        <w:rPr>
          <w:i/>
          <w:iCs/>
        </w:rPr>
        <w:t>Security for Next Generation 9</w:t>
      </w:r>
      <w:r w:rsidRPr="002267BB">
        <w:rPr>
          <w:i/>
          <w:iCs/>
        </w:rPr>
        <w:noBreakHyphen/>
        <w:t>1</w:t>
      </w:r>
      <w:r w:rsidRPr="002267BB">
        <w:rPr>
          <w:i/>
          <w:iCs/>
        </w:rPr>
        <w:noBreakHyphen/>
        <w:t>1 Standard (NG-SEC)</w:t>
      </w:r>
      <w:r>
        <w:t xml:space="preserve">, NENA-STA-040 </w:t>
      </w:r>
      <w:r w:rsidR="000C53F2">
        <w:fldChar w:fldCharType="begin"/>
      </w:r>
      <w:r w:rsidR="000C53F2">
        <w:instrText xml:space="preserve"> REF _Ref225763671 \r \h </w:instrText>
      </w:r>
      <w:r w:rsidR="000C53F2">
        <w:fldChar w:fldCharType="separate"/>
      </w:r>
      <w:r w:rsidR="000C53F2">
        <w:t>[12]</w:t>
      </w:r>
      <w:r w:rsidR="000C53F2">
        <w:fldChar w:fldCharType="end"/>
      </w:r>
      <w:r>
        <w:t xml:space="preserve"> provides details on the basic requirements for NG9</w:t>
      </w:r>
      <w:r>
        <w:noBreakHyphen/>
        <w:t>1</w:t>
      </w:r>
      <w:r>
        <w:noBreakHyphen/>
        <w:t>1 security, and the 9</w:t>
      </w:r>
      <w:r>
        <w:noBreakHyphen/>
        <w:t>1</w:t>
      </w:r>
      <w:r>
        <w:noBreakHyphen/>
        <w:t xml:space="preserve">1 authority MUST incorporate these requirements into the physical security plan. Securing facilities with physical locks is not sufficient. Written policies and procedures MUST be employed to ensure that personnel maintain a secure physical environment and MUST be conveyed to employees often enough to ensure that all employees understand the policies and procedures and the importance of adhering to them. </w:t>
      </w:r>
    </w:p>
    <w:p w14:paraId="4F8F19F2" w14:textId="6525E5ED" w:rsidR="002267BB" w:rsidRDefault="002267BB" w:rsidP="002267BB">
      <w:pPr>
        <w:pStyle w:val="BodyText"/>
      </w:pPr>
      <w:r>
        <w:t>Properly managing and monitoring the physical facility is as important as managing and monitoring the technology inside. Written policies and procedures MUST be employed to ensure that the physical facility provides the appropriate physical infrastructure and must include regular inspection and testing of all backup systems and services. NENA-INF-</w:t>
      </w:r>
      <w:r w:rsidR="00590D59">
        <w:t>040</w:t>
      </w:r>
      <w:r>
        <w:t xml:space="preserve"> </w:t>
      </w:r>
      <w:r w:rsidRPr="002267BB">
        <w:rPr>
          <w:i/>
          <w:iCs/>
        </w:rPr>
        <w:t>Managing and Monitoring NG9</w:t>
      </w:r>
      <w:r w:rsidRPr="002267BB">
        <w:rPr>
          <w:i/>
          <w:iCs/>
        </w:rPr>
        <w:noBreakHyphen/>
        <w:t>1</w:t>
      </w:r>
      <w:r w:rsidRPr="002267BB">
        <w:rPr>
          <w:i/>
          <w:iCs/>
        </w:rPr>
        <w:noBreakHyphen/>
        <w:t>1 Information Document</w:t>
      </w:r>
      <w:r>
        <w:t xml:space="preserve"> </w:t>
      </w:r>
      <w:r w:rsidR="00485DFC">
        <w:fldChar w:fldCharType="begin"/>
      </w:r>
      <w:r w:rsidR="00485DFC">
        <w:instrText xml:space="preserve"> REF _Ref225764248 \r \h </w:instrText>
      </w:r>
      <w:r w:rsidR="00485DFC">
        <w:fldChar w:fldCharType="separate"/>
      </w:r>
      <w:r w:rsidR="00485DFC">
        <w:t>[83]</w:t>
      </w:r>
      <w:r w:rsidR="00485DFC">
        <w:fldChar w:fldCharType="end"/>
      </w:r>
      <w:r>
        <w:t xml:space="preserve"> provides advice on managing critical infrastructure and services, including:</w:t>
      </w:r>
    </w:p>
    <w:p w14:paraId="3FE328F0" w14:textId="13DBB0D6" w:rsidR="002267BB" w:rsidRDefault="002267BB" w:rsidP="002267BB">
      <w:pPr>
        <w:pStyle w:val="ListParagraph"/>
        <w:contextualSpacing w:val="0"/>
      </w:pPr>
      <w:r>
        <w:t>Primary power and battery backup power facilities</w:t>
      </w:r>
    </w:p>
    <w:p w14:paraId="08A658BB" w14:textId="66242BAD" w:rsidR="002267BB" w:rsidRDefault="002267BB" w:rsidP="002267BB">
      <w:pPr>
        <w:pStyle w:val="ListParagraph"/>
        <w:contextualSpacing w:val="0"/>
      </w:pPr>
      <w:r>
        <w:t>Generator power facilities and fuel</w:t>
      </w:r>
    </w:p>
    <w:p w14:paraId="70A6B3BB" w14:textId="504721DF" w:rsidR="002267BB" w:rsidRDefault="002267BB" w:rsidP="002267BB">
      <w:pPr>
        <w:pStyle w:val="ListParagraph"/>
        <w:contextualSpacing w:val="0"/>
      </w:pPr>
      <w:r>
        <w:t>Separate fusing to service equipment racks, cabinets, etc.</w:t>
      </w:r>
    </w:p>
    <w:p w14:paraId="4649F6CF" w14:textId="3D98FBAD" w:rsidR="002267BB" w:rsidRDefault="002267BB" w:rsidP="002267BB">
      <w:pPr>
        <w:pStyle w:val="ListParagraph"/>
        <w:contextualSpacing w:val="0"/>
      </w:pPr>
      <w:r>
        <w:t>Appropriate building, antenna, equipment and cabinet grounding</w:t>
      </w:r>
    </w:p>
    <w:p w14:paraId="1E8E3001" w14:textId="00318502" w:rsidR="002267BB" w:rsidRDefault="002267BB" w:rsidP="002267BB">
      <w:pPr>
        <w:pStyle w:val="ListParagraph"/>
        <w:contextualSpacing w:val="0"/>
      </w:pPr>
      <w:r>
        <w:t>System and data redundancy status</w:t>
      </w:r>
    </w:p>
    <w:p w14:paraId="4FD450CF" w14:textId="26DDA4AB" w:rsidR="002267BB" w:rsidRDefault="002267BB" w:rsidP="002267BB">
      <w:pPr>
        <w:pStyle w:val="ListParagraph"/>
        <w:contextualSpacing w:val="0"/>
      </w:pPr>
      <w:r>
        <w:t>Environmental conditions for hardware infrastructure, such as temperature and humidity</w:t>
      </w:r>
    </w:p>
    <w:p w14:paraId="1F2CE2C1" w14:textId="65F1195F" w:rsidR="002267BB" w:rsidRDefault="002267BB" w:rsidP="002267BB">
      <w:pPr>
        <w:pStyle w:val="ListParagraph"/>
        <w:contextualSpacing w:val="0"/>
      </w:pPr>
      <w:r>
        <w:t>Fire alarm maintenance and testing</w:t>
      </w:r>
    </w:p>
    <w:p w14:paraId="1803B984" w14:textId="4008AB89" w:rsidR="002267BB" w:rsidRDefault="002267BB" w:rsidP="002267BB">
      <w:pPr>
        <w:pStyle w:val="ListParagraph"/>
        <w:contextualSpacing w:val="0"/>
      </w:pPr>
      <w:r>
        <w:t>Water detection alarms</w:t>
      </w:r>
    </w:p>
    <w:p w14:paraId="61F0C7A8" w14:textId="0C5A8BF9" w:rsidR="002267BB" w:rsidRDefault="002267BB" w:rsidP="002267BB">
      <w:pPr>
        <w:pStyle w:val="ListParagraph"/>
        <w:contextualSpacing w:val="0"/>
      </w:pPr>
      <w:r>
        <w:t>Flood protection infrastructure</w:t>
      </w:r>
    </w:p>
    <w:p w14:paraId="6D28558A" w14:textId="5551E7F6" w:rsidR="002267BB" w:rsidRDefault="002267BB" w:rsidP="002267BB">
      <w:pPr>
        <w:pStyle w:val="ListParagraph"/>
        <w:contextualSpacing w:val="0"/>
      </w:pPr>
      <w:r>
        <w:t xml:space="preserve">Physical security infrastructure, such as biometric access controls, CCTV surveillance, guards, man traps. </w:t>
      </w:r>
    </w:p>
    <w:p w14:paraId="3F668359" w14:textId="336DA22A" w:rsidR="002267BB" w:rsidRDefault="002267BB" w:rsidP="002267BB">
      <w:pPr>
        <w:pStyle w:val="ListParagraph"/>
        <w:contextualSpacing w:val="0"/>
      </w:pPr>
      <w:r>
        <w:t xml:space="preserve">Services that support facility staff, like water supply and air conditioning/heating facilities. Human requirements will differ from those required for system hardware. </w:t>
      </w:r>
    </w:p>
    <w:p w14:paraId="5B723E3D" w14:textId="5AC9BCAE" w:rsidR="002267BB" w:rsidRDefault="002267BB" w:rsidP="002267BB">
      <w:pPr>
        <w:pStyle w:val="BodyText"/>
      </w:pPr>
      <w:r>
        <w:t>Important alerts and notifications SHOULD be proactively monitored per policy including National Weather Service alerts and other alerts of external events that could impact the physical facility in a way that could degrade the PSAPs ability to provide emergency services.</w:t>
      </w:r>
    </w:p>
    <w:p w14:paraId="15DB5008" w14:textId="73A3BA25" w:rsidR="002267BB" w:rsidRDefault="002267BB" w:rsidP="002267BB">
      <w:pPr>
        <w:pStyle w:val="Heading2"/>
      </w:pPr>
      <w:bookmarkStart w:id="47" w:name="_Toc233105438"/>
      <w:r>
        <w:t>Agency Network</w:t>
      </w:r>
      <w:bookmarkEnd w:id="47"/>
    </w:p>
    <w:p w14:paraId="2C43194E" w14:textId="643B76AF" w:rsidR="002267BB" w:rsidRDefault="002267BB" w:rsidP="002267BB">
      <w:pPr>
        <w:pStyle w:val="BodyText"/>
      </w:pPr>
      <w:r>
        <w:t>This document incorporates the use of the ESInet as defined in NENA</w:t>
      </w:r>
      <w:r>
        <w:noBreakHyphen/>
        <w:t>STA</w:t>
      </w:r>
      <w:r>
        <w:noBreakHyphen/>
        <w:t xml:space="preserve">010 </w:t>
      </w:r>
      <w:r w:rsidR="00711240">
        <w:fldChar w:fldCharType="begin"/>
      </w:r>
      <w:r w:rsidR="00711240">
        <w:instrText xml:space="preserve"> REF _Ref129852940 \r \h </w:instrText>
      </w:r>
      <w:r w:rsidR="00711240">
        <w:fldChar w:fldCharType="separate"/>
      </w:r>
      <w:r w:rsidR="00711240">
        <w:t>[7]</w:t>
      </w:r>
      <w:r w:rsidR="00711240">
        <w:fldChar w:fldCharType="end"/>
      </w:r>
      <w:r>
        <w:t xml:space="preserve"> for the Agency ESInet (i.e. the network that hosts implementations of FEs and Services defined in this document). The ESInet needs to follow the recommendations documented in </w:t>
      </w:r>
      <w:r w:rsidRPr="00D11B67">
        <w:t>Emergency Services IP Network Design Information Document</w:t>
      </w:r>
      <w:r>
        <w:t xml:space="preserve"> </w:t>
      </w:r>
      <w:r w:rsidRPr="00C1387B">
        <w:t>NENA</w:t>
      </w:r>
      <w:r>
        <w:noBreakHyphen/>
      </w:r>
      <w:r w:rsidRPr="00C1387B">
        <w:t>INF</w:t>
      </w:r>
      <w:r>
        <w:noBreakHyphen/>
      </w:r>
      <w:r w:rsidRPr="00C1387B">
        <w:t xml:space="preserve">016 </w:t>
      </w:r>
      <w:r w:rsidR="00C80311">
        <w:fldChar w:fldCharType="begin"/>
      </w:r>
      <w:r w:rsidR="00C80311">
        <w:instrText xml:space="preserve"> REF _Ref225763403 \r \h </w:instrText>
      </w:r>
      <w:r w:rsidR="00C80311">
        <w:fldChar w:fldCharType="separate"/>
      </w:r>
      <w:r w:rsidR="00C80311">
        <w:t>[8]</w:t>
      </w:r>
      <w:r w:rsidR="00C80311">
        <w:fldChar w:fldCharType="end"/>
      </w:r>
      <w:r>
        <w:t>.</w:t>
      </w:r>
    </w:p>
    <w:p w14:paraId="646B4D39" w14:textId="04D52399" w:rsidR="002267BB" w:rsidRDefault="002267BB" w:rsidP="002267BB">
      <w:pPr>
        <w:pStyle w:val="BodyText"/>
      </w:pPr>
      <w:r>
        <w:t xml:space="preserve">This document recommends that Agency ESInets avoid single purpose networks unless no other alternatives exist. While the architecture for legacy PSAPs has typically consisted of multiple physical networks for disparate functions, Agency ESInets favor a single, redundant, physical network separated into logical Virtual LANs (VLANs) to address any desired separation or </w:t>
      </w:r>
      <w:r>
        <w:lastRenderedPageBreak/>
        <w:t xml:space="preserve">security. </w:t>
      </w:r>
      <w:bookmarkStart w:id="48" w:name="_Hlk163657642"/>
      <w:r>
        <w:t>The Agency ESInet is expected to support multiple vendors with separate SLAs, management, and security policies.</w:t>
      </w:r>
      <w:bookmarkEnd w:id="48"/>
    </w:p>
    <w:p w14:paraId="037E60B2" w14:textId="684BB26A" w:rsidR="002267BB" w:rsidRDefault="002267BB" w:rsidP="002267BB">
      <w:pPr>
        <w:pStyle w:val="BodyText"/>
      </w:pPr>
      <w:r>
        <w:t xml:space="preserve">Due to the distributed nature of i3 networks, the architecture of the Agency ESInet may allow interconnections to networks with different security policies. For example, if connectivity to the FBI’s Law Enforcement Online databases and systems or to the National Crime Information Center (NCIC) is required, then compliance with the FBI’s </w:t>
      </w:r>
      <w:r w:rsidRPr="00C91A9F">
        <w:t xml:space="preserve">Criminal Justice Information System (CJIS) Security </w:t>
      </w:r>
      <w:r w:rsidRPr="00A5464B">
        <w:t>Policy</w:t>
      </w:r>
      <w:r>
        <w:t xml:space="preserve"> </w:t>
      </w:r>
      <w:r w:rsidR="003855D2">
        <w:fldChar w:fldCharType="begin"/>
      </w:r>
      <w:r w:rsidR="003855D2">
        <w:instrText xml:space="preserve"> REF _Ref225764394 \r \h </w:instrText>
      </w:r>
      <w:r w:rsidR="003855D2">
        <w:fldChar w:fldCharType="separate"/>
      </w:r>
      <w:r w:rsidR="003855D2">
        <w:t>[13]</w:t>
      </w:r>
      <w:r w:rsidR="003855D2">
        <w:fldChar w:fldCharType="end"/>
      </w:r>
      <w:r>
        <w:t xml:space="preserve"> or a similar policy in other countries will have to be supported. Agency ESInets that communicate with local, state and national networks will likely have to accommodate various and, possibly, conflicting, security policies. </w:t>
      </w:r>
    </w:p>
    <w:p w14:paraId="2ACBA2AB" w14:textId="77777777" w:rsidR="002267BB" w:rsidRDefault="002267BB" w:rsidP="002267BB">
      <w:pPr>
        <w:pStyle w:val="BodyText"/>
      </w:pPr>
      <w:r>
        <w:t xml:space="preserve">The Agency ESInet design SHALL adhere to the following specifications: </w:t>
      </w:r>
    </w:p>
    <w:p w14:paraId="612C45CC" w14:textId="733BC723" w:rsidR="002267BB" w:rsidRDefault="002267BB" w:rsidP="002267BB">
      <w:pPr>
        <w:pStyle w:val="ListParagraph"/>
      </w:pPr>
      <w:r>
        <w:t xml:space="preserve">NENA i3 Standard for Next Generation 9-1-1, NENA-STA-010 </w:t>
      </w:r>
      <w:r w:rsidR="00711240">
        <w:fldChar w:fldCharType="begin"/>
      </w:r>
      <w:r w:rsidR="00711240">
        <w:instrText xml:space="preserve"> REF _Ref129852940 \r \h </w:instrText>
      </w:r>
      <w:r w:rsidR="00711240">
        <w:fldChar w:fldCharType="separate"/>
      </w:r>
      <w:r w:rsidR="00711240">
        <w:t>[7]</w:t>
      </w:r>
      <w:r w:rsidR="00711240">
        <w:fldChar w:fldCharType="end"/>
      </w:r>
      <w:r>
        <w:t xml:space="preserve"> </w:t>
      </w:r>
    </w:p>
    <w:p w14:paraId="7A7E8E7A" w14:textId="5777D974" w:rsidR="002267BB" w:rsidRDefault="002267BB" w:rsidP="002267BB">
      <w:pPr>
        <w:pStyle w:val="ListParagraph"/>
      </w:pPr>
      <w:r>
        <w:t xml:space="preserve">NENA </w:t>
      </w:r>
      <w:r w:rsidR="000305FD">
        <w:t xml:space="preserve">Security </w:t>
      </w:r>
      <w:r>
        <w:t xml:space="preserve">for Next Generation 9-1-1 (NG-SEC), NENA-STA-040 </w:t>
      </w:r>
      <w:r w:rsidR="00633220">
        <w:fldChar w:fldCharType="begin"/>
      </w:r>
      <w:r w:rsidR="00633220">
        <w:instrText xml:space="preserve"> REF _Ref225763671 \r \h </w:instrText>
      </w:r>
      <w:r w:rsidR="00633220">
        <w:fldChar w:fldCharType="separate"/>
      </w:r>
      <w:r w:rsidR="00633220">
        <w:t>[12]</w:t>
      </w:r>
      <w:r w:rsidR="00633220">
        <w:fldChar w:fldCharType="end"/>
      </w:r>
    </w:p>
    <w:p w14:paraId="2A0DD915" w14:textId="748E3CEF" w:rsidR="002267BB" w:rsidRDefault="002267BB" w:rsidP="002267BB">
      <w:pPr>
        <w:pStyle w:val="BodyText"/>
      </w:pPr>
      <w:r>
        <w:t xml:space="preserve">Additional information on ESInet design can be found in NENA-INF-016 </w:t>
      </w:r>
      <w:r w:rsidR="00E213C9">
        <w:fldChar w:fldCharType="begin"/>
      </w:r>
      <w:r w:rsidR="00E213C9">
        <w:instrText xml:space="preserve"> REF _Ref225763403 \r \h </w:instrText>
      </w:r>
      <w:r w:rsidR="00E213C9">
        <w:fldChar w:fldCharType="separate"/>
      </w:r>
      <w:r w:rsidR="00E213C9">
        <w:t>[8]</w:t>
      </w:r>
      <w:r w:rsidR="00E213C9">
        <w:fldChar w:fldCharType="end"/>
      </w:r>
      <w:r>
        <w:t xml:space="preserve">, some of which is applicable to the design of Agency ESInets. </w:t>
      </w:r>
    </w:p>
    <w:p w14:paraId="02931568" w14:textId="5F84A0AF" w:rsidR="002267BB" w:rsidRDefault="002267BB" w:rsidP="002267BB">
      <w:pPr>
        <w:pStyle w:val="BodyText"/>
      </w:pPr>
      <w:r>
        <w:t>Some requirements for an Agency ESInet are different from those for ESInets beyond the PSAP border. Not every IP address inside a PSAP needs to be a publicly routable address. An Agency ESInet could be switched rather than routed.</w:t>
      </w:r>
    </w:p>
    <w:p w14:paraId="25946330" w14:textId="4F3145F1" w:rsidR="002267BB" w:rsidRDefault="00234265" w:rsidP="00234265">
      <w:pPr>
        <w:pStyle w:val="Heading2"/>
      </w:pPr>
      <w:bookmarkStart w:id="49" w:name="_Toc233105439"/>
      <w:r>
        <w:t>Quality of Service (QoS)</w:t>
      </w:r>
      <w:bookmarkEnd w:id="49"/>
    </w:p>
    <w:p w14:paraId="0978E422" w14:textId="5ADF4CF5" w:rsidR="00234265" w:rsidRDefault="00234265" w:rsidP="00234265">
      <w:pPr>
        <w:pStyle w:val="BodyText"/>
      </w:pPr>
      <w:r>
        <w:t xml:space="preserve">ESInets use An Architecture for Differentiated Services, RFC 2475 </w:t>
      </w:r>
      <w:r w:rsidR="00EA4B21">
        <w:fldChar w:fldCharType="begin"/>
      </w:r>
      <w:r w:rsidR="00EA4B21">
        <w:instrText xml:space="preserve"> REF _Ref225764525 \r \h </w:instrText>
      </w:r>
      <w:r w:rsidR="00EA4B21">
        <w:fldChar w:fldCharType="separate"/>
      </w:r>
      <w:r w:rsidR="00EA4B21">
        <w:t>[14]</w:t>
      </w:r>
      <w:r w:rsidR="00EA4B21">
        <w:fldChar w:fldCharType="end"/>
      </w:r>
      <w:r>
        <w:t xml:space="preserve"> to classify network traffic. In order to maintain acceptable Quality of Service, this document extends the scope of the i3 Architecture ESInet and requires that the Agency ESInet MUST implement DiffServ as specified in the Emergency Services IP Network section of NENA</w:t>
      </w:r>
      <w:r w:rsidR="00EC7547">
        <w:noBreakHyphen/>
      </w:r>
      <w:r>
        <w:t>STA</w:t>
      </w:r>
      <w:r w:rsidR="00EC7547">
        <w:noBreakHyphen/>
      </w:r>
      <w:r>
        <w:t xml:space="preserve">010 </w:t>
      </w:r>
      <w:r w:rsidR="004F0789">
        <w:fldChar w:fldCharType="begin"/>
      </w:r>
      <w:r w:rsidR="004F0789">
        <w:instrText xml:space="preserve"> REF _Ref129852940 \r \h </w:instrText>
      </w:r>
      <w:r w:rsidR="004F0789">
        <w:fldChar w:fldCharType="separate"/>
      </w:r>
      <w:r w:rsidR="004F0789">
        <w:t>[7]</w:t>
      </w:r>
      <w:r w:rsidR="004F0789">
        <w:fldChar w:fldCharType="end"/>
      </w:r>
      <w:r>
        <w:t>.</w:t>
      </w:r>
    </w:p>
    <w:p w14:paraId="4BB02880" w14:textId="06FB131E" w:rsidR="00234265" w:rsidRDefault="00234265" w:rsidP="00234265">
      <w:pPr>
        <w:pStyle w:val="BodyText"/>
      </w:pPr>
      <w:r>
        <w:t xml:space="preserve">SIP elements in a PSAP MUST support RTP: A Transport Protocol for Real-Time Applications (RTCP), RFC 3550 </w:t>
      </w:r>
      <w:r w:rsidR="008C349C">
        <w:fldChar w:fldCharType="begin"/>
      </w:r>
      <w:r w:rsidR="008C349C">
        <w:instrText xml:space="preserve"> REF _Ref225766075 \r \h </w:instrText>
      </w:r>
      <w:r w:rsidR="008C349C">
        <w:fldChar w:fldCharType="separate"/>
      </w:r>
      <w:r w:rsidR="008C349C">
        <w:t>[15]</w:t>
      </w:r>
      <w:r w:rsidR="008C349C">
        <w:fldChar w:fldCharType="end"/>
      </w:r>
      <w:r>
        <w:t xml:space="preserve"> and Secure Real-time Transport Control Protocol (SRTCP) </w:t>
      </w:r>
      <w:r w:rsidR="008C349C">
        <w:fldChar w:fldCharType="begin"/>
      </w:r>
      <w:r w:rsidR="008C349C">
        <w:instrText xml:space="preserve"> REF _Ref225766096 \r \h </w:instrText>
      </w:r>
      <w:r w:rsidR="008C349C">
        <w:fldChar w:fldCharType="separate"/>
      </w:r>
      <w:r w:rsidR="008C349C">
        <w:t>[16]</w:t>
      </w:r>
      <w:r w:rsidR="008C349C">
        <w:fldChar w:fldCharType="end"/>
      </w:r>
      <w:r>
        <w:t xml:space="preserve"> as defined in NENA</w:t>
      </w:r>
      <w:r w:rsidR="00EC7547">
        <w:noBreakHyphen/>
      </w:r>
      <w:r>
        <w:t>STA</w:t>
      </w:r>
      <w:r w:rsidR="00EC7547">
        <w:noBreakHyphen/>
      </w:r>
      <w:r>
        <w:t xml:space="preserve">010 </w:t>
      </w:r>
      <w:r w:rsidR="004F0789">
        <w:fldChar w:fldCharType="begin"/>
      </w:r>
      <w:r w:rsidR="004F0789">
        <w:instrText xml:space="preserve"> REF _Ref129852940 \r \h </w:instrText>
      </w:r>
      <w:r w:rsidR="004F0789">
        <w:fldChar w:fldCharType="separate"/>
      </w:r>
      <w:r w:rsidR="004F0789">
        <w:t>[7]</w:t>
      </w:r>
      <w:r w:rsidR="004F0789">
        <w:fldChar w:fldCharType="end"/>
      </w:r>
      <w:r>
        <w:t xml:space="preserve">. User Agents (UAs) in a PSAP MUST be able to differentiate RTP failure from real silence by the caller and attempt to reestablish the stream as specified in the Transport section of </w:t>
      </w:r>
      <w:r w:rsidR="00EC7547">
        <w:t>NENA</w:t>
      </w:r>
      <w:r w:rsidR="00EC7547">
        <w:noBreakHyphen/>
        <w:t>STA</w:t>
      </w:r>
      <w:r w:rsidR="00EC7547">
        <w:noBreakHyphen/>
        <w:t xml:space="preserve">010 </w:t>
      </w:r>
      <w:r w:rsidR="004F0789">
        <w:fldChar w:fldCharType="begin"/>
      </w:r>
      <w:r w:rsidR="004F0789">
        <w:instrText xml:space="preserve"> REF _Ref129852940 \r \h </w:instrText>
      </w:r>
      <w:r w:rsidR="004F0789">
        <w:fldChar w:fldCharType="separate"/>
      </w:r>
      <w:r w:rsidR="004F0789">
        <w:t>[7]</w:t>
      </w:r>
      <w:r w:rsidR="004F0789">
        <w:fldChar w:fldCharType="end"/>
      </w:r>
      <w:r>
        <w:t>.</w:t>
      </w:r>
    </w:p>
    <w:p w14:paraId="1725C9D4" w14:textId="0AAA7FCC" w:rsidR="00EC7547" w:rsidRDefault="00EC7547" w:rsidP="00EC7547">
      <w:pPr>
        <w:pStyle w:val="Heading2"/>
      </w:pPr>
      <w:bookmarkStart w:id="50" w:name="_Toc233105440"/>
      <w:r>
        <w:t>Border Control Function (BCF)</w:t>
      </w:r>
      <w:bookmarkEnd w:id="50"/>
    </w:p>
    <w:p w14:paraId="3533E685" w14:textId="558446F7" w:rsidR="00EC7547" w:rsidRDefault="00EC7547" w:rsidP="00EC7547">
      <w:pPr>
        <w:pStyle w:val="BodyText"/>
      </w:pPr>
      <w:r w:rsidRPr="00EC7547">
        <w:t xml:space="preserve">A BCF SHALL be deployed between the Agency ESInet and serving ESInet. A BCF SHOULD be considered with other non-ESInet networks. In order to prioritize traffic, BCFs serving PSAPs MUST police Differentiated Services code points for traffic entering a PSAP that is not already marked. BCF functionality and interfaces are described in detail in the BCF section of </w:t>
      </w:r>
      <w:r>
        <w:t>NENA</w:t>
      </w:r>
      <w:r>
        <w:noBreakHyphen/>
        <w:t>STA</w:t>
      </w:r>
      <w:r>
        <w:noBreakHyphen/>
        <w:t xml:space="preserve">010 </w:t>
      </w:r>
      <w:r w:rsidR="00B9415F">
        <w:fldChar w:fldCharType="begin"/>
      </w:r>
      <w:r w:rsidR="00B9415F">
        <w:instrText xml:space="preserve"> REF _Ref129852940 \r \h </w:instrText>
      </w:r>
      <w:r w:rsidR="00B9415F">
        <w:fldChar w:fldCharType="separate"/>
      </w:r>
      <w:r w:rsidR="00B9415F">
        <w:t>[7]</w:t>
      </w:r>
      <w:r w:rsidR="00B9415F">
        <w:fldChar w:fldCharType="end"/>
      </w:r>
      <w:r w:rsidRPr="00EC7547">
        <w:t xml:space="preserve"> and PSAPs should take advantage of this functionality to protect their service. A PSAP MAY use a BCF provided by the NGCS or MAY have its own BCF. A Virtual PSAP (i.e., a PSAP where personnel and the Functional Elements (FEs) of the PSAP architecture are not physically collocated) MAY require a BCF between any part of that virtual PSAP and the network that connects them together.</w:t>
      </w:r>
    </w:p>
    <w:p w14:paraId="04CCB556" w14:textId="5E808513" w:rsidR="00163B69" w:rsidRDefault="00163B69" w:rsidP="00163B69">
      <w:pPr>
        <w:pStyle w:val="Heading2"/>
      </w:pPr>
      <w:bookmarkStart w:id="51" w:name="_Toc233105441"/>
      <w:r>
        <w:t>Security Requirements</w:t>
      </w:r>
      <w:bookmarkEnd w:id="51"/>
    </w:p>
    <w:p w14:paraId="2364BB12" w14:textId="0B7E522E" w:rsidR="00163B69" w:rsidRDefault="00163B69" w:rsidP="00163B69">
      <w:pPr>
        <w:pStyle w:val="BodyText"/>
      </w:pPr>
      <w:r w:rsidRPr="00163B69">
        <w:t xml:space="preserve">As specified in the PSAP Network section above, the PSAP network is an ESInet. i3 PSAPs SHALL adhere to security standards defined in the Security section and the Service Interfaces </w:t>
      </w:r>
      <w:r w:rsidRPr="00163B69">
        <w:lastRenderedPageBreak/>
        <w:t xml:space="preserve">section of </w:t>
      </w:r>
      <w:r>
        <w:t>NENA</w:t>
      </w:r>
      <w:r>
        <w:noBreakHyphen/>
        <w:t>STA</w:t>
      </w:r>
      <w:r>
        <w:noBreakHyphen/>
        <w:t xml:space="preserve">010 </w:t>
      </w:r>
      <w:r w:rsidR="00B9415F">
        <w:fldChar w:fldCharType="begin"/>
      </w:r>
      <w:r w:rsidR="00B9415F">
        <w:instrText xml:space="preserve"> REF _Ref129852940 \r \h </w:instrText>
      </w:r>
      <w:r w:rsidR="00B9415F">
        <w:fldChar w:fldCharType="separate"/>
      </w:r>
      <w:r w:rsidR="00B9415F">
        <w:t>[7]</w:t>
      </w:r>
      <w:r w:rsidR="00B9415F">
        <w:fldChar w:fldCharType="end"/>
      </w:r>
      <w:r w:rsidRPr="00163B69">
        <w:t xml:space="preserve">. PSAPs SHALL conform to the applicable specifications in </w:t>
      </w:r>
      <w:r>
        <w:t>NENA</w:t>
      </w:r>
      <w:r>
        <w:noBreakHyphen/>
        <w:t>STA</w:t>
      </w:r>
      <w:r>
        <w:noBreakHyphen/>
        <w:t xml:space="preserve">040 </w:t>
      </w:r>
      <w:r w:rsidR="00FD2554">
        <w:fldChar w:fldCharType="begin"/>
      </w:r>
      <w:r w:rsidR="00FD2554">
        <w:instrText xml:space="preserve"> REF _Ref225763671 \r \h </w:instrText>
      </w:r>
      <w:r w:rsidR="00FD2554">
        <w:fldChar w:fldCharType="separate"/>
      </w:r>
      <w:r w:rsidR="00FD2554">
        <w:t>[12]</w:t>
      </w:r>
      <w:r w:rsidR="00FD2554">
        <w:fldChar w:fldCharType="end"/>
      </w:r>
      <w:r w:rsidRPr="00163B69">
        <w:t>.</w:t>
      </w:r>
    </w:p>
    <w:p w14:paraId="134C51A8" w14:textId="29FED60F" w:rsidR="00163B69" w:rsidRDefault="00163B69" w:rsidP="00163B69">
      <w:pPr>
        <w:pStyle w:val="Heading2"/>
      </w:pPr>
      <w:bookmarkStart w:id="52" w:name="_Toc233105442"/>
      <w:r>
        <w:t>PSAP Credentialing Agency (PCA) Requirements</w:t>
      </w:r>
      <w:bookmarkEnd w:id="52"/>
    </w:p>
    <w:p w14:paraId="15715BC6" w14:textId="591E1271" w:rsidR="00163B69" w:rsidRDefault="00163B69" w:rsidP="00163B69">
      <w:pPr>
        <w:pStyle w:val="BodyText"/>
      </w:pPr>
      <w:r>
        <w:t>The ECC Services (as defined in this document), Agents, and Elements that provide or participate in NG9</w:t>
      </w:r>
      <w:r>
        <w:noBreakHyphen/>
        <w:t>1</w:t>
      </w:r>
      <w:r>
        <w:noBreakHyphen/>
        <w:t xml:space="preserve">1 Services MUST each have an appropriate valid certificate traceable to the PCA as described in STA-010 </w:t>
      </w:r>
      <w:r w:rsidR="00B9415F">
        <w:fldChar w:fldCharType="begin"/>
      </w:r>
      <w:r w:rsidR="00B9415F">
        <w:instrText xml:space="preserve"> REF _Ref129852940 \r \h </w:instrText>
      </w:r>
      <w:r w:rsidR="00B9415F">
        <w:fldChar w:fldCharType="separate"/>
      </w:r>
      <w:r w:rsidR="00B9415F">
        <w:t>[7]</w:t>
      </w:r>
      <w:r w:rsidR="00B9415F">
        <w:fldChar w:fldCharType="end"/>
      </w:r>
      <w:r>
        <w:t xml:space="preserve">. The </w:t>
      </w:r>
      <w:r w:rsidRPr="00163B69">
        <w:rPr>
          <w:i/>
          <w:iCs/>
        </w:rPr>
        <w:t>NG9</w:t>
      </w:r>
      <w:r w:rsidRPr="00163B69">
        <w:rPr>
          <w:i/>
          <w:iCs/>
        </w:rPr>
        <w:noBreakHyphen/>
        <w:t>1</w:t>
      </w:r>
      <w:r w:rsidRPr="00163B69">
        <w:rPr>
          <w:i/>
          <w:iCs/>
        </w:rPr>
        <w:noBreakHyphen/>
        <w:t>1 Interoperability Oversight Commission</w:t>
      </w:r>
      <w:r>
        <w:t xml:space="preserve"> (NIOC) </w:t>
      </w:r>
      <w:r w:rsidR="006B0A57">
        <w:fldChar w:fldCharType="begin"/>
      </w:r>
      <w:r w:rsidR="006B0A57">
        <w:instrText xml:space="preserve"> PAGEREF _Ref225766752 \h </w:instrText>
      </w:r>
      <w:r w:rsidR="006B0A57">
        <w:fldChar w:fldCharType="separate"/>
      </w:r>
      <w:r w:rsidR="006B0A57">
        <w:rPr>
          <w:noProof/>
        </w:rPr>
        <w:t>106</w:t>
      </w:r>
      <w:r w:rsidR="006B0A57">
        <w:fldChar w:fldCharType="end"/>
      </w:r>
      <w:r>
        <w:t xml:space="preserve"> is the independent oversight governance body for the NG9</w:t>
      </w:r>
      <w:r>
        <w:noBreakHyphen/>
        <w:t>1</w:t>
      </w:r>
      <w:r>
        <w:noBreakHyphen/>
        <w:t>1 Public Key Infrastructure (PKI), implemented by the PCA.</w:t>
      </w:r>
    </w:p>
    <w:p w14:paraId="38DA7380" w14:textId="503B2DD8" w:rsidR="00163B69" w:rsidRDefault="00163B69" w:rsidP="00163B69">
      <w:pPr>
        <w:pStyle w:val="BodyText"/>
      </w:pPr>
      <w:r>
        <w:t>A PSAP or ECC applies to the appropriate certificate authority to request certificates and SHOULD contact its state or regional 9</w:t>
      </w:r>
      <w:r>
        <w:noBreakHyphen/>
        <w:t>1</w:t>
      </w:r>
      <w:r>
        <w:noBreakHyphen/>
        <w:t xml:space="preserve">1 Authority for information on the process. Certificates traceable to the PCA will have to be periodically renewed per the certificate authority’s policy. Renewal will incur some expenses and some PSAP resources will be required to manage the renewal process. </w:t>
      </w:r>
    </w:p>
    <w:p w14:paraId="3A8F4D62" w14:textId="2F8DD4A9" w:rsidR="00163B69" w:rsidRDefault="00163B69" w:rsidP="00163B69">
      <w:pPr>
        <w:pStyle w:val="BodyText"/>
      </w:pPr>
      <w:r>
        <w:t>In addition, secure storage for the certificates and a means for securely accessing the certificates must be maintained. Methods and procedures for recovering from a “key compromise" security incident must be developed, maintained and communicated within the organization.</w:t>
      </w:r>
    </w:p>
    <w:p w14:paraId="5554B107" w14:textId="0483C59E" w:rsidR="00163B69" w:rsidRDefault="00163B69" w:rsidP="00163B69">
      <w:pPr>
        <w:pStyle w:val="Heading2"/>
      </w:pPr>
      <w:bookmarkStart w:id="53" w:name="_Toc233105443"/>
      <w:r>
        <w:t>Authentication and Trust</w:t>
      </w:r>
      <w:bookmarkEnd w:id="53"/>
    </w:p>
    <w:p w14:paraId="73B9CA9D" w14:textId="5FF74B48" w:rsidR="00163B69" w:rsidRPr="00163B69" w:rsidRDefault="00163B69" w:rsidP="00163B69">
      <w:pPr>
        <w:pStyle w:val="BodyText"/>
      </w:pPr>
      <w:r w:rsidRPr="00163B69">
        <w:t>Authentication of Agents accessing elements described in this document MUST be implemented with a universal Single Sign On (</w:t>
      </w:r>
      <w:commentRangeStart w:id="54"/>
      <w:commentRangeStart w:id="55"/>
      <w:r w:rsidRPr="00163B69">
        <w:t>SSO</w:t>
      </w:r>
      <w:commentRangeEnd w:id="54"/>
      <w:r w:rsidR="00B46583" w:rsidRPr="00163B69">
        <w:rPr>
          <w:rStyle w:val="CommentReference"/>
          <w:sz w:val="20"/>
          <w:szCs w:val="20"/>
        </w:rPr>
        <w:commentReference w:id="54"/>
      </w:r>
      <w:commentRangeEnd w:id="55"/>
      <w:r w:rsidR="00EE2779" w:rsidRPr="00163B69">
        <w:rPr>
          <w:rStyle w:val="CommentReference"/>
          <w:sz w:val="20"/>
          <w:szCs w:val="20"/>
        </w:rPr>
        <w:commentReference w:id="55"/>
      </w:r>
      <w:r w:rsidRPr="00163B69">
        <w:t>) paradigm as described in the Authentication section of NENA</w:t>
      </w:r>
      <w:r w:rsidRPr="00163B69">
        <w:noBreakHyphen/>
        <w:t>STA</w:t>
      </w:r>
      <w:r w:rsidRPr="00163B69">
        <w:noBreakHyphen/>
        <w:t xml:space="preserve">010 </w:t>
      </w:r>
      <w:r w:rsidR="00B9415F">
        <w:fldChar w:fldCharType="begin"/>
      </w:r>
      <w:r w:rsidR="00B9415F">
        <w:instrText xml:space="preserve"> REF _Ref129852940 \r \h </w:instrText>
      </w:r>
      <w:r w:rsidR="00B9415F">
        <w:fldChar w:fldCharType="separate"/>
      </w:r>
      <w:r w:rsidR="00B9415F">
        <w:t>[7]</w:t>
      </w:r>
      <w:r w:rsidR="00B9415F">
        <w:fldChar w:fldCharType="end"/>
      </w:r>
      <w:r w:rsidRPr="00163B69">
        <w:t xml:space="preserve">. </w:t>
      </w:r>
    </w:p>
    <w:p w14:paraId="1BA42BA0" w14:textId="5B3444CD" w:rsidR="00163B69" w:rsidRDefault="00163B69" w:rsidP="00163B69">
      <w:pPr>
        <w:pStyle w:val="BodyText"/>
      </w:pPr>
      <w:r w:rsidRPr="00163B69">
        <w:t>Implementations MUST conform to the provisions in the Trusting Asserting and Relying Parties section of NENA</w:t>
      </w:r>
      <w:r w:rsidRPr="00163B69">
        <w:noBreakHyphen/>
        <w:t>STA</w:t>
      </w:r>
      <w:r w:rsidRPr="00163B69">
        <w:noBreakHyphen/>
        <w:t xml:space="preserve">010 </w:t>
      </w:r>
      <w:r w:rsidR="00B9415F">
        <w:fldChar w:fldCharType="begin"/>
      </w:r>
      <w:r w:rsidR="00B9415F">
        <w:instrText xml:space="preserve"> REF _Ref129852940 \r \h </w:instrText>
      </w:r>
      <w:r w:rsidR="00B9415F">
        <w:fldChar w:fldCharType="separate"/>
      </w:r>
      <w:r w:rsidR="00B9415F">
        <w:t>[7]</w:t>
      </w:r>
      <w:r w:rsidR="00B9415F">
        <w:fldChar w:fldCharType="end"/>
      </w:r>
      <w:r w:rsidRPr="00163B69">
        <w:t>.</w:t>
      </w:r>
    </w:p>
    <w:p w14:paraId="5E37C6CA" w14:textId="4AB0859A" w:rsidR="008252E1" w:rsidRDefault="008252E1" w:rsidP="008252E1">
      <w:pPr>
        <w:pStyle w:val="Heading2"/>
      </w:pPr>
      <w:bookmarkStart w:id="56" w:name="_Policy"/>
      <w:bookmarkStart w:id="57" w:name="_Toc221701559"/>
      <w:bookmarkStart w:id="58" w:name="_Toc233105444"/>
      <w:bookmarkEnd w:id="56"/>
      <w:r>
        <w:t>Policy</w:t>
      </w:r>
      <w:bookmarkEnd w:id="57"/>
      <w:bookmarkEnd w:id="58"/>
    </w:p>
    <w:p w14:paraId="1CD22221" w14:textId="77777777" w:rsidR="008252E1" w:rsidRPr="008252E1" w:rsidRDefault="008252E1" w:rsidP="008252E1">
      <w:pPr>
        <w:pStyle w:val="BodyText"/>
      </w:pPr>
      <w:r w:rsidRPr="008252E1">
        <w:t xml:space="preserve">Policies are stored into and retrieved from a Policy Store using the web service specified in the </w:t>
      </w:r>
      <w:hyperlink w:anchor="_Policy_Store_Web" w:history="1">
        <w:r w:rsidRPr="008252E1">
          <w:rPr>
            <w:rStyle w:val="Hyperlink"/>
            <w:color w:val="auto"/>
            <w:u w:val="none"/>
          </w:rPr>
          <w:t>Policy Store Web Service</w:t>
        </w:r>
      </w:hyperlink>
      <w:r w:rsidRPr="008252E1">
        <w:t xml:space="preserve"> section of this document. A policy (or policy document or policy object) consists of a set of rules and is sometimes termed a “ruleset”. A default rule MUST be included in every policy ruleset. Policies defined in this document are in eXtensible Access Control Markup Language (XACML) format and are used to specify Data Rights Management (DRM) rules. See NENA</w:t>
      </w:r>
      <w:r w:rsidRPr="008252E1">
        <w:noBreakHyphen/>
        <w:t>STA</w:t>
      </w:r>
      <w:r w:rsidRPr="008252E1">
        <w:noBreakHyphen/>
        <w:t>010 for full detail on NG9</w:t>
      </w:r>
      <w:r w:rsidRPr="008252E1">
        <w:noBreakHyphen/>
        <w:t>1</w:t>
      </w:r>
      <w:r w:rsidRPr="008252E1">
        <w:noBreakHyphen/>
        <w:t>1 XACML policies, including digital signature requirements.</w:t>
      </w:r>
    </w:p>
    <w:p w14:paraId="0BE3FAA5" w14:textId="221906D4" w:rsidR="008252E1" w:rsidRDefault="008252E1" w:rsidP="008252E1">
      <w:pPr>
        <w:pStyle w:val="BodyText"/>
      </w:pPr>
      <w:r w:rsidRPr="008252E1">
        <w:t>Policies are named for the function that the policy affects, (e.g., the InstantRecallPolicy for an Instant Recall Service). FEs and Services defined in this document MUST use the policies in the Policy Store to control access to their interfaces and data as specified in the Authorization and Data Rights Management section of this document.</w:t>
      </w:r>
    </w:p>
    <w:p w14:paraId="0F7942C3" w14:textId="16617D69" w:rsidR="008252E1" w:rsidRDefault="008252E1" w:rsidP="008252E1">
      <w:pPr>
        <w:pStyle w:val="Heading2"/>
      </w:pPr>
      <w:bookmarkStart w:id="59" w:name="_Authorization_and_Data"/>
      <w:bookmarkStart w:id="60" w:name="_Toc221701560"/>
      <w:bookmarkStart w:id="61" w:name="_Toc233105445"/>
      <w:bookmarkEnd w:id="59"/>
      <w:r>
        <w:t>Authorization and Data Rights Management (DRM)</w:t>
      </w:r>
      <w:bookmarkEnd w:id="60"/>
      <w:bookmarkEnd w:id="61"/>
    </w:p>
    <w:p w14:paraId="4271CC7D" w14:textId="2218CAFF" w:rsidR="008252E1" w:rsidRDefault="008252E1" w:rsidP="008252E1">
      <w:pPr>
        <w:pStyle w:val="BodyText"/>
      </w:pPr>
      <w:r w:rsidRPr="00FE30DD">
        <w:t xml:space="preserve">Authorization and Data Rights Management in the </w:t>
      </w:r>
      <w:r>
        <w:t>NG9</w:t>
      </w:r>
      <w:r>
        <w:noBreakHyphen/>
        <w:t>1</w:t>
      </w:r>
      <w:r>
        <w:noBreakHyphen/>
        <w:t>1</w:t>
      </w:r>
      <w:r w:rsidRPr="00FE30DD">
        <w:t xml:space="preserve"> PSAP is based on </w:t>
      </w:r>
      <w:r w:rsidRPr="00D938FA">
        <w:t>eXtensible</w:t>
      </w:r>
      <w:r>
        <w:t xml:space="preserve"> </w:t>
      </w:r>
      <w:r w:rsidRPr="00AE05A1">
        <w:t xml:space="preserve">Access Control Markup Language (XACML), </w:t>
      </w:r>
      <w:r w:rsidR="00AD3C4B">
        <w:fldChar w:fldCharType="begin"/>
      </w:r>
      <w:r w:rsidR="00AD3C4B">
        <w:instrText xml:space="preserve"> REF _Ref225767254 \r \h </w:instrText>
      </w:r>
      <w:r w:rsidR="00AD3C4B">
        <w:fldChar w:fldCharType="separate"/>
      </w:r>
      <w:r w:rsidR="00AD3C4B">
        <w:t>[17]</w:t>
      </w:r>
      <w:r w:rsidR="00AD3C4B">
        <w:fldChar w:fldCharType="end"/>
      </w:r>
      <w:r w:rsidRPr="00AE05A1">
        <w:t xml:space="preserve"> as described in the Authorization and</w:t>
      </w:r>
      <w:r>
        <w:t xml:space="preserve"> </w:t>
      </w:r>
      <w:r w:rsidRPr="00FE30DD">
        <w:t xml:space="preserve">Data Rights Management section of </w:t>
      </w:r>
      <w:r>
        <w:t>NENA</w:t>
      </w:r>
      <w:r>
        <w:noBreakHyphen/>
        <w:t>STA</w:t>
      </w:r>
      <w:r>
        <w:noBreakHyphen/>
        <w:t xml:space="preserve">010 </w:t>
      </w:r>
      <w:r w:rsidR="00B9415F">
        <w:fldChar w:fldCharType="begin"/>
      </w:r>
      <w:r w:rsidR="00B9415F">
        <w:instrText xml:space="preserve"> REF _Ref129852940 \r \h </w:instrText>
      </w:r>
      <w:r w:rsidR="00B9415F">
        <w:fldChar w:fldCharType="separate"/>
      </w:r>
      <w:r w:rsidR="00B9415F">
        <w:t>[7]</w:t>
      </w:r>
      <w:r w:rsidR="00B9415F">
        <w:fldChar w:fldCharType="end"/>
      </w:r>
      <w:r w:rsidRPr="000B2D5A">
        <w:fldChar w:fldCharType="begin"/>
      </w:r>
      <w:r w:rsidRPr="000B2D5A">
        <w:instrText xml:space="preserve"> REF _Ref200179524 \r \h  \* MERGEFORMAT </w:instrText>
      </w:r>
      <w:r w:rsidRPr="000B2D5A">
        <w:fldChar w:fldCharType="separate"/>
      </w:r>
      <w:r w:rsidRPr="000B2D5A">
        <w:fldChar w:fldCharType="end"/>
      </w:r>
      <w:r w:rsidRPr="000B2D5A">
        <w:t>.</w:t>
      </w:r>
      <w:r w:rsidR="000B2D5A" w:rsidRPr="000B2D5A">
        <w:t xml:space="preserve"> </w:t>
      </w:r>
      <w:r w:rsidR="007F2F4F">
        <w:t xml:space="preserve">Examples provided in this document use XACML </w:t>
      </w:r>
      <w:r w:rsidR="007F2F4F">
        <w:lastRenderedPageBreak/>
        <w:t xml:space="preserve">3.0. </w:t>
      </w:r>
      <w:r w:rsidR="000B2D5A" w:rsidRPr="000B2D5A">
        <w:t>New implementations conforming to this standard SHOULD use XACML 3.0</w:t>
      </w:r>
      <w:r w:rsidR="004E2549">
        <w:t xml:space="preserve"> </w:t>
      </w:r>
      <w:r w:rsidR="005A01DE">
        <w:fldChar w:fldCharType="begin"/>
      </w:r>
      <w:r w:rsidR="005A01DE">
        <w:instrText xml:space="preserve"> REF _Ref230696827 \r \h </w:instrText>
      </w:r>
      <w:r w:rsidR="005A01DE">
        <w:fldChar w:fldCharType="separate"/>
      </w:r>
      <w:r w:rsidR="005A01DE">
        <w:t>[85]</w:t>
      </w:r>
      <w:r w:rsidR="005A01DE">
        <w:fldChar w:fldCharType="end"/>
      </w:r>
      <w:r w:rsidR="000B2D5A" w:rsidRPr="000B2D5A">
        <w:t>. Existing implementations MAY use XACML 2.0. A future version of this document will require XACML 3.0.</w:t>
      </w:r>
    </w:p>
    <w:p w14:paraId="5B5E6741" w14:textId="617D3269" w:rsidR="008252E1" w:rsidRPr="008252E1" w:rsidRDefault="008252E1" w:rsidP="008252E1">
      <w:pPr>
        <w:pStyle w:val="BodyText"/>
      </w:pPr>
      <w:r w:rsidRPr="008252E1">
        <w:t xml:space="preserve">XACML policies are stored in a Policy Store and are accessed through the Policy Store web service defined in the </w:t>
      </w:r>
      <w:r w:rsidRPr="008252E1">
        <w:fldChar w:fldCharType="begin"/>
      </w:r>
      <w:r w:rsidRPr="008252E1">
        <w:instrText xml:space="preserve"> REF _Ref183002417 \h  \* MERGEFORMAT </w:instrText>
      </w:r>
      <w:r w:rsidRPr="008252E1">
        <w:fldChar w:fldCharType="separate"/>
      </w:r>
      <w:r w:rsidRPr="008252E1">
        <w:t>Policy Store</w:t>
      </w:r>
      <w:r w:rsidRPr="008252E1">
        <w:fldChar w:fldCharType="end"/>
      </w:r>
      <w:r w:rsidRPr="008252E1">
        <w:t xml:space="preserve"> Web Service section of this document. Each XACML policy defines a “</w:t>
      </w:r>
      <w:commentRangeStart w:id="62"/>
      <w:r w:rsidRPr="008252E1">
        <w:t>Target</w:t>
      </w:r>
      <w:commentRangeEnd w:id="62"/>
      <w:r w:rsidR="00B46583" w:rsidRPr="008252E1">
        <w:rPr>
          <w:rStyle w:val="CommentReference"/>
          <w:sz w:val="20"/>
          <w:szCs w:val="20"/>
        </w:rPr>
        <w:commentReference w:id="62"/>
      </w:r>
      <w:r w:rsidRPr="008252E1">
        <w:t>”, which describes who or what the policy applies to (by referring to attributes of users, roles, operations, objects, dates, etc.), and one or more "rules" to permit or deny access. Access is defined to mean some combination of Read, Update, Create, Delete, and Execute permissions (for interfaces). Rules can “permit” or “deny” access.</w:t>
      </w:r>
    </w:p>
    <w:p w14:paraId="27566771" w14:textId="77777777" w:rsidR="008252E1" w:rsidRPr="008252E1" w:rsidRDefault="008252E1" w:rsidP="008252E1">
      <w:pPr>
        <w:pStyle w:val="BodyText"/>
      </w:pPr>
      <w:r w:rsidRPr="008252E1">
        <w:t>In policy rules:</w:t>
      </w:r>
    </w:p>
    <w:p w14:paraId="38CB28F3" w14:textId="77777777" w:rsidR="008252E1" w:rsidRPr="008252E1" w:rsidRDefault="008252E1" w:rsidP="008252E1">
      <w:pPr>
        <w:pStyle w:val="ListParagraph"/>
        <w:contextualSpacing w:val="0"/>
      </w:pPr>
      <w:r w:rsidRPr="008252E1">
        <w:t>Subject attributes can include the id (as an agentId), agency (as an agencyId), role (from the IANA Agent Roles or Agency Roles registries), and agencyType (from the agency locator record). The attributes agencyId, agency, role, and agencyType are string types.</w:t>
      </w:r>
    </w:p>
    <w:p w14:paraId="64EED661" w14:textId="77777777" w:rsidR="008252E1" w:rsidRPr="008252E1" w:rsidRDefault="008252E1" w:rsidP="008252E1">
      <w:pPr>
        <w:pStyle w:val="ListParagraph"/>
        <w:contextualSpacing w:val="0"/>
      </w:pPr>
      <w:r w:rsidRPr="008252E1">
        <w:t xml:space="preserve">Resources can be data structures or interfaces. Interfaces are named by the ServiceId and an Interface Name </w:t>
      </w:r>
      <w:commentRangeStart w:id="63"/>
      <w:r w:rsidRPr="008252E1">
        <w:t xml:space="preserve">from the IANA Interface Names registry </w:t>
      </w:r>
      <w:commentRangeEnd w:id="63"/>
      <w:r w:rsidR="00B46583" w:rsidRPr="008252E1">
        <w:rPr>
          <w:rStyle w:val="CommentReference"/>
          <w:sz w:val="20"/>
          <w:szCs w:val="20"/>
        </w:rPr>
        <w:commentReference w:id="63"/>
      </w:r>
      <w:r w:rsidRPr="008252E1">
        <w:t>[xxx], separated by a tilde (~). Data items are named by the json object name from the OpenAPI interface description that defines them and the element tag (if access is controlled by element) separated by periods. For example:</w:t>
      </w:r>
    </w:p>
    <w:p w14:paraId="064D23B9" w14:textId="77777777" w:rsidR="008252E1" w:rsidRDefault="008252E1" w:rsidP="008252E1">
      <w:pPr>
        <w:pStyle w:val="BodyText"/>
        <w:ind w:left="1440"/>
      </w:pPr>
      <w:r w:rsidRPr="008252E1">
        <w:t>PresenceServer~SIMPLEpresence.presence.tuple.status.activityState.CallHandling</w:t>
      </w:r>
    </w:p>
    <w:p w14:paraId="09FD2F8B" w14:textId="77777777" w:rsidR="008252E1" w:rsidRDefault="008252E1" w:rsidP="008252E1">
      <w:pPr>
        <w:pStyle w:val="BodyText"/>
        <w:ind w:left="720"/>
      </w:pPr>
      <w:r w:rsidRPr="008252E1">
        <w:t>If no element name is specified, the access to the entire data structure is controlled by the rule.</w:t>
      </w:r>
    </w:p>
    <w:p w14:paraId="46DF93F7" w14:textId="4CE1B583" w:rsidR="008252E1" w:rsidRPr="008252E1" w:rsidRDefault="008252E1" w:rsidP="008252E1">
      <w:pPr>
        <w:pStyle w:val="ListParagraph"/>
        <w:contextualSpacing w:val="0"/>
      </w:pPr>
      <w:r w:rsidRPr="008252E1">
        <w:t>Actions are “Read”, “Create”, “Update”, “Delete”, and “Execute”.</w:t>
      </w:r>
    </w:p>
    <w:p w14:paraId="0A3C46BF" w14:textId="77777777" w:rsidR="008252E1" w:rsidRPr="008252E1" w:rsidRDefault="008252E1" w:rsidP="008252E1">
      <w:pPr>
        <w:pStyle w:val="BodyText"/>
      </w:pPr>
      <w:r w:rsidRPr="008252E1">
        <w:t>Every Service MUST have a configurable default behavior for the case where the Policy is not available, perhaps due to the Policy Store being unreachable or when no default rule is specified in the policy. In that case, the Agency’s local policy will determine whether “permit” or “deny” will be returned.</w:t>
      </w:r>
    </w:p>
    <w:p w14:paraId="1ED20FAA" w14:textId="0CEA2CE2" w:rsidR="00391334" w:rsidRDefault="008252E1" w:rsidP="008252E1">
      <w:pPr>
        <w:pStyle w:val="BodyText"/>
      </w:pPr>
      <w:commentRangeStart w:id="64"/>
      <w:r w:rsidRPr="008252E1">
        <w:t xml:space="preserve">All </w:t>
      </w:r>
      <w:r w:rsidR="00263A6B">
        <w:t>Services</w:t>
      </w:r>
      <w:r w:rsidR="00263A6B" w:rsidRPr="008252E1">
        <w:t xml:space="preserve"> </w:t>
      </w:r>
      <w:r w:rsidRPr="008252E1">
        <w:t xml:space="preserve">specified in this document MUST have a XACML policy that governs access to </w:t>
      </w:r>
      <w:r w:rsidR="00263A6B">
        <w:t>its</w:t>
      </w:r>
      <w:r w:rsidR="00263A6B" w:rsidRPr="008252E1">
        <w:t xml:space="preserve"> </w:t>
      </w:r>
      <w:r w:rsidRPr="008252E1">
        <w:t>interface</w:t>
      </w:r>
      <w:r w:rsidR="00263A6B">
        <w:t>s</w:t>
      </w:r>
      <w:r w:rsidRPr="008252E1">
        <w:t xml:space="preserve">. As an example, to specify a rule for access to a web service interface defined in this document, the Resource in the rule is the </w:t>
      </w:r>
      <w:r w:rsidR="00E4536E">
        <w:t xml:space="preserve">Service Name or </w:t>
      </w:r>
      <w:r w:rsidR="00CB3A78">
        <w:t>ServiceId</w:t>
      </w:r>
      <w:r w:rsidRPr="008252E1">
        <w:t xml:space="preserve"> and the </w:t>
      </w:r>
      <w:r w:rsidR="008331FE">
        <w:t>I</w:t>
      </w:r>
      <w:r w:rsidR="008331FE" w:rsidRPr="008252E1">
        <w:t xml:space="preserve">nterface </w:t>
      </w:r>
      <w:r w:rsidR="008331FE">
        <w:t>N</w:t>
      </w:r>
      <w:r w:rsidR="008331FE" w:rsidRPr="008252E1">
        <w:t>ame</w:t>
      </w:r>
      <w:r w:rsidRPr="008252E1">
        <w:t>, separated by a tilde (“~”), for example</w:t>
      </w:r>
      <w:r w:rsidR="00593073">
        <w:t>:</w:t>
      </w:r>
    </w:p>
    <w:p w14:paraId="10CED19C" w14:textId="7F31D004" w:rsidR="00DE15C6" w:rsidRDefault="00EE6C1E" w:rsidP="00BB7922">
      <w:pPr>
        <w:pStyle w:val="BodyText"/>
        <w:numPr>
          <w:ilvl w:val="0"/>
          <w:numId w:val="87"/>
        </w:numPr>
      </w:pPr>
      <w:r>
        <w:t xml:space="preserve">“LoggingService~Logging” </w:t>
      </w:r>
      <w:r w:rsidR="00010C91">
        <w:t>or</w:t>
      </w:r>
      <w:r w:rsidRPr="00EE6C1E">
        <w:t xml:space="preserve"> </w:t>
      </w:r>
      <w:r>
        <w:t>“logger.state.pa.us</w:t>
      </w:r>
      <w:r w:rsidRPr="008252E1">
        <w:t>~Logging</w:t>
      </w:r>
      <w:r>
        <w:t>”</w:t>
      </w:r>
      <w:r w:rsidR="008252E1" w:rsidRPr="008252E1">
        <w:t xml:space="preserve"> </w:t>
      </w:r>
    </w:p>
    <w:p w14:paraId="213B8573" w14:textId="3598D9B3" w:rsidR="008F1C71" w:rsidRDefault="001D6EFE" w:rsidP="008252E1">
      <w:pPr>
        <w:pStyle w:val="BodyText"/>
      </w:pPr>
      <w:r>
        <w:t>If the Resource in a rule is</w:t>
      </w:r>
      <w:r w:rsidR="00E36F61">
        <w:t xml:space="preserve"> a Service Name from the IANA serviceNames registry</w:t>
      </w:r>
      <w:r w:rsidR="006D6C5D">
        <w:t xml:space="preserve"> or a ServiceId</w:t>
      </w:r>
      <w:r>
        <w:t>, then the rule applies to all interfaces on that Service, for example</w:t>
      </w:r>
      <w:r w:rsidR="008F1C71">
        <w:t>:</w:t>
      </w:r>
    </w:p>
    <w:p w14:paraId="3143FE70" w14:textId="38A5E0FD" w:rsidR="001D6EFE" w:rsidRDefault="001D6EFE" w:rsidP="00BB7922">
      <w:pPr>
        <w:pStyle w:val="BodyText"/>
        <w:numPr>
          <w:ilvl w:val="0"/>
          <w:numId w:val="87"/>
        </w:numPr>
      </w:pPr>
      <w:r>
        <w:t>“</w:t>
      </w:r>
      <w:r w:rsidR="00F54ECC">
        <w:t>LoggingService</w:t>
      </w:r>
      <w:r>
        <w:t>”</w:t>
      </w:r>
      <w:r w:rsidR="006D6C5D">
        <w:t xml:space="preserve"> or “logger.state.pa.us”</w:t>
      </w:r>
    </w:p>
    <w:p w14:paraId="4572C2F6" w14:textId="662EECEC" w:rsidR="008252E1" w:rsidRPr="008252E1" w:rsidRDefault="008252E1" w:rsidP="008252E1">
      <w:pPr>
        <w:pStyle w:val="BodyText"/>
      </w:pPr>
      <w:r w:rsidRPr="008252E1">
        <w:t>Rules for access to all interfaces specified in this document are defined in this way.</w:t>
      </w:r>
      <w:commentRangeEnd w:id="64"/>
      <w:r w:rsidR="00B46583" w:rsidRPr="008252E1">
        <w:rPr>
          <w:rStyle w:val="CommentReference"/>
          <w:sz w:val="20"/>
          <w:szCs w:val="20"/>
        </w:rPr>
        <w:commentReference w:id="64"/>
      </w:r>
    </w:p>
    <w:p w14:paraId="5EAE2C56" w14:textId="77777777" w:rsidR="008252E1" w:rsidRPr="008252E1" w:rsidRDefault="008252E1" w:rsidP="008252E1">
      <w:pPr>
        <w:pStyle w:val="BodyText"/>
      </w:pPr>
      <w:r w:rsidRPr="008252E1">
        <w:t xml:space="preserve">If an interface returns a data object, the object resource in the rule is specified by the object name and, optionally, a specific element name within the object, for example, </w:t>
      </w:r>
      <w:commentRangeStart w:id="65"/>
      <w:commentRangeStart w:id="66"/>
      <w:r w:rsidRPr="008252E1">
        <w:t>MyObject.myElement</w:t>
      </w:r>
      <w:commentRangeEnd w:id="65"/>
      <w:r w:rsidR="00B46583" w:rsidRPr="008252E1">
        <w:rPr>
          <w:rStyle w:val="CommentReference"/>
          <w:sz w:val="20"/>
          <w:szCs w:val="20"/>
        </w:rPr>
        <w:commentReference w:id="65"/>
      </w:r>
      <w:commentRangeEnd w:id="66"/>
      <w:r w:rsidR="00696E27" w:rsidRPr="008252E1">
        <w:rPr>
          <w:rStyle w:val="CommentReference"/>
          <w:sz w:val="20"/>
          <w:szCs w:val="20"/>
        </w:rPr>
        <w:commentReference w:id="66"/>
      </w:r>
      <w:r w:rsidRPr="008252E1">
        <w:t>.</w:t>
      </w:r>
    </w:p>
    <w:p w14:paraId="26737BD4" w14:textId="516165DD" w:rsidR="008252E1" w:rsidRPr="008252E1" w:rsidRDefault="008252E1" w:rsidP="008252E1">
      <w:pPr>
        <w:pStyle w:val="BodyText"/>
      </w:pPr>
      <w:r w:rsidRPr="008252E1">
        <w:t xml:space="preserve">Access permissions are dependent upon the identity and role of the requester. Therefore, all attempts to access Service interfaces resources SHOULD be made over TLS using the </w:t>
      </w:r>
      <w:r w:rsidRPr="008252E1">
        <w:lastRenderedPageBreak/>
        <w:t>requester’s PCA certificate or other accepted certificate</w:t>
      </w:r>
      <w:r w:rsidRPr="008252E1">
        <w:rPr>
          <w:rStyle w:val="FootnoteReference"/>
          <w:position w:val="0"/>
          <w:sz w:val="20"/>
        </w:rPr>
        <w:footnoteReference w:id="3"/>
      </w:r>
      <w:r w:rsidRPr="008252E1">
        <w:t xml:space="preserve">. It is possible that the Service could receive a request to access a service interface in the clear, i.e. no TLS is used. In that case the DRM Policy’s default rule (see the </w:t>
      </w:r>
      <w:hyperlink w:anchor="_Policy" w:history="1">
        <w:r w:rsidRPr="00326B50">
          <w:rPr>
            <w:rStyle w:val="StyleBlue"/>
          </w:rPr>
          <w:t>Policy</w:t>
        </w:r>
      </w:hyperlink>
      <w:r w:rsidRPr="008252E1">
        <w:t xml:space="preserve"> section) MUST be used to determine access permissions.</w:t>
      </w:r>
    </w:p>
    <w:p w14:paraId="626281A1" w14:textId="78C0993C" w:rsidR="00834F03" w:rsidRDefault="008252E1" w:rsidP="008252E1">
      <w:pPr>
        <w:pStyle w:val="Heading2"/>
      </w:pPr>
      <w:bookmarkStart w:id="67" w:name="_Toc233105446"/>
      <w:r>
        <w:t>Element State Requirements</w:t>
      </w:r>
      <w:bookmarkEnd w:id="67"/>
    </w:p>
    <w:p w14:paraId="4B92B08B" w14:textId="28CE8772" w:rsidR="008252E1" w:rsidRPr="008252E1" w:rsidRDefault="008252E1" w:rsidP="008252E1">
      <w:pPr>
        <w:pStyle w:val="BodyText"/>
      </w:pPr>
      <w:r w:rsidRPr="008252E1">
        <w:t>All FEs in a PSAP or ECC MUST implement the notifier side of the Element State event package as specified in the Element State section of the NENA</w:t>
      </w:r>
      <w:r w:rsidRPr="008252E1">
        <w:noBreakHyphen/>
        <w:t>STA</w:t>
      </w:r>
      <w:r w:rsidRPr="008252E1">
        <w:noBreakHyphen/>
        <w:t xml:space="preserve">010 </w:t>
      </w:r>
      <w:r w:rsidR="00471EF1">
        <w:fldChar w:fldCharType="begin"/>
      </w:r>
      <w:r w:rsidR="00471EF1">
        <w:instrText xml:space="preserve"> REF _Ref129852940 \r \h </w:instrText>
      </w:r>
      <w:r w:rsidR="00471EF1">
        <w:fldChar w:fldCharType="separate"/>
      </w:r>
      <w:r w:rsidR="00471EF1">
        <w:t>[7]</w:t>
      </w:r>
      <w:r w:rsidR="00471EF1">
        <w:fldChar w:fldCharType="end"/>
      </w:r>
      <w:r w:rsidRPr="008252E1">
        <w:fldChar w:fldCharType="begin"/>
      </w:r>
      <w:r w:rsidRPr="008252E1">
        <w:instrText xml:space="preserve"> REF _Ref200179524 \r \h </w:instrText>
      </w:r>
      <w:r>
        <w:instrText xml:space="preserve"> \* MERGEFORMAT </w:instrText>
      </w:r>
      <w:r w:rsidRPr="008252E1">
        <w:fldChar w:fldCharType="separate"/>
      </w:r>
      <w:r w:rsidRPr="008252E1">
        <w:fldChar w:fldCharType="end"/>
      </w:r>
      <w:r w:rsidRPr="008252E1">
        <w:t xml:space="preserve">. When the FE receives a SUBSCRIBE request specifying the emergency-ElementState event package, it consults the elementState policy specifying its own Element Identifier as the target to determine if the requester is permitted to subscribe. It returns 603 (Decline) if not acceptable. If the request is acceptable, it returns 200 OK. The FE MUST implement event rate filters as described in Session Initiation Protocol (SIP) Event Notification Extension for Notification Rate Control, RFC 6446 </w:t>
      </w:r>
      <w:r w:rsidR="00545820">
        <w:fldChar w:fldCharType="begin"/>
      </w:r>
      <w:r w:rsidR="00545820">
        <w:instrText xml:space="preserve"> REF _Ref225767366 \r \h </w:instrText>
      </w:r>
      <w:r w:rsidR="00545820">
        <w:fldChar w:fldCharType="separate"/>
      </w:r>
      <w:r w:rsidR="00545820">
        <w:t>[18]</w:t>
      </w:r>
      <w:r w:rsidR="00545820">
        <w:fldChar w:fldCharType="end"/>
      </w:r>
      <w:r w:rsidRPr="008252E1">
        <w:t xml:space="preserve">. Upon acceptance, the </w:t>
      </w:r>
      <w:commentRangeStart w:id="68"/>
      <w:r w:rsidR="00146DA4">
        <w:t xml:space="preserve">FE </w:t>
      </w:r>
      <w:r w:rsidR="00152881">
        <w:t>sends</w:t>
      </w:r>
      <w:r w:rsidRPr="008252E1">
        <w:t xml:space="preserve"> </w:t>
      </w:r>
      <w:commentRangeEnd w:id="68"/>
      <w:r w:rsidR="00B46583" w:rsidRPr="008252E1">
        <w:rPr>
          <w:rStyle w:val="CommentReference"/>
          <w:sz w:val="20"/>
          <w:szCs w:val="20"/>
        </w:rPr>
        <w:commentReference w:id="68"/>
      </w:r>
      <w:r w:rsidRPr="008252E1">
        <w:t>an initial NOTIFY message containing the following information:</w:t>
      </w:r>
    </w:p>
    <w:p w14:paraId="558BA899" w14:textId="77777777" w:rsidR="008252E1" w:rsidRPr="008252E1" w:rsidRDefault="008252E1" w:rsidP="008252E1">
      <w:pPr>
        <w:pStyle w:val="ListParagraph"/>
        <w:contextualSpacing w:val="0"/>
      </w:pPr>
      <w:r w:rsidRPr="008252E1">
        <w:t>elementId: Element Identifier</w:t>
      </w:r>
    </w:p>
    <w:p w14:paraId="69CFE932" w14:textId="77777777" w:rsidR="008252E1" w:rsidRPr="008252E1" w:rsidRDefault="008252E1" w:rsidP="008252E1">
      <w:pPr>
        <w:pStyle w:val="ListParagraph"/>
        <w:contextualSpacing w:val="0"/>
      </w:pPr>
      <w:r w:rsidRPr="008252E1">
        <w:t>reason: reason for change</w:t>
      </w:r>
    </w:p>
    <w:p w14:paraId="6832076A" w14:textId="77777777" w:rsidR="008252E1" w:rsidRPr="008252E1" w:rsidRDefault="008252E1" w:rsidP="008252E1">
      <w:pPr>
        <w:pStyle w:val="ListParagraph"/>
        <w:contextualSpacing w:val="0"/>
      </w:pPr>
      <w:r w:rsidRPr="008252E1">
        <w:t>state: current state of the Element, MUST be a value found in the elementState registry.</w:t>
      </w:r>
    </w:p>
    <w:p w14:paraId="79EC43AD" w14:textId="57FACB8B" w:rsidR="008252E1" w:rsidRDefault="008252E1" w:rsidP="008252E1">
      <w:pPr>
        <w:pStyle w:val="BodyText"/>
      </w:pPr>
      <w:r w:rsidRPr="008252E1">
        <w:t>Upon any change to the Element’s state and respecting any rate filter the subscriber may have specified, the FE MUST generate a NOTIFY message containing the updated state. Only entities that need to know the state of individual FEs in a Service would typically use Element State. Examples would be the Management Console or a load balancer that manages requests sent to a Service. Entities that only need to know the overall state of the Service would typically subscribe to Service State instead (see below).</w:t>
      </w:r>
    </w:p>
    <w:p w14:paraId="3CFAC873" w14:textId="344B2F23" w:rsidR="004F46D6" w:rsidRDefault="004F46D6" w:rsidP="008252E1">
      <w:pPr>
        <w:pStyle w:val="BodyText"/>
      </w:pPr>
      <w:r>
        <w:t xml:space="preserve">All FEs </w:t>
      </w:r>
      <w:r>
        <w:rPr>
          <w:rFonts w:cs="Tahoma"/>
          <w:szCs w:val="24"/>
        </w:rPr>
        <w:t>MAY support the subscriber</w:t>
      </w:r>
      <w:r w:rsidR="00B43844">
        <w:rPr>
          <w:rFonts w:cs="Tahoma"/>
          <w:szCs w:val="24"/>
        </w:rPr>
        <w:t xml:space="preserve"> </w:t>
      </w:r>
      <w:r>
        <w:rPr>
          <w:rFonts w:cs="Tahoma"/>
          <w:szCs w:val="24"/>
        </w:rPr>
        <w:t>side of elementState</w:t>
      </w:r>
      <w:r w:rsidR="001749A6">
        <w:rPr>
          <w:rFonts w:cs="Tahoma"/>
          <w:szCs w:val="24"/>
        </w:rPr>
        <w:t>.</w:t>
      </w:r>
    </w:p>
    <w:p w14:paraId="449BB275" w14:textId="13F09EF1" w:rsidR="008252E1" w:rsidRDefault="008252E1" w:rsidP="008252E1">
      <w:pPr>
        <w:pStyle w:val="Heading2"/>
      </w:pPr>
      <w:bookmarkStart w:id="69" w:name="_Toc221701562"/>
      <w:bookmarkStart w:id="70" w:name="_Toc233105447"/>
      <w:r>
        <w:t xml:space="preserve">Service State </w:t>
      </w:r>
      <w:commentRangeStart w:id="71"/>
      <w:r>
        <w:t>Requirements</w:t>
      </w:r>
      <w:bookmarkEnd w:id="69"/>
      <w:bookmarkEnd w:id="70"/>
      <w:commentRangeEnd w:id="71"/>
      <w:r w:rsidR="00B46583">
        <w:rPr>
          <w:rStyle w:val="CommentReference"/>
          <w:sz w:val="20"/>
          <w:szCs w:val="20"/>
        </w:rPr>
        <w:commentReference w:id="71"/>
      </w:r>
    </w:p>
    <w:p w14:paraId="27AC14F0" w14:textId="77777777" w:rsidR="000B2D5A" w:rsidRPr="000B2D5A" w:rsidRDefault="000B2D5A" w:rsidP="000B2D5A">
      <w:pPr>
        <w:pStyle w:val="BodyText"/>
      </w:pPr>
      <w:r w:rsidRPr="000B2D5A">
        <w:t xml:space="preserve">A Service, as defined in this document, represents a set of one or more FE instances, addressable with a single Service Identifier, that provides the functionality and interfaces specified for the FEs in this document. </w:t>
      </w:r>
    </w:p>
    <w:p w14:paraId="0FAC1568" w14:textId="450CFBF1" w:rsidR="000B2D5A" w:rsidRPr="000B2D5A" w:rsidRDefault="000B2D5A" w:rsidP="000B2D5A">
      <w:pPr>
        <w:pStyle w:val="BodyText"/>
      </w:pPr>
      <w:r w:rsidRPr="000B2D5A">
        <w:t>A Service Identifier refers to the collection of elements that define a Service. Service Identifiers are Fully Qualified Domain Names (FQDNs). An example of a Service Identifier is “foo.allegheny.pa.us”. The Service Name is not required to be part of the FQDN. Each service has a unique Service Identifier. Implementations that include more than one service in an element have more than one Service Identifier.</w:t>
      </w:r>
    </w:p>
    <w:p w14:paraId="57BDDE91" w14:textId="1F93CDB9" w:rsidR="000B2D5A" w:rsidRPr="000B2D5A" w:rsidRDefault="000B2D5A" w:rsidP="000B2D5A">
      <w:pPr>
        <w:pStyle w:val="BodyText"/>
      </w:pPr>
      <w:r w:rsidRPr="000B2D5A">
        <w:t>Service Names come from the IANA “</w:t>
      </w:r>
      <w:del w:id="72" w:author="Michael Smith [2]" w:date="2026-06-23T14:13:00Z" w16du:dateUtc="2026-06-23T18:13:00Z">
        <w:r w:rsidRPr="000B2D5A" w:rsidDel="0043122A">
          <w:delText>service</w:delText>
        </w:r>
      </w:del>
      <w:ins w:id="73" w:author="Michael Smith [2]" w:date="2026-06-23T14:13:00Z" w16du:dateUtc="2026-06-23T18:13:00Z">
        <w:r w:rsidR="0043122A">
          <w:t>S</w:t>
        </w:r>
        <w:r w:rsidR="0043122A" w:rsidRPr="000B2D5A">
          <w:t>ervice</w:t>
        </w:r>
        <w:r w:rsidR="0043122A">
          <w:t xml:space="preserve"> </w:t>
        </w:r>
      </w:ins>
      <w:r w:rsidRPr="000B2D5A">
        <w:t>Names” registry. A Service’s resources include the interfaces of the FEs the Service incorporates and data elements available on that interface. Services have Data Rights Management (DRM) policies identified by a</w:t>
      </w:r>
      <w:ins w:id="74" w:author="Michael Smith [2]" w:date="2026-06-23T14:10:00Z" w16du:dateUtc="2026-06-23T18:10:00Z">
        <w:r w:rsidR="008C4D85">
          <w:t xml:space="preserve"> Service Name</w:t>
        </w:r>
      </w:ins>
      <w:ins w:id="75" w:author="Michael Smith [2]" w:date="2026-06-23T14:11:00Z" w16du:dateUtc="2026-06-23T18:11:00Z">
        <w:r w:rsidR="008C4D85">
          <w:t xml:space="preserve"> from the IANA </w:t>
        </w:r>
        <w:r w:rsidR="00450589">
          <w:t>“Service Names” registry or a ServiceId</w:t>
        </w:r>
      </w:ins>
      <w:ins w:id="76" w:author="Michael Smith [2]" w:date="2026-06-23T13:56:00Z" w16du:dateUtc="2026-06-23T17:56:00Z">
        <w:r w:rsidR="00DE2E49">
          <w:t>,</w:t>
        </w:r>
      </w:ins>
      <w:r w:rsidRPr="000B2D5A">
        <w:t xml:space="preserve"> and the owner of the policy. See the </w:t>
      </w:r>
      <w:hyperlink w:anchor="_Policy" w:history="1">
        <w:r w:rsidRPr="000B2D5A">
          <w:rPr>
            <w:rStyle w:val="Hyperlink"/>
            <w:color w:val="auto"/>
            <w:u w:val="none"/>
          </w:rPr>
          <w:t>Policy</w:t>
        </w:r>
      </w:hyperlink>
      <w:r w:rsidRPr="000B2D5A">
        <w:t xml:space="preserve"> section of this document for details on policies and individual FE sections for details on the </w:t>
      </w:r>
      <w:r w:rsidR="00442CCA">
        <w:t>I</w:t>
      </w:r>
      <w:r w:rsidRPr="000B2D5A">
        <w:t xml:space="preserve">nterface </w:t>
      </w:r>
      <w:r w:rsidR="00442CCA">
        <w:t>N</w:t>
      </w:r>
      <w:r w:rsidRPr="000B2D5A">
        <w:t>ames used in DRM rules.</w:t>
      </w:r>
    </w:p>
    <w:p w14:paraId="727F343A" w14:textId="2BAF2C82" w:rsidR="008252E1" w:rsidRDefault="008252E1" w:rsidP="008252E1">
      <w:pPr>
        <w:pStyle w:val="BodyText"/>
      </w:pPr>
      <w:r>
        <w:lastRenderedPageBreak/>
        <w:t xml:space="preserve">All Services in the PSAP or ECC MUST implement the notifier side of the ServiceState/SecurityPosture event package defined in the Service State section of NENA STA 010 </w:t>
      </w:r>
      <w:r w:rsidR="00040A57">
        <w:fldChar w:fldCharType="begin"/>
      </w:r>
      <w:r w:rsidR="00040A57">
        <w:instrText xml:space="preserve"> REF _Ref129852940 \r \h </w:instrText>
      </w:r>
      <w:r w:rsidR="00040A57">
        <w:fldChar w:fldCharType="separate"/>
      </w:r>
      <w:r w:rsidR="00040A57">
        <w:t>[7]</w:t>
      </w:r>
      <w:r w:rsidR="00040A57">
        <w:fldChar w:fldCharType="end"/>
      </w:r>
      <w:r>
        <w:t xml:space="preserve">. </w:t>
      </w:r>
    </w:p>
    <w:p w14:paraId="15038A7C" w14:textId="1D30613B" w:rsidR="008252E1" w:rsidRDefault="008252E1" w:rsidP="008252E1">
      <w:pPr>
        <w:pStyle w:val="BodyText"/>
      </w:pPr>
      <w:r>
        <w:t xml:space="preserve">When a Service receives a SUBSCRIBE request specifying the emergency-ServiceState event package, the Service consults the serviceState policy that specifies its Service Identifier as the target to determine if the requester is permitted to subscribe. It returns 603 (Decline) if not acceptable. If the request is acceptable, it returns 200 OK. The Service MUST implement event rate filters as described in RFC 6446 </w:t>
      </w:r>
      <w:r w:rsidR="00166746">
        <w:fldChar w:fldCharType="begin"/>
      </w:r>
      <w:r w:rsidR="00166746">
        <w:instrText xml:space="preserve"> REF _Ref225767366 \r \h </w:instrText>
      </w:r>
      <w:r w:rsidR="00166746">
        <w:fldChar w:fldCharType="separate"/>
      </w:r>
      <w:r w:rsidR="00166746">
        <w:t>[18]</w:t>
      </w:r>
      <w:r w:rsidR="00166746">
        <w:fldChar w:fldCharType="end"/>
      </w:r>
      <w:r>
        <w:t>. Upon acceptance, the Service MUST send an initial NOTIFY message containing the following information:</w:t>
      </w:r>
    </w:p>
    <w:p w14:paraId="29DB290E" w14:textId="77777777" w:rsidR="008252E1" w:rsidRDefault="008252E1" w:rsidP="008252E1">
      <w:pPr>
        <w:pStyle w:val="BodyText"/>
        <w:numPr>
          <w:ilvl w:val="0"/>
          <w:numId w:val="45"/>
        </w:numPr>
      </w:pPr>
      <w:r>
        <w:t>serviceId: Service Identifier</w:t>
      </w:r>
    </w:p>
    <w:p w14:paraId="5B0BC68F" w14:textId="77777777" w:rsidR="008252E1" w:rsidRDefault="008252E1" w:rsidP="008252E1">
      <w:pPr>
        <w:pStyle w:val="BodyText"/>
        <w:numPr>
          <w:ilvl w:val="0"/>
          <w:numId w:val="45"/>
        </w:numPr>
      </w:pPr>
      <w:r>
        <w:t>reason: reason for change</w:t>
      </w:r>
    </w:p>
    <w:p w14:paraId="6FE922A8" w14:textId="4DA72FAC" w:rsidR="008252E1" w:rsidRDefault="008252E1" w:rsidP="008252E1">
      <w:pPr>
        <w:pStyle w:val="BodyText"/>
        <w:numPr>
          <w:ilvl w:val="0"/>
          <w:numId w:val="45"/>
        </w:numPr>
      </w:pPr>
      <w:r>
        <w:t xml:space="preserve">state: current state of the Service; MUST be a value found in the IANA </w:t>
      </w:r>
      <w:r w:rsidR="00B63E34">
        <w:t xml:space="preserve">Service State </w:t>
      </w:r>
      <w:r>
        <w:t>registry.</w:t>
      </w:r>
    </w:p>
    <w:p w14:paraId="504D7A2F" w14:textId="2862446D" w:rsidR="008252E1" w:rsidRDefault="008252E1" w:rsidP="008252E1">
      <w:pPr>
        <w:pStyle w:val="BodyText"/>
      </w:pPr>
      <w:r>
        <w:t>Upon any change to the Service’s state and respecting any rate filter the subscriber may have specified, the Service MUST generate NOTIFY messages containing the updated state and send them to authorized subscribers.</w:t>
      </w:r>
    </w:p>
    <w:p w14:paraId="4AC86713" w14:textId="55BC59DA" w:rsidR="00F833A4" w:rsidRDefault="00F833A4" w:rsidP="00F833A4">
      <w:pPr>
        <w:pStyle w:val="Heading2"/>
      </w:pPr>
      <w:bookmarkStart w:id="77" w:name="_Toc233105448"/>
      <w:r>
        <w:t>Agent States</w:t>
      </w:r>
      <w:bookmarkEnd w:id="77"/>
    </w:p>
    <w:p w14:paraId="2C635AD8" w14:textId="6F55D131" w:rsidR="00F833A4" w:rsidRDefault="00F833A4" w:rsidP="00F833A4">
      <w:pPr>
        <w:pStyle w:val="BodyText"/>
      </w:pPr>
      <w:r>
        <w:t xml:space="preserve">Agent states allow the Agency to monitor and track the availability of its emergency personnel. If implemented consistently within the Agency, agent state information can be used to ensure incoming communications are routed quickly and efficiently to available personnel and can provide meaningful reporting information for workforce management.  The state of an agent specifies the availability of that agent to accept communications from internal and external sources. The Agent State can be determined by comparing the Agent’s current Activity State with the policies for the Agency. The term Activity State is used in this document to refer to state data that includes the types of communications supported by an FE being used by an Agent, along with the communication types the Agent is currently engaged in on that FE. See the </w:t>
      </w:r>
      <w:hyperlink w:anchor="_Presence_Server_FE" w:history="1">
        <w:r w:rsidRPr="00326B50">
          <w:rPr>
            <w:rStyle w:val="StyleBlue"/>
          </w:rPr>
          <w:t>Presence Server FE Interfaces</w:t>
        </w:r>
      </w:hyperlink>
      <w:r>
        <w:t xml:space="preserve"> section for details on Agent State determination.</w:t>
      </w:r>
    </w:p>
    <w:p w14:paraId="79D8C3A8" w14:textId="7AA0DC38" w:rsidR="00F833A4" w:rsidRDefault="00F833A4" w:rsidP="00F833A4">
      <w:pPr>
        <w:pStyle w:val="BodyText"/>
      </w:pPr>
      <w:r>
        <w:t>The current Activity State for an agent is published by the various FEs to a Presence Server FE. Using an extension to the SIP Presence model, the Presence Server FE publishes the state of the Presentity (i.e., the agent being monitored) as a representation of the agent’s availability to accept communications. The Presentity (a combination of the words “presence” and “entity”) refers to an entity that has presence information associated with it such as status, reachability, and willingness to communicate.</w:t>
      </w:r>
    </w:p>
    <w:p w14:paraId="06F16F6F" w14:textId="71A5D43C" w:rsidR="00F833A4" w:rsidRDefault="00F833A4" w:rsidP="00F833A4">
      <w:pPr>
        <w:pStyle w:val="BodyText"/>
      </w:pPr>
      <w:r>
        <w:t xml:space="preserve">Activity States are supported in FEs used by the agents, such as the CHFE, the </w:t>
      </w:r>
      <w:commentRangeStart w:id="78"/>
      <w:r>
        <w:t>Collaboration FE</w:t>
      </w:r>
      <w:commentRangeEnd w:id="78"/>
      <w:r w:rsidR="00B46583">
        <w:rPr>
          <w:rStyle w:val="CommentReference"/>
          <w:sz w:val="20"/>
          <w:szCs w:val="20"/>
        </w:rPr>
        <w:commentReference w:id="78"/>
      </w:r>
      <w:r>
        <w:t>, and the PTT System Services FE. The Activity State describes the state of the agent’s activity for that FE. Therefore, the overall state of an agent is made up of activity states from all FEs relevant for the agent.</w:t>
      </w:r>
    </w:p>
    <w:p w14:paraId="774B3FD3" w14:textId="263B7473" w:rsidR="00F833A4" w:rsidRDefault="00F833A4" w:rsidP="00F833A4">
      <w:pPr>
        <w:pStyle w:val="BodyText"/>
      </w:pPr>
      <w:r>
        <w:t>An agent may be logged in or logged out. If the agent is Logged In, then Activity State information can be published for the agent. If the agent is Logged Out, then no Activity State information can be published for the agent.</w:t>
      </w:r>
    </w:p>
    <w:p w14:paraId="4FB6DF9A" w14:textId="318436E7" w:rsidR="00F833A4" w:rsidRDefault="00F833A4" w:rsidP="00F833A4">
      <w:pPr>
        <w:pStyle w:val="BodyText"/>
      </w:pPr>
      <w:r>
        <w:t xml:space="preserve">The actual Activity State data structure is defined in the section </w:t>
      </w:r>
      <w:hyperlink w:anchor="_Presentity_Activity_States" w:history="1">
        <w:r w:rsidRPr="00326B50">
          <w:rPr>
            <w:rStyle w:val="StyleBlue"/>
          </w:rPr>
          <w:t>Presentity Activity States for the Presence Server</w:t>
        </w:r>
      </w:hyperlink>
      <w:r>
        <w:t xml:space="preserve">. </w:t>
      </w:r>
    </w:p>
    <w:p w14:paraId="27989DC1" w14:textId="705C9F6D" w:rsidR="00F833A4" w:rsidRDefault="00F833A4" w:rsidP="00F833A4">
      <w:pPr>
        <w:pStyle w:val="BodyText"/>
      </w:pPr>
      <w:r>
        <w:lastRenderedPageBreak/>
        <w:t>The Activity State data structure can carry information about the following FEs:</w:t>
      </w:r>
    </w:p>
    <w:p w14:paraId="56FD42FC" w14:textId="49F913AF" w:rsidR="00F833A4" w:rsidRPr="0084206B" w:rsidRDefault="00F833A4" w:rsidP="00F833A4">
      <w:pPr>
        <w:pStyle w:val="Caption"/>
        <w:keepNext/>
      </w:pPr>
      <w:bookmarkStart w:id="79" w:name="_Toc232082420"/>
      <w:r w:rsidRPr="0084206B">
        <w:t xml:space="preserve">Table </w:t>
      </w:r>
      <w:fldSimple w:instr=" STYLEREF 1 \s ">
        <w:r w:rsidR="00E371AD">
          <w:rPr>
            <w:noProof/>
          </w:rPr>
          <w:t>2</w:t>
        </w:r>
      </w:fldSimple>
      <w:r w:rsidR="00E371AD">
        <w:noBreakHyphen/>
      </w:r>
      <w:fldSimple w:instr=" SEQ Table \* ARABIC \s 1 ">
        <w:r w:rsidR="00E371AD">
          <w:rPr>
            <w:noProof/>
          </w:rPr>
          <w:t>1</w:t>
        </w:r>
      </w:fldSimple>
      <w:r w:rsidRPr="0084206B">
        <w:t xml:space="preserve"> </w:t>
      </w:r>
      <w:r w:rsidR="0068457F">
        <w:t xml:space="preserve">FEs Supported in </w:t>
      </w:r>
      <w:r w:rsidR="001C5C32">
        <w:t>Activity State Data Structure</w:t>
      </w:r>
      <w:bookmarkEnd w:id="79"/>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29" w:type="dxa"/>
        </w:tblCellMar>
        <w:tblLook w:val="04A0" w:firstRow="1" w:lastRow="0" w:firstColumn="1" w:lastColumn="0" w:noHBand="0" w:noVBand="1"/>
      </w:tblPr>
      <w:tblGrid>
        <w:gridCol w:w="4860"/>
        <w:gridCol w:w="4860"/>
      </w:tblGrid>
      <w:tr w:rsidR="00F833A4" w14:paraId="0A40D17F" w14:textId="77777777" w:rsidTr="00F833A4">
        <w:trPr>
          <w:tblHeader/>
        </w:trPr>
        <w:tc>
          <w:tcPr>
            <w:tcW w:w="2500" w:type="pct"/>
            <w:shd w:val="clear" w:color="auto" w:fill="D9D9D9" w:themeFill="background1" w:themeFillShade="D9"/>
            <w:tcMar>
              <w:left w:w="115" w:type="dxa"/>
              <w:right w:w="115" w:type="dxa"/>
            </w:tcMar>
          </w:tcPr>
          <w:p w14:paraId="4CFFA685" w14:textId="3B55F16F" w:rsidR="00F833A4" w:rsidRPr="00F67305" w:rsidRDefault="00F833A4" w:rsidP="00F833A4">
            <w:pPr>
              <w:rPr>
                <w:b/>
                <w:bCs/>
              </w:rPr>
            </w:pPr>
            <w:r>
              <w:rPr>
                <w:b/>
                <w:bCs/>
              </w:rPr>
              <w:t>FE</w:t>
            </w:r>
          </w:p>
        </w:tc>
        <w:tc>
          <w:tcPr>
            <w:tcW w:w="2500" w:type="pct"/>
            <w:shd w:val="clear" w:color="auto" w:fill="D9D9D9" w:themeFill="background1" w:themeFillShade="D9"/>
            <w:tcMar>
              <w:left w:w="115" w:type="dxa"/>
              <w:right w:w="115" w:type="dxa"/>
            </w:tcMar>
          </w:tcPr>
          <w:p w14:paraId="06A42884" w14:textId="01E69A41" w:rsidR="00F833A4" w:rsidRPr="00F67305" w:rsidRDefault="009404A6" w:rsidP="00F833A4">
            <w:pPr>
              <w:rPr>
                <w:b/>
                <w:bCs/>
              </w:rPr>
            </w:pPr>
            <w:r>
              <w:rPr>
                <w:b/>
                <w:bCs/>
              </w:rPr>
              <w:t>Description</w:t>
            </w:r>
          </w:p>
        </w:tc>
      </w:tr>
      <w:tr w:rsidR="00F833A4" w14:paraId="517D97FF" w14:textId="77777777" w:rsidTr="00F833A4">
        <w:tc>
          <w:tcPr>
            <w:tcW w:w="2500" w:type="pct"/>
            <w:tcMar>
              <w:left w:w="115" w:type="dxa"/>
              <w:right w:w="115" w:type="dxa"/>
            </w:tcMar>
          </w:tcPr>
          <w:p w14:paraId="73B1AC0E" w14:textId="0B1C5DF1" w:rsidR="00F833A4" w:rsidRDefault="009404A6" w:rsidP="00F833A4">
            <w:r w:rsidRPr="009404A6">
              <w:t>CallHandling</w:t>
            </w:r>
          </w:p>
        </w:tc>
        <w:tc>
          <w:tcPr>
            <w:tcW w:w="2500" w:type="pct"/>
            <w:tcMar>
              <w:left w:w="115" w:type="dxa"/>
              <w:right w:w="115" w:type="dxa"/>
            </w:tcMar>
          </w:tcPr>
          <w:p w14:paraId="02229AC3" w14:textId="7B1F6C54" w:rsidR="00F833A4" w:rsidRDefault="009404A6" w:rsidP="00F833A4">
            <w:r w:rsidRPr="009404A6">
              <w:t>Call Handling (CHFE)</w:t>
            </w:r>
          </w:p>
        </w:tc>
      </w:tr>
      <w:tr w:rsidR="00F833A4" w14:paraId="159CC46A" w14:textId="77777777" w:rsidTr="00F833A4">
        <w:tc>
          <w:tcPr>
            <w:tcW w:w="2500" w:type="pct"/>
            <w:tcMar>
              <w:left w:w="115" w:type="dxa"/>
              <w:right w:w="115" w:type="dxa"/>
            </w:tcMar>
          </w:tcPr>
          <w:p w14:paraId="5A3CEBD7" w14:textId="4B535B49" w:rsidR="00F833A4" w:rsidRDefault="009404A6" w:rsidP="00F833A4">
            <w:r w:rsidRPr="009404A6">
              <w:t>Collaboration</w:t>
            </w:r>
          </w:p>
        </w:tc>
        <w:tc>
          <w:tcPr>
            <w:tcW w:w="2500" w:type="pct"/>
            <w:tcMar>
              <w:left w:w="115" w:type="dxa"/>
              <w:right w:w="115" w:type="dxa"/>
            </w:tcMar>
          </w:tcPr>
          <w:p w14:paraId="6E307C55" w14:textId="68143F67" w:rsidR="00F833A4" w:rsidRDefault="009404A6" w:rsidP="00F833A4">
            <w:r>
              <w:rPr>
                <w:bCs/>
              </w:rPr>
              <w:t>A “chat” message function</w:t>
            </w:r>
            <w:r>
              <w:rPr>
                <w:rStyle w:val="FootnoteReference"/>
                <w:bCs/>
              </w:rPr>
              <w:footnoteReference w:id="4"/>
            </w:r>
          </w:p>
        </w:tc>
      </w:tr>
      <w:tr w:rsidR="009404A6" w14:paraId="4F51C338" w14:textId="77777777" w:rsidTr="00F833A4">
        <w:tc>
          <w:tcPr>
            <w:tcW w:w="2500" w:type="pct"/>
            <w:tcMar>
              <w:left w:w="115" w:type="dxa"/>
              <w:right w:w="115" w:type="dxa"/>
            </w:tcMar>
          </w:tcPr>
          <w:p w14:paraId="0A7ED5FE" w14:textId="2A43E315" w:rsidR="009404A6" w:rsidRPr="009404A6" w:rsidRDefault="009404A6" w:rsidP="00F833A4">
            <w:r w:rsidRPr="009404A6">
              <w:t>PttSystemServices</w:t>
            </w:r>
          </w:p>
        </w:tc>
        <w:tc>
          <w:tcPr>
            <w:tcW w:w="2500" w:type="pct"/>
            <w:tcMar>
              <w:left w:w="115" w:type="dxa"/>
              <w:right w:w="115" w:type="dxa"/>
            </w:tcMar>
          </w:tcPr>
          <w:p w14:paraId="3EE416F6" w14:textId="5F28DAC7" w:rsidR="009404A6" w:rsidRDefault="009404A6" w:rsidP="00F833A4">
            <w:pPr>
              <w:rPr>
                <w:bCs/>
              </w:rPr>
            </w:pPr>
            <w:r w:rsidRPr="009404A6">
              <w:rPr>
                <w:bCs/>
              </w:rPr>
              <w:t>Push-To-Talk System Services FE</w:t>
            </w:r>
          </w:p>
        </w:tc>
      </w:tr>
    </w:tbl>
    <w:p w14:paraId="749CA6B1" w14:textId="112B0956" w:rsidR="009404A6" w:rsidRDefault="009404A6" w:rsidP="009404A6">
      <w:pPr>
        <w:pStyle w:val="BodyText"/>
      </w:pPr>
      <w:r>
        <w:t>The Activity State data structure can carry information about the following media types that can be supported by one or more of the above FEs. Some FEs support multiple media types. Some media types are supported by multiple FEs, possibly using different protocols. Protocol differences between FEs aren’t significant because they would not affect policy rules. Media type and the FE that is using it are significant to Activity State because they can affect the policy rules that govern the Agent’s availability for other communication sessions. The following types of media are supported by Activity State:</w:t>
      </w:r>
    </w:p>
    <w:p w14:paraId="38B3BCAD" w14:textId="044BBC2E" w:rsidR="009404A6" w:rsidRDefault="009404A6" w:rsidP="009404A6">
      <w:pPr>
        <w:pStyle w:val="ListParagraph"/>
      </w:pPr>
      <w:r w:rsidRPr="009404A6">
        <w:rPr>
          <w:b/>
          <w:bCs/>
        </w:rPr>
        <w:t>Voice</w:t>
      </w:r>
      <w:r>
        <w:t xml:space="preserve">: Streaming audio. Supported by the Call Handling and PTT System Services FEs, and by some Collaboration applications. </w:t>
      </w:r>
    </w:p>
    <w:p w14:paraId="625A13BC" w14:textId="65A635AB" w:rsidR="009404A6" w:rsidRDefault="009404A6" w:rsidP="009404A6">
      <w:pPr>
        <w:pStyle w:val="ListParagraph"/>
      </w:pPr>
      <w:r w:rsidRPr="009404A6">
        <w:rPr>
          <w:b/>
          <w:bCs/>
        </w:rPr>
        <w:t>Video</w:t>
      </w:r>
      <w:r>
        <w:t>:</w:t>
      </w:r>
      <w:r>
        <w:tab/>
        <w:t>Streaming video. Supported by Call Handling and by some Collaboration applications.</w:t>
      </w:r>
    </w:p>
    <w:p w14:paraId="34B3F9CD" w14:textId="69198CCF" w:rsidR="009404A6" w:rsidRDefault="009404A6" w:rsidP="009404A6">
      <w:pPr>
        <w:pStyle w:val="ListParagraph"/>
      </w:pPr>
      <w:r w:rsidRPr="009404A6">
        <w:rPr>
          <w:b/>
          <w:bCs/>
        </w:rPr>
        <w:t>Instant Message</w:t>
      </w:r>
      <w:r>
        <w:t>: A message sent as a block of text. Supported by Call Handling and Collaboration.</w:t>
      </w:r>
    </w:p>
    <w:p w14:paraId="7782F387" w14:textId="43930482" w:rsidR="009404A6" w:rsidRDefault="009404A6" w:rsidP="009404A6">
      <w:pPr>
        <w:pStyle w:val="ListParagraph"/>
      </w:pPr>
      <w:r w:rsidRPr="009404A6">
        <w:rPr>
          <w:b/>
          <w:bCs/>
        </w:rPr>
        <w:t>Real-Time Text</w:t>
      </w:r>
      <w:r>
        <w:t>: Streaming text sent one character at a time. Supported by Call Handling and some Collaboration applications.</w:t>
      </w:r>
    </w:p>
    <w:p w14:paraId="342E27B4" w14:textId="259F759C" w:rsidR="009404A6" w:rsidRDefault="009404A6" w:rsidP="009404A6">
      <w:pPr>
        <w:pStyle w:val="BodyText"/>
      </w:pPr>
      <w:r>
        <w:t>The combination of the Activity State from each of the relevant FEs and the policy of the Agency determines an agent’s availability for new assignments such as calls, chat, or Incidents. Availability may be different for internal purposes as opposed to external purposes. The Presence Server FE advertises an agent’s availability according to Agency policy.</w:t>
      </w:r>
    </w:p>
    <w:p w14:paraId="69B5EA72" w14:textId="77777777" w:rsidR="009404A6" w:rsidRDefault="009404A6" w:rsidP="009404A6">
      <w:pPr>
        <w:pStyle w:val="BodyText"/>
      </w:pPr>
      <w:r>
        <w:t xml:space="preserve">Therefore, the concept of an agent’s availability is dictated by the operational procedures of the Agency. Some Agencies may support the notion that an agent is capable of being involved in multiple communications simultaneously while other Agencies may restrict agents to only handle one form of communication at a time. For example, an agent that is active with a voice call may be considered unavailable for all other types of communications at one Agency but may be permitted to accept text communications in another Agency. Note that agent availability may be reported differently depending upon the entity to which the report is being sent. For example, an Agent may be shown as available for internal communications, but not for communication with another Agency. </w:t>
      </w:r>
    </w:p>
    <w:p w14:paraId="6C5AE199" w14:textId="02F01140" w:rsidR="00F833A4" w:rsidRDefault="009404A6" w:rsidP="009404A6">
      <w:pPr>
        <w:pStyle w:val="BodyText"/>
      </w:pPr>
      <w:r>
        <w:t>Ultimately, it is the responsibility of each Agency to determine the criteria for the availability of an agent for new assignments such as calls, chat, or Incidents. The Activity States defined by this specification simply provide a mechanism to identify the states of an agent for the various available communication media. It is beyond the scope of this document to specify the operational procedures that an Agency may use to determine agent availability.</w:t>
      </w:r>
    </w:p>
    <w:p w14:paraId="4FEBB6EE" w14:textId="124546F5" w:rsidR="009404A6" w:rsidRDefault="009404A6" w:rsidP="009404A6">
      <w:pPr>
        <w:pStyle w:val="Heading2"/>
      </w:pPr>
      <w:bookmarkStart w:id="80" w:name="_Toc233105449"/>
      <w:r>
        <w:lastRenderedPageBreak/>
        <w:t>Agent Roles</w:t>
      </w:r>
      <w:bookmarkEnd w:id="80"/>
    </w:p>
    <w:p w14:paraId="4E19411E" w14:textId="39E5C15B" w:rsidR="009404A6" w:rsidRPr="009404A6" w:rsidRDefault="009404A6" w:rsidP="009404A6">
      <w:pPr>
        <w:pStyle w:val="BodyText"/>
      </w:pPr>
      <w:r w:rsidRPr="009404A6">
        <w:t xml:space="preserve">This document defines an &lt;agentRoles&gt; extension element to the standard PIDF &lt;status&gt; element that contains the entire role string from the Subject Alternate Name element of the Agent’s certificate. This Role string specifies all the Roles and Role Modifiers applicable to the Agent. Roles and Role Modifiers are defined in the IANA “Agent Roles” Registry. See the </w:t>
      </w:r>
      <w:hyperlink w:anchor="_PIDF_Extension_for" w:history="1">
        <w:r w:rsidRPr="00326B50">
          <w:rPr>
            <w:rStyle w:val="StyleBlue"/>
          </w:rPr>
          <w:t>PIDF Extension for Agent Role</w:t>
        </w:r>
      </w:hyperlink>
      <w:r w:rsidRPr="009404A6">
        <w:t xml:space="preserve"> section of this document for details of the &lt;agentRoles&gt; extension element.</w:t>
      </w:r>
    </w:p>
    <w:p w14:paraId="7813FA17" w14:textId="7C9D223E" w:rsidR="00834F03" w:rsidRDefault="009404A6" w:rsidP="009404A6">
      <w:pPr>
        <w:pStyle w:val="Heading1"/>
      </w:pPr>
      <w:bookmarkStart w:id="81" w:name="_Toc233105450"/>
      <w:r>
        <w:t>Interfaces</w:t>
      </w:r>
      <w:bookmarkEnd w:id="81"/>
    </w:p>
    <w:p w14:paraId="3D91D32A" w14:textId="77777777" w:rsidR="009404A6" w:rsidRDefault="009404A6" w:rsidP="009404A6">
      <w:pPr>
        <w:pStyle w:val="BodyText"/>
      </w:pPr>
      <w:r>
        <w:t>In this document, we make use of three kinds of interfaces:</w:t>
      </w:r>
    </w:p>
    <w:p w14:paraId="1E5ED71D" w14:textId="1854AA2B" w:rsidR="009404A6" w:rsidRDefault="009404A6" w:rsidP="009404A6">
      <w:pPr>
        <w:pStyle w:val="ListParagraph"/>
        <w:numPr>
          <w:ilvl w:val="0"/>
          <w:numId w:val="47"/>
        </w:numPr>
        <w:contextualSpacing w:val="0"/>
      </w:pPr>
      <w:r>
        <w:t>Web services, typically using a RESTful interface</w:t>
      </w:r>
    </w:p>
    <w:p w14:paraId="376F39BE" w14:textId="64D827EF" w:rsidR="009404A6" w:rsidRDefault="009404A6" w:rsidP="009404A6">
      <w:pPr>
        <w:pStyle w:val="ListParagraph"/>
        <w:numPr>
          <w:ilvl w:val="0"/>
          <w:numId w:val="47"/>
        </w:numPr>
        <w:contextualSpacing w:val="0"/>
      </w:pPr>
      <w:r>
        <w:t xml:space="preserve">Simple HTTPS </w:t>
      </w:r>
      <w:r w:rsidR="00950D80">
        <w:fldChar w:fldCharType="begin"/>
      </w:r>
      <w:r w:rsidR="00950D80">
        <w:instrText xml:space="preserve"> REF _Ref225767654 \r \h </w:instrText>
      </w:r>
      <w:r w:rsidR="00950D80">
        <w:fldChar w:fldCharType="separate"/>
      </w:r>
      <w:r w:rsidR="00950D80">
        <w:t>[20]</w:t>
      </w:r>
      <w:r w:rsidR="00950D80">
        <w:fldChar w:fldCharType="end"/>
      </w:r>
      <w:r>
        <w:t xml:space="preserve"> GET (and in some cases, PUT or POST) with retrieval of data structures based on a Uniform Resource Identifier (URI)</w:t>
      </w:r>
    </w:p>
    <w:p w14:paraId="41070F6E" w14:textId="0A1C065A" w:rsidR="009404A6" w:rsidRDefault="009404A6" w:rsidP="009404A6">
      <w:pPr>
        <w:pStyle w:val="ListParagraph"/>
        <w:numPr>
          <w:ilvl w:val="0"/>
          <w:numId w:val="47"/>
        </w:numPr>
        <w:contextualSpacing w:val="0"/>
      </w:pPr>
      <w:r>
        <w:t>SIP interfaces, including SIP SUBSCRIBE/NOTIFY</w:t>
      </w:r>
    </w:p>
    <w:p w14:paraId="301D926D" w14:textId="46E7CDE5" w:rsidR="009404A6" w:rsidRDefault="009404A6" w:rsidP="009404A6">
      <w:pPr>
        <w:pStyle w:val="BodyText"/>
      </w:pPr>
      <w:r>
        <w:t>Services and Elements that implement interfaces defined in this document MUST enforce Data Rights Management policy for the interfaces, and any data elements the interfaces can return, as specified in the Policy section of this document.</w:t>
      </w:r>
    </w:p>
    <w:p w14:paraId="4A1A8055" w14:textId="13D6983B" w:rsidR="009404A6" w:rsidRDefault="009404A6" w:rsidP="009404A6">
      <w:pPr>
        <w:pStyle w:val="Heading2"/>
      </w:pPr>
      <w:bookmarkStart w:id="82" w:name="_Toc233105451"/>
      <w:r>
        <w:t>Web Services</w:t>
      </w:r>
      <w:bookmarkEnd w:id="82"/>
    </w:p>
    <w:p w14:paraId="17918546" w14:textId="6A9AAC3E" w:rsidR="009404A6" w:rsidRDefault="009404A6" w:rsidP="009404A6">
      <w:pPr>
        <w:pStyle w:val="BodyText"/>
      </w:pPr>
      <w:r>
        <w:t xml:space="preserve">Unless specified otherwise, web services defined in this document provide RESTful interfaces that use a simple </w:t>
      </w:r>
      <w:r w:rsidRPr="009404A6">
        <w:rPr>
          <w:i/>
          <w:iCs/>
        </w:rPr>
        <w:t>HyperText Transfer Protocol Over TLS (HTTPS)</w:t>
      </w:r>
      <w:r>
        <w:t xml:space="preserve">, (RFC 2818) </w:t>
      </w:r>
      <w:r w:rsidR="0073334E">
        <w:fldChar w:fldCharType="begin"/>
      </w:r>
      <w:r w:rsidR="0073334E">
        <w:instrText xml:space="preserve"> REF _Ref225767654 \r \h </w:instrText>
      </w:r>
      <w:r w:rsidR="0073334E">
        <w:fldChar w:fldCharType="separate"/>
      </w:r>
      <w:r w:rsidR="0073334E">
        <w:t>[20]</w:t>
      </w:r>
      <w:r w:rsidR="0073334E">
        <w:fldChar w:fldCharType="end"/>
      </w:r>
      <w:r>
        <w:t xml:space="preserve"> GET (and in some cases, PUT or POST) with retrieval of JSON data structures based on a Uniform Resource Identifier (URI). The normative definition of each interface is in a YAML Ain’t Markup Language (YAML) file on NENA’s Repositories for interfaces and schemas </w:t>
      </w:r>
      <w:r w:rsidR="00790C3D">
        <w:fldChar w:fldCharType="begin"/>
      </w:r>
      <w:r w:rsidR="00790C3D">
        <w:instrText xml:space="preserve"> REF _Ref179973806 \r \h </w:instrText>
      </w:r>
      <w:r w:rsidR="00790C3D">
        <w:fldChar w:fldCharType="separate"/>
      </w:r>
      <w:r w:rsidR="00790C3D">
        <w:t>[4]</w:t>
      </w:r>
      <w:r w:rsidR="00790C3D">
        <w:fldChar w:fldCharType="end"/>
      </w:r>
      <w:r>
        <w:t>.</w:t>
      </w:r>
    </w:p>
    <w:p w14:paraId="5939FD4F" w14:textId="233B92E7" w:rsidR="009404A6" w:rsidRDefault="009404A6" w:rsidP="009404A6">
      <w:pPr>
        <w:pStyle w:val="BodyText"/>
      </w:pPr>
      <w:r>
        <w:t>Web services in this document MUST conform to specifications in the NENA</w:t>
      </w:r>
      <w:r>
        <w:noBreakHyphen/>
        <w:t>STA</w:t>
      </w:r>
      <w:r>
        <w:noBreakHyphen/>
        <w:t xml:space="preserve">010 </w:t>
      </w:r>
      <w:r w:rsidR="00040A57">
        <w:fldChar w:fldCharType="begin"/>
      </w:r>
      <w:r w:rsidR="00040A57">
        <w:instrText xml:space="preserve"> REF _Ref129852940 \r \h </w:instrText>
      </w:r>
      <w:r w:rsidR="00040A57">
        <w:fldChar w:fldCharType="separate"/>
      </w:r>
      <w:r w:rsidR="00040A57">
        <w:t>[7]</w:t>
      </w:r>
      <w:r w:rsidR="00040A57">
        <w:fldChar w:fldCharType="end"/>
      </w:r>
      <w:r>
        <w:t xml:space="preserve"> Service Interfaces section that apply to such services, for example, HTTPS Transport, Status Codes, and Versions.</w:t>
      </w:r>
    </w:p>
    <w:p w14:paraId="1FB5E2DC" w14:textId="49DF0FB5" w:rsidR="00857F32" w:rsidRDefault="00857F32" w:rsidP="00857F32">
      <w:pPr>
        <w:pStyle w:val="Heading2"/>
      </w:pPr>
      <w:bookmarkStart w:id="83" w:name="_Toc233105452"/>
      <w:r>
        <w:t>Discrepancy Report Proxy Web Service</w:t>
      </w:r>
      <w:bookmarkEnd w:id="83"/>
    </w:p>
    <w:p w14:paraId="54F2DEAF" w14:textId="5F3B0EFD" w:rsidR="00857F32" w:rsidRDefault="00857F32" w:rsidP="00857F32">
      <w:pPr>
        <w:pStyle w:val="BodyText"/>
      </w:pPr>
      <w:r>
        <w:t>The Discrepancy Report Proxy web service is implemented by the Management Console FE (MCFE) and allows FEs and Services within the PSAP to submit Discrepancy Reports (DRs) to be filed on behalf of the PSAP’s FE or Service by the MCFE. The MCFE uses the information in the request to submit the DR to the appropriate Discrepancy Reporting Web Service as defined in the Discrepancy Reporting section NENA</w:t>
      </w:r>
      <w:r>
        <w:noBreakHyphen/>
        <w:t>STA</w:t>
      </w:r>
      <w:r>
        <w:noBreakHyphen/>
        <w:t xml:space="preserve">010 </w:t>
      </w:r>
      <w:r w:rsidR="00040A57">
        <w:fldChar w:fldCharType="begin"/>
      </w:r>
      <w:r w:rsidR="00040A57">
        <w:instrText xml:space="preserve"> REF _Ref129852940 \r \h </w:instrText>
      </w:r>
      <w:r w:rsidR="00040A57">
        <w:fldChar w:fldCharType="separate"/>
      </w:r>
      <w:r w:rsidR="00040A57">
        <w:t>[7]</w:t>
      </w:r>
      <w:r w:rsidR="00040A57">
        <w:fldChar w:fldCharType="end"/>
      </w:r>
      <w:r>
        <w:t>.</w:t>
      </w:r>
    </w:p>
    <w:p w14:paraId="667D9746" w14:textId="7D74F964" w:rsidR="00857F32" w:rsidRDefault="00857F32" w:rsidP="00857F32">
      <w:pPr>
        <w:pStyle w:val="BodyText"/>
      </w:pPr>
      <w:r>
        <w:t>HTTP method: PUT</w:t>
      </w:r>
    </w:p>
    <w:p w14:paraId="47948492" w14:textId="15C45C79" w:rsidR="00857F32" w:rsidRDefault="00857F32" w:rsidP="00857F32">
      <w:pPr>
        <w:pStyle w:val="BodyText"/>
      </w:pPr>
      <w:r>
        <w:t>Resource name: .../DiscrepancyReportProxy</w:t>
      </w:r>
    </w:p>
    <w:p w14:paraId="01A9AD9F" w14:textId="1C546AF7" w:rsidR="00857F32" w:rsidRDefault="00857F32" w:rsidP="00857F32">
      <w:pPr>
        <w:pStyle w:val="BodyText"/>
      </w:pPr>
      <w:r>
        <w:t>The body of the request MUST contain two elements:</w:t>
      </w:r>
    </w:p>
    <w:p w14:paraId="51768DDD" w14:textId="4910BB66" w:rsidR="00857F32" w:rsidRPr="00857F32" w:rsidRDefault="00857F32" w:rsidP="00857F32">
      <w:pPr>
        <w:pStyle w:val="Caption"/>
        <w:keepNext/>
        <w:rPr>
          <w:i/>
          <w:iCs/>
          <w:color w:val="1F497D" w:themeColor="text2"/>
          <w:szCs w:val="18"/>
        </w:rPr>
      </w:pPr>
      <w:bookmarkStart w:id="84" w:name="_Toc232082421"/>
      <w:r w:rsidRPr="0084206B">
        <w:lastRenderedPageBreak/>
        <w:t xml:space="preserve">Table </w:t>
      </w:r>
      <w:fldSimple w:instr=" STYLEREF 1 \s ">
        <w:r w:rsidR="00E371AD">
          <w:rPr>
            <w:noProof/>
          </w:rPr>
          <w:t>3</w:t>
        </w:r>
      </w:fldSimple>
      <w:r w:rsidR="00E371AD">
        <w:noBreakHyphen/>
      </w:r>
      <w:fldSimple w:instr=" SEQ Table \* ARABIC \s 1 ">
        <w:r w:rsidR="00E371AD">
          <w:rPr>
            <w:noProof/>
          </w:rPr>
          <w:t>1</w:t>
        </w:r>
      </w:fldSimple>
      <w:r w:rsidRPr="0084206B">
        <w:t xml:space="preserve"> </w:t>
      </w:r>
      <w:r w:rsidRPr="006A05C4">
        <w:rPr>
          <w:color w:val="auto"/>
        </w:rPr>
        <w:t xml:space="preserve">Discrepancy Report Proxy </w:t>
      </w:r>
      <w:r w:rsidR="00F10111" w:rsidRPr="006A05C4">
        <w:rPr>
          <w:color w:val="auto"/>
        </w:rPr>
        <w:t>W</w:t>
      </w:r>
      <w:r w:rsidRPr="006A05C4">
        <w:rPr>
          <w:color w:val="auto"/>
        </w:rPr>
        <w:t xml:space="preserve">eb </w:t>
      </w:r>
      <w:r w:rsidR="00F10111" w:rsidRPr="006A05C4">
        <w:rPr>
          <w:color w:val="auto"/>
        </w:rPr>
        <w:t>S</w:t>
      </w:r>
      <w:r w:rsidRPr="006A05C4">
        <w:rPr>
          <w:color w:val="auto"/>
        </w:rPr>
        <w:t>ervice</w:t>
      </w:r>
      <w:r w:rsidR="00CA1107" w:rsidRPr="006A05C4">
        <w:rPr>
          <w:color w:val="auto"/>
        </w:rPr>
        <w:t xml:space="preserve"> Parameters</w:t>
      </w:r>
      <w:bookmarkEnd w:id="84"/>
    </w:p>
    <w:tbl>
      <w:tblPr>
        <w:tblStyle w:val="TableGrid"/>
        <w:tblpPr w:leftFromText="187" w:rightFromText="187" w:bottomFromText="288" w:vertAnchor="text" w:tblpXSpec="center" w:tblpY="1"/>
        <w:tblOverlap w:val="never"/>
        <w:tblW w:w="972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2788"/>
        <w:gridCol w:w="2342"/>
        <w:gridCol w:w="4590"/>
      </w:tblGrid>
      <w:tr w:rsidR="00857F32" w14:paraId="2A6A90E6" w14:textId="77777777" w:rsidTr="000B2D5A">
        <w:trPr>
          <w:tblHeader/>
          <w:jc w:val="center"/>
        </w:trPr>
        <w:tc>
          <w:tcPr>
            <w:tcW w:w="2788" w:type="dxa"/>
            <w:shd w:val="clear" w:color="auto" w:fill="D9D9D9" w:themeFill="background1" w:themeFillShade="D9"/>
            <w:vAlign w:val="center"/>
          </w:tcPr>
          <w:p w14:paraId="4C2D48A7" w14:textId="5E585BDD" w:rsidR="00857F32" w:rsidRPr="00F67305" w:rsidRDefault="00857F32" w:rsidP="00650F68">
            <w:pPr>
              <w:rPr>
                <w:b/>
                <w:bCs/>
              </w:rPr>
            </w:pPr>
            <w:r>
              <w:rPr>
                <w:b/>
                <w:bCs/>
              </w:rPr>
              <w:t>Name</w:t>
            </w:r>
          </w:p>
        </w:tc>
        <w:tc>
          <w:tcPr>
            <w:tcW w:w="2342" w:type="dxa"/>
            <w:shd w:val="clear" w:color="auto" w:fill="D9D9D9" w:themeFill="background1" w:themeFillShade="D9"/>
            <w:vAlign w:val="center"/>
          </w:tcPr>
          <w:p w14:paraId="004901B1" w14:textId="00AB9839" w:rsidR="00857F32" w:rsidRPr="00F67305" w:rsidRDefault="00C363C9" w:rsidP="00650F68">
            <w:pPr>
              <w:rPr>
                <w:b/>
                <w:bCs/>
              </w:rPr>
            </w:pPr>
            <w:r>
              <w:rPr>
                <w:b/>
                <w:bCs/>
              </w:rPr>
              <w:t>Required</w:t>
            </w:r>
          </w:p>
        </w:tc>
        <w:tc>
          <w:tcPr>
            <w:tcW w:w="4590" w:type="dxa"/>
            <w:shd w:val="clear" w:color="auto" w:fill="D9D9D9" w:themeFill="background1" w:themeFillShade="D9"/>
            <w:vAlign w:val="center"/>
          </w:tcPr>
          <w:p w14:paraId="0BD2A0AC" w14:textId="149EA329" w:rsidR="00857F32" w:rsidRPr="00F67305" w:rsidRDefault="00857F32" w:rsidP="00650F68">
            <w:pPr>
              <w:rPr>
                <w:b/>
                <w:bCs/>
              </w:rPr>
            </w:pPr>
            <w:r>
              <w:rPr>
                <w:b/>
                <w:bCs/>
              </w:rPr>
              <w:t>Description</w:t>
            </w:r>
          </w:p>
        </w:tc>
      </w:tr>
      <w:tr w:rsidR="00857F32" w14:paraId="03A508F7" w14:textId="77777777" w:rsidTr="000B2D5A">
        <w:trPr>
          <w:tblHeader/>
          <w:jc w:val="center"/>
        </w:trPr>
        <w:tc>
          <w:tcPr>
            <w:tcW w:w="2788" w:type="dxa"/>
            <w:vAlign w:val="center"/>
          </w:tcPr>
          <w:p w14:paraId="55458210" w14:textId="3AD2B7D0" w:rsidR="00857F32" w:rsidRDefault="00857F32" w:rsidP="00650F68">
            <w:r w:rsidRPr="00857F32">
              <w:t>serviceAgencyId</w:t>
            </w:r>
          </w:p>
        </w:tc>
        <w:tc>
          <w:tcPr>
            <w:tcW w:w="2342" w:type="dxa"/>
            <w:vAlign w:val="center"/>
          </w:tcPr>
          <w:p w14:paraId="669B8B72" w14:textId="4308D313" w:rsidR="00857F32" w:rsidRDefault="00C363C9" w:rsidP="00650F68">
            <w:r>
              <w:t>Yes</w:t>
            </w:r>
          </w:p>
        </w:tc>
        <w:tc>
          <w:tcPr>
            <w:tcW w:w="4590" w:type="dxa"/>
            <w:vAlign w:val="center"/>
          </w:tcPr>
          <w:p w14:paraId="78417EA9" w14:textId="0F802D1F" w:rsidR="00857F32" w:rsidRDefault="000B2D5A" w:rsidP="00650F68">
            <w:r w:rsidRPr="000B2D5A">
              <w:rPr>
                <w:rFonts w:cs="Tahoma"/>
              </w:rPr>
              <w:t xml:space="preserve">ServiceId or </w:t>
            </w:r>
            <w:r w:rsidRPr="00CC33D9">
              <w:rPr>
                <w:rFonts w:cs="Tahoma"/>
              </w:rPr>
              <w:t>AgencyId of the Agency to send the DR to</w:t>
            </w:r>
          </w:p>
        </w:tc>
      </w:tr>
      <w:tr w:rsidR="00857F32" w14:paraId="22DC4FE5" w14:textId="77777777" w:rsidTr="000B2D5A">
        <w:trPr>
          <w:tblHeader/>
          <w:jc w:val="center"/>
        </w:trPr>
        <w:tc>
          <w:tcPr>
            <w:tcW w:w="2788" w:type="dxa"/>
            <w:vAlign w:val="center"/>
          </w:tcPr>
          <w:p w14:paraId="6D55B109" w14:textId="7E504B19" w:rsidR="00857F32" w:rsidRDefault="00857F32" w:rsidP="00650F68">
            <w:r w:rsidRPr="00857F32">
              <w:t>discrepancyReport</w:t>
            </w:r>
          </w:p>
        </w:tc>
        <w:tc>
          <w:tcPr>
            <w:tcW w:w="2342" w:type="dxa"/>
            <w:vAlign w:val="center"/>
          </w:tcPr>
          <w:p w14:paraId="0B75A726" w14:textId="6767D3E0" w:rsidR="00857F32" w:rsidRDefault="00C363C9" w:rsidP="00650F68">
            <w:r>
              <w:t>Yes</w:t>
            </w:r>
          </w:p>
        </w:tc>
        <w:tc>
          <w:tcPr>
            <w:tcW w:w="4590" w:type="dxa"/>
            <w:vAlign w:val="center"/>
          </w:tcPr>
          <w:p w14:paraId="3B9A2077" w14:textId="66D63CED" w:rsidR="00857F32" w:rsidRDefault="00857F32" w:rsidP="00650F68">
            <w:r w:rsidRPr="00CC33D9">
              <w:t>The DR to be filed against the identified Service or Agency</w:t>
            </w:r>
            <w:r w:rsidR="00464B51">
              <w:t>.</w:t>
            </w:r>
          </w:p>
        </w:tc>
      </w:tr>
    </w:tbl>
    <w:p w14:paraId="500DC79C" w14:textId="6BE1DE86" w:rsidR="000B2D5A" w:rsidRDefault="000B2D5A" w:rsidP="000B2D5A">
      <w:pPr>
        <w:pStyle w:val="BodyText"/>
      </w:pPr>
      <w:r>
        <w:t xml:space="preserve">The MCFE uses serviceAgencyId to obtain an Agency’s </w:t>
      </w:r>
      <w:r w:rsidRPr="002433EC">
        <w:rPr>
          <w:rFonts w:cs="Tahoma"/>
        </w:rPr>
        <w:t xml:space="preserve">dscRptSvc </w:t>
      </w:r>
      <w:r>
        <w:t>URI that accepts DRs from the Service/Agency Locator Service in the NGCS. See the Management Console section for details.</w:t>
      </w:r>
    </w:p>
    <w:p w14:paraId="35EF7A48" w14:textId="77777777" w:rsidR="00650F68" w:rsidRPr="00650F68" w:rsidRDefault="00650F68" w:rsidP="00650F68">
      <w:pPr>
        <w:pStyle w:val="BodyText"/>
        <w:spacing w:after="0"/>
        <w:rPr>
          <w:b/>
          <w:bCs/>
        </w:rPr>
      </w:pPr>
      <w:r w:rsidRPr="00650F68">
        <w:rPr>
          <w:b/>
          <w:bCs/>
        </w:rPr>
        <w:t>Status Codes</w:t>
      </w:r>
    </w:p>
    <w:p w14:paraId="3F32E762" w14:textId="77777777" w:rsidR="00650F68" w:rsidRDefault="00650F68" w:rsidP="00650F68">
      <w:pPr>
        <w:pStyle w:val="BodyText"/>
        <w:spacing w:after="0"/>
        <w:ind w:firstLine="432"/>
      </w:pPr>
      <w:r>
        <w:t>200 OK</w:t>
      </w:r>
    </w:p>
    <w:p w14:paraId="1EE38288" w14:textId="77777777" w:rsidR="00650F68" w:rsidRDefault="00650F68" w:rsidP="00650F68">
      <w:pPr>
        <w:pStyle w:val="BodyText"/>
        <w:spacing w:after="0"/>
        <w:ind w:firstLine="432"/>
      </w:pPr>
      <w:r>
        <w:t xml:space="preserve">400 Bad Request </w:t>
      </w:r>
    </w:p>
    <w:p w14:paraId="77C29537" w14:textId="19134C69" w:rsidR="00857F32" w:rsidRDefault="00650F68" w:rsidP="00650F68">
      <w:pPr>
        <w:pStyle w:val="BodyText"/>
        <w:spacing w:after="0"/>
        <w:ind w:firstLine="432"/>
      </w:pPr>
      <w:r>
        <w:t>500 Internal Server Error</w:t>
      </w:r>
    </w:p>
    <w:p w14:paraId="4FF8BFD6" w14:textId="68FF2039" w:rsidR="00650F68" w:rsidRDefault="00650F68" w:rsidP="00650F68">
      <w:pPr>
        <w:pStyle w:val="Heading2"/>
      </w:pPr>
      <w:bookmarkStart w:id="85" w:name="_Toc233105453"/>
      <w:r w:rsidRPr="00650F68">
        <w:t>Queue State Web Service</w:t>
      </w:r>
      <w:bookmarkEnd w:id="85"/>
    </w:p>
    <w:p w14:paraId="6EBD501A" w14:textId="44910E34" w:rsidR="00650F68" w:rsidRDefault="00650F68" w:rsidP="00650F68">
      <w:pPr>
        <w:pStyle w:val="BodyText"/>
      </w:pPr>
      <w:r>
        <w:t>The server side of the Queue State web service is implemented by the CHFE. The client side of the Queue State web service is implemented by the Management Console and is used to manually request a change in the QueueState of a given queue. Examples include changing a diversion queue from Standby to Active, or temporarily disabling a queue for some reason.</w:t>
      </w:r>
    </w:p>
    <w:p w14:paraId="58AFF66A" w14:textId="788D70CA" w:rsidR="00650F68" w:rsidRDefault="00650F68" w:rsidP="00650F68">
      <w:pPr>
        <w:pStyle w:val="BodyText"/>
      </w:pPr>
      <w:commentRangeStart w:id="86"/>
      <w:r>
        <w:t xml:space="preserve">Note that the CHFE that manages the queue </w:t>
      </w:r>
      <w:r w:rsidR="000005A0">
        <w:t xml:space="preserve">MAY </w:t>
      </w:r>
      <w:r>
        <w:t>reject requests to set the state of the queue</w:t>
      </w:r>
      <w:ins w:id="87" w:author="Michael Smith [2]" w:date="2026-06-18T14:11:00Z" w16du:dateUtc="2026-06-18T18:11:00Z">
        <w:r w:rsidR="00D64EF7">
          <w:t xml:space="preserve"> to certain values</w:t>
        </w:r>
      </w:ins>
      <w:r>
        <w:t xml:space="preserve"> if the requested state conflicts with a state dictated by another rule or action such as a change in PSAP ServiceState.</w:t>
      </w:r>
      <w:commentRangeEnd w:id="86"/>
      <w:r w:rsidR="00A769F0">
        <w:rPr>
          <w:rStyle w:val="CommentReference"/>
          <w:sz w:val="20"/>
          <w:szCs w:val="20"/>
        </w:rPr>
        <w:commentReference w:id="86"/>
      </w:r>
    </w:p>
    <w:p w14:paraId="4D04DC55" w14:textId="250C3CC7" w:rsidR="00650F68" w:rsidRDefault="00650F68" w:rsidP="00650F68">
      <w:pPr>
        <w:pStyle w:val="BodyText"/>
      </w:pPr>
      <w:r>
        <w:t>HTTP method: PUT</w:t>
      </w:r>
    </w:p>
    <w:p w14:paraId="4E857FB8" w14:textId="04F8E9AD" w:rsidR="00650F68" w:rsidRDefault="00650F68" w:rsidP="00650F68">
      <w:pPr>
        <w:pStyle w:val="BodyText"/>
      </w:pPr>
      <w:r>
        <w:t>Resource name .../QueueState/&lt;QueueName&gt;</w:t>
      </w:r>
    </w:p>
    <w:p w14:paraId="72717BB7" w14:textId="418BB115" w:rsidR="00650F68" w:rsidRDefault="00650F68" w:rsidP="00650F68">
      <w:pPr>
        <w:pStyle w:val="BodyText"/>
      </w:pPr>
      <w:r>
        <w:t>Where &lt;QueueName&gt; is the Queue Identifier of the queue the request applies to.</w:t>
      </w:r>
    </w:p>
    <w:p w14:paraId="51A0E919" w14:textId="0D00ECD3" w:rsidR="00650F68" w:rsidRDefault="00650F68" w:rsidP="00650F68">
      <w:pPr>
        <w:pStyle w:val="BodyText"/>
      </w:pPr>
      <w:r>
        <w:t xml:space="preserve">The body of the request MUST contain </w:t>
      </w:r>
      <w:r w:rsidR="00466C72">
        <w:t>this</w:t>
      </w:r>
      <w:r>
        <w:t xml:space="preserve"> element:</w:t>
      </w:r>
    </w:p>
    <w:p w14:paraId="6078A360" w14:textId="62D48797" w:rsidR="00650F68" w:rsidRPr="00857F32" w:rsidRDefault="00650F68" w:rsidP="00650F68">
      <w:pPr>
        <w:pStyle w:val="Caption"/>
        <w:keepNext/>
        <w:rPr>
          <w:i/>
          <w:iCs/>
          <w:color w:val="1F497D" w:themeColor="text2"/>
          <w:szCs w:val="18"/>
        </w:rPr>
      </w:pPr>
      <w:bookmarkStart w:id="88" w:name="_Toc232082422"/>
      <w:r w:rsidRPr="0084206B">
        <w:t xml:space="preserve">Table </w:t>
      </w:r>
      <w:fldSimple w:instr=" STYLEREF 1 \s ">
        <w:r w:rsidR="00E371AD">
          <w:rPr>
            <w:noProof/>
          </w:rPr>
          <w:t>3</w:t>
        </w:r>
      </w:fldSimple>
      <w:r w:rsidR="00E371AD">
        <w:noBreakHyphen/>
      </w:r>
      <w:fldSimple w:instr=" SEQ Table \* ARABIC \s 1 ">
        <w:r w:rsidR="00E371AD">
          <w:rPr>
            <w:noProof/>
          </w:rPr>
          <w:t>2</w:t>
        </w:r>
      </w:fldSimple>
      <w:r w:rsidRPr="0084206B">
        <w:t xml:space="preserve"> </w:t>
      </w:r>
      <w:r w:rsidR="001C5C32">
        <w:t>Queue State Web Service</w:t>
      </w:r>
      <w:r w:rsidR="00D20D4D">
        <w:t xml:space="preserve"> Parameters</w:t>
      </w:r>
      <w:bookmarkEnd w:id="88"/>
    </w:p>
    <w:tbl>
      <w:tblPr>
        <w:tblStyle w:val="TableGrid"/>
        <w:tblpPr w:leftFromText="187" w:rightFromText="187" w:bottomFromText="288" w:vertAnchor="text" w:tblpXSpec="center" w:tblpY="1"/>
        <w:tblOverlap w:val="never"/>
        <w:tblW w:w="972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2878"/>
        <w:gridCol w:w="2613"/>
        <w:gridCol w:w="4229"/>
      </w:tblGrid>
      <w:tr w:rsidR="00650F68" w14:paraId="41B3DABF" w14:textId="77777777" w:rsidTr="00FB5D2B">
        <w:trPr>
          <w:tblHeader/>
          <w:jc w:val="center"/>
        </w:trPr>
        <w:tc>
          <w:tcPr>
            <w:tcW w:w="2875" w:type="dxa"/>
            <w:shd w:val="clear" w:color="auto" w:fill="D9D9D9" w:themeFill="background1" w:themeFillShade="D9"/>
            <w:vAlign w:val="center"/>
          </w:tcPr>
          <w:p w14:paraId="0F208134" w14:textId="77777777" w:rsidR="00650F68" w:rsidRPr="00F67305" w:rsidRDefault="00650F68" w:rsidP="00C57B06">
            <w:pPr>
              <w:rPr>
                <w:b/>
                <w:bCs/>
              </w:rPr>
            </w:pPr>
            <w:r>
              <w:rPr>
                <w:b/>
                <w:bCs/>
              </w:rPr>
              <w:t>Name</w:t>
            </w:r>
          </w:p>
        </w:tc>
        <w:tc>
          <w:tcPr>
            <w:tcW w:w="2610" w:type="dxa"/>
            <w:shd w:val="clear" w:color="auto" w:fill="D9D9D9" w:themeFill="background1" w:themeFillShade="D9"/>
            <w:vAlign w:val="center"/>
          </w:tcPr>
          <w:p w14:paraId="6D096DDF" w14:textId="3F4B7BB2" w:rsidR="00650F68" w:rsidRPr="00F67305" w:rsidRDefault="001E3B1F" w:rsidP="00C57B06">
            <w:pPr>
              <w:rPr>
                <w:b/>
                <w:bCs/>
              </w:rPr>
            </w:pPr>
            <w:r>
              <w:rPr>
                <w:b/>
                <w:bCs/>
              </w:rPr>
              <w:t>Required</w:t>
            </w:r>
          </w:p>
        </w:tc>
        <w:tc>
          <w:tcPr>
            <w:tcW w:w="4225" w:type="dxa"/>
            <w:shd w:val="clear" w:color="auto" w:fill="D9D9D9" w:themeFill="background1" w:themeFillShade="D9"/>
            <w:vAlign w:val="center"/>
          </w:tcPr>
          <w:p w14:paraId="1DC8F6E1" w14:textId="77777777" w:rsidR="00650F68" w:rsidRPr="00F67305" w:rsidRDefault="00650F68" w:rsidP="00C57B06">
            <w:pPr>
              <w:rPr>
                <w:b/>
                <w:bCs/>
              </w:rPr>
            </w:pPr>
            <w:r>
              <w:rPr>
                <w:b/>
                <w:bCs/>
              </w:rPr>
              <w:t>Description</w:t>
            </w:r>
          </w:p>
        </w:tc>
      </w:tr>
      <w:tr w:rsidR="00650F68" w14:paraId="137591F3" w14:textId="77777777" w:rsidTr="00FB5D2B">
        <w:trPr>
          <w:tblHeader/>
          <w:jc w:val="center"/>
        </w:trPr>
        <w:tc>
          <w:tcPr>
            <w:tcW w:w="2875" w:type="dxa"/>
            <w:vAlign w:val="center"/>
          </w:tcPr>
          <w:p w14:paraId="2BDBB664" w14:textId="7316575B" w:rsidR="00650F68" w:rsidRDefault="00650F68" w:rsidP="00C57B06">
            <w:r>
              <w:t>queueState</w:t>
            </w:r>
          </w:p>
        </w:tc>
        <w:tc>
          <w:tcPr>
            <w:tcW w:w="2610" w:type="dxa"/>
            <w:vAlign w:val="center"/>
          </w:tcPr>
          <w:p w14:paraId="26F0EE79" w14:textId="7AD7AC1F" w:rsidR="00650F68" w:rsidRDefault="001E3B1F" w:rsidP="00C57B06">
            <w:r>
              <w:t>Yes</w:t>
            </w:r>
          </w:p>
        </w:tc>
        <w:tc>
          <w:tcPr>
            <w:tcW w:w="4225" w:type="dxa"/>
            <w:vAlign w:val="center"/>
          </w:tcPr>
          <w:p w14:paraId="03F97120" w14:textId="7500B609" w:rsidR="00650F68" w:rsidRDefault="00650F68" w:rsidP="00C57B06">
            <w:r>
              <w:t>The requested QueueState</w:t>
            </w:r>
            <w:r w:rsidR="00464B51">
              <w:t>.</w:t>
            </w:r>
          </w:p>
        </w:tc>
      </w:tr>
    </w:tbl>
    <w:p w14:paraId="4090E909" w14:textId="28A1A19B" w:rsidR="00650F68" w:rsidRDefault="00650F68" w:rsidP="00650F68">
      <w:pPr>
        <w:pStyle w:val="BodyText"/>
      </w:pPr>
      <w:r w:rsidRPr="00650F68">
        <w:t>The requested queueState MUST be</w:t>
      </w:r>
      <w:r w:rsidR="00A36AC7">
        <w:t xml:space="preserve"> limited to</w:t>
      </w:r>
      <w:r w:rsidRPr="00650F68">
        <w:t xml:space="preserve"> one of these values from the IANA </w:t>
      </w:r>
      <w:r w:rsidR="009738CA">
        <w:t>Queue State</w:t>
      </w:r>
      <w:r w:rsidR="009738CA" w:rsidRPr="00650F68">
        <w:t xml:space="preserve"> </w:t>
      </w:r>
      <w:r w:rsidRPr="00650F68">
        <w:t>registry [</w:t>
      </w:r>
      <w:commentRangeStart w:id="89"/>
      <w:commentRangeStart w:id="90"/>
      <w:r w:rsidR="006D1082">
        <w:t>xxx</w:t>
      </w:r>
      <w:commentRangeEnd w:id="89"/>
      <w:r w:rsidR="00B46583" w:rsidRPr="00650F68">
        <w:rPr>
          <w:rStyle w:val="CommentReference"/>
          <w:sz w:val="20"/>
          <w:szCs w:val="20"/>
        </w:rPr>
        <w:commentReference w:id="89"/>
      </w:r>
      <w:commentRangeEnd w:id="90"/>
      <w:r w:rsidR="00CC7B97" w:rsidRPr="00650F68">
        <w:rPr>
          <w:rStyle w:val="CommentReference"/>
          <w:sz w:val="20"/>
          <w:szCs w:val="20"/>
        </w:rPr>
        <w:commentReference w:id="90"/>
      </w:r>
      <w:r w:rsidRPr="00650F68">
        <w:t>]: Active, Standby, or Disabled. Other queueState values</w:t>
      </w:r>
      <w:r w:rsidR="0039135E">
        <w:t xml:space="preserve"> can’t be manually set and</w:t>
      </w:r>
      <w:r w:rsidRPr="00650F68">
        <w:t xml:space="preserve"> MUST NOT be used.</w:t>
      </w:r>
    </w:p>
    <w:p w14:paraId="2C9DA2DD" w14:textId="77777777" w:rsidR="00650F68" w:rsidRPr="00650F68" w:rsidRDefault="00650F68" w:rsidP="00650F68">
      <w:pPr>
        <w:pStyle w:val="BodyText"/>
        <w:spacing w:after="0"/>
        <w:rPr>
          <w:b/>
          <w:bCs/>
        </w:rPr>
      </w:pPr>
      <w:r w:rsidRPr="00650F68">
        <w:rPr>
          <w:b/>
          <w:bCs/>
        </w:rPr>
        <w:t>Status Codes</w:t>
      </w:r>
    </w:p>
    <w:p w14:paraId="367DCC0E" w14:textId="77777777" w:rsidR="00650F68" w:rsidRDefault="00650F68" w:rsidP="00650F68">
      <w:pPr>
        <w:pStyle w:val="BodyText"/>
        <w:spacing w:after="0"/>
        <w:ind w:firstLine="432"/>
      </w:pPr>
      <w:r>
        <w:t>200 OK</w:t>
      </w:r>
    </w:p>
    <w:p w14:paraId="130A11C6" w14:textId="77777777" w:rsidR="00650F68" w:rsidRDefault="00650F68" w:rsidP="00650F68">
      <w:pPr>
        <w:pStyle w:val="BodyText"/>
        <w:spacing w:after="0"/>
        <w:ind w:firstLine="432"/>
      </w:pPr>
      <w:r>
        <w:t xml:space="preserve">400 Bad Request </w:t>
      </w:r>
    </w:p>
    <w:p w14:paraId="0E5071C2" w14:textId="028CE8DB" w:rsidR="00650F68" w:rsidRDefault="00650F68" w:rsidP="00650F68">
      <w:pPr>
        <w:pStyle w:val="BodyText"/>
        <w:spacing w:after="0"/>
        <w:ind w:firstLine="432"/>
      </w:pPr>
      <w:r>
        <w:t>422 Unknown Queue or queueState Not Allowed</w:t>
      </w:r>
    </w:p>
    <w:p w14:paraId="0458A6DC" w14:textId="77777777" w:rsidR="00650F68" w:rsidRDefault="00650F68" w:rsidP="00650F68">
      <w:pPr>
        <w:pStyle w:val="BodyText"/>
        <w:spacing w:after="0"/>
        <w:ind w:firstLine="432"/>
      </w:pPr>
      <w:r>
        <w:t>500 Internal Server Error</w:t>
      </w:r>
    </w:p>
    <w:p w14:paraId="66EB7D27" w14:textId="7E8FD63A" w:rsidR="00650F68" w:rsidRDefault="00650F68" w:rsidP="00650F68">
      <w:pPr>
        <w:pStyle w:val="Heading2"/>
      </w:pPr>
      <w:bookmarkStart w:id="91" w:name="_Toc233105454"/>
      <w:r>
        <w:lastRenderedPageBreak/>
        <w:t>Agent Activity State Web Service</w:t>
      </w:r>
      <w:bookmarkEnd w:id="91"/>
    </w:p>
    <w:p w14:paraId="4385A474" w14:textId="4FB9A5B6" w:rsidR="00650F68" w:rsidRDefault="00650F68" w:rsidP="00650F68">
      <w:pPr>
        <w:pStyle w:val="BodyText"/>
      </w:pPr>
      <w:r>
        <w:t xml:space="preserve">The Agent Activity State Web Service is implemented by the Presence Server FE, and is used by FEs that do not support the Session Initiation Protocol (SIP) to publish the Activity State of their agents to the Presence Server FE. Note that FEs that do not support SIP are not able to subscribe to Activity State changes. </w:t>
      </w:r>
    </w:p>
    <w:p w14:paraId="79C9BAAF" w14:textId="5B98CE44" w:rsidR="00650F68" w:rsidRDefault="00650F68" w:rsidP="00650F68">
      <w:pPr>
        <w:pStyle w:val="BodyText"/>
      </w:pPr>
      <w:r>
        <w:t>HTTP method: PUT</w:t>
      </w:r>
    </w:p>
    <w:p w14:paraId="1C61FC64" w14:textId="42F6B9E7" w:rsidR="00650F68" w:rsidRDefault="00650F68" w:rsidP="00650F68">
      <w:pPr>
        <w:pStyle w:val="BodyText"/>
      </w:pPr>
      <w:r>
        <w:t>Resource name .../AgentActivityState</w:t>
      </w:r>
    </w:p>
    <w:p w14:paraId="3579B0A3" w14:textId="3D83ED17" w:rsidR="00650F68" w:rsidRDefault="00650F68" w:rsidP="00650F68">
      <w:pPr>
        <w:pStyle w:val="BodyText"/>
      </w:pPr>
      <w:r>
        <w:t xml:space="preserve">The body MUST contain a PIDF of the form specified for Presentity Activity State PUBLISH bodies in the </w:t>
      </w:r>
      <w:hyperlink w:anchor="_Presence_Information_Document" w:history="1">
        <w:r w:rsidRPr="00952B2B">
          <w:rPr>
            <w:rStyle w:val="StyleBlue"/>
          </w:rPr>
          <w:t>Presence Information Document (PIDF)</w:t>
        </w:r>
      </w:hyperlink>
      <w:r>
        <w:t xml:space="preserve"> subsection of the </w:t>
      </w:r>
      <w:hyperlink w:anchor="_Presence_Server_FE" w:history="1">
        <w:r w:rsidRPr="00952B2B">
          <w:rPr>
            <w:rStyle w:val="StyleBlue"/>
          </w:rPr>
          <w:t xml:space="preserve">Presence Server </w:t>
        </w:r>
        <w:r w:rsidR="00952B2B" w:rsidRPr="00952B2B">
          <w:rPr>
            <w:rStyle w:val="StyleBlue"/>
          </w:rPr>
          <w:t>FE</w:t>
        </w:r>
      </w:hyperlink>
      <w:r w:rsidR="00952B2B">
        <w:t xml:space="preserve"> </w:t>
      </w:r>
      <w:r>
        <w:t xml:space="preserve">section of this document. </w:t>
      </w:r>
    </w:p>
    <w:p w14:paraId="45336D0C" w14:textId="6DE683FC" w:rsidR="00650F68" w:rsidRDefault="00650F68" w:rsidP="00650F68">
      <w:pPr>
        <w:pStyle w:val="BodyText"/>
      </w:pPr>
      <w:r>
        <w:t xml:space="preserve">See the section of this document entitled </w:t>
      </w:r>
      <w:hyperlink w:anchor="_Presentity_Activity_States" w:history="1">
        <w:r w:rsidRPr="00952B2B">
          <w:rPr>
            <w:rStyle w:val="StyleBlue"/>
          </w:rPr>
          <w:t>Presentity Activity States for the Presence Server</w:t>
        </w:r>
      </w:hyperlink>
      <w:r>
        <w:t xml:space="preserve"> for details on Activity State.</w:t>
      </w:r>
    </w:p>
    <w:p w14:paraId="15168EDC" w14:textId="77777777" w:rsidR="00E90517" w:rsidRPr="00650F68" w:rsidRDefault="00E90517" w:rsidP="00E90517">
      <w:pPr>
        <w:pStyle w:val="BodyText"/>
        <w:spacing w:after="0"/>
        <w:rPr>
          <w:b/>
          <w:bCs/>
        </w:rPr>
      </w:pPr>
      <w:r w:rsidRPr="00650F68">
        <w:rPr>
          <w:b/>
          <w:bCs/>
        </w:rPr>
        <w:t>Status Codes</w:t>
      </w:r>
    </w:p>
    <w:p w14:paraId="1D7357E1" w14:textId="77777777" w:rsidR="00E90517" w:rsidRDefault="00E90517" w:rsidP="00E90517">
      <w:pPr>
        <w:pStyle w:val="BodyText"/>
        <w:spacing w:after="0"/>
        <w:ind w:firstLine="432"/>
      </w:pPr>
      <w:r>
        <w:t>200 OK</w:t>
      </w:r>
    </w:p>
    <w:p w14:paraId="6CFF10ED" w14:textId="77777777" w:rsidR="00E90517" w:rsidRDefault="00E90517" w:rsidP="00E90517">
      <w:pPr>
        <w:pStyle w:val="BodyText"/>
        <w:spacing w:after="0"/>
        <w:ind w:firstLine="432"/>
      </w:pPr>
      <w:r>
        <w:t xml:space="preserve">400 Bad Request </w:t>
      </w:r>
    </w:p>
    <w:p w14:paraId="4E343F14" w14:textId="6EAE041E" w:rsidR="00E90517" w:rsidRDefault="00E90517" w:rsidP="00E90517">
      <w:pPr>
        <w:pStyle w:val="BodyText"/>
        <w:spacing w:after="0"/>
        <w:ind w:firstLine="432"/>
      </w:pPr>
      <w:r>
        <w:t>500 Internal Server Error</w:t>
      </w:r>
    </w:p>
    <w:p w14:paraId="5BEA6DA1" w14:textId="73E59AC1" w:rsidR="00E90517" w:rsidRDefault="00E90517" w:rsidP="00E90517">
      <w:pPr>
        <w:pStyle w:val="Heading2"/>
      </w:pPr>
      <w:bookmarkStart w:id="92" w:name="_Ref183002417"/>
      <w:bookmarkStart w:id="93" w:name="_Toc221701570"/>
      <w:bookmarkStart w:id="94" w:name="_Toc233105455"/>
      <w:r w:rsidRPr="00FE30DD">
        <w:t>Policy Store</w:t>
      </w:r>
      <w:bookmarkEnd w:id="92"/>
      <w:r>
        <w:t xml:space="preserve"> Web Service</w:t>
      </w:r>
      <w:bookmarkEnd w:id="93"/>
      <w:bookmarkEnd w:id="94"/>
    </w:p>
    <w:p w14:paraId="62B3A702" w14:textId="2711A078" w:rsidR="00E90517" w:rsidRDefault="00E90517" w:rsidP="00650F68">
      <w:pPr>
        <w:pStyle w:val="BodyText"/>
      </w:pPr>
      <w:r w:rsidRPr="00E90517">
        <w:t xml:space="preserve">Each PSAP MUST have a Policy Store Web Service that stores and retrieves policies as specified in NENA-STA-010 </w:t>
      </w:r>
      <w:r w:rsidR="006050AA">
        <w:fldChar w:fldCharType="begin"/>
      </w:r>
      <w:r w:rsidR="006050AA">
        <w:instrText xml:space="preserve"> REF _Ref129852940 \r \h </w:instrText>
      </w:r>
      <w:r w:rsidR="006050AA">
        <w:fldChar w:fldCharType="separate"/>
      </w:r>
      <w:r w:rsidR="006050AA">
        <w:t>[7]</w:t>
      </w:r>
      <w:r w:rsidR="006050AA">
        <w:fldChar w:fldCharType="end"/>
      </w:r>
      <w:r w:rsidRPr="00E90517">
        <w:t>. Policies defined in this document are in XACML format and are used to specify Data Rights Management (DRM) rules. The format of the Policy Store and the methods used to manipulate policies are specified in the Policy Store Web Service section of NENA-STA-010</w:t>
      </w:r>
      <w:r w:rsidR="000C639F">
        <w:t>.</w:t>
      </w:r>
      <w:r w:rsidR="000B2D5A" w:rsidRPr="000B2D5A">
        <w:t xml:space="preserve"> Policies are identified by</w:t>
      </w:r>
      <w:ins w:id="95" w:author="Michael Smith [2]" w:date="2026-06-23T14:14:00Z" w16du:dateUtc="2026-06-23T18:14:00Z">
        <w:r w:rsidR="000358A3" w:rsidRPr="000358A3">
          <w:t xml:space="preserve"> </w:t>
        </w:r>
        <w:r w:rsidR="000358A3">
          <w:t>a Service Name from the IANA “Service Names” registry or a ServiceId</w:t>
        </w:r>
      </w:ins>
      <w:r w:rsidR="000B2D5A" w:rsidRPr="000B2D5A">
        <w:t xml:space="preserve">, and the identity of the agency that owns the policy. This document requests IANA to add new values to the </w:t>
      </w:r>
      <w:commentRangeStart w:id="96"/>
      <w:commentRangeStart w:id="97"/>
      <w:r w:rsidR="000B2D5A" w:rsidRPr="000B2D5A">
        <w:t>Policy Type</w:t>
      </w:r>
      <w:r w:rsidR="005B3F36">
        <w:t>s</w:t>
      </w:r>
      <w:r w:rsidR="000B2D5A" w:rsidRPr="000B2D5A">
        <w:t xml:space="preserve"> registry</w:t>
      </w:r>
      <w:commentRangeEnd w:id="96"/>
      <w:r w:rsidR="00B46583" w:rsidRPr="000B2D5A">
        <w:rPr>
          <w:rStyle w:val="CommentReference"/>
          <w:sz w:val="20"/>
          <w:szCs w:val="20"/>
        </w:rPr>
        <w:commentReference w:id="96"/>
      </w:r>
      <w:commentRangeEnd w:id="97"/>
      <w:r w:rsidR="00297AD3" w:rsidRPr="000B2D5A">
        <w:rPr>
          <w:rStyle w:val="CommentReference"/>
          <w:sz w:val="20"/>
          <w:szCs w:val="20"/>
        </w:rPr>
        <w:commentReference w:id="97"/>
      </w:r>
      <w:r w:rsidR="000B2D5A" w:rsidRPr="000B2D5A">
        <w:t>.</w:t>
      </w:r>
    </w:p>
    <w:p w14:paraId="706238DC" w14:textId="77777777" w:rsidR="00464B51" w:rsidRDefault="00464B51" w:rsidP="00464B51">
      <w:pPr>
        <w:pStyle w:val="BodyText"/>
      </w:pPr>
      <w:r>
        <w:t>The client side of an authentication with the Policy Store Web Service identifies the agency storing or retrieving Policy rule sets.</w:t>
      </w:r>
    </w:p>
    <w:p w14:paraId="032C4018" w14:textId="77777777" w:rsidR="00464B51" w:rsidRDefault="00464B51" w:rsidP="00464B51">
      <w:pPr>
        <w:pStyle w:val="BodyText"/>
      </w:pPr>
      <w:r>
        <w:t>A PSAP MAY implement its own Policy Store, or MAY use a Policy Store provided by the NGCS or another Agency. The Policy Store used by an FE or Service MUST be discovered as specified in the Service Discovery section of this document.</w:t>
      </w:r>
    </w:p>
    <w:p w14:paraId="27E4DE9D" w14:textId="3AA272DA" w:rsidR="00464B51" w:rsidRDefault="00464B51" w:rsidP="00464B51">
      <w:pPr>
        <w:pStyle w:val="BodyText"/>
      </w:pPr>
      <w:r>
        <w:t xml:space="preserve">PSAP FEs and Services MUST use the policies in the Policy Store to control access to their interfaces and data as described in the Authorization and Data Rights Management section of this document. Policies required by the document are detailed in the </w:t>
      </w:r>
      <w:hyperlink w:anchor="_Policy" w:history="1">
        <w:r w:rsidRPr="00952B2B">
          <w:rPr>
            <w:rStyle w:val="StyleBlue"/>
          </w:rPr>
          <w:t>Policy</w:t>
        </w:r>
      </w:hyperlink>
      <w:r>
        <w:t xml:space="preserve"> section.</w:t>
      </w:r>
    </w:p>
    <w:p w14:paraId="7A40C89D" w14:textId="73E0ED7F" w:rsidR="00464B51" w:rsidRDefault="00464B51" w:rsidP="00464B51">
      <w:pPr>
        <w:pStyle w:val="Heading2"/>
      </w:pPr>
      <w:bookmarkStart w:id="98" w:name="_Media_Proxy_URI"/>
      <w:bookmarkStart w:id="99" w:name="_Toc221701571"/>
      <w:bookmarkStart w:id="100" w:name="_Toc233105456"/>
      <w:bookmarkEnd w:id="98"/>
      <w:commentRangeStart w:id="101"/>
      <w:r w:rsidRPr="00FE30DD">
        <w:t>Media Proxy URI Request</w:t>
      </w:r>
      <w:commentRangeEnd w:id="101"/>
      <w:r w:rsidR="00B46583">
        <w:rPr>
          <w:rStyle w:val="CommentReference"/>
          <w:sz w:val="20"/>
          <w:szCs w:val="20"/>
        </w:rPr>
        <w:commentReference w:id="101"/>
      </w:r>
      <w:r>
        <w:t xml:space="preserve"> Web Service</w:t>
      </w:r>
      <w:bookmarkEnd w:id="99"/>
      <w:bookmarkEnd w:id="100"/>
    </w:p>
    <w:p w14:paraId="7E0B3902" w14:textId="7642BE80" w:rsidR="00464B51" w:rsidRDefault="00464B51" w:rsidP="00464B51">
      <w:pPr>
        <w:pStyle w:val="BodyText"/>
      </w:pPr>
      <w:r>
        <w:t>The Media Proxy URI Request web service is implemented by the Media Proxy FE. It accepts a URI of the media to be forwarded and returns the Media Proxy URI for that media, which MUST then be used for all access to, and operations on, the media.</w:t>
      </w:r>
    </w:p>
    <w:p w14:paraId="2BD65FCE" w14:textId="23BEF827" w:rsidR="00464B51" w:rsidRDefault="00464B51" w:rsidP="00464B51">
      <w:pPr>
        <w:pStyle w:val="BodyText"/>
      </w:pPr>
      <w:r>
        <w:t>HTTP method: POST</w:t>
      </w:r>
    </w:p>
    <w:p w14:paraId="02AA88A0" w14:textId="796EDABC" w:rsidR="00464B51" w:rsidRDefault="00464B51" w:rsidP="00464B51">
      <w:pPr>
        <w:pStyle w:val="BodyText"/>
      </w:pPr>
      <w:r>
        <w:t>Resource name .../MediaProxyUri</w:t>
      </w:r>
    </w:p>
    <w:p w14:paraId="54008474" w14:textId="582B707E" w:rsidR="00464B51" w:rsidRDefault="00464B51" w:rsidP="00464B51">
      <w:pPr>
        <w:pStyle w:val="BodyText"/>
      </w:pPr>
      <w:r>
        <w:lastRenderedPageBreak/>
        <w:t>The body of the request MUST contain</w:t>
      </w:r>
      <w:r w:rsidR="00FA4DD5">
        <w:t xml:space="preserve"> </w:t>
      </w:r>
      <w:r w:rsidR="007D4FFD">
        <w:t>a</w:t>
      </w:r>
      <w:r w:rsidR="00371A86" w:rsidRPr="00371A86">
        <w:t xml:space="preserve"> </w:t>
      </w:r>
      <w:r w:rsidR="00371A86">
        <w:t>mediaProxyURIRequest</w:t>
      </w:r>
      <w:r w:rsidR="003B4B0C">
        <w:t xml:space="preserve"> JSON object that includes</w:t>
      </w:r>
      <w:r>
        <w:t xml:space="preserve"> the original URI of the media the </w:t>
      </w:r>
      <w:r w:rsidR="00972E77">
        <w:t xml:space="preserve">client </w:t>
      </w:r>
      <w:r>
        <w:t>wishes to access</w:t>
      </w:r>
      <w:r w:rsidR="00481F0B">
        <w:t xml:space="preserve"> and if applicable,</w:t>
      </w:r>
      <w:r w:rsidR="009778C3">
        <w:t xml:space="preserve"> a related Incident ID and/or </w:t>
      </w:r>
      <w:r w:rsidR="00F45B4B">
        <w:t>related emergency c</w:t>
      </w:r>
      <w:r w:rsidR="009778C3">
        <w:t>all ID</w:t>
      </w:r>
      <w:r>
        <w:t>:</w:t>
      </w:r>
    </w:p>
    <w:p w14:paraId="39E0BD27" w14:textId="592E8AC5" w:rsidR="00464B51" w:rsidRPr="00857F32" w:rsidRDefault="00464B51" w:rsidP="00464B51">
      <w:pPr>
        <w:pStyle w:val="Caption"/>
        <w:keepNext/>
        <w:rPr>
          <w:i/>
          <w:iCs/>
          <w:color w:val="1F497D" w:themeColor="text2"/>
          <w:szCs w:val="18"/>
        </w:rPr>
      </w:pPr>
      <w:bookmarkStart w:id="102" w:name="_Toc232082423"/>
      <w:r w:rsidRPr="0084206B">
        <w:t xml:space="preserve">Table </w:t>
      </w:r>
      <w:fldSimple w:instr=" STYLEREF 1 \s ">
        <w:r w:rsidR="00E371AD">
          <w:rPr>
            <w:noProof/>
          </w:rPr>
          <w:t>3</w:t>
        </w:r>
      </w:fldSimple>
      <w:r w:rsidR="00E371AD">
        <w:noBreakHyphen/>
      </w:r>
      <w:fldSimple w:instr=" SEQ Table \* ARABIC \s 1 ">
        <w:r w:rsidR="00E371AD">
          <w:rPr>
            <w:noProof/>
          </w:rPr>
          <w:t>3</w:t>
        </w:r>
      </w:fldSimple>
      <w:r w:rsidRPr="0084206B">
        <w:t xml:space="preserve"> </w:t>
      </w:r>
      <w:r w:rsidR="00CC09EE">
        <w:t>m</w:t>
      </w:r>
      <w:r w:rsidR="001C5C32">
        <w:t xml:space="preserve">ediaProxyURIRequest </w:t>
      </w:r>
      <w:r w:rsidR="00652F49">
        <w:t>JSON Object</w:t>
      </w:r>
      <w:bookmarkEnd w:id="102"/>
    </w:p>
    <w:tbl>
      <w:tblPr>
        <w:tblStyle w:val="TableGrid"/>
        <w:tblpPr w:leftFromText="187" w:rightFromText="187" w:bottomFromText="288" w:vertAnchor="text" w:tblpXSpec="center" w:tblpY="1"/>
        <w:tblOverlap w:val="never"/>
        <w:tblW w:w="972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2248"/>
        <w:gridCol w:w="2162"/>
        <w:gridCol w:w="5310"/>
      </w:tblGrid>
      <w:tr w:rsidR="00464B51" w14:paraId="67413566" w14:textId="77777777" w:rsidTr="00FB5D2B">
        <w:trPr>
          <w:tblHeader/>
          <w:jc w:val="center"/>
        </w:trPr>
        <w:tc>
          <w:tcPr>
            <w:tcW w:w="2245" w:type="dxa"/>
            <w:shd w:val="clear" w:color="auto" w:fill="D9D9D9" w:themeFill="background1" w:themeFillShade="D9"/>
            <w:vAlign w:val="center"/>
          </w:tcPr>
          <w:p w14:paraId="3101223B" w14:textId="77777777" w:rsidR="00464B51" w:rsidRPr="00F67305" w:rsidRDefault="00464B51" w:rsidP="00C57B06">
            <w:pPr>
              <w:rPr>
                <w:b/>
                <w:bCs/>
              </w:rPr>
            </w:pPr>
            <w:r>
              <w:rPr>
                <w:b/>
                <w:bCs/>
              </w:rPr>
              <w:t>Name</w:t>
            </w:r>
          </w:p>
        </w:tc>
        <w:tc>
          <w:tcPr>
            <w:tcW w:w="2160" w:type="dxa"/>
            <w:shd w:val="clear" w:color="auto" w:fill="D9D9D9" w:themeFill="background1" w:themeFillShade="D9"/>
            <w:vAlign w:val="center"/>
          </w:tcPr>
          <w:p w14:paraId="138B105F" w14:textId="32D014EF" w:rsidR="00464B51" w:rsidRPr="00F67305" w:rsidRDefault="004438CC" w:rsidP="00C57B06">
            <w:pPr>
              <w:rPr>
                <w:b/>
                <w:bCs/>
              </w:rPr>
            </w:pPr>
            <w:r>
              <w:rPr>
                <w:b/>
                <w:bCs/>
              </w:rPr>
              <w:t>Required</w:t>
            </w:r>
          </w:p>
        </w:tc>
        <w:tc>
          <w:tcPr>
            <w:tcW w:w="5305" w:type="dxa"/>
            <w:shd w:val="clear" w:color="auto" w:fill="D9D9D9" w:themeFill="background1" w:themeFillShade="D9"/>
            <w:vAlign w:val="center"/>
          </w:tcPr>
          <w:p w14:paraId="58FFC54E" w14:textId="77777777" w:rsidR="00464B51" w:rsidRPr="00F67305" w:rsidRDefault="00464B51" w:rsidP="00C57B06">
            <w:pPr>
              <w:rPr>
                <w:b/>
                <w:bCs/>
              </w:rPr>
            </w:pPr>
            <w:r>
              <w:rPr>
                <w:b/>
                <w:bCs/>
              </w:rPr>
              <w:t>Description</w:t>
            </w:r>
          </w:p>
        </w:tc>
      </w:tr>
      <w:tr w:rsidR="00464B51" w14:paraId="62710C95" w14:textId="77777777" w:rsidTr="00FB5D2B">
        <w:trPr>
          <w:tblHeader/>
          <w:jc w:val="center"/>
        </w:trPr>
        <w:tc>
          <w:tcPr>
            <w:tcW w:w="2245" w:type="dxa"/>
            <w:vAlign w:val="center"/>
          </w:tcPr>
          <w:p w14:paraId="4BAA71C1" w14:textId="73A186F9" w:rsidR="00464B51" w:rsidRDefault="00464B51" w:rsidP="00C57B06">
            <w:commentRangeStart w:id="103"/>
            <w:r>
              <w:t>originalUri</w:t>
            </w:r>
            <w:commentRangeEnd w:id="103"/>
            <w:r w:rsidR="00B46583">
              <w:rPr>
                <w:rStyle w:val="CommentReference"/>
                <w:sz w:val="20"/>
                <w:szCs w:val="20"/>
              </w:rPr>
              <w:commentReference w:id="103"/>
            </w:r>
          </w:p>
        </w:tc>
        <w:tc>
          <w:tcPr>
            <w:tcW w:w="2160" w:type="dxa"/>
            <w:vAlign w:val="center"/>
          </w:tcPr>
          <w:p w14:paraId="64DAE1F0" w14:textId="05FFB592" w:rsidR="00464B51" w:rsidRDefault="004438CC" w:rsidP="00C57B06">
            <w:r>
              <w:t>Yes</w:t>
            </w:r>
          </w:p>
        </w:tc>
        <w:tc>
          <w:tcPr>
            <w:tcW w:w="5305" w:type="dxa"/>
            <w:vAlign w:val="center"/>
          </w:tcPr>
          <w:p w14:paraId="3C1A9273" w14:textId="7A95C583" w:rsidR="00464B51" w:rsidRDefault="00464B51" w:rsidP="00C57B06">
            <w:r>
              <w:t xml:space="preserve">The URI for which the </w:t>
            </w:r>
            <w:r w:rsidR="00C91AC0">
              <w:t xml:space="preserve">client </w:t>
            </w:r>
            <w:r>
              <w:t>is requesting a Media Proxy URI.</w:t>
            </w:r>
          </w:p>
        </w:tc>
      </w:tr>
      <w:tr w:rsidR="00464B51" w14:paraId="51B98D70" w14:textId="77777777" w:rsidTr="00FB5D2B">
        <w:trPr>
          <w:tblHeader/>
          <w:jc w:val="center"/>
        </w:trPr>
        <w:tc>
          <w:tcPr>
            <w:tcW w:w="2245" w:type="dxa"/>
            <w:vAlign w:val="center"/>
          </w:tcPr>
          <w:p w14:paraId="0ABB1705" w14:textId="39942A5A" w:rsidR="00464B51" w:rsidRDefault="00464B51" w:rsidP="00C57B06">
            <w:r>
              <w:t>incidentId</w:t>
            </w:r>
          </w:p>
        </w:tc>
        <w:tc>
          <w:tcPr>
            <w:tcW w:w="2160" w:type="dxa"/>
            <w:vAlign w:val="center"/>
          </w:tcPr>
          <w:p w14:paraId="466EDCE7" w14:textId="27B4D2CE" w:rsidR="00464B51" w:rsidRPr="00857F32" w:rsidRDefault="004438CC" w:rsidP="00C57B06">
            <w:r>
              <w:rPr>
                <w:rFonts w:cs="Tahoma"/>
                <w:szCs w:val="24"/>
              </w:rPr>
              <w:t>Conditional</w:t>
            </w:r>
          </w:p>
        </w:tc>
        <w:tc>
          <w:tcPr>
            <w:tcW w:w="5305" w:type="dxa"/>
            <w:vAlign w:val="center"/>
          </w:tcPr>
          <w:p w14:paraId="261D6BB4" w14:textId="4284FE59" w:rsidR="00464B51" w:rsidRDefault="00464B51" w:rsidP="00C57B06">
            <w:r w:rsidRPr="00464B51">
              <w:t>An emergency Incident Identifier as defined in NENA-STA-010. Required if the request is related to an Incident. Will be included by the Media Proxy when it logs media and LogEvents.</w:t>
            </w:r>
          </w:p>
        </w:tc>
      </w:tr>
      <w:tr w:rsidR="00464B51" w14:paraId="3400A267" w14:textId="77777777" w:rsidTr="00FB5D2B">
        <w:trPr>
          <w:tblHeader/>
          <w:jc w:val="center"/>
        </w:trPr>
        <w:tc>
          <w:tcPr>
            <w:tcW w:w="2245" w:type="dxa"/>
            <w:vAlign w:val="center"/>
          </w:tcPr>
          <w:p w14:paraId="7A4B9BF9" w14:textId="7084B324" w:rsidR="00464B51" w:rsidRDefault="00464B51" w:rsidP="00C57B06">
            <w:r w:rsidRPr="00464B51">
              <w:t>callId</w:t>
            </w:r>
          </w:p>
        </w:tc>
        <w:tc>
          <w:tcPr>
            <w:tcW w:w="2160" w:type="dxa"/>
            <w:vAlign w:val="center"/>
          </w:tcPr>
          <w:p w14:paraId="41AB9984" w14:textId="05E2B195" w:rsidR="00464B51" w:rsidRDefault="004438CC" w:rsidP="00C57B06">
            <w:pPr>
              <w:rPr>
                <w:rFonts w:cs="Tahoma"/>
                <w:szCs w:val="24"/>
              </w:rPr>
            </w:pPr>
            <w:r>
              <w:rPr>
                <w:rFonts w:cs="Tahoma"/>
                <w:szCs w:val="24"/>
              </w:rPr>
              <w:t>Conditional</w:t>
            </w:r>
          </w:p>
        </w:tc>
        <w:tc>
          <w:tcPr>
            <w:tcW w:w="5305" w:type="dxa"/>
            <w:vAlign w:val="center"/>
          </w:tcPr>
          <w:p w14:paraId="6F2D32BE" w14:textId="0BBA2475" w:rsidR="00464B51" w:rsidRPr="00464B51" w:rsidRDefault="00464B51" w:rsidP="00C57B06">
            <w:r w:rsidRPr="00464B51">
              <w:t>An emergency Call Identifier as defined in NENA-STA-010. Required if the request is related to a call. Will be included by the Media Proxy when it logs media and LogEvents.</w:t>
            </w:r>
          </w:p>
        </w:tc>
      </w:tr>
    </w:tbl>
    <w:p w14:paraId="209CED24" w14:textId="316964DE" w:rsidR="00464B51" w:rsidRDefault="00464B51" w:rsidP="00464B51">
      <w:pPr>
        <w:pStyle w:val="BodyText"/>
      </w:pPr>
      <w:r>
        <w:t xml:space="preserve">The Media Proxy only supports an originalUri that is an HTTP URI (GET method only), or an RTSP URI, and MUST return </w:t>
      </w:r>
      <w:r w:rsidR="000742EC">
        <w:t>“</w:t>
      </w:r>
      <w:r>
        <w:t>415 Unsupported Media</w:t>
      </w:r>
      <w:r w:rsidR="000742EC">
        <w:t>”</w:t>
      </w:r>
      <w:r>
        <w:t xml:space="preserve"> if it receives a MediaProxyUriRequest for other protocols or methods.</w:t>
      </w:r>
    </w:p>
    <w:p w14:paraId="6A655B64" w14:textId="74D81C76" w:rsidR="00464B51" w:rsidRDefault="00D74CE4" w:rsidP="00464B51">
      <w:pPr>
        <w:pStyle w:val="BodyText"/>
      </w:pPr>
      <w:r>
        <w:t xml:space="preserve">The incidentId member MUST be </w:t>
      </w:r>
      <w:r w:rsidR="0066169E">
        <w:t>included</w:t>
      </w:r>
      <w:r>
        <w:t xml:space="preserve"> if the media is related to an Incident</w:t>
      </w:r>
      <w:r w:rsidR="0066169E">
        <w:t xml:space="preserve"> and</w:t>
      </w:r>
      <w:r w:rsidR="00464B51">
        <w:t xml:space="preserve"> MUST be omitted if the media is not related to an Incident. An empty incidentId member will be interpreted as omitted.</w:t>
      </w:r>
    </w:p>
    <w:p w14:paraId="1710792D" w14:textId="6DECC8D4" w:rsidR="00464B51" w:rsidRDefault="00464B51" w:rsidP="00464B51">
      <w:pPr>
        <w:pStyle w:val="BodyText"/>
      </w:pPr>
      <w:r>
        <w:t>The callId member MUST be</w:t>
      </w:r>
      <w:r w:rsidR="00FD50E9">
        <w:t xml:space="preserve"> included if the media is related to a call and MUST be</w:t>
      </w:r>
      <w:r>
        <w:t xml:space="preserve"> omitted if the media is not related to a call. An empty callId member will be interpreted as omitted.</w:t>
      </w:r>
    </w:p>
    <w:p w14:paraId="3F664EB7" w14:textId="330FC4C0" w:rsidR="00464B51" w:rsidRDefault="00464B51" w:rsidP="00464B51">
      <w:pPr>
        <w:pStyle w:val="BodyText"/>
      </w:pPr>
      <w:r>
        <w:t>On success, the return includes a mediaProxyUri JSON object that consists of:</w:t>
      </w:r>
    </w:p>
    <w:p w14:paraId="4FD467AE" w14:textId="51D7CEC9" w:rsidR="00464B51" w:rsidRPr="00857F32" w:rsidRDefault="00464B51" w:rsidP="00464B51">
      <w:pPr>
        <w:pStyle w:val="Caption"/>
        <w:keepNext/>
        <w:rPr>
          <w:i/>
          <w:iCs/>
          <w:color w:val="1F497D" w:themeColor="text2"/>
          <w:szCs w:val="18"/>
        </w:rPr>
      </w:pPr>
      <w:bookmarkStart w:id="104" w:name="_Toc232082424"/>
      <w:r w:rsidRPr="0084206B">
        <w:t xml:space="preserve">Table </w:t>
      </w:r>
      <w:fldSimple w:instr=" STYLEREF 1 \s ">
        <w:r w:rsidR="00E371AD">
          <w:rPr>
            <w:noProof/>
          </w:rPr>
          <w:t>3</w:t>
        </w:r>
      </w:fldSimple>
      <w:r w:rsidR="00E371AD">
        <w:noBreakHyphen/>
      </w:r>
      <w:fldSimple w:instr=" SEQ Table \* ARABIC \s 1 ">
        <w:r w:rsidR="00E371AD">
          <w:rPr>
            <w:noProof/>
          </w:rPr>
          <w:t>4</w:t>
        </w:r>
      </w:fldSimple>
      <w:r w:rsidRPr="0084206B">
        <w:t xml:space="preserve"> </w:t>
      </w:r>
      <w:r w:rsidR="009A07C0">
        <w:t>mediaProxyURI</w:t>
      </w:r>
      <w:r w:rsidR="00FE4DB9">
        <w:t xml:space="preserve"> </w:t>
      </w:r>
      <w:r w:rsidR="00011D26">
        <w:t xml:space="preserve">JSON </w:t>
      </w:r>
      <w:r w:rsidR="00162E1B">
        <w:t>Object</w:t>
      </w:r>
      <w:bookmarkEnd w:id="104"/>
    </w:p>
    <w:tbl>
      <w:tblPr>
        <w:tblStyle w:val="TableGrid"/>
        <w:tblpPr w:leftFromText="187" w:rightFromText="187" w:bottomFromText="288" w:vertAnchor="text" w:tblpXSpec="center" w:tblpY="1"/>
        <w:tblOverlap w:val="never"/>
        <w:tblW w:w="972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2338"/>
        <w:gridCol w:w="2072"/>
        <w:gridCol w:w="5310"/>
      </w:tblGrid>
      <w:tr w:rsidR="00464B51" w14:paraId="30B12197" w14:textId="77777777" w:rsidTr="00BE59D8">
        <w:trPr>
          <w:tblHeader/>
          <w:jc w:val="center"/>
        </w:trPr>
        <w:tc>
          <w:tcPr>
            <w:tcW w:w="2338" w:type="dxa"/>
            <w:shd w:val="clear" w:color="auto" w:fill="D9D9D9" w:themeFill="background1" w:themeFillShade="D9"/>
            <w:vAlign w:val="center"/>
          </w:tcPr>
          <w:p w14:paraId="229A6BE8" w14:textId="77777777" w:rsidR="00464B51" w:rsidRPr="00F67305" w:rsidRDefault="00464B51" w:rsidP="00C57B06">
            <w:pPr>
              <w:rPr>
                <w:b/>
                <w:bCs/>
              </w:rPr>
            </w:pPr>
            <w:r>
              <w:rPr>
                <w:b/>
                <w:bCs/>
              </w:rPr>
              <w:t>Name</w:t>
            </w:r>
          </w:p>
        </w:tc>
        <w:tc>
          <w:tcPr>
            <w:tcW w:w="2072" w:type="dxa"/>
            <w:shd w:val="clear" w:color="auto" w:fill="D9D9D9" w:themeFill="background1" w:themeFillShade="D9"/>
            <w:vAlign w:val="center"/>
          </w:tcPr>
          <w:p w14:paraId="192A7A20" w14:textId="3D11FCBA" w:rsidR="00464B51" w:rsidRPr="00F67305" w:rsidRDefault="00011D26" w:rsidP="00C57B06">
            <w:pPr>
              <w:rPr>
                <w:b/>
                <w:bCs/>
              </w:rPr>
            </w:pPr>
            <w:r>
              <w:rPr>
                <w:b/>
                <w:bCs/>
              </w:rPr>
              <w:t>Required</w:t>
            </w:r>
          </w:p>
        </w:tc>
        <w:tc>
          <w:tcPr>
            <w:tcW w:w="5310" w:type="dxa"/>
            <w:shd w:val="clear" w:color="auto" w:fill="D9D9D9" w:themeFill="background1" w:themeFillShade="D9"/>
            <w:vAlign w:val="center"/>
          </w:tcPr>
          <w:p w14:paraId="0D9BE51C" w14:textId="77777777" w:rsidR="00464B51" w:rsidRPr="00F67305" w:rsidRDefault="00464B51" w:rsidP="00C57B06">
            <w:pPr>
              <w:rPr>
                <w:b/>
                <w:bCs/>
              </w:rPr>
            </w:pPr>
            <w:r>
              <w:rPr>
                <w:b/>
                <w:bCs/>
              </w:rPr>
              <w:t>Description</w:t>
            </w:r>
          </w:p>
        </w:tc>
      </w:tr>
      <w:tr w:rsidR="00464B51" w14:paraId="207F6A19" w14:textId="77777777" w:rsidTr="00BE59D8">
        <w:trPr>
          <w:tblHeader/>
          <w:jc w:val="center"/>
        </w:trPr>
        <w:tc>
          <w:tcPr>
            <w:tcW w:w="2338" w:type="dxa"/>
            <w:vAlign w:val="center"/>
          </w:tcPr>
          <w:p w14:paraId="16625D19" w14:textId="1713A98F" w:rsidR="00464B51" w:rsidRDefault="00464B51" w:rsidP="00C57B06">
            <w:commentRangeStart w:id="105"/>
            <w:r>
              <w:t>returnedUri</w:t>
            </w:r>
            <w:commentRangeEnd w:id="105"/>
            <w:r w:rsidR="00B46583">
              <w:rPr>
                <w:rStyle w:val="CommentReference"/>
                <w:sz w:val="20"/>
                <w:szCs w:val="20"/>
              </w:rPr>
              <w:commentReference w:id="105"/>
            </w:r>
          </w:p>
        </w:tc>
        <w:tc>
          <w:tcPr>
            <w:tcW w:w="2072" w:type="dxa"/>
            <w:vAlign w:val="center"/>
          </w:tcPr>
          <w:p w14:paraId="569A473F" w14:textId="6DE771D8" w:rsidR="00464B51" w:rsidRDefault="00011D26" w:rsidP="00C57B06">
            <w:r>
              <w:t>Yes</w:t>
            </w:r>
          </w:p>
        </w:tc>
        <w:tc>
          <w:tcPr>
            <w:tcW w:w="5310" w:type="dxa"/>
            <w:vAlign w:val="center"/>
          </w:tcPr>
          <w:p w14:paraId="77AC1A71" w14:textId="72FB69D1" w:rsidR="00464B51" w:rsidRDefault="00464B51" w:rsidP="00C57B06">
            <w:r>
              <w:t xml:space="preserve">A URI created by the Media Proxy for the media that will be forwarded from the original URI. </w:t>
            </w:r>
            <w:r w:rsidR="00400036">
              <w:t>The client</w:t>
            </w:r>
            <w:r>
              <w:t xml:space="preserve"> will retrieve the media using this returnedUri.</w:t>
            </w:r>
          </w:p>
        </w:tc>
      </w:tr>
      <w:tr w:rsidR="00464B51" w14:paraId="5A837182" w14:textId="77777777" w:rsidTr="00BE59D8">
        <w:trPr>
          <w:tblHeader/>
          <w:jc w:val="center"/>
        </w:trPr>
        <w:tc>
          <w:tcPr>
            <w:tcW w:w="2338" w:type="dxa"/>
            <w:vAlign w:val="center"/>
          </w:tcPr>
          <w:p w14:paraId="5315FD19" w14:textId="7E341D3A" w:rsidR="00464B51" w:rsidRDefault="00464B51" w:rsidP="00C57B06">
            <w:r>
              <w:t>expirationTimestamp</w:t>
            </w:r>
          </w:p>
        </w:tc>
        <w:tc>
          <w:tcPr>
            <w:tcW w:w="2072" w:type="dxa"/>
            <w:vAlign w:val="center"/>
          </w:tcPr>
          <w:p w14:paraId="0D9B94E2" w14:textId="2C3167FA" w:rsidR="00464B51" w:rsidRPr="00857F32" w:rsidRDefault="00011D26" w:rsidP="00C57B06">
            <w:r>
              <w:t>Yes</w:t>
            </w:r>
          </w:p>
        </w:tc>
        <w:tc>
          <w:tcPr>
            <w:tcW w:w="5310" w:type="dxa"/>
            <w:vAlign w:val="center"/>
          </w:tcPr>
          <w:p w14:paraId="24AB4BB0" w14:textId="64BB615A" w:rsidR="00464B51" w:rsidRDefault="00464B51" w:rsidP="00C57B06">
            <w:r>
              <w:t>The date and time the Media Proxy URI expires</w:t>
            </w:r>
            <w:r w:rsidRPr="00464B51">
              <w:t>.</w:t>
            </w:r>
          </w:p>
        </w:tc>
      </w:tr>
    </w:tbl>
    <w:p w14:paraId="5A9AB565" w14:textId="0B052083" w:rsidR="005470AD" w:rsidRDefault="007845EF" w:rsidP="00464B51">
      <w:pPr>
        <w:pStyle w:val="BodyText"/>
      </w:pPr>
      <w:r>
        <w:t xml:space="preserve">The returnedUri </w:t>
      </w:r>
      <w:r w:rsidR="004C1BFE">
        <w:t xml:space="preserve">is </w:t>
      </w:r>
      <w:r>
        <w:t>created by the Media Proxy</w:t>
      </w:r>
      <w:r w:rsidR="00F37534">
        <w:t>.</w:t>
      </w:r>
      <w:r w:rsidR="00EF3E30">
        <w:t xml:space="preserve"> One way to create</w:t>
      </w:r>
      <w:r w:rsidR="00312619">
        <w:t xml:space="preserve"> a URI is to use a</w:t>
      </w:r>
      <w:r w:rsidR="005D697F">
        <w:t xml:space="preserve">n FQDN </w:t>
      </w:r>
      <w:r w:rsidR="00F01A44">
        <w:t xml:space="preserve">with a </w:t>
      </w:r>
      <w:r w:rsidR="00B101FE">
        <w:t xml:space="preserve">locally </w:t>
      </w:r>
      <w:r w:rsidR="00F01A44">
        <w:t>unique string</w:t>
      </w:r>
      <w:r w:rsidR="00542D7E">
        <w:t xml:space="preserve"> appended</w:t>
      </w:r>
      <w:r w:rsidR="00F01A44">
        <w:t xml:space="preserve"> that represents the original media source</w:t>
      </w:r>
      <w:r w:rsidR="00556BF3">
        <w:t>:</w:t>
      </w:r>
    </w:p>
    <w:p w14:paraId="0233DDF5" w14:textId="2D1DE996" w:rsidR="009F618D" w:rsidRDefault="00FB28EF" w:rsidP="00464B51">
      <w:pPr>
        <w:pStyle w:val="BodyText"/>
      </w:pPr>
      <w:r w:rsidRPr="0095098F">
        <w:t>https://MySvc.myDomain.gov/xm1pxTqar3</w:t>
      </w:r>
      <w:r w:rsidR="00EE5274">
        <w:t xml:space="preserve"> </w:t>
      </w:r>
      <w:r w:rsidR="00803DEC">
        <w:t xml:space="preserve">or </w:t>
      </w:r>
      <w:r w:rsidR="009F618D">
        <w:t>rtsps://MyS</w:t>
      </w:r>
      <w:r w:rsidR="00803DEC">
        <w:t>vc</w:t>
      </w:r>
      <w:r w:rsidR="009F618D">
        <w:t>.myDomain.gov</w:t>
      </w:r>
      <w:r w:rsidR="005E6CC2">
        <w:t>/</w:t>
      </w:r>
      <w:r w:rsidR="00F36048">
        <w:t>rt3</w:t>
      </w:r>
      <w:r w:rsidR="00D71A51">
        <w:t>X5zun</w:t>
      </w:r>
      <w:r w:rsidR="00556BF3">
        <w:t>R2</w:t>
      </w:r>
    </w:p>
    <w:p w14:paraId="173B50E2" w14:textId="46C8942C" w:rsidR="009E5B9F" w:rsidRDefault="00952E09" w:rsidP="00464B51">
      <w:pPr>
        <w:pStyle w:val="BodyText"/>
      </w:pPr>
      <w:r>
        <w:t>The returnedUri MUST be a secure URI (</w:t>
      </w:r>
      <w:r w:rsidR="00E109DF">
        <w:t>HTTPS</w:t>
      </w:r>
      <w:r>
        <w:t xml:space="preserve"> or </w:t>
      </w:r>
      <w:r w:rsidR="00E109DF">
        <w:t>RTSPS</w:t>
      </w:r>
      <w:r>
        <w:t>)</w:t>
      </w:r>
      <w:r w:rsidR="000D6A57">
        <w:t xml:space="preserve"> even if the original URI was a non-secure URI</w:t>
      </w:r>
      <w:r w:rsidR="00DA1719">
        <w:t>.</w:t>
      </w:r>
      <w:r w:rsidR="00461CB7">
        <w:t xml:space="preserve"> </w:t>
      </w:r>
    </w:p>
    <w:p w14:paraId="566E6316" w14:textId="7666A37C" w:rsidR="00464B51" w:rsidRDefault="00464B51" w:rsidP="00464B51">
      <w:pPr>
        <w:pStyle w:val="BodyText"/>
      </w:pPr>
      <w:r>
        <w:t>The expirationTimestamp is the time until which the Media Proxy guarantees the validity of the returnedUri and MUST be at least one hour in the future.</w:t>
      </w:r>
    </w:p>
    <w:p w14:paraId="5B21AAE1" w14:textId="77777777" w:rsidR="00DA0138" w:rsidRPr="00650F68" w:rsidRDefault="00DA0138" w:rsidP="00DA0138">
      <w:pPr>
        <w:pStyle w:val="BodyText"/>
        <w:spacing w:after="0"/>
        <w:rPr>
          <w:b/>
          <w:bCs/>
        </w:rPr>
      </w:pPr>
      <w:r w:rsidRPr="00650F68">
        <w:rPr>
          <w:b/>
          <w:bCs/>
        </w:rPr>
        <w:t>Status Codes</w:t>
      </w:r>
    </w:p>
    <w:p w14:paraId="35A56E67" w14:textId="77777777" w:rsidR="00DA0138" w:rsidRDefault="00DA0138" w:rsidP="00DA0138">
      <w:pPr>
        <w:pStyle w:val="BodyText"/>
        <w:spacing w:after="0"/>
        <w:ind w:firstLine="432"/>
      </w:pPr>
      <w:r>
        <w:t>200 OK</w:t>
      </w:r>
    </w:p>
    <w:p w14:paraId="1F88E405" w14:textId="77777777" w:rsidR="00DA0138" w:rsidRDefault="00DA0138" w:rsidP="00DA0138">
      <w:pPr>
        <w:pStyle w:val="BodyText"/>
        <w:spacing w:after="0"/>
        <w:ind w:firstLine="432"/>
      </w:pPr>
      <w:r>
        <w:lastRenderedPageBreak/>
        <w:t>403 Forbidden</w:t>
      </w:r>
    </w:p>
    <w:p w14:paraId="26893824" w14:textId="4B970D44" w:rsidR="00DA0138" w:rsidRDefault="00DA0138" w:rsidP="00DA0138">
      <w:pPr>
        <w:pStyle w:val="BodyText"/>
        <w:spacing w:after="0"/>
        <w:ind w:firstLine="432"/>
      </w:pPr>
      <w:r>
        <w:t xml:space="preserve">415 Unsupported Media Type </w:t>
      </w:r>
    </w:p>
    <w:p w14:paraId="4B11A214" w14:textId="00CE428E" w:rsidR="00DA0138" w:rsidRDefault="00DA0138" w:rsidP="00DA0138">
      <w:pPr>
        <w:pStyle w:val="BodyText"/>
        <w:spacing w:after="0"/>
        <w:ind w:firstLine="432"/>
      </w:pPr>
      <w:r>
        <w:t>500 Internal Server Error</w:t>
      </w:r>
    </w:p>
    <w:p w14:paraId="7D03CCD1" w14:textId="0133174F" w:rsidR="00DA0138" w:rsidRDefault="00DA0138" w:rsidP="00DA0138">
      <w:pPr>
        <w:pStyle w:val="Heading2"/>
      </w:pPr>
      <w:bookmarkStart w:id="106" w:name="_Toc233105457"/>
      <w:r>
        <w:t>Shared Communications Resource Web Services</w:t>
      </w:r>
      <w:bookmarkEnd w:id="106"/>
    </w:p>
    <w:p w14:paraId="741DC2A1" w14:textId="77777777" w:rsidR="00DA0138" w:rsidRDefault="00DA0138" w:rsidP="00DA0138">
      <w:pPr>
        <w:pStyle w:val="BodyText"/>
      </w:pPr>
      <w:r>
        <w:t>A system that implements shared communication resources, such as a Push-To-Talk (PTT) system, implements two web services to allow the Logging Service to query for available communication resources (e.g., talkgroups and radio channels), and to retrieve resource details necessary to request recording of media on resources of interest. These two web services are used by the Logging Service for all supported shared communication resources:</w:t>
      </w:r>
    </w:p>
    <w:p w14:paraId="34C082F0" w14:textId="7C57B9E5" w:rsidR="00DA0138" w:rsidRDefault="00DA0138" w:rsidP="00DA0138">
      <w:pPr>
        <w:pStyle w:val="BodyText"/>
        <w:numPr>
          <w:ilvl w:val="0"/>
          <w:numId w:val="49"/>
        </w:numPr>
      </w:pPr>
      <w:r>
        <w:t xml:space="preserve">ListSharedCommunicationResources – returns a list of unique resource identifiers for resources available to be recorded. </w:t>
      </w:r>
    </w:p>
    <w:p w14:paraId="586C131E" w14:textId="03767CFF" w:rsidR="00DA0138" w:rsidRDefault="00DA0138" w:rsidP="00DA0138">
      <w:pPr>
        <w:pStyle w:val="BodyText"/>
        <w:numPr>
          <w:ilvl w:val="0"/>
          <w:numId w:val="49"/>
        </w:numPr>
      </w:pPr>
      <w:r>
        <w:t xml:space="preserve">GetSharedCommunicationResourceObject – returns the SharedCommunicationResource object for a given unique resource identifier that contains detailed information about the resource. </w:t>
      </w:r>
    </w:p>
    <w:p w14:paraId="45264F3F" w14:textId="77777777" w:rsidR="00DA0138" w:rsidRDefault="00DA0138" w:rsidP="00DA0138">
      <w:pPr>
        <w:pStyle w:val="BodyText"/>
      </w:pPr>
      <w:r>
        <w:t>The Logging Service then calls a web service to register interest in the resource associated with a given resource identifier. This revision of the document defines only one such web service:</w:t>
      </w:r>
    </w:p>
    <w:p w14:paraId="69BB0C8F" w14:textId="11E0D748" w:rsidR="00DA0138" w:rsidRDefault="00DA0138" w:rsidP="00DA0138">
      <w:pPr>
        <w:pStyle w:val="ListParagraph"/>
      </w:pPr>
      <w:r>
        <w:t>PTT-P25ResourceRegisterInterest – tells a Project 25 (P25) radio system that the Logging Service requests to record media from a shared resource such as a talkgroup or conventional radio channel.</w:t>
      </w:r>
    </w:p>
    <w:p w14:paraId="63465C68" w14:textId="47DDC0A3" w:rsidR="00DA0138" w:rsidRDefault="00DA0138" w:rsidP="00DA0138">
      <w:pPr>
        <w:pStyle w:val="BodyText"/>
      </w:pPr>
      <w:r>
        <w:t>These web services are defined in the subsections below.</w:t>
      </w:r>
    </w:p>
    <w:p w14:paraId="454444BB" w14:textId="77777777" w:rsidR="00DA0138" w:rsidRDefault="00DA0138" w:rsidP="00DA0138">
      <w:pPr>
        <w:pStyle w:val="Heading3"/>
      </w:pPr>
      <w:bookmarkStart w:id="107" w:name="_Toc233105458"/>
      <w:r w:rsidRPr="00DA0138">
        <w:t>ListSharedCommunicationResources</w:t>
      </w:r>
      <w:bookmarkEnd w:id="107"/>
    </w:p>
    <w:p w14:paraId="77835E70" w14:textId="77777777" w:rsidR="00DA0138" w:rsidRDefault="00DA0138" w:rsidP="00DA0138">
      <w:pPr>
        <w:pStyle w:val="BodyText"/>
      </w:pPr>
      <w:r>
        <w:t xml:space="preserve">ListSharedCommunicationResources returns a list of resource identifiers that identify shared communication resources available on the system. The resource identifiers must be unique in the shared communication system. The list of resource identifiers returned may be restricted by the server based on the requester’s identity or role. </w:t>
      </w:r>
    </w:p>
    <w:p w14:paraId="05CAF45D" w14:textId="77777777" w:rsidR="00DA0138" w:rsidRDefault="00DA0138" w:rsidP="00DA0138">
      <w:pPr>
        <w:pStyle w:val="BodyText"/>
      </w:pPr>
      <w:r>
        <w:t>HTTP method: GET</w:t>
      </w:r>
    </w:p>
    <w:p w14:paraId="560D490F" w14:textId="77777777" w:rsidR="00DA0138" w:rsidRDefault="00DA0138" w:rsidP="00DA0138">
      <w:pPr>
        <w:pStyle w:val="BodyText"/>
      </w:pPr>
      <w:r>
        <w:t xml:space="preserve">Resource name .../ListSharedCommunicationResources </w:t>
      </w:r>
    </w:p>
    <w:p w14:paraId="4C496A41" w14:textId="56B8A3E8" w:rsidR="00DA0138" w:rsidRDefault="00DA0138" w:rsidP="00DA0138">
      <w:pPr>
        <w:pStyle w:val="BodyText"/>
      </w:pPr>
      <w:r>
        <w:t>There are no parameters to ListSharedCommunicationResources.</w:t>
      </w:r>
    </w:p>
    <w:p w14:paraId="67D95EF0" w14:textId="77777777" w:rsidR="00DA0138" w:rsidRPr="00650F68" w:rsidRDefault="00DA0138" w:rsidP="00DA0138">
      <w:pPr>
        <w:pStyle w:val="BodyText"/>
        <w:spacing w:after="0"/>
        <w:rPr>
          <w:b/>
          <w:bCs/>
        </w:rPr>
      </w:pPr>
      <w:r w:rsidRPr="00650F68">
        <w:rPr>
          <w:b/>
          <w:bCs/>
        </w:rPr>
        <w:t>Status Codes</w:t>
      </w:r>
    </w:p>
    <w:p w14:paraId="191C0DE2" w14:textId="77777777" w:rsidR="00DA0138" w:rsidRDefault="00DA0138" w:rsidP="00DA0138">
      <w:pPr>
        <w:pStyle w:val="BodyText"/>
        <w:spacing w:after="0"/>
        <w:ind w:firstLine="432"/>
      </w:pPr>
      <w:r>
        <w:t>200 OK</w:t>
      </w:r>
    </w:p>
    <w:p w14:paraId="644D68C6" w14:textId="3F151681" w:rsidR="00DA0138" w:rsidRDefault="00DA0138" w:rsidP="00DA0138">
      <w:pPr>
        <w:pStyle w:val="BodyText"/>
        <w:spacing w:after="0"/>
        <w:ind w:firstLine="432"/>
      </w:pPr>
      <w:r>
        <w:t>401 Unauthorized</w:t>
      </w:r>
    </w:p>
    <w:p w14:paraId="08B94D53" w14:textId="6D1A5576" w:rsidR="00DA0138" w:rsidRDefault="00DA0138" w:rsidP="00DA0138">
      <w:pPr>
        <w:pStyle w:val="BodyText"/>
        <w:spacing w:after="0"/>
        <w:ind w:firstLine="432"/>
      </w:pPr>
      <w:r>
        <w:t>404 Not Found</w:t>
      </w:r>
    </w:p>
    <w:p w14:paraId="47D81104" w14:textId="77777777" w:rsidR="00DA0138" w:rsidRDefault="00DA0138" w:rsidP="00DA0138">
      <w:pPr>
        <w:pStyle w:val="BodyText"/>
        <w:spacing w:after="0"/>
        <w:ind w:firstLine="432"/>
        <w:rPr>
          <w:ins w:id="108" w:author="Michael Smith [2]" w:date="2026-06-18T09:52:00Z" w16du:dateUtc="2026-06-18T13:52:00Z"/>
        </w:rPr>
      </w:pPr>
      <w:r>
        <w:t>500 Internal Server Error</w:t>
      </w:r>
    </w:p>
    <w:p w14:paraId="216DEFE1" w14:textId="77777777" w:rsidR="007E0505" w:rsidRPr="00DA0138" w:rsidRDefault="007E0505" w:rsidP="007E0505">
      <w:pPr>
        <w:pStyle w:val="BodyText"/>
        <w:rPr>
          <w:ins w:id="109" w:author="Michael Smith [2]" w:date="2026-06-18T09:53:00Z" w16du:dateUtc="2026-06-18T13:53:00Z"/>
        </w:rPr>
      </w:pPr>
      <w:ins w:id="110" w:author="Michael Smith [2]" w:date="2026-06-18T09:53:00Z" w16du:dateUtc="2026-06-18T13:53:00Z">
        <w:r>
          <w:t xml:space="preserve">The web service MUST return 401 Unauthorized if the requester is not authorized to use the service, 404 Not Found if no communication resources exist, and 500 Internal Server Error if </w:t>
        </w:r>
        <w:r w:rsidRPr="000342D5">
          <w:t>the server encountered an unexpected condition that prevented it from fulfilling the request.</w:t>
        </w:r>
      </w:ins>
    </w:p>
    <w:p w14:paraId="041ADAA1" w14:textId="487A3A8D" w:rsidR="00DA0138" w:rsidRDefault="00DA0138" w:rsidP="00DA0138">
      <w:pPr>
        <w:pStyle w:val="BodyText"/>
      </w:pPr>
      <w:r w:rsidRPr="00DA0138">
        <w:t>On a successful GET, the web service MUST return 200 OK and MUST include in the body of the response an “AvailableCommunicationResources” JSON object containing an array of “resourceIdentifiers”, each of which is a string that identifies a recordable resource on the system:</w:t>
      </w:r>
    </w:p>
    <w:p w14:paraId="60BC9C85" w14:textId="154EABA6" w:rsidR="00DA0138" w:rsidRPr="00857F32" w:rsidRDefault="00DA0138" w:rsidP="00DA0138">
      <w:pPr>
        <w:pStyle w:val="Caption"/>
        <w:keepNext/>
        <w:rPr>
          <w:i/>
          <w:iCs/>
          <w:color w:val="1F497D" w:themeColor="text2"/>
          <w:szCs w:val="18"/>
        </w:rPr>
      </w:pPr>
      <w:bookmarkStart w:id="111" w:name="_Toc232082425"/>
      <w:r w:rsidRPr="0084206B">
        <w:lastRenderedPageBreak/>
        <w:t xml:space="preserve">Table </w:t>
      </w:r>
      <w:fldSimple w:instr=" STYLEREF 1 \s ">
        <w:r w:rsidR="00E371AD">
          <w:rPr>
            <w:noProof/>
          </w:rPr>
          <w:t>3</w:t>
        </w:r>
      </w:fldSimple>
      <w:r w:rsidR="00E371AD">
        <w:noBreakHyphen/>
      </w:r>
      <w:fldSimple w:instr=" SEQ Table \* ARABIC \s 1 ">
        <w:r w:rsidR="00E371AD">
          <w:rPr>
            <w:noProof/>
          </w:rPr>
          <w:t>5</w:t>
        </w:r>
      </w:fldSimple>
      <w:r w:rsidRPr="0084206B">
        <w:t xml:space="preserve"> </w:t>
      </w:r>
      <w:r w:rsidR="00BD7C57" w:rsidRPr="00BD7C57">
        <w:t>AvailableCommunicationResources</w:t>
      </w:r>
      <w:r w:rsidR="00BD7C57">
        <w:t xml:space="preserve"> JSON Object</w:t>
      </w:r>
      <w:bookmarkEnd w:id="111"/>
    </w:p>
    <w:tbl>
      <w:tblPr>
        <w:tblStyle w:val="TableGrid"/>
        <w:tblpPr w:leftFromText="187" w:rightFromText="187" w:bottomFromText="288" w:vertAnchor="text" w:tblpXSpec="center" w:tblpY="1"/>
        <w:tblOverlap w:val="never"/>
        <w:tblW w:w="972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2338"/>
        <w:gridCol w:w="2072"/>
        <w:gridCol w:w="5310"/>
      </w:tblGrid>
      <w:tr w:rsidR="00DA0138" w14:paraId="64ACC3B3" w14:textId="77777777" w:rsidTr="00FB5D2B">
        <w:trPr>
          <w:tblHeader/>
          <w:jc w:val="center"/>
        </w:trPr>
        <w:tc>
          <w:tcPr>
            <w:tcW w:w="2335" w:type="dxa"/>
            <w:shd w:val="clear" w:color="auto" w:fill="D9D9D9" w:themeFill="background1" w:themeFillShade="D9"/>
            <w:vAlign w:val="center"/>
          </w:tcPr>
          <w:p w14:paraId="3ECD755B" w14:textId="77777777" w:rsidR="00DA0138" w:rsidRPr="00F67305" w:rsidRDefault="00DA0138" w:rsidP="00C57B06">
            <w:pPr>
              <w:rPr>
                <w:b/>
                <w:bCs/>
              </w:rPr>
            </w:pPr>
            <w:r>
              <w:rPr>
                <w:b/>
                <w:bCs/>
              </w:rPr>
              <w:t>Name</w:t>
            </w:r>
          </w:p>
        </w:tc>
        <w:tc>
          <w:tcPr>
            <w:tcW w:w="2070" w:type="dxa"/>
            <w:shd w:val="clear" w:color="auto" w:fill="D9D9D9" w:themeFill="background1" w:themeFillShade="D9"/>
            <w:vAlign w:val="center"/>
          </w:tcPr>
          <w:p w14:paraId="6B1BF222" w14:textId="3728BDDC" w:rsidR="00DA0138" w:rsidRPr="00F67305" w:rsidRDefault="00C9470E" w:rsidP="00C57B06">
            <w:pPr>
              <w:rPr>
                <w:b/>
                <w:bCs/>
              </w:rPr>
            </w:pPr>
            <w:r>
              <w:rPr>
                <w:b/>
                <w:bCs/>
              </w:rPr>
              <w:t>Required</w:t>
            </w:r>
          </w:p>
        </w:tc>
        <w:tc>
          <w:tcPr>
            <w:tcW w:w="5305" w:type="dxa"/>
            <w:shd w:val="clear" w:color="auto" w:fill="D9D9D9" w:themeFill="background1" w:themeFillShade="D9"/>
            <w:vAlign w:val="center"/>
          </w:tcPr>
          <w:p w14:paraId="2A24E688" w14:textId="77777777" w:rsidR="00DA0138" w:rsidRPr="00F67305" w:rsidRDefault="00DA0138" w:rsidP="00C57B06">
            <w:pPr>
              <w:rPr>
                <w:b/>
                <w:bCs/>
              </w:rPr>
            </w:pPr>
            <w:r>
              <w:rPr>
                <w:b/>
                <w:bCs/>
              </w:rPr>
              <w:t>Description</w:t>
            </w:r>
          </w:p>
        </w:tc>
      </w:tr>
      <w:tr w:rsidR="00DA0138" w14:paraId="1B3EB2FA" w14:textId="77777777" w:rsidTr="00FB5D2B">
        <w:trPr>
          <w:tblHeader/>
          <w:jc w:val="center"/>
        </w:trPr>
        <w:tc>
          <w:tcPr>
            <w:tcW w:w="2335" w:type="dxa"/>
            <w:vAlign w:val="center"/>
          </w:tcPr>
          <w:p w14:paraId="52DC9121" w14:textId="4543B84A" w:rsidR="00DA0138" w:rsidRDefault="00DA0138" w:rsidP="00C57B06">
            <w:r w:rsidRPr="00DA0138">
              <w:t>resourceIdentifiers</w:t>
            </w:r>
          </w:p>
        </w:tc>
        <w:tc>
          <w:tcPr>
            <w:tcW w:w="2070" w:type="dxa"/>
            <w:vAlign w:val="center"/>
          </w:tcPr>
          <w:p w14:paraId="72B8766D" w14:textId="2CF55502" w:rsidR="00DA0138" w:rsidRDefault="0037009F" w:rsidP="00C57B06">
            <w:r>
              <w:t>Yes</w:t>
            </w:r>
          </w:p>
        </w:tc>
        <w:tc>
          <w:tcPr>
            <w:tcW w:w="5305" w:type="dxa"/>
            <w:vAlign w:val="center"/>
          </w:tcPr>
          <w:p w14:paraId="29A432D4" w14:textId="18A42923" w:rsidR="00DA0138" w:rsidRDefault="00DA0138" w:rsidP="00C57B06">
            <w:r w:rsidRPr="00DA0138">
              <w:t>An array of strings, each of which uniquely identifies a resource that can be recorded on the system</w:t>
            </w:r>
            <w:r>
              <w:t>.</w:t>
            </w:r>
          </w:p>
        </w:tc>
      </w:tr>
    </w:tbl>
    <w:p w14:paraId="3B8FFE28" w14:textId="77777777" w:rsidR="00DA0138" w:rsidRDefault="00DA0138" w:rsidP="00DA0138">
      <w:pPr>
        <w:pStyle w:val="Heading3"/>
      </w:pPr>
      <w:bookmarkStart w:id="112" w:name="_Toc233105459"/>
      <w:r w:rsidRPr="00DA0138">
        <w:t>GetSharedCommunicationResourceObject</w:t>
      </w:r>
      <w:bookmarkEnd w:id="112"/>
    </w:p>
    <w:p w14:paraId="458B76E8" w14:textId="77777777" w:rsidR="00DA0138" w:rsidRDefault="00DA0138" w:rsidP="00DA0138">
      <w:pPr>
        <w:pStyle w:val="BodyText"/>
      </w:pPr>
      <w:r>
        <w:t xml:space="preserve">GetSharedCommunicationResourceObject returns the SharedCommunicationResource object that matches an individual resourceIdentifier provided as a parameter. </w:t>
      </w:r>
    </w:p>
    <w:p w14:paraId="125D839E" w14:textId="77777777" w:rsidR="00DA0138" w:rsidRDefault="00DA0138" w:rsidP="00DA0138">
      <w:pPr>
        <w:pStyle w:val="BodyText"/>
      </w:pPr>
      <w:r>
        <w:t>HTTP method: GET</w:t>
      </w:r>
    </w:p>
    <w:p w14:paraId="288EF601" w14:textId="77777777" w:rsidR="00DA0138" w:rsidRDefault="00DA0138" w:rsidP="00DA0138">
      <w:pPr>
        <w:pStyle w:val="BodyText"/>
      </w:pPr>
      <w:r>
        <w:t>Resource name .../GetSharedCommunicationResourceObject/{resourceIdentifier}</w:t>
      </w:r>
    </w:p>
    <w:p w14:paraId="7A4AECD7" w14:textId="2AEA1FFD" w:rsidR="00DA0138" w:rsidRPr="00857F32" w:rsidRDefault="00DA0138" w:rsidP="00DA0138">
      <w:pPr>
        <w:pStyle w:val="Caption"/>
        <w:keepNext/>
        <w:rPr>
          <w:i/>
          <w:iCs/>
          <w:color w:val="1F497D" w:themeColor="text2"/>
          <w:szCs w:val="18"/>
        </w:rPr>
      </w:pPr>
      <w:bookmarkStart w:id="113" w:name="_Toc232082426"/>
      <w:r w:rsidRPr="0084206B">
        <w:t xml:space="preserve">Table </w:t>
      </w:r>
      <w:fldSimple w:instr=" STYLEREF 1 \s ">
        <w:r w:rsidR="00E371AD">
          <w:rPr>
            <w:noProof/>
          </w:rPr>
          <w:t>3</w:t>
        </w:r>
      </w:fldSimple>
      <w:r w:rsidR="00E371AD">
        <w:noBreakHyphen/>
      </w:r>
      <w:fldSimple w:instr=" SEQ Table \* ARABIC \s 1 ">
        <w:r w:rsidR="00E371AD">
          <w:rPr>
            <w:noProof/>
          </w:rPr>
          <w:t>6</w:t>
        </w:r>
      </w:fldSimple>
      <w:r w:rsidRPr="0084206B">
        <w:t xml:space="preserve"> </w:t>
      </w:r>
      <w:r w:rsidR="00E41049" w:rsidRPr="00E41049">
        <w:t>GetSharedCommunicationResourceObject</w:t>
      </w:r>
      <w:r w:rsidR="00457761">
        <w:t xml:space="preserve"> </w:t>
      </w:r>
      <w:r w:rsidR="0003675D">
        <w:t xml:space="preserve">resourceIdentifier </w:t>
      </w:r>
      <w:r w:rsidR="00457761">
        <w:t>Parameter</w:t>
      </w:r>
      <w:bookmarkEnd w:id="113"/>
    </w:p>
    <w:tbl>
      <w:tblPr>
        <w:tblStyle w:val="TableGrid"/>
        <w:tblpPr w:leftFromText="187" w:rightFromText="187" w:bottomFromText="288" w:vertAnchor="text" w:tblpXSpec="center" w:tblpY="1"/>
        <w:tblOverlap w:val="never"/>
        <w:tblW w:w="972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2338"/>
        <w:gridCol w:w="2072"/>
        <w:gridCol w:w="5310"/>
      </w:tblGrid>
      <w:tr w:rsidR="00DA0138" w14:paraId="3C3B3B54" w14:textId="77777777" w:rsidTr="00FB5D2B">
        <w:trPr>
          <w:tblHeader/>
          <w:jc w:val="center"/>
        </w:trPr>
        <w:tc>
          <w:tcPr>
            <w:tcW w:w="2335" w:type="dxa"/>
            <w:shd w:val="clear" w:color="auto" w:fill="D9D9D9" w:themeFill="background1" w:themeFillShade="D9"/>
            <w:vAlign w:val="center"/>
          </w:tcPr>
          <w:p w14:paraId="276CF176" w14:textId="77777777" w:rsidR="00DA0138" w:rsidRPr="00F67305" w:rsidRDefault="00DA0138" w:rsidP="00C57B06">
            <w:pPr>
              <w:rPr>
                <w:b/>
                <w:bCs/>
              </w:rPr>
            </w:pPr>
            <w:r>
              <w:rPr>
                <w:b/>
                <w:bCs/>
              </w:rPr>
              <w:t>Name</w:t>
            </w:r>
          </w:p>
        </w:tc>
        <w:tc>
          <w:tcPr>
            <w:tcW w:w="2070" w:type="dxa"/>
            <w:shd w:val="clear" w:color="auto" w:fill="D9D9D9" w:themeFill="background1" w:themeFillShade="D9"/>
            <w:vAlign w:val="center"/>
          </w:tcPr>
          <w:p w14:paraId="1978115D" w14:textId="44F14E91" w:rsidR="00DA0138" w:rsidRPr="00F67305" w:rsidRDefault="00B90CE7" w:rsidP="00C57B06">
            <w:pPr>
              <w:rPr>
                <w:b/>
                <w:bCs/>
              </w:rPr>
            </w:pPr>
            <w:r>
              <w:rPr>
                <w:b/>
                <w:bCs/>
              </w:rPr>
              <w:t>Required</w:t>
            </w:r>
          </w:p>
        </w:tc>
        <w:tc>
          <w:tcPr>
            <w:tcW w:w="5305" w:type="dxa"/>
            <w:shd w:val="clear" w:color="auto" w:fill="D9D9D9" w:themeFill="background1" w:themeFillShade="D9"/>
            <w:vAlign w:val="center"/>
          </w:tcPr>
          <w:p w14:paraId="2E3ED9EE" w14:textId="77777777" w:rsidR="00DA0138" w:rsidRPr="00F67305" w:rsidRDefault="00DA0138" w:rsidP="00C57B06">
            <w:pPr>
              <w:rPr>
                <w:b/>
                <w:bCs/>
              </w:rPr>
            </w:pPr>
            <w:r>
              <w:rPr>
                <w:b/>
                <w:bCs/>
              </w:rPr>
              <w:t>Description</w:t>
            </w:r>
          </w:p>
        </w:tc>
      </w:tr>
      <w:tr w:rsidR="00DA0138" w14:paraId="5A85ADF6" w14:textId="77777777" w:rsidTr="00FB5D2B">
        <w:trPr>
          <w:tblHeader/>
          <w:jc w:val="center"/>
        </w:trPr>
        <w:tc>
          <w:tcPr>
            <w:tcW w:w="2335" w:type="dxa"/>
            <w:vAlign w:val="center"/>
          </w:tcPr>
          <w:p w14:paraId="475FE460" w14:textId="027126C2" w:rsidR="00DA0138" w:rsidRDefault="00DA0138" w:rsidP="00C57B06">
            <w:r w:rsidRPr="00DA0138">
              <w:t>resourceIdentifier</w:t>
            </w:r>
          </w:p>
        </w:tc>
        <w:tc>
          <w:tcPr>
            <w:tcW w:w="2070" w:type="dxa"/>
            <w:vAlign w:val="center"/>
          </w:tcPr>
          <w:p w14:paraId="44C90F11" w14:textId="14FC9432" w:rsidR="00DA0138" w:rsidRDefault="00B90CE7" w:rsidP="00C57B06">
            <w:r>
              <w:t>Yes</w:t>
            </w:r>
          </w:p>
        </w:tc>
        <w:tc>
          <w:tcPr>
            <w:tcW w:w="5305" w:type="dxa"/>
            <w:vAlign w:val="center"/>
          </w:tcPr>
          <w:p w14:paraId="7053D0FF" w14:textId="29DF5A75" w:rsidR="00DA0138" w:rsidRDefault="00DA0138" w:rsidP="00C57B06">
            <w:r w:rsidRPr="00DA0138">
              <w:t>A resourceIdentifer returned by ListSharedCommunicationResources</w:t>
            </w:r>
            <w:r>
              <w:t>.</w:t>
            </w:r>
          </w:p>
        </w:tc>
      </w:tr>
    </w:tbl>
    <w:p w14:paraId="499D2F6E" w14:textId="77777777" w:rsidR="00DA0138" w:rsidRPr="00650F68" w:rsidRDefault="00DA0138" w:rsidP="00DA0138">
      <w:pPr>
        <w:pStyle w:val="BodyText"/>
        <w:spacing w:after="0"/>
        <w:rPr>
          <w:b/>
          <w:bCs/>
        </w:rPr>
      </w:pPr>
      <w:r w:rsidRPr="00650F68">
        <w:rPr>
          <w:b/>
          <w:bCs/>
        </w:rPr>
        <w:t>Status Codes</w:t>
      </w:r>
    </w:p>
    <w:p w14:paraId="2E3163BE" w14:textId="77777777" w:rsidR="00DA0138" w:rsidRDefault="00DA0138" w:rsidP="00DA0138">
      <w:pPr>
        <w:pStyle w:val="BodyText"/>
        <w:spacing w:after="0"/>
        <w:ind w:firstLine="432"/>
      </w:pPr>
      <w:r>
        <w:t>200 OK</w:t>
      </w:r>
    </w:p>
    <w:p w14:paraId="37CC4AD6" w14:textId="77777777" w:rsidR="00DA0138" w:rsidRDefault="00DA0138" w:rsidP="00DA0138">
      <w:pPr>
        <w:pStyle w:val="BodyText"/>
        <w:spacing w:after="0"/>
        <w:ind w:firstLine="432"/>
      </w:pPr>
      <w:r>
        <w:t>401 Unauthorized</w:t>
      </w:r>
    </w:p>
    <w:p w14:paraId="335FD347" w14:textId="77777777" w:rsidR="00DA0138" w:rsidRDefault="00DA0138" w:rsidP="00DA0138">
      <w:pPr>
        <w:pStyle w:val="BodyText"/>
        <w:spacing w:after="0"/>
        <w:ind w:firstLine="432"/>
      </w:pPr>
      <w:r>
        <w:t>404 Not Found</w:t>
      </w:r>
    </w:p>
    <w:p w14:paraId="67E8DE8F" w14:textId="6BC647D0" w:rsidR="00DA0138" w:rsidRPr="00DA0138" w:rsidRDefault="00DA0138" w:rsidP="00DA0138">
      <w:pPr>
        <w:pStyle w:val="BodyText"/>
        <w:spacing w:after="240"/>
        <w:ind w:firstLine="432"/>
      </w:pPr>
      <w:r>
        <w:t>500 Internal Server Error</w:t>
      </w:r>
    </w:p>
    <w:p w14:paraId="4646732E" w14:textId="1F9A3208" w:rsidR="00DA0138" w:rsidRDefault="00DA0138" w:rsidP="00DA0138">
      <w:pPr>
        <w:pStyle w:val="BodyText"/>
      </w:pPr>
      <w:r w:rsidRPr="00DA0138">
        <w:t xml:space="preserve">On a successful GET, the web service MUST return 200 OK, and the body of the response MUST contain the matching SharedCommunicationResource object. For a P25 system, the returned object will be a </w:t>
      </w:r>
      <w:commentRangeStart w:id="114"/>
      <w:r w:rsidRPr="00DA0138">
        <w:t>PTT-P25</w:t>
      </w:r>
      <w:ins w:id="115" w:author="Michael Smith [2]" w:date="2026-06-16T16:28:00Z" w16du:dateUtc="2026-06-16T20:28:00Z">
        <w:r w:rsidR="007112B9">
          <w:t xml:space="preserve"> </w:t>
        </w:r>
      </w:ins>
      <w:r w:rsidRPr="00DA0138">
        <w:t>SharedCommunicationResource</w:t>
      </w:r>
      <w:commentRangeEnd w:id="114"/>
      <w:r w:rsidR="00B46583">
        <w:rPr>
          <w:rStyle w:val="CommentReference"/>
          <w:sz w:val="20"/>
          <w:szCs w:val="20"/>
        </w:rPr>
        <w:commentReference w:id="114"/>
      </w:r>
      <w:r w:rsidR="00DE77D8">
        <w:t xml:space="preserve"> </w:t>
      </w:r>
      <w:r w:rsidR="00532C2C">
        <w:t xml:space="preserve">JSON </w:t>
      </w:r>
      <w:r w:rsidR="00DE77D8">
        <w:t>object</w:t>
      </w:r>
      <w:ins w:id="116" w:author="Michael Smith [2]" w:date="2026-06-16T16:31:00Z" w16du:dateUtc="2026-06-16T20:31:00Z">
        <w:r w:rsidR="005D5B03">
          <w:t xml:space="preserve">, which is defined in </w:t>
        </w:r>
      </w:ins>
      <w:ins w:id="117" w:author="Michael Smith [2]" w:date="2026-06-16T16:37:00Z" w16du:dateUtc="2026-06-16T20:37:00Z">
        <w:r w:rsidR="00CC1596">
          <w:t xml:space="preserve">the </w:t>
        </w:r>
        <w:r w:rsidR="00CC1596" w:rsidRPr="009A52B9">
          <w:t>Shared</w:t>
        </w:r>
        <w:r w:rsidR="00CC1596">
          <w:t xml:space="preserve"> </w:t>
        </w:r>
        <w:r w:rsidR="00CC1596" w:rsidRPr="009A52B9">
          <w:t>Communication</w:t>
        </w:r>
        <w:r w:rsidR="00CC1596">
          <w:t xml:space="preserve"> </w:t>
        </w:r>
        <w:r w:rsidR="00CC1596" w:rsidRPr="009A52B9">
          <w:t xml:space="preserve">Resource </w:t>
        </w:r>
        <w:r w:rsidR="00CC1596">
          <w:t>Data Components</w:t>
        </w:r>
      </w:ins>
      <w:ins w:id="118" w:author="Michael Smith [2]" w:date="2026-06-16T16:41:00Z" w16du:dateUtc="2026-06-16T20:41:00Z">
        <w:r w:rsidR="00093CB8">
          <w:t xml:space="preserve"> </w:t>
        </w:r>
        <w:r w:rsidR="009C6F02">
          <w:t>section</w:t>
        </w:r>
      </w:ins>
      <w:ins w:id="119" w:author="Michael Smith [2]" w:date="2026-06-16T16:37:00Z" w16du:dateUtc="2026-06-16T20:37:00Z">
        <w:r w:rsidR="00BD75E8">
          <w:t xml:space="preserve"> of </w:t>
        </w:r>
      </w:ins>
      <w:ins w:id="120" w:author="Michael Smith [2]" w:date="2026-06-16T16:33:00Z" w16du:dateUtc="2026-06-16T20:33:00Z">
        <w:r w:rsidR="006415AB">
          <w:t>NENA</w:t>
        </w:r>
        <w:r w:rsidR="0016107D">
          <w:noBreakHyphen/>
        </w:r>
        <w:r w:rsidR="006415AB">
          <w:t>STA</w:t>
        </w:r>
        <w:r w:rsidR="0016107D">
          <w:noBreakHyphen/>
        </w:r>
        <w:r w:rsidR="006415AB">
          <w:t xml:space="preserve">021 </w:t>
        </w:r>
        <w:r w:rsidR="006415AB">
          <w:fldChar w:fldCharType="begin"/>
        </w:r>
        <w:r w:rsidR="006415AB">
          <w:instrText xml:space="preserve"> REF _Ref225776300 \r \h </w:instrText>
        </w:r>
      </w:ins>
      <w:ins w:id="121" w:author="Michael Smith [2]" w:date="2026-06-16T16:33:00Z" w16du:dateUtc="2026-06-16T20:33:00Z">
        <w:r w:rsidR="006415AB">
          <w:fldChar w:fldCharType="separate"/>
        </w:r>
        <w:r w:rsidR="006415AB">
          <w:t>[22]</w:t>
        </w:r>
        <w:r w:rsidR="006415AB">
          <w:fldChar w:fldCharType="end"/>
        </w:r>
      </w:ins>
      <w:r w:rsidRPr="00DA0138">
        <w:t>.</w:t>
      </w:r>
    </w:p>
    <w:p w14:paraId="6E51F905" w14:textId="78589B00" w:rsidR="001F6A89" w:rsidRDefault="001F6A89" w:rsidP="001F6A89">
      <w:pPr>
        <w:pStyle w:val="Caption"/>
        <w:keepNext/>
      </w:pPr>
      <w:bookmarkStart w:id="122" w:name="_Toc232082427"/>
      <w:r>
        <w:t xml:space="preserve">Table </w:t>
      </w:r>
      <w:fldSimple w:instr=" STYLEREF 1 \s ">
        <w:r w:rsidR="00E371AD">
          <w:rPr>
            <w:noProof/>
          </w:rPr>
          <w:t>3</w:t>
        </w:r>
      </w:fldSimple>
      <w:r w:rsidR="00E371AD">
        <w:noBreakHyphen/>
      </w:r>
      <w:fldSimple w:instr=" SEQ Table \* ARABIC \s 1 ">
        <w:r w:rsidR="00E371AD">
          <w:rPr>
            <w:noProof/>
          </w:rPr>
          <w:t>7</w:t>
        </w:r>
      </w:fldSimple>
      <w:r>
        <w:t xml:space="preserve"> SharedCommunicationResource Object</w:t>
      </w:r>
      <w:bookmarkEnd w:id="122"/>
    </w:p>
    <w:tbl>
      <w:tblPr>
        <w:tblStyle w:val="TableGrid"/>
        <w:tblpPr w:leftFromText="187" w:rightFromText="187" w:bottomFromText="288" w:vertAnchor="text" w:tblpXSpec="center" w:tblpY="1"/>
        <w:tblOverlap w:val="never"/>
        <w:tblW w:w="972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3595"/>
        <w:gridCol w:w="1260"/>
        <w:gridCol w:w="4865"/>
      </w:tblGrid>
      <w:tr w:rsidR="006C7D2B" w14:paraId="18F41F7A" w14:textId="77777777" w:rsidTr="006C7D2B">
        <w:trPr>
          <w:tblHeader/>
          <w:jc w:val="center"/>
        </w:trPr>
        <w:tc>
          <w:tcPr>
            <w:tcW w:w="3595" w:type="dxa"/>
            <w:shd w:val="clear" w:color="auto" w:fill="D9D9D9" w:themeFill="background1" w:themeFillShade="D9"/>
            <w:vAlign w:val="center"/>
          </w:tcPr>
          <w:p w14:paraId="3F5A3593" w14:textId="77777777" w:rsidR="006C7D2B" w:rsidRPr="00F67305" w:rsidRDefault="006C7D2B" w:rsidP="001A179B">
            <w:pPr>
              <w:rPr>
                <w:b/>
                <w:bCs/>
              </w:rPr>
            </w:pPr>
            <w:r>
              <w:rPr>
                <w:b/>
                <w:bCs/>
              </w:rPr>
              <w:t>Name</w:t>
            </w:r>
          </w:p>
        </w:tc>
        <w:tc>
          <w:tcPr>
            <w:tcW w:w="1260" w:type="dxa"/>
            <w:shd w:val="clear" w:color="auto" w:fill="D9D9D9" w:themeFill="background1" w:themeFillShade="D9"/>
            <w:vAlign w:val="center"/>
          </w:tcPr>
          <w:p w14:paraId="02C61A14" w14:textId="77777777" w:rsidR="006C7D2B" w:rsidRPr="00F67305" w:rsidRDefault="006C7D2B" w:rsidP="001A179B">
            <w:pPr>
              <w:rPr>
                <w:b/>
                <w:bCs/>
              </w:rPr>
            </w:pPr>
            <w:r>
              <w:rPr>
                <w:b/>
                <w:bCs/>
              </w:rPr>
              <w:t>Required</w:t>
            </w:r>
          </w:p>
        </w:tc>
        <w:tc>
          <w:tcPr>
            <w:tcW w:w="4865" w:type="dxa"/>
            <w:shd w:val="clear" w:color="auto" w:fill="D9D9D9" w:themeFill="background1" w:themeFillShade="D9"/>
            <w:vAlign w:val="center"/>
          </w:tcPr>
          <w:p w14:paraId="04E3244C" w14:textId="77777777" w:rsidR="006C7D2B" w:rsidRPr="00F67305" w:rsidRDefault="006C7D2B" w:rsidP="001A179B">
            <w:pPr>
              <w:rPr>
                <w:b/>
                <w:bCs/>
              </w:rPr>
            </w:pPr>
            <w:r>
              <w:rPr>
                <w:b/>
                <w:bCs/>
              </w:rPr>
              <w:t>Description</w:t>
            </w:r>
          </w:p>
        </w:tc>
      </w:tr>
      <w:tr w:rsidR="006C7D2B" w14:paraId="6940F0FD" w14:textId="77777777" w:rsidTr="006C7D2B">
        <w:trPr>
          <w:tblHeader/>
          <w:jc w:val="center"/>
        </w:trPr>
        <w:tc>
          <w:tcPr>
            <w:tcW w:w="3595" w:type="dxa"/>
            <w:vAlign w:val="center"/>
          </w:tcPr>
          <w:p w14:paraId="686847B3" w14:textId="4BB14EA0" w:rsidR="006C7D2B" w:rsidRDefault="006C7D2B" w:rsidP="001A179B">
            <w:r>
              <w:t>SharedCommunicationResource</w:t>
            </w:r>
          </w:p>
        </w:tc>
        <w:tc>
          <w:tcPr>
            <w:tcW w:w="1260" w:type="dxa"/>
            <w:vAlign w:val="center"/>
          </w:tcPr>
          <w:p w14:paraId="03939E6C" w14:textId="77777777" w:rsidR="006C7D2B" w:rsidRDefault="006C7D2B" w:rsidP="001A179B">
            <w:r>
              <w:t>Yes</w:t>
            </w:r>
          </w:p>
        </w:tc>
        <w:tc>
          <w:tcPr>
            <w:tcW w:w="4865" w:type="dxa"/>
            <w:vAlign w:val="center"/>
          </w:tcPr>
          <w:p w14:paraId="51313EBE" w14:textId="03701951" w:rsidR="006C7D2B" w:rsidRDefault="00620C7C" w:rsidP="001A179B">
            <w:r>
              <w:t xml:space="preserve">The SharedCommunicationResource </w:t>
            </w:r>
            <w:ins w:id="123" w:author="Michael Smith [2]" w:date="2026-04-14T11:56:00Z" w16du:dateUtc="2026-04-14T15:56:00Z">
              <w:r w:rsidR="00CF3E36">
                <w:t xml:space="preserve">JSON </w:t>
              </w:r>
            </w:ins>
            <w:r>
              <w:t>object</w:t>
            </w:r>
            <w:r w:rsidR="0094622D">
              <w:t xml:space="preserve"> </w:t>
            </w:r>
            <w:r w:rsidR="00927F40">
              <w:t>associated with the</w:t>
            </w:r>
            <w:r w:rsidR="0094622D">
              <w:t xml:space="preserve"> resource</w:t>
            </w:r>
            <w:r w:rsidR="00927F40">
              <w:t>Identifier</w:t>
            </w:r>
            <w:r w:rsidR="00F15C57">
              <w:t xml:space="preserve"> in the request</w:t>
            </w:r>
          </w:p>
        </w:tc>
      </w:tr>
    </w:tbl>
    <w:p w14:paraId="17BD8B66" w14:textId="77777777" w:rsidR="00DA0138" w:rsidRPr="00DA0138" w:rsidRDefault="00DA0138" w:rsidP="00DA0138">
      <w:pPr>
        <w:pStyle w:val="BodyText"/>
      </w:pPr>
      <w:r w:rsidRPr="00DA0138">
        <w:t>If the resource does not exist, the web service MUST return 404 Not Found.</w:t>
      </w:r>
    </w:p>
    <w:p w14:paraId="5D9979CE" w14:textId="77777777" w:rsidR="00DA0138" w:rsidRPr="00DA0138" w:rsidRDefault="00DA0138" w:rsidP="00DA0138">
      <w:pPr>
        <w:pStyle w:val="BodyText"/>
      </w:pPr>
      <w:r w:rsidRPr="00DA0138">
        <w:t>If the requester is not authorized, the web service MUST return 401 Unauthorized</w:t>
      </w:r>
    </w:p>
    <w:p w14:paraId="46BA2776" w14:textId="7C9C7D8E" w:rsidR="00DA0138" w:rsidRPr="00DA0138" w:rsidRDefault="00DA0138" w:rsidP="00DA0138">
      <w:pPr>
        <w:pStyle w:val="BodyText"/>
      </w:pPr>
      <w:r w:rsidRPr="00DA0138">
        <w:t xml:space="preserve">If an </w:t>
      </w:r>
      <w:del w:id="124" w:author="Michael Smith [2]" w:date="2026-05-05T15:29:00Z" w16du:dateUtc="2026-05-05T19:29:00Z">
        <w:r w:rsidRPr="00DA0138" w:rsidDel="006E70FA">
          <w:delText xml:space="preserve">internal </w:delText>
        </w:r>
      </w:del>
      <w:commentRangeStart w:id="125"/>
      <w:ins w:id="126" w:author="Michael Smith [2]" w:date="2026-05-05T15:29:00Z" w16du:dateUtc="2026-05-05T19:29:00Z">
        <w:r w:rsidR="006E70FA">
          <w:t>unexpected</w:t>
        </w:r>
        <w:r w:rsidR="006E70FA" w:rsidRPr="00DA0138">
          <w:t xml:space="preserve"> </w:t>
        </w:r>
      </w:ins>
      <w:r w:rsidRPr="00DA0138">
        <w:t>condition</w:t>
      </w:r>
      <w:commentRangeEnd w:id="125"/>
      <w:r w:rsidR="00B46583" w:rsidRPr="00DA0138">
        <w:rPr>
          <w:rStyle w:val="CommentReference"/>
          <w:sz w:val="20"/>
          <w:szCs w:val="20"/>
        </w:rPr>
        <w:commentReference w:id="125"/>
      </w:r>
      <w:r w:rsidRPr="00DA0138">
        <w:t xml:space="preserve"> prevents the server from fulfilling the request, the web service MUST return 500 Internal Server Error</w:t>
      </w:r>
      <w:r>
        <w:t>.</w:t>
      </w:r>
    </w:p>
    <w:p w14:paraId="6618B368" w14:textId="6D2A2B80" w:rsidR="00DA0138" w:rsidRDefault="00DA0138" w:rsidP="00DA0138">
      <w:pPr>
        <w:pStyle w:val="Heading3"/>
      </w:pPr>
      <w:bookmarkStart w:id="127" w:name="_Toc233105460"/>
      <w:r w:rsidRPr="00DA0138">
        <w:t>PTT-P25ResourceRegisterInterest</w:t>
      </w:r>
      <w:bookmarkEnd w:id="127"/>
    </w:p>
    <w:p w14:paraId="49DF79FD" w14:textId="0813C334" w:rsidR="00DA0138" w:rsidRDefault="00DA0138" w:rsidP="00DA0138">
      <w:pPr>
        <w:pStyle w:val="BodyText"/>
      </w:pPr>
      <w:r>
        <w:t xml:space="preserve">PTT-P25ResourceRegisterInterest is implemented by a P25 PTT system. It allows a Logging Service to request that a PTT System initiate recording of media and metadata when a transmission occurs on </w:t>
      </w:r>
      <w:r w:rsidR="00254C39">
        <w:t>a</w:t>
      </w:r>
      <w:r>
        <w:t xml:space="preserve"> given resource, or to request a PTT system to cancel registration of a previously registered resource.</w:t>
      </w:r>
    </w:p>
    <w:p w14:paraId="50D1BE11" w14:textId="77777777" w:rsidR="00254C39" w:rsidRDefault="00DA0138" w:rsidP="00DA0138">
      <w:pPr>
        <w:pStyle w:val="BodyText"/>
      </w:pPr>
      <w:r>
        <w:lastRenderedPageBreak/>
        <w:t xml:space="preserve">This revision of the document supports only the PTT-P25 SharedCommunicationResource, which is defined in the Standard for Emergency Incident Data Objects (EIDO), NENA STA 021 </w:t>
      </w:r>
      <w:r w:rsidR="00875A14">
        <w:fldChar w:fldCharType="begin"/>
      </w:r>
      <w:r w:rsidR="00875A14">
        <w:instrText xml:space="preserve"> REF _Ref225776300 \r \h </w:instrText>
      </w:r>
      <w:r w:rsidR="00875A14">
        <w:fldChar w:fldCharType="separate"/>
      </w:r>
      <w:r w:rsidR="00875A14">
        <w:t>[22]</w:t>
      </w:r>
      <w:r w:rsidR="00875A14">
        <w:fldChar w:fldCharType="end"/>
      </w:r>
      <w:r>
        <w:t>. For P25 systems, a shared resource can be either a talkgroup ID or channel ID.</w:t>
      </w:r>
    </w:p>
    <w:p w14:paraId="1D57C03F" w14:textId="3B1C8972" w:rsidR="00DA0138" w:rsidRDefault="00DA0138" w:rsidP="00DA0138">
      <w:pPr>
        <w:pStyle w:val="BodyText"/>
      </w:pPr>
      <w:r>
        <w:t>The Logging Service first obtains details on shared communication resources that can be recorded using ListSharedCommunicationResources and GetSharedCommunicationResourceObject, then calls PTT-P25ResourceRegisterInterest to request the P25 system to initiate recording on each resource of interest as specified in the PTT System Services FE section of this document.</w:t>
      </w:r>
    </w:p>
    <w:p w14:paraId="4A76E27D" w14:textId="77777777" w:rsidR="00DA0138" w:rsidRDefault="00DA0138" w:rsidP="00DA0138">
      <w:pPr>
        <w:pStyle w:val="BodyText"/>
      </w:pPr>
      <w:r>
        <w:t>HTTP method: PUT</w:t>
      </w:r>
    </w:p>
    <w:p w14:paraId="4DDBB8B1" w14:textId="77777777" w:rsidR="00DA0138" w:rsidRDefault="00DA0138" w:rsidP="00DA0138">
      <w:pPr>
        <w:pStyle w:val="BodyText"/>
      </w:pPr>
      <w:r>
        <w:t>Resource name .../PTT-P25ResourceRegisterInterest</w:t>
      </w:r>
    </w:p>
    <w:p w14:paraId="57F6C1FE" w14:textId="01492BA2" w:rsidR="00DA0138" w:rsidRDefault="00DA0138" w:rsidP="00DA0138">
      <w:pPr>
        <w:pStyle w:val="BodyText"/>
      </w:pPr>
      <w:r>
        <w:t>The body of the request contains a “PTT-P25RegistrationRequest” JSON object that identifies the resource for which recording is requested along with the Logging Service’s SIPREC URI and LogEvent URL:</w:t>
      </w:r>
    </w:p>
    <w:p w14:paraId="498A3ACA" w14:textId="4359B99F" w:rsidR="00DA0138" w:rsidRPr="00857F32" w:rsidRDefault="00DA0138" w:rsidP="00DA0138">
      <w:pPr>
        <w:pStyle w:val="Caption"/>
        <w:keepNext/>
        <w:rPr>
          <w:i/>
          <w:iCs/>
          <w:color w:val="1F497D" w:themeColor="text2"/>
          <w:szCs w:val="18"/>
        </w:rPr>
      </w:pPr>
      <w:bookmarkStart w:id="128" w:name="_Toc232082428"/>
      <w:r w:rsidRPr="0084206B">
        <w:t xml:space="preserve">Table </w:t>
      </w:r>
      <w:fldSimple w:instr=" STYLEREF 1 \s ">
        <w:r w:rsidR="00E371AD">
          <w:rPr>
            <w:noProof/>
          </w:rPr>
          <w:t>3</w:t>
        </w:r>
      </w:fldSimple>
      <w:r w:rsidR="00E371AD">
        <w:noBreakHyphen/>
      </w:r>
      <w:fldSimple w:instr=" SEQ Table \* ARABIC \s 1 ">
        <w:r w:rsidR="00E371AD">
          <w:rPr>
            <w:noProof/>
          </w:rPr>
          <w:t>8</w:t>
        </w:r>
      </w:fldSimple>
      <w:r w:rsidRPr="0084206B">
        <w:t xml:space="preserve"> </w:t>
      </w:r>
      <w:r w:rsidR="00712294">
        <w:t>PTT-P25RegistrationRequest JSON object</w:t>
      </w:r>
      <w:r w:rsidR="005E4F60">
        <w:t xml:space="preserve"> Request Parameter</w:t>
      </w:r>
      <w:bookmarkEnd w:id="128"/>
    </w:p>
    <w:tbl>
      <w:tblPr>
        <w:tblStyle w:val="TableGrid"/>
        <w:tblpPr w:leftFromText="187" w:rightFromText="187" w:bottomFromText="288" w:vertAnchor="text" w:tblpXSpec="center" w:tblpY="1"/>
        <w:tblOverlap w:val="neve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2335"/>
        <w:gridCol w:w="2070"/>
        <w:gridCol w:w="5305"/>
      </w:tblGrid>
      <w:tr w:rsidR="00DA0138" w14:paraId="77F63B68" w14:textId="77777777" w:rsidTr="00FB5D2B">
        <w:trPr>
          <w:tblHeader/>
        </w:trPr>
        <w:tc>
          <w:tcPr>
            <w:tcW w:w="2335" w:type="dxa"/>
            <w:shd w:val="clear" w:color="auto" w:fill="D9D9D9" w:themeFill="background1" w:themeFillShade="D9"/>
            <w:vAlign w:val="center"/>
          </w:tcPr>
          <w:p w14:paraId="56FE31D2" w14:textId="77777777" w:rsidR="00DA0138" w:rsidRPr="00F67305" w:rsidRDefault="00DA0138" w:rsidP="00FB5D2B">
            <w:pPr>
              <w:rPr>
                <w:b/>
                <w:bCs/>
              </w:rPr>
            </w:pPr>
            <w:r>
              <w:rPr>
                <w:b/>
                <w:bCs/>
              </w:rPr>
              <w:t>Name</w:t>
            </w:r>
          </w:p>
        </w:tc>
        <w:tc>
          <w:tcPr>
            <w:tcW w:w="2070" w:type="dxa"/>
            <w:shd w:val="clear" w:color="auto" w:fill="D9D9D9" w:themeFill="background1" w:themeFillShade="D9"/>
            <w:vAlign w:val="center"/>
          </w:tcPr>
          <w:p w14:paraId="70CA2857" w14:textId="48A2CDF2" w:rsidR="00DA0138" w:rsidRPr="00F67305" w:rsidRDefault="005E4F60" w:rsidP="00FB5D2B">
            <w:pPr>
              <w:rPr>
                <w:b/>
                <w:bCs/>
              </w:rPr>
            </w:pPr>
            <w:r>
              <w:rPr>
                <w:b/>
                <w:bCs/>
              </w:rPr>
              <w:t>Required</w:t>
            </w:r>
          </w:p>
        </w:tc>
        <w:tc>
          <w:tcPr>
            <w:tcW w:w="5305" w:type="dxa"/>
            <w:shd w:val="clear" w:color="auto" w:fill="D9D9D9" w:themeFill="background1" w:themeFillShade="D9"/>
            <w:vAlign w:val="center"/>
          </w:tcPr>
          <w:p w14:paraId="167A96C2" w14:textId="77777777" w:rsidR="00DA0138" w:rsidRPr="00F67305" w:rsidRDefault="00DA0138" w:rsidP="00FB5D2B">
            <w:pPr>
              <w:rPr>
                <w:b/>
                <w:bCs/>
              </w:rPr>
            </w:pPr>
            <w:r>
              <w:rPr>
                <w:b/>
                <w:bCs/>
              </w:rPr>
              <w:t>Description</w:t>
            </w:r>
          </w:p>
        </w:tc>
      </w:tr>
      <w:tr w:rsidR="00DA0138" w14:paraId="0A990CD7" w14:textId="77777777" w:rsidTr="00FB5D2B">
        <w:trPr>
          <w:tblHeader/>
        </w:trPr>
        <w:tc>
          <w:tcPr>
            <w:tcW w:w="2335" w:type="dxa"/>
            <w:vAlign w:val="center"/>
          </w:tcPr>
          <w:p w14:paraId="3C52080E" w14:textId="77777777" w:rsidR="00DA0138" w:rsidRDefault="00DA0138" w:rsidP="00FB5D2B">
            <w:r w:rsidRPr="00DA0138">
              <w:t>resourceIdentifier</w:t>
            </w:r>
          </w:p>
        </w:tc>
        <w:tc>
          <w:tcPr>
            <w:tcW w:w="2070" w:type="dxa"/>
            <w:vAlign w:val="center"/>
          </w:tcPr>
          <w:p w14:paraId="320BE3EB" w14:textId="23C3E0D0" w:rsidR="00DA0138" w:rsidRDefault="005E4F60" w:rsidP="00FB5D2B">
            <w:r>
              <w:t>Yes</w:t>
            </w:r>
          </w:p>
        </w:tc>
        <w:tc>
          <w:tcPr>
            <w:tcW w:w="5305" w:type="dxa"/>
            <w:vAlign w:val="center"/>
          </w:tcPr>
          <w:p w14:paraId="0D337841" w14:textId="3B8EECF5" w:rsidR="00DA0138" w:rsidRDefault="002E4846" w:rsidP="00FB5D2B">
            <w:r>
              <w:t>The unique identifier of the resource to be registered or unregistered for recording.</w:t>
            </w:r>
          </w:p>
        </w:tc>
      </w:tr>
      <w:tr w:rsidR="002E4846" w14:paraId="01CF006E" w14:textId="77777777" w:rsidTr="00FB5D2B">
        <w:trPr>
          <w:tblHeader/>
        </w:trPr>
        <w:tc>
          <w:tcPr>
            <w:tcW w:w="2335" w:type="dxa"/>
            <w:vAlign w:val="center"/>
          </w:tcPr>
          <w:p w14:paraId="08ADE151" w14:textId="7EF526FA" w:rsidR="002E4846" w:rsidRPr="00DA0138" w:rsidRDefault="002E4846" w:rsidP="00FB5D2B">
            <w:r w:rsidRPr="002E4846">
              <w:t>registerFlag</w:t>
            </w:r>
          </w:p>
        </w:tc>
        <w:tc>
          <w:tcPr>
            <w:tcW w:w="2070" w:type="dxa"/>
            <w:vAlign w:val="center"/>
          </w:tcPr>
          <w:p w14:paraId="11A988D1" w14:textId="7E039F43" w:rsidR="002E4846" w:rsidRPr="00857F32" w:rsidRDefault="005E4F60" w:rsidP="00FB5D2B">
            <w:r>
              <w:t>Yes</w:t>
            </w:r>
          </w:p>
        </w:tc>
        <w:tc>
          <w:tcPr>
            <w:tcW w:w="5305" w:type="dxa"/>
            <w:vAlign w:val="center"/>
          </w:tcPr>
          <w:p w14:paraId="2FF269BB" w14:textId="2D6CDD1D" w:rsidR="002E4846" w:rsidRDefault="002E4846" w:rsidP="00FB5D2B">
            <w:r w:rsidRPr="002E4846">
              <w:t>Indicates type of request: “Register” requests that the resource be registered for recording, “Unregister” requests a previously registered resource to be unregistered for recording</w:t>
            </w:r>
            <w:r>
              <w:t>.</w:t>
            </w:r>
          </w:p>
        </w:tc>
      </w:tr>
      <w:tr w:rsidR="002E4846" w14:paraId="6D11D321" w14:textId="77777777" w:rsidTr="00FB5D2B">
        <w:trPr>
          <w:tblHeader/>
        </w:trPr>
        <w:tc>
          <w:tcPr>
            <w:tcW w:w="2335" w:type="dxa"/>
            <w:vAlign w:val="center"/>
          </w:tcPr>
          <w:p w14:paraId="5E64CE80" w14:textId="10B90DEB" w:rsidR="002E4846" w:rsidRPr="002E4846" w:rsidRDefault="002E4846" w:rsidP="00FB5D2B">
            <w:r w:rsidRPr="002E4846">
              <w:t>siprecUri</w:t>
            </w:r>
          </w:p>
        </w:tc>
        <w:tc>
          <w:tcPr>
            <w:tcW w:w="2070" w:type="dxa"/>
            <w:vAlign w:val="center"/>
          </w:tcPr>
          <w:p w14:paraId="5C52F39E" w14:textId="3A4A6ED9" w:rsidR="002E4846" w:rsidRPr="00857F32" w:rsidRDefault="00B3403D" w:rsidP="00FB5D2B">
            <w:r>
              <w:t>Yes</w:t>
            </w:r>
          </w:p>
        </w:tc>
        <w:tc>
          <w:tcPr>
            <w:tcW w:w="5305" w:type="dxa"/>
            <w:vAlign w:val="center"/>
          </w:tcPr>
          <w:p w14:paraId="7558DC8C" w14:textId="793895A9" w:rsidR="002E4846" w:rsidRPr="002E4846" w:rsidRDefault="002E4846" w:rsidP="00FB5D2B">
            <w:r w:rsidRPr="002E4846">
              <w:t>The Logging Service SIPREC URI to use</w:t>
            </w:r>
            <w:r>
              <w:t>.</w:t>
            </w:r>
          </w:p>
        </w:tc>
      </w:tr>
      <w:tr w:rsidR="002E4846" w14:paraId="345F479C" w14:textId="77777777" w:rsidTr="00FB5D2B">
        <w:trPr>
          <w:tblHeader/>
        </w:trPr>
        <w:tc>
          <w:tcPr>
            <w:tcW w:w="2335" w:type="dxa"/>
            <w:vAlign w:val="center"/>
          </w:tcPr>
          <w:p w14:paraId="434917D9" w14:textId="47CBFC99" w:rsidR="002E4846" w:rsidRPr="002E4846" w:rsidRDefault="002E4846" w:rsidP="00FB5D2B">
            <w:r w:rsidRPr="002E4846">
              <w:t>logEventUrl</w:t>
            </w:r>
          </w:p>
        </w:tc>
        <w:tc>
          <w:tcPr>
            <w:tcW w:w="2070" w:type="dxa"/>
            <w:vAlign w:val="center"/>
          </w:tcPr>
          <w:p w14:paraId="6624BA91" w14:textId="069080D4" w:rsidR="002E4846" w:rsidRPr="00857F32" w:rsidRDefault="00B3403D" w:rsidP="00FB5D2B">
            <w:r>
              <w:t>Yes</w:t>
            </w:r>
          </w:p>
        </w:tc>
        <w:tc>
          <w:tcPr>
            <w:tcW w:w="5305" w:type="dxa"/>
            <w:vAlign w:val="center"/>
          </w:tcPr>
          <w:p w14:paraId="2A164B9B" w14:textId="44D9F0D5" w:rsidR="002E4846" w:rsidRPr="002E4846" w:rsidRDefault="002E4846" w:rsidP="00FB5D2B">
            <w:r w:rsidRPr="002E4846">
              <w:t>The Logging Service LogEvent URL to use</w:t>
            </w:r>
            <w:r>
              <w:t>.</w:t>
            </w:r>
          </w:p>
        </w:tc>
      </w:tr>
    </w:tbl>
    <w:p w14:paraId="51AE2E44" w14:textId="77777777" w:rsidR="002E4846" w:rsidRPr="00650F68" w:rsidRDefault="002E4846" w:rsidP="002E4846">
      <w:pPr>
        <w:pStyle w:val="BodyText"/>
        <w:spacing w:after="0"/>
        <w:rPr>
          <w:b/>
          <w:bCs/>
        </w:rPr>
      </w:pPr>
      <w:r w:rsidRPr="00650F68">
        <w:rPr>
          <w:b/>
          <w:bCs/>
        </w:rPr>
        <w:t>Status Codes</w:t>
      </w:r>
    </w:p>
    <w:p w14:paraId="2231B6C4" w14:textId="77777777" w:rsidR="002E4846" w:rsidRDefault="002E4846" w:rsidP="002E4846">
      <w:pPr>
        <w:pStyle w:val="BodyText"/>
        <w:spacing w:after="0"/>
        <w:ind w:firstLine="432"/>
      </w:pPr>
      <w:r>
        <w:t>200 OK</w:t>
      </w:r>
    </w:p>
    <w:p w14:paraId="683D4715" w14:textId="7C122F76" w:rsidR="002E4846" w:rsidRDefault="002E4846" w:rsidP="002E4846">
      <w:pPr>
        <w:pStyle w:val="BodyText"/>
        <w:spacing w:after="0"/>
        <w:ind w:firstLine="432"/>
      </w:pPr>
      <w:r>
        <w:t>400 Bad Request</w:t>
      </w:r>
    </w:p>
    <w:p w14:paraId="44C185F0" w14:textId="29120047" w:rsidR="002E4846" w:rsidRDefault="002E4846" w:rsidP="002E4846">
      <w:pPr>
        <w:pStyle w:val="BodyText"/>
        <w:spacing w:after="0"/>
        <w:ind w:firstLine="432"/>
      </w:pPr>
      <w:r>
        <w:t>401 Unauthorized</w:t>
      </w:r>
    </w:p>
    <w:p w14:paraId="11DCCE38" w14:textId="77777777" w:rsidR="002E4846" w:rsidRDefault="002E4846" w:rsidP="002E4846">
      <w:pPr>
        <w:pStyle w:val="BodyText"/>
        <w:spacing w:after="0"/>
        <w:ind w:firstLine="432"/>
      </w:pPr>
      <w:r>
        <w:t>404 Not Found</w:t>
      </w:r>
    </w:p>
    <w:p w14:paraId="5EDFE8CC" w14:textId="77777777" w:rsidR="002E4846" w:rsidRPr="00DA0138" w:rsidRDefault="002E4846" w:rsidP="002E4846">
      <w:pPr>
        <w:pStyle w:val="BodyText"/>
        <w:spacing w:after="240"/>
        <w:ind w:firstLine="432"/>
      </w:pPr>
      <w:r>
        <w:t>500 Internal Server Error</w:t>
      </w:r>
    </w:p>
    <w:p w14:paraId="62DF0A4C" w14:textId="77777777" w:rsidR="002E4846" w:rsidRDefault="002E4846" w:rsidP="002E4846">
      <w:pPr>
        <w:pStyle w:val="BodyText"/>
      </w:pPr>
      <w:r>
        <w:t>If the resource does not exist, the PTT system MUST return 404 Not Found.</w:t>
      </w:r>
    </w:p>
    <w:p w14:paraId="219AF1BC" w14:textId="77777777" w:rsidR="002E4846" w:rsidRDefault="002E4846" w:rsidP="002E4846">
      <w:pPr>
        <w:pStyle w:val="BodyText"/>
      </w:pPr>
      <w:r>
        <w:t>If the requester is not authorized, the PTT system MUST return 401 Unauthorized.</w:t>
      </w:r>
    </w:p>
    <w:p w14:paraId="503870E5" w14:textId="77777777" w:rsidR="002E4846" w:rsidRDefault="002E4846" w:rsidP="002E4846">
      <w:pPr>
        <w:pStyle w:val="BodyText"/>
      </w:pPr>
      <w:r>
        <w:t>If the request is malformed, the PTT system MUST return 400 Bad Request.</w:t>
      </w:r>
    </w:p>
    <w:p w14:paraId="204FD27E" w14:textId="77777777" w:rsidR="002E4846" w:rsidRDefault="002E4846" w:rsidP="002E4846">
      <w:pPr>
        <w:pStyle w:val="BodyText"/>
      </w:pPr>
      <w:r>
        <w:t>If the PTT system cannot complete the request for some internal reason, it MUST return 500 Internal Server Error.</w:t>
      </w:r>
    </w:p>
    <w:p w14:paraId="314AE253" w14:textId="77777777" w:rsidR="002E4846" w:rsidRDefault="002E4846" w:rsidP="002E4846">
      <w:pPr>
        <w:pStyle w:val="BodyText"/>
      </w:pPr>
      <w:r>
        <w:t>Otherwise, the request is handled as follows:</w:t>
      </w:r>
    </w:p>
    <w:p w14:paraId="20D9469F" w14:textId="3BB7614C" w:rsidR="002E4846" w:rsidRDefault="002E4846" w:rsidP="002E4846">
      <w:pPr>
        <w:pStyle w:val="BodyText"/>
        <w:numPr>
          <w:ilvl w:val="0"/>
          <w:numId w:val="50"/>
        </w:numPr>
      </w:pPr>
      <w:r>
        <w:t>If registerFlag is “</w:t>
      </w:r>
      <w:r w:rsidR="00634756">
        <w:t>Register</w:t>
      </w:r>
      <w:r>
        <w:t xml:space="preserve">” and the resource is not currently registered for recording, the PTT system MUST return 200 OK, register the resource for recording if the requester </w:t>
      </w:r>
      <w:r>
        <w:lastRenderedPageBreak/>
        <w:t>is authorized, and thereafter initiate recording for any PTT activity on the given resource if possible to do so.</w:t>
      </w:r>
      <w:r>
        <w:rPr>
          <w:rStyle w:val="FootnoteReference"/>
        </w:rPr>
        <w:footnoteReference w:id="5"/>
      </w:r>
      <w:r>
        <w:t xml:space="preserve"> </w:t>
      </w:r>
    </w:p>
    <w:p w14:paraId="4A770BA4" w14:textId="0E128255" w:rsidR="002E4846" w:rsidRDefault="002E4846" w:rsidP="002E4846">
      <w:pPr>
        <w:pStyle w:val="BodyText"/>
        <w:numPr>
          <w:ilvl w:val="0"/>
          <w:numId w:val="50"/>
        </w:numPr>
      </w:pPr>
      <w:r>
        <w:t>If registerFlag is “</w:t>
      </w:r>
      <w:r w:rsidR="00634756">
        <w:t>Register</w:t>
      </w:r>
      <w:r>
        <w:t>” and the resource is already registered for recording, the PTT system MUST return 200 OK and reregister the resource with the siprecUri and logEventUrl provided in this request.</w:t>
      </w:r>
    </w:p>
    <w:p w14:paraId="5406702A" w14:textId="6F6B2BFB" w:rsidR="002E4846" w:rsidRDefault="002E4846" w:rsidP="002E4846">
      <w:pPr>
        <w:pStyle w:val="BodyText"/>
        <w:numPr>
          <w:ilvl w:val="0"/>
          <w:numId w:val="50"/>
        </w:numPr>
      </w:pPr>
      <w:r>
        <w:t>If registerFlag is “</w:t>
      </w:r>
      <w:r w:rsidR="00634756">
        <w:t>U</w:t>
      </w:r>
      <w:r>
        <w:t>nregister” and the resource is currently registered for recording, the PTT system MUST return 200 OK, unregister the resource, and no longer initiate recording on it.</w:t>
      </w:r>
    </w:p>
    <w:p w14:paraId="314DFC94" w14:textId="17C27167" w:rsidR="00DA0138" w:rsidRPr="00DA0138" w:rsidRDefault="002E4846" w:rsidP="002E4846">
      <w:pPr>
        <w:pStyle w:val="BodyText"/>
        <w:numPr>
          <w:ilvl w:val="0"/>
          <w:numId w:val="50"/>
        </w:numPr>
      </w:pPr>
      <w:r>
        <w:t>If registerFlag is “</w:t>
      </w:r>
      <w:r w:rsidR="00634756">
        <w:t>U</w:t>
      </w:r>
      <w:r>
        <w:t>nregister” and the resource is not currently registered for recording, the PTT system MUST return 400 Bad Request and ignore the request.</w:t>
      </w:r>
    </w:p>
    <w:p w14:paraId="22DB249A" w14:textId="1D7FCB12" w:rsidR="002E4846" w:rsidRDefault="002E4846" w:rsidP="00053787">
      <w:pPr>
        <w:pStyle w:val="Heading1"/>
      </w:pPr>
      <w:bookmarkStart w:id="129" w:name="_Toc233105461"/>
      <w:bookmarkStart w:id="130" w:name="_Ref197675017"/>
      <w:bookmarkStart w:id="131" w:name="_Ref197675030"/>
      <w:bookmarkStart w:id="132" w:name="_Ref197675038"/>
      <w:bookmarkStart w:id="133" w:name="_Ref197675045"/>
      <w:bookmarkStart w:id="134" w:name="_Ref197675052"/>
      <w:bookmarkStart w:id="135" w:name="_Ref197675373"/>
      <w:bookmarkStart w:id="136" w:name="_Ref197675379"/>
      <w:r>
        <w:t>Functional Elements and Services</w:t>
      </w:r>
      <w:bookmarkEnd w:id="129"/>
    </w:p>
    <w:p w14:paraId="58CE282F" w14:textId="5A15D3EF" w:rsidR="002E4846" w:rsidRPr="00411DA2" w:rsidRDefault="002E4846" w:rsidP="00411DA2">
      <w:pPr>
        <w:pStyle w:val="BodyText"/>
      </w:pPr>
      <w:r w:rsidRPr="002E4846">
        <w:t xml:space="preserve">This document defines the set of Functional Elements (FEs) that provide standard functionality and interfaces in an NG9 1 1 PSAP. An FE (Functional Element) is an abstract building block that consists of a set of interfaces and operations on those interfaces to accomplish a task. Mapping between FEs and physical implementations may be one-to-one, one-to-many, or many-to-one. FEs can be bundled into solutions and MAY use non-standard interfaces internally, but the required standard functionality and interfaces specified in this document MUST be supported to achieve interoperability with external FEs. Some FEs, functions, and interfaces herein are denoted as optional; all others are required in order to conform to this </w:t>
      </w:r>
      <w:r w:rsidRPr="00411DA2">
        <w:t>standard.</w:t>
      </w:r>
    </w:p>
    <w:p w14:paraId="0CEE605B" w14:textId="2A29B206" w:rsidR="00411DA2" w:rsidRPr="00411DA2" w:rsidRDefault="00411DA2" w:rsidP="00411DA2">
      <w:pPr>
        <w:pStyle w:val="BodyText"/>
      </w:pPr>
      <w:bookmarkStart w:id="137" w:name="_Toc221701577"/>
      <w:r w:rsidRPr="00411DA2">
        <w:t xml:space="preserve">A Service consists of one or more instances of an FE that act as one to provide the functionality specified for the FE. Services have names in the </w:t>
      </w:r>
      <w:r>
        <w:fldChar w:fldCharType="begin"/>
      </w:r>
      <w:ins w:id="138" w:author="Michael Smith [2]" w:date="2026-06-18T12:27:00Z" w16du:dateUtc="2026-06-18T16:27:00Z">
        <w:r w:rsidR="00A15304">
          <w:instrText>HYPERLINK "https://michaelsmithconsulting-my.sharepoint.com/personal/michael_michaelsmithconsulting_onmicrosoft_com/Documents/Documents/NENA/ASC NG PSAP Systems WG/serviceNames" \l "_"</w:instrText>
        </w:r>
      </w:ins>
      <w:del w:id="139" w:author="Michael Smith [2]" w:date="2026-06-18T12:27:00Z" w16du:dateUtc="2026-06-18T16:27:00Z">
        <w:r w:rsidDel="00A15304">
          <w:delInstrText>HYPERLINK "serviceNames" \l "_"</w:delInstrText>
        </w:r>
      </w:del>
      <w:r>
        <w:fldChar w:fldCharType="separate"/>
      </w:r>
      <w:r w:rsidRPr="00411DA2">
        <w:rPr>
          <w:rStyle w:val="Hyperlink"/>
          <w:color w:val="auto"/>
          <w:u w:val="none"/>
        </w:rPr>
        <w:t>IANA serviceNames registry</w:t>
      </w:r>
      <w:r>
        <w:fldChar w:fldCharType="end"/>
      </w:r>
      <w:r w:rsidRPr="00411DA2">
        <w:t>. The Service names are used in Data Rights Management (DRM) rules that control access to the Service and its resources. All FEs defined in this document are Services and have DRM rules.</w:t>
      </w:r>
    </w:p>
    <w:p w14:paraId="296CA9E2" w14:textId="77777777" w:rsidR="004005B9" w:rsidRDefault="004005B9" w:rsidP="004005B9">
      <w:pPr>
        <w:pStyle w:val="Heading2"/>
      </w:pPr>
      <w:bookmarkStart w:id="140" w:name="_Toc233105462"/>
      <w:r>
        <w:t>Discrepancy Reporting</w:t>
      </w:r>
      <w:bookmarkEnd w:id="137"/>
      <w:bookmarkEnd w:id="140"/>
    </w:p>
    <w:p w14:paraId="71AEB339" w14:textId="2E949F77" w:rsidR="00B07FDD" w:rsidRDefault="004005B9" w:rsidP="004005B9">
      <w:pPr>
        <w:pStyle w:val="BodyText"/>
      </w:pPr>
      <w:r w:rsidRPr="004005B9">
        <w:t xml:space="preserve">NENA STA 010 </w:t>
      </w:r>
      <w:r w:rsidR="00040A57">
        <w:fldChar w:fldCharType="begin"/>
      </w:r>
      <w:r w:rsidR="00040A57">
        <w:instrText xml:space="preserve"> REF _Ref129852940 \r \h </w:instrText>
      </w:r>
      <w:r w:rsidR="00040A57">
        <w:fldChar w:fldCharType="separate"/>
      </w:r>
      <w:r w:rsidR="00040A57">
        <w:t>[7]</w:t>
      </w:r>
      <w:r w:rsidR="00040A57">
        <w:fldChar w:fldCharType="end"/>
      </w:r>
      <w:r w:rsidRPr="004005B9">
        <w:t xml:space="preserve"> defines a Discrepancy Reporting web service that accepts Discrepancy Reports (DRs) that allow an FE, Service, or Agency to report a problem to another entity. </w:t>
      </w:r>
    </w:p>
    <w:p w14:paraId="2D75B48D" w14:textId="72A621A0" w:rsidR="004005B9" w:rsidRPr="004005B9" w:rsidRDefault="004005B9" w:rsidP="004005B9">
      <w:pPr>
        <w:pStyle w:val="BodyText"/>
      </w:pPr>
      <w:r w:rsidRPr="004005B9">
        <w:t xml:space="preserve">All FEs and Services in the </w:t>
      </w:r>
      <w:r w:rsidR="00A24081">
        <w:t>Agency</w:t>
      </w:r>
      <w:r w:rsidR="00A24081" w:rsidRPr="004005B9">
        <w:t xml:space="preserve"> </w:t>
      </w:r>
      <w:r w:rsidRPr="004005B9">
        <w:t>that are capable of filing DRs MUST implement the client side of the Discrepancy Report Proxy web service defined in the Web Services section of this document. The FE or Service MUST submit the DR to the Discrepancy Report Proxy web service of the Management Console FE (MCFE) when filing DRs against entities inside or outside the PSAP.</w:t>
      </w:r>
    </w:p>
    <w:p w14:paraId="798D967A" w14:textId="77777777" w:rsidR="004005B9" w:rsidRDefault="004005B9" w:rsidP="004005B9">
      <w:pPr>
        <w:pStyle w:val="Heading2"/>
      </w:pPr>
      <w:bookmarkStart w:id="141" w:name="_Toc221701579"/>
      <w:bookmarkStart w:id="142" w:name="_Toc233105463"/>
      <w:r>
        <w:t xml:space="preserve">ECC </w:t>
      </w:r>
      <w:commentRangeStart w:id="143"/>
      <w:commentRangeStart w:id="144"/>
      <w:r w:rsidRPr="000822FB">
        <w:t>Service Discovery</w:t>
      </w:r>
      <w:bookmarkEnd w:id="141"/>
      <w:bookmarkEnd w:id="142"/>
      <w:commentRangeEnd w:id="143"/>
      <w:r w:rsidR="00B46583">
        <w:rPr>
          <w:rStyle w:val="CommentReference"/>
          <w:sz w:val="20"/>
          <w:szCs w:val="20"/>
        </w:rPr>
        <w:commentReference w:id="143"/>
      </w:r>
      <w:commentRangeEnd w:id="144"/>
      <w:r>
        <w:rPr>
          <w:rStyle w:val="CommentReference"/>
          <w:sz w:val="20"/>
          <w:szCs w:val="20"/>
        </w:rPr>
        <w:commentReference w:id="144"/>
      </w:r>
    </w:p>
    <w:p w14:paraId="7DF7CC67" w14:textId="77777777" w:rsidR="00411DA2" w:rsidRDefault="00411DA2" w:rsidP="00411DA2">
      <w:pPr>
        <w:pStyle w:val="BodyText"/>
        <w:rPr>
          <w:ins w:id="145" w:author="Michael Smith [2]" w:date="2026-03-11T11:53:00Z" w16du:dateUtc="2026-03-11T15:53:00Z"/>
        </w:rPr>
      </w:pPr>
      <w:ins w:id="146" w:author="Michael Smith [2]" w:date="2026-03-11T11:54:00Z" w16du:dateUtc="2026-03-11T15:54:00Z">
        <w:r>
          <w:t>The</w:t>
        </w:r>
      </w:ins>
      <w:ins w:id="147" w:author="Michael Smith [2]" w:date="2025-11-20T13:59:00Z" w16du:dateUtc="2025-11-20T18:59:00Z">
        <w:r>
          <w:t xml:space="preserve"> ECC Service Discovery mechanism</w:t>
        </w:r>
      </w:ins>
      <w:ins w:id="148" w:author="Michael Smith [2]" w:date="2026-03-11T11:54:00Z" w16du:dateUtc="2026-03-11T15:54:00Z">
        <w:r>
          <w:t xml:space="preserve"> defined in this section</w:t>
        </w:r>
      </w:ins>
      <w:ins w:id="149" w:author="Michael Smith [2]" w:date="2025-11-20T13:59:00Z" w16du:dateUtc="2025-11-20T18:59:00Z">
        <w:r>
          <w:t xml:space="preserve"> is used only internally within the ECC. </w:t>
        </w:r>
      </w:ins>
    </w:p>
    <w:p w14:paraId="26698926" w14:textId="77777777" w:rsidR="00411DA2" w:rsidRDefault="00411DA2" w:rsidP="00411DA2">
      <w:pPr>
        <w:pStyle w:val="BodyText"/>
        <w:rPr>
          <w:ins w:id="150" w:author="Michael Smith [2]" w:date="2025-11-20T13:59:00Z" w16du:dateUtc="2025-11-20T18:59:00Z"/>
        </w:rPr>
      </w:pPr>
      <w:ins w:id="151" w:author="Michael Smith [2]" w:date="2025-11-20T13:59:00Z" w16du:dateUtc="2025-11-20T18:59:00Z">
        <w:r>
          <w:lastRenderedPageBreak/>
          <w:t>To discover services outside the ECC, the service discovery mechanism d</w:t>
        </w:r>
      </w:ins>
      <w:ins w:id="152" w:author="Michael Smith [2]" w:date="2025-11-20T14:00:00Z" w16du:dateUtc="2025-11-20T19:00:00Z">
        <w:r>
          <w:t xml:space="preserve">efined in STA-010 (i.e. the </w:t>
        </w:r>
      </w:ins>
      <w:ins w:id="153" w:author="Michael Smith [2]" w:date="2025-11-20T14:01:00Z" w16du:dateUtc="2025-11-20T19:01:00Z">
        <w:r>
          <w:t>Service/Agency Locator</w:t>
        </w:r>
      </w:ins>
      <w:ins w:id="154" w:author="Michael Smith [2]" w:date="2025-11-20T14:00:00Z" w16du:dateUtc="2025-11-20T19:00:00Z">
        <w:r>
          <w:t>) MUST be used</w:t>
        </w:r>
      </w:ins>
      <w:ins w:id="155" w:author="Michael Smith [2]" w:date="2026-03-11T11:53:00Z" w16du:dateUtc="2026-03-11T15:53:00Z">
        <w:r>
          <w:t xml:space="preserve"> as specified in the </w:t>
        </w:r>
        <w:r w:rsidRPr="00C65FE1">
          <w:t>Service/Agency Locator</w:t>
        </w:r>
        <w:r>
          <w:t xml:space="preserve"> (S/AL)</w:t>
        </w:r>
      </w:ins>
      <w:ins w:id="156" w:author="Michael Smith [2]" w:date="2026-03-11T11:54:00Z" w16du:dateUtc="2026-03-11T15:54:00Z">
        <w:r>
          <w:t xml:space="preserve"> section of this document</w:t>
        </w:r>
      </w:ins>
      <w:ins w:id="157" w:author="Michael Smith [2]" w:date="2025-11-20T14:00:00Z" w16du:dateUtc="2025-11-20T19:00:00Z">
        <w:r>
          <w:t>.</w:t>
        </w:r>
      </w:ins>
    </w:p>
    <w:p w14:paraId="6A08C0CD" w14:textId="77777777" w:rsidR="004005B9" w:rsidRDefault="004005B9" w:rsidP="004005B9">
      <w:pPr>
        <w:pStyle w:val="BodyText"/>
      </w:pPr>
      <w:r>
        <w:t>The ECC Interface Discovery mechanism works as follows:</w:t>
      </w:r>
    </w:p>
    <w:p w14:paraId="4E78F436" w14:textId="0C9623B5" w:rsidR="004005B9" w:rsidRDefault="004005B9" w:rsidP="004005B9">
      <w:pPr>
        <w:pStyle w:val="ListParagraph"/>
      </w:pPr>
      <w:r>
        <w:t>Send a Domain Name System (DNS) Naming Authority Pointer (NAPTR) query to DNS with an Application Unique String (AUS) formatted as follows:</w:t>
      </w:r>
    </w:p>
    <w:p w14:paraId="708DE7E4" w14:textId="5AB1E4D1" w:rsidR="004005B9" w:rsidRPr="004005B9" w:rsidRDefault="004005B9" w:rsidP="004005B9">
      <w:pPr>
        <w:pStyle w:val="ListParagraph"/>
        <w:numPr>
          <w:ilvl w:val="1"/>
          <w:numId w:val="17"/>
        </w:numPr>
      </w:pPr>
      <w:r w:rsidRPr="004005B9">
        <w:t xml:space="preserve">&lt;interface&gt;.&lt;service&gt;.&lt;Agency Identifier&gt; to get the base URI to query for supported major </w:t>
      </w:r>
      <w:r w:rsidRPr="00411DA2">
        <w:rPr>
          <w:rStyle w:val="BodyTextChar"/>
        </w:rPr>
        <w:t xml:space="preserve">versions (for web services only). </w:t>
      </w:r>
      <w:ins w:id="158" w:author="Michael Smith [2]" w:date="2025-11-20T13:53:00Z" w16du:dateUtc="2025-11-20T18:53:00Z">
        <w:r w:rsidR="00411DA2" w:rsidRPr="00411DA2">
          <w:rPr>
            <w:rStyle w:val="BodyTextChar"/>
          </w:rPr>
          <w:t xml:space="preserve">The Agency Identifier MUST be the PSAP’s or ECC’s own identifier. </w:t>
        </w:r>
      </w:ins>
      <w:r w:rsidRPr="00411DA2">
        <w:rPr>
          <w:rStyle w:val="BodyTextChar"/>
        </w:rPr>
        <w:t>Then</w:t>
      </w:r>
      <w:r w:rsidRPr="004005B9">
        <w:t xml:space="preserve"> use the desired &lt;version number&gt; as follows:</w:t>
      </w:r>
    </w:p>
    <w:p w14:paraId="5BE57DE3" w14:textId="77777777" w:rsidR="004005B9" w:rsidRDefault="004005B9" w:rsidP="004005B9">
      <w:pPr>
        <w:pStyle w:val="ListParagraph"/>
        <w:numPr>
          <w:ilvl w:val="2"/>
          <w:numId w:val="17"/>
        </w:numPr>
      </w:pPr>
      <w:r>
        <w:t>&lt;version number&gt;.&lt;interface&gt;.&lt;service&gt;.&lt;Agency Identifier&gt;</w:t>
      </w:r>
    </w:p>
    <w:p w14:paraId="75C88E0F" w14:textId="77777777" w:rsidR="004005B9" w:rsidRDefault="004005B9" w:rsidP="004005B9">
      <w:pPr>
        <w:pStyle w:val="ListParagraph"/>
        <w:numPr>
          <w:ilvl w:val="3"/>
          <w:numId w:val="17"/>
        </w:numPr>
      </w:pPr>
      <w:r>
        <w:t>Where &lt;version number&gt; is the desired version (for web services only)</w:t>
      </w:r>
    </w:p>
    <w:p w14:paraId="7C388594" w14:textId="0C171572" w:rsidR="004005B9" w:rsidRDefault="004005B9" w:rsidP="006E3C3A">
      <w:pPr>
        <w:pStyle w:val="ListParagraph"/>
        <w:numPr>
          <w:ilvl w:val="3"/>
          <w:numId w:val="17"/>
        </w:numPr>
      </w:pPr>
      <w:r>
        <w:t>Where &lt;interface&gt; is a token from the</w:t>
      </w:r>
      <w:r w:rsidR="006E3C3A">
        <w:t xml:space="preserve"> IANA </w:t>
      </w:r>
      <w:r w:rsidR="006E3C3A" w:rsidRPr="006E3C3A">
        <w:t xml:space="preserve">Interface Names Registry </w:t>
      </w:r>
      <w:commentRangeStart w:id="159"/>
      <w:r w:rsidR="006E3C3A" w:rsidRPr="006E3C3A">
        <w:t>[xxx]</w:t>
      </w:r>
      <w:commentRangeEnd w:id="159"/>
      <w:r w:rsidR="00B46583">
        <w:rPr>
          <w:rStyle w:val="CommentReference"/>
          <w:sz w:val="20"/>
          <w:szCs w:val="20"/>
        </w:rPr>
        <w:commentReference w:id="159"/>
      </w:r>
    </w:p>
    <w:p w14:paraId="7BBBE3E6" w14:textId="77777777" w:rsidR="004005B9" w:rsidRPr="00C07783" w:rsidRDefault="004005B9" w:rsidP="004005B9">
      <w:pPr>
        <w:pStyle w:val="ListParagraph"/>
        <w:numPr>
          <w:ilvl w:val="3"/>
          <w:numId w:val="17"/>
        </w:numPr>
        <w:pBdr>
          <w:top w:val="nil"/>
          <w:left w:val="nil"/>
          <w:bottom w:val="nil"/>
          <w:right w:val="nil"/>
          <w:between w:val="nil"/>
        </w:pBdr>
        <w:rPr>
          <w:color w:val="000000"/>
        </w:rPr>
      </w:pPr>
      <w:r w:rsidRPr="00C07783">
        <w:rPr>
          <w:color w:val="000000"/>
        </w:rPr>
        <w:t>Where &lt;service&gt; is a token from the serviceNames Registry</w:t>
      </w:r>
    </w:p>
    <w:p w14:paraId="7CA35A7D" w14:textId="0361D6B0" w:rsidR="004005B9" w:rsidRDefault="006E3C3A" w:rsidP="006E3C3A">
      <w:pPr>
        <w:pStyle w:val="ListParagraph"/>
        <w:numPr>
          <w:ilvl w:val="1"/>
          <w:numId w:val="17"/>
        </w:numPr>
      </w:pPr>
      <w:r w:rsidRPr="006E3C3A">
        <w:t>DNS will return a URI-Enabled NAPTR (U-NAPTR) record (per RFC 4848) which specifies the Uniform Resource Identifier (URI) for that interface on that Service</w:t>
      </w:r>
    </w:p>
    <w:p w14:paraId="37781F30" w14:textId="77777777" w:rsidR="006E3C3A" w:rsidRDefault="006E3C3A" w:rsidP="006E3C3A">
      <w:r>
        <w:t>For example, to target version 1: NAPTR query for “1.logevent.Logging.example.com” would return:</w:t>
      </w:r>
    </w:p>
    <w:p w14:paraId="16513ED8" w14:textId="77777777" w:rsidR="006E3C3A" w:rsidRDefault="006E3C3A" w:rsidP="006E3C3A"/>
    <w:p w14:paraId="45E4A61B" w14:textId="77777777" w:rsidR="006E3C3A" w:rsidRDefault="006E3C3A" w:rsidP="006E3C3A">
      <w:pPr>
        <w:ind w:left="720"/>
      </w:pPr>
      <w:r>
        <w:t>IN NAPTR 100  10   "u"    "emergency-service:https"</w:t>
      </w:r>
    </w:p>
    <w:p w14:paraId="6FC53824" w14:textId="77777777" w:rsidR="006E3C3A" w:rsidRDefault="006E3C3A" w:rsidP="006E3C3A">
      <w:pPr>
        <w:ind w:left="720"/>
      </w:pPr>
      <w:r>
        <w:t xml:space="preserve">            "!.*!https://logger.example.com/secure:8443!"  ""</w:t>
      </w:r>
    </w:p>
    <w:p w14:paraId="7C07B137" w14:textId="77777777" w:rsidR="006E3C3A" w:rsidRDefault="006E3C3A" w:rsidP="006E3C3A">
      <w:pPr>
        <w:ind w:left="720"/>
      </w:pPr>
    </w:p>
    <w:p w14:paraId="4E2679CD" w14:textId="77777777" w:rsidR="006E3C3A" w:rsidRDefault="006E3C3A" w:rsidP="006E3C3A">
      <w:pPr>
        <w:ind w:left="720"/>
      </w:pPr>
      <w:r>
        <w:t>IN NAPTR 200  10   "u"    "emergency-service:http"</w:t>
      </w:r>
    </w:p>
    <w:p w14:paraId="351B79D3" w14:textId="77777777" w:rsidR="006E3C3A" w:rsidRDefault="006E3C3A" w:rsidP="006E3C3A">
      <w:pPr>
        <w:ind w:left="720"/>
      </w:pPr>
      <w:r>
        <w:t xml:space="preserve">            "!.*!http://logger.example.com:8080!"  ""</w:t>
      </w:r>
    </w:p>
    <w:p w14:paraId="7A1D7103" w14:textId="77777777" w:rsidR="006E3C3A" w:rsidRDefault="006E3C3A" w:rsidP="006E3C3A"/>
    <w:p w14:paraId="5685665E" w14:textId="77777777" w:rsidR="006E3C3A" w:rsidRDefault="006E3C3A" w:rsidP="006E3C3A">
      <w:r>
        <w:t>For example: NAPTR query for “siprec.Logging.example.com” would return:</w:t>
      </w:r>
    </w:p>
    <w:p w14:paraId="56B4FBBD" w14:textId="77777777" w:rsidR="006E3C3A" w:rsidRDefault="006E3C3A" w:rsidP="006E3C3A"/>
    <w:p w14:paraId="782A6875" w14:textId="77777777" w:rsidR="006E3C3A" w:rsidRDefault="006E3C3A" w:rsidP="006E3C3A">
      <w:pPr>
        <w:ind w:left="720"/>
      </w:pPr>
      <w:r>
        <w:t>IN NAPTR 100  10   "u"    "emergency-service:sips"</w:t>
      </w:r>
    </w:p>
    <w:p w14:paraId="0DF658CD" w14:textId="77777777" w:rsidR="006E3C3A" w:rsidRDefault="006E3C3A" w:rsidP="006E3C3A">
      <w:pPr>
        <w:ind w:left="720"/>
      </w:pPr>
      <w:r>
        <w:t xml:space="preserve">            "!.*!sip://logger.example.com/secure!"  ""</w:t>
      </w:r>
    </w:p>
    <w:p w14:paraId="3EB97389" w14:textId="77777777" w:rsidR="006E3C3A" w:rsidRDefault="006E3C3A" w:rsidP="006E3C3A">
      <w:pPr>
        <w:ind w:left="720"/>
      </w:pPr>
    </w:p>
    <w:p w14:paraId="6B92180C" w14:textId="77777777" w:rsidR="006E3C3A" w:rsidRDefault="006E3C3A" w:rsidP="006E3C3A">
      <w:pPr>
        <w:ind w:left="720"/>
      </w:pPr>
      <w:r>
        <w:t>IN NAPTR 200  10   "u"    "emergency-service:sip"</w:t>
      </w:r>
    </w:p>
    <w:p w14:paraId="0195DE4D" w14:textId="5EB176EC" w:rsidR="006E3C3A" w:rsidRDefault="006E3C3A" w:rsidP="006E3C3A">
      <w:pPr>
        <w:spacing w:after="240"/>
        <w:ind w:left="720"/>
      </w:pPr>
      <w:r>
        <w:t xml:space="preserve">            "!.*!sip://logger.example.com!"  ""</w:t>
      </w:r>
    </w:p>
    <w:p w14:paraId="12249FC5" w14:textId="2DEF7F20" w:rsidR="006E3C3A" w:rsidRDefault="006E3C3A" w:rsidP="006E3C3A">
      <w:pPr>
        <w:pStyle w:val="BodyText"/>
      </w:pPr>
      <w:r w:rsidRPr="006E3C3A">
        <w:t>The specification for every interface will define the UAS to be used for the U-NAPTR query and how the returned URI is to be used. The typical REST/JSON web service using HTTP(S) would follow the OpenAPI standard as specified in the associated YAML schema for the interface. When SIP is specified (“emergency-service:sip” or “emergency-service:sips”) then the interface would typically follow the mechanism described in RFC 3263 to properly resolve the SIP(S) URI.</w:t>
      </w:r>
    </w:p>
    <w:p w14:paraId="7EEF8AA7" w14:textId="77777777" w:rsidR="00411DA2" w:rsidRPr="00DE2549" w:rsidDel="00597D38" w:rsidRDefault="00411DA2" w:rsidP="00411DA2">
      <w:pPr>
        <w:pStyle w:val="BodyText"/>
        <w:rPr>
          <w:del w:id="160" w:author="Michael Smith [2]" w:date="2025-11-20T13:58:00Z" w16du:dateUtc="2025-11-20T18:58:00Z"/>
        </w:rPr>
      </w:pPr>
      <w:commentRangeStart w:id="161"/>
      <w:del w:id="162" w:author="Michael Smith [2]" w:date="2025-11-20T13:58:00Z" w16du:dateUtc="2025-11-20T18:58:00Z">
        <w:r w:rsidRPr="00DE2549" w:rsidDel="00597D38">
          <w:delText>DNS Considerations</w:delText>
        </w:r>
        <w:bookmarkStart w:id="163" w:name="_Toc226554404"/>
        <w:bookmarkEnd w:id="163"/>
      </w:del>
    </w:p>
    <w:p w14:paraId="46A72B0B" w14:textId="77777777" w:rsidR="00411DA2" w:rsidDel="00597D38" w:rsidRDefault="00411DA2" w:rsidP="00411DA2">
      <w:pPr>
        <w:pStyle w:val="BodyText"/>
        <w:rPr>
          <w:del w:id="164" w:author="Michael Smith [2]" w:date="2025-11-20T13:58:00Z" w16du:dateUtc="2025-11-20T18:58:00Z"/>
        </w:rPr>
      </w:pPr>
      <w:del w:id="165" w:author="Michael Smith [2]" w:date="2025-11-20T13:58:00Z" w16du:dateUtc="2025-11-20T18:58:00Z">
        <w:r w:rsidRPr="000C0E04" w:rsidDel="00597D38">
          <w:delText>When it comes to Service Discovery, an Agency may want to restrict who can resolve UAS associated with interfaces restricted for internal uses. This can be accomplished using Access Control Lists (ACL) and Split-horizon DNS. ACL could be used to restrict access to internal clients of a service (such as “siprec.Logging…”) which is not accessible from the outside. Split-horizon can be used to return different IP addresses to internal vs. external requesters such as when discovering “logevent.Logging…” which is an externally accessible interface for an Agency).</w:delText>
        </w:r>
      </w:del>
      <w:bookmarkStart w:id="166" w:name="_Toc226554405"/>
      <w:bookmarkEnd w:id="166"/>
      <w:commentRangeEnd w:id="161"/>
      <w:r w:rsidR="00B46583">
        <w:rPr>
          <w:rStyle w:val="CommentReference"/>
          <w:sz w:val="20"/>
          <w:szCs w:val="20"/>
        </w:rPr>
        <w:commentReference w:id="161"/>
      </w:r>
    </w:p>
    <w:p w14:paraId="1E996DBD" w14:textId="08545772" w:rsidR="006E3C3A" w:rsidRDefault="006E3C3A" w:rsidP="006E3C3A">
      <w:pPr>
        <w:pStyle w:val="Heading3"/>
      </w:pPr>
      <w:bookmarkStart w:id="167" w:name="_Toc233105464"/>
      <w:r w:rsidRPr="006E3C3A">
        <w:lastRenderedPageBreak/>
        <w:t xml:space="preserve">IANA </w:t>
      </w:r>
      <w:r w:rsidR="00F44240">
        <w:t>C</w:t>
      </w:r>
      <w:r w:rsidRPr="006E3C3A">
        <w:t>onsiderations</w:t>
      </w:r>
      <w:bookmarkEnd w:id="167"/>
    </w:p>
    <w:p w14:paraId="275E8DE3" w14:textId="77777777" w:rsidR="006E3C3A" w:rsidRPr="006E3DC0" w:rsidRDefault="006E3C3A" w:rsidP="006E3C3A">
      <w:pPr>
        <w:pStyle w:val="BodyText"/>
      </w:pPr>
      <w:commentRangeStart w:id="168"/>
      <w:r w:rsidRPr="006E3DC0">
        <w:t>U-NAPTR Registrations</w:t>
      </w:r>
    </w:p>
    <w:p w14:paraId="7175F92E" w14:textId="77777777" w:rsidR="006E3C3A" w:rsidRPr="006E3DC0" w:rsidRDefault="006E3C3A" w:rsidP="006E3C3A">
      <w:pPr>
        <w:pStyle w:val="BodyText"/>
      </w:pPr>
      <w:r w:rsidRPr="006E3DC0">
        <w:t>This document registers the following U-NAPTR application service tag:</w:t>
      </w:r>
    </w:p>
    <w:p w14:paraId="14391488" w14:textId="77777777" w:rsidR="006E3C3A" w:rsidRDefault="006E3C3A" w:rsidP="006E3C3A">
      <w:pPr>
        <w:pStyle w:val="ListParagraph"/>
      </w:pPr>
      <w:r w:rsidRPr="00DE2549">
        <w:t>Application Service Tag:  emergency-service</w:t>
      </w:r>
    </w:p>
    <w:p w14:paraId="59612711" w14:textId="501A18DF" w:rsidR="006E3C3A" w:rsidRPr="00DE2549" w:rsidRDefault="006E3C3A" w:rsidP="006E3C3A">
      <w:pPr>
        <w:pStyle w:val="ListParagraph"/>
        <w:numPr>
          <w:ilvl w:val="1"/>
          <w:numId w:val="17"/>
        </w:numPr>
      </w:pPr>
      <w:r w:rsidRPr="00DE2549">
        <w:t>Defining Publication:  The specification contained within this document.</w:t>
      </w:r>
    </w:p>
    <w:p w14:paraId="7F24AE9C" w14:textId="77777777" w:rsidR="006E3C3A" w:rsidRPr="00DE2549" w:rsidRDefault="006E3C3A" w:rsidP="006E3C3A">
      <w:pPr>
        <w:pStyle w:val="BodyText"/>
      </w:pPr>
      <w:r w:rsidRPr="00DE2549">
        <w:t>This document registers the following U-NAPTR application protocol tags:</w:t>
      </w:r>
    </w:p>
    <w:p w14:paraId="587246CA" w14:textId="77777777" w:rsidR="006E3C3A" w:rsidRDefault="006E3C3A" w:rsidP="006E3C3A">
      <w:pPr>
        <w:pStyle w:val="ListParagraph"/>
      </w:pPr>
      <w:r w:rsidRPr="00DE2549">
        <w:t>Application Protocol Tag: sip</w:t>
      </w:r>
    </w:p>
    <w:p w14:paraId="153BBFE7" w14:textId="6AB2624E" w:rsidR="006E3C3A" w:rsidRPr="00DE2549" w:rsidRDefault="006E3C3A" w:rsidP="006E3C3A">
      <w:pPr>
        <w:pStyle w:val="ListParagraph"/>
        <w:numPr>
          <w:ilvl w:val="1"/>
          <w:numId w:val="17"/>
        </w:numPr>
      </w:pPr>
      <w:r w:rsidRPr="00DE2549">
        <w:t>Defining Publication: RFC 3261</w:t>
      </w:r>
    </w:p>
    <w:p w14:paraId="6347EA58" w14:textId="77777777" w:rsidR="006E3C3A" w:rsidRDefault="006E3C3A" w:rsidP="006E3C3A">
      <w:pPr>
        <w:pStyle w:val="ListParagraph"/>
      </w:pPr>
      <w:r w:rsidRPr="00DE2549">
        <w:t>Application Protocol Tag: sips</w:t>
      </w:r>
    </w:p>
    <w:p w14:paraId="3817B118" w14:textId="4F7F5AE6" w:rsidR="006E3C3A" w:rsidRPr="006E3C3A" w:rsidRDefault="006E3C3A" w:rsidP="006E3C3A">
      <w:pPr>
        <w:pStyle w:val="ListParagraph"/>
      </w:pPr>
      <w:r w:rsidRPr="00DE2549">
        <w:t>Defining Publication: RFC 3261</w:t>
      </w:r>
      <w:commentRangeEnd w:id="168"/>
      <w:r w:rsidR="00B46583" w:rsidRPr="006E3C3A">
        <w:rPr>
          <w:rStyle w:val="CommentReference"/>
          <w:sz w:val="20"/>
          <w:szCs w:val="20"/>
        </w:rPr>
        <w:commentReference w:id="168"/>
      </w:r>
    </w:p>
    <w:p w14:paraId="0FC2DD1C" w14:textId="77777777" w:rsidR="00E675BD" w:rsidRDefault="00E675BD" w:rsidP="00E675BD">
      <w:pPr>
        <w:pStyle w:val="Heading2"/>
      </w:pPr>
      <w:bookmarkStart w:id="169" w:name="_Toc233105465"/>
      <w:r w:rsidRPr="00E675BD">
        <w:t>NG9 1 1 Computer Aided Dispatch (CAD)</w:t>
      </w:r>
      <w:bookmarkEnd w:id="169"/>
    </w:p>
    <w:p w14:paraId="661796B1" w14:textId="4081CFFC" w:rsidR="00E675BD" w:rsidRPr="00E675BD" w:rsidRDefault="00E675BD" w:rsidP="00E675BD">
      <w:pPr>
        <w:pStyle w:val="BodyText"/>
      </w:pPr>
      <w:r w:rsidRPr="00E675BD">
        <w:t>Computer Aided Dispatch (CAD) systems are used to assign and dispatch resources for an Incident and to update Incident state information during the response to an active Incident. A CAD system is an example of a system that incorporates multiple FEs. This document defines a Dispatch FE and an Incident Handling FE (IHFE) that standardize communication between these FEs and other FEs that deal with Incident state. The CAD’s Dispatch FE defined in this document manages resources (emergency responders, equipment, etc.) and is responsible for notifications and logging of Incident state changes relative to those resources. The CAD’s IHFE is responsible for receiving notifications, and logging of all other Incident state changes handled by the CAD system. Both the Dispatch FE and IHFE implement the EIDO Conveyance interface to communicate Incident state. Of course, assigning resources changes Incident state. See the Dispatch Functional Element section for details. This document does not define a full CAD system; it defines the Incident Handling and Dispatch FEs that CAD MUST support in order to communicate with other NG9 1 1 FEs and Services.</w:t>
      </w:r>
    </w:p>
    <w:p w14:paraId="7AC3A4ED" w14:textId="77777777" w:rsidR="00E675BD" w:rsidRDefault="00E675BD" w:rsidP="00E675BD">
      <w:pPr>
        <w:pStyle w:val="Heading2"/>
      </w:pPr>
      <w:bookmarkStart w:id="170" w:name="_Toc233105466"/>
      <w:r w:rsidRPr="00E675BD">
        <w:t>The Emergency Incident Data Object (EIDO)</w:t>
      </w:r>
      <w:bookmarkEnd w:id="170"/>
    </w:p>
    <w:p w14:paraId="3BEC8A62" w14:textId="28202DF8" w:rsidR="00E675BD" w:rsidRDefault="00E675BD" w:rsidP="00E675BD">
      <w:pPr>
        <w:pStyle w:val="BodyText"/>
      </w:pPr>
      <w:r>
        <w:t>NENA</w:t>
      </w:r>
      <w:r>
        <w:noBreakHyphen/>
        <w:t>STA</w:t>
      </w:r>
      <w:r>
        <w:noBreakHyphen/>
      </w:r>
      <w:r w:rsidRPr="003D1F7F">
        <w:t>021</w:t>
      </w:r>
      <w:r w:rsidR="00310FD5">
        <w:t xml:space="preserve"> </w:t>
      </w:r>
      <w:r w:rsidR="00310FD5">
        <w:fldChar w:fldCharType="begin"/>
      </w:r>
      <w:r w:rsidR="00310FD5">
        <w:instrText xml:space="preserve"> REF _Ref225776300 \r \h </w:instrText>
      </w:r>
      <w:r w:rsidR="00310FD5">
        <w:fldChar w:fldCharType="separate"/>
      </w:r>
      <w:r w:rsidR="00310FD5">
        <w:t>[22]</w:t>
      </w:r>
      <w:r w:rsidR="00310FD5">
        <w:fldChar w:fldCharType="end"/>
      </w:r>
      <w:r>
        <w:t xml:space="preserve">, the </w:t>
      </w:r>
      <w:r w:rsidRPr="003D1F7F">
        <w:t>NENA Emergency Incident Data Object (EIDO)</w:t>
      </w:r>
      <w:r>
        <w:t xml:space="preserve"> standard, defines the EIDO data structure that is used to communicate Incident state changes between FEs. The information contained in an EIDO is what is known to the sender at the time the EIDO is sent and may change during Incident processing. </w:t>
      </w:r>
    </w:p>
    <w:p w14:paraId="7C85999B" w14:textId="0A685E6A" w:rsidR="00E675BD" w:rsidRDefault="00E675BD" w:rsidP="00E675BD">
      <w:pPr>
        <w:pStyle w:val="BodyText"/>
      </w:pPr>
      <w:r>
        <w:t xml:space="preserve">All FEs that send EIDOs MUST implement the notifier side of the EIDO subscription mechanism specified in the </w:t>
      </w:r>
      <w:r w:rsidRPr="00910484">
        <w:rPr>
          <w:i/>
          <w:iCs/>
        </w:rPr>
        <w:t>Conveyance of Emergency Incident Data Objects (EIDOs) between Next Generation (NG</w:t>
      </w:r>
      <w:r>
        <w:rPr>
          <w:i/>
          <w:iCs/>
        </w:rPr>
        <w:t>9</w:t>
      </w:r>
      <w:r>
        <w:rPr>
          <w:i/>
          <w:iCs/>
        </w:rPr>
        <w:noBreakHyphen/>
        <w:t>1</w:t>
      </w:r>
      <w:r>
        <w:rPr>
          <w:i/>
          <w:iCs/>
        </w:rPr>
        <w:noBreakHyphen/>
        <w:t>1</w:t>
      </w:r>
      <w:r w:rsidRPr="00910484">
        <w:rPr>
          <w:i/>
          <w:iCs/>
        </w:rPr>
        <w:t xml:space="preserve">) Systems and Applications, </w:t>
      </w:r>
      <w:r w:rsidRPr="00765C30">
        <w:t>NENA-STA</w:t>
      </w:r>
      <w:r w:rsidRPr="00765C30">
        <w:noBreakHyphen/>
        <w:t>024</w:t>
      </w:r>
      <w:r>
        <w:t xml:space="preserve"> </w:t>
      </w:r>
      <w:r w:rsidR="00F73955">
        <w:fldChar w:fldCharType="begin"/>
      </w:r>
      <w:r w:rsidR="00F73955">
        <w:instrText xml:space="preserve"> REF _Ref225776404 \r \h </w:instrText>
      </w:r>
      <w:r w:rsidR="00F73955">
        <w:fldChar w:fldCharType="separate"/>
      </w:r>
      <w:r w:rsidR="00F73955">
        <w:t>[25]</w:t>
      </w:r>
      <w:r w:rsidR="00F73955">
        <w:fldChar w:fldCharType="end"/>
      </w:r>
      <w:r>
        <w:t xml:space="preserve">. Upon receipt of an EIDO subscription request, the FE consults its </w:t>
      </w:r>
      <w:r w:rsidR="001927AF" w:rsidRPr="001927AF">
        <w:t>EidoConveyance</w:t>
      </w:r>
      <w:r w:rsidR="00E66077">
        <w:t xml:space="preserve"> </w:t>
      </w:r>
      <w:r w:rsidR="001927AF" w:rsidRPr="001927AF">
        <w:t>Policy</w:t>
      </w:r>
      <w:r w:rsidR="001927AF">
        <w:t xml:space="preserve"> </w:t>
      </w:r>
      <w:r>
        <w:t xml:space="preserve">to determine if the requester is permitted to subscribe, and if so, the FE MUST immediately return a notification containing an EIDO complying with that policy. Details on the </w:t>
      </w:r>
      <w:commentRangeStart w:id="171"/>
      <w:commentRangeStart w:id="172"/>
      <w:r w:rsidRPr="003A38F1">
        <w:t>EIDOConveyance</w:t>
      </w:r>
      <w:r>
        <w:t xml:space="preserve"> </w:t>
      </w:r>
      <w:commentRangeEnd w:id="171"/>
      <w:r w:rsidR="00B46583">
        <w:rPr>
          <w:rStyle w:val="CommentReference"/>
          <w:sz w:val="20"/>
          <w:szCs w:val="20"/>
        </w:rPr>
        <w:commentReference w:id="171"/>
      </w:r>
      <w:commentRangeEnd w:id="172"/>
      <w:r w:rsidR="00190B92">
        <w:rPr>
          <w:rStyle w:val="CommentReference"/>
          <w:sz w:val="20"/>
          <w:szCs w:val="20"/>
        </w:rPr>
        <w:commentReference w:id="172"/>
      </w:r>
      <w:r w:rsidR="00246D24">
        <w:t>interface</w:t>
      </w:r>
      <w:r>
        <w:t xml:space="preserve"> are in</w:t>
      </w:r>
      <w:r w:rsidRPr="0079174E">
        <w:t xml:space="preserve"> NENA­STA­024 </w:t>
      </w:r>
      <w:r w:rsidR="00AF5B6A">
        <w:fldChar w:fldCharType="begin"/>
      </w:r>
      <w:r w:rsidR="00AF5B6A">
        <w:instrText xml:space="preserve"> REF _Ref225776404 \r \h </w:instrText>
      </w:r>
      <w:r w:rsidR="00AF5B6A">
        <w:fldChar w:fldCharType="separate"/>
      </w:r>
      <w:r w:rsidR="00AF5B6A">
        <w:t>[25]</w:t>
      </w:r>
      <w:r w:rsidR="00AF5B6A">
        <w:fldChar w:fldCharType="end"/>
      </w:r>
      <w:r>
        <w:t>. If the subscriber is not allowed to subscribe, the FE MUST return the appropriate error response code.</w:t>
      </w:r>
    </w:p>
    <w:p w14:paraId="65ED7ED7" w14:textId="5D226805" w:rsidR="00E675BD" w:rsidRDefault="00E675BD" w:rsidP="00E675BD">
      <w:pPr>
        <w:pStyle w:val="BodyText"/>
      </w:pPr>
      <w:r w:rsidRPr="00E675BD">
        <w:t>An Incident state change that affects any element of the EIDO is considered a relevant change, and the FE processing the state change MUST:</w:t>
      </w:r>
    </w:p>
    <w:p w14:paraId="30A6DFD7" w14:textId="77777777" w:rsidR="00E675BD" w:rsidRDefault="00E675BD" w:rsidP="00E675BD">
      <w:pPr>
        <w:pStyle w:val="BodyText"/>
        <w:numPr>
          <w:ilvl w:val="0"/>
          <w:numId w:val="52"/>
        </w:numPr>
      </w:pPr>
      <w:r>
        <w:t>Send an EIDO containing the Incident state to other FEs that are subscribed (subject to policy)</w:t>
      </w:r>
    </w:p>
    <w:p w14:paraId="3BE33017" w14:textId="68521971" w:rsidR="00E675BD" w:rsidRDefault="00E675BD" w:rsidP="00E675BD">
      <w:pPr>
        <w:pStyle w:val="BodyText"/>
        <w:numPr>
          <w:ilvl w:val="0"/>
          <w:numId w:val="52"/>
        </w:numPr>
      </w:pPr>
      <w:r>
        <w:lastRenderedPageBreak/>
        <w:t>Log an EIDO containing the Incident state (even if no EIDOs are being sent).</w:t>
      </w:r>
    </w:p>
    <w:p w14:paraId="23FFFA93" w14:textId="15B8A724" w:rsidR="00E675BD" w:rsidRDefault="00E675BD" w:rsidP="00E675BD">
      <w:pPr>
        <w:pStyle w:val="BodyText"/>
      </w:pPr>
      <w:r>
        <w:t>Incident state changes that affect any component in the EIDO MUST always be logged, even if no EIDO is sent. For example, if the Call Handling FE and the Dispatch FE are implemented in the same system, they might communicate Incident state changes internally. If so, Incident state changes that would affect any component in an EIDO must be logged with the IncidentOrResourceStateChangeLogEvent, even if no EIDO was sent or received.</w:t>
      </w:r>
    </w:p>
    <w:p w14:paraId="381A347B" w14:textId="0CDEFDAE" w:rsidR="00E675BD" w:rsidRDefault="00E675BD" w:rsidP="00E675BD">
      <w:pPr>
        <w:pStyle w:val="BodyText"/>
      </w:pPr>
      <w:r>
        <w:t xml:space="preserve">See NENA­STA­024 </w:t>
      </w:r>
      <w:r w:rsidR="00AF5B6A">
        <w:fldChar w:fldCharType="begin"/>
      </w:r>
      <w:r w:rsidR="00AF5B6A">
        <w:instrText xml:space="preserve"> REF _Ref225776404 \r \h </w:instrText>
      </w:r>
      <w:r w:rsidR="00AF5B6A">
        <w:fldChar w:fldCharType="separate"/>
      </w:r>
      <w:r w:rsidR="00AF5B6A">
        <w:t>[25]</w:t>
      </w:r>
      <w:r w:rsidR="00AF5B6A">
        <w:fldChar w:fldCharType="end"/>
      </w:r>
      <w:r>
        <w:t xml:space="preserve"> for details on standard mechanisms required for exchanging EIDOs. FEs that exchange EIDOs MUST conform to NENA</w:t>
      </w:r>
      <w:r>
        <w:noBreakHyphen/>
        <w:t>STA</w:t>
      </w:r>
      <w:r>
        <w:noBreakHyphen/>
        <w:t xml:space="preserve">024 </w:t>
      </w:r>
      <w:r w:rsidR="00AF5B6A">
        <w:fldChar w:fldCharType="begin"/>
      </w:r>
      <w:r w:rsidR="00AF5B6A">
        <w:instrText xml:space="preserve"> REF _Ref225776404 \r \h </w:instrText>
      </w:r>
      <w:r w:rsidR="00AF5B6A">
        <w:fldChar w:fldCharType="separate"/>
      </w:r>
      <w:r w:rsidR="00AF5B6A">
        <w:t>[25]</w:t>
      </w:r>
      <w:r w:rsidR="00AF5B6A">
        <w:fldChar w:fldCharType="end"/>
      </w:r>
      <w:r>
        <w:t xml:space="preserve">. </w:t>
      </w:r>
    </w:p>
    <w:p w14:paraId="48A0FF52" w14:textId="4759CA53" w:rsidR="00E675BD" w:rsidRDefault="00E675BD" w:rsidP="00E675BD">
      <w:pPr>
        <w:pStyle w:val="BodyText"/>
      </w:pPr>
      <w:r>
        <w:t xml:space="preserve">EIDO data components and elements MUST be filtered by the sender according to policy based on the identity and role of the receiver per NENA­STA­024 </w:t>
      </w:r>
      <w:r w:rsidR="00AF5B6A">
        <w:fldChar w:fldCharType="begin"/>
      </w:r>
      <w:r w:rsidR="00AF5B6A">
        <w:instrText xml:space="preserve"> REF _Ref225776404 \r \h </w:instrText>
      </w:r>
      <w:r w:rsidR="00AF5B6A">
        <w:fldChar w:fldCharType="separate"/>
      </w:r>
      <w:r w:rsidR="00AF5B6A">
        <w:t>[25]</w:t>
      </w:r>
      <w:r w:rsidR="00AF5B6A">
        <w:fldChar w:fldCharType="end"/>
      </w:r>
      <w:r>
        <w:t xml:space="preserve">. </w:t>
      </w:r>
    </w:p>
    <w:p w14:paraId="526E9CCC" w14:textId="660461FD" w:rsidR="00E675BD" w:rsidRDefault="00E675BD" w:rsidP="00E675BD">
      <w:pPr>
        <w:pStyle w:val="BodyText"/>
      </w:pPr>
      <w:r w:rsidRPr="00F67FAB">
        <w:t xml:space="preserve">If </w:t>
      </w:r>
      <w:r>
        <w:t>multiple</w:t>
      </w:r>
      <w:r w:rsidRPr="00F67FAB">
        <w:t xml:space="preserve"> FEs</w:t>
      </w:r>
      <w:r>
        <w:t xml:space="preserve"> are bundled in a single </w:t>
      </w:r>
      <w:r w:rsidRPr="00F67FAB">
        <w:t xml:space="preserve">system, they </w:t>
      </w:r>
      <w:r>
        <w:t>all</w:t>
      </w:r>
      <w:r w:rsidRPr="00F67FAB">
        <w:t xml:space="preserve"> </w:t>
      </w:r>
      <w:r>
        <w:t>MUST</w:t>
      </w:r>
      <w:r w:rsidRPr="00F67FAB">
        <w:t xml:space="preserve"> implement</w:t>
      </w:r>
      <w:r>
        <w:t xml:space="preserve"> and </w:t>
      </w:r>
      <w:r w:rsidRPr="00F67FAB">
        <w:t>enforce a</w:t>
      </w:r>
      <w:r>
        <w:t xml:space="preserve">n EIDO data filtering </w:t>
      </w:r>
      <w:r w:rsidRPr="00F67FAB">
        <w:t xml:space="preserve"> policy </w:t>
      </w:r>
      <w:r>
        <w:t xml:space="preserve">applicable to the </w:t>
      </w:r>
      <w:r w:rsidRPr="00F67FAB">
        <w:t>data they convey.</w:t>
      </w:r>
    </w:p>
    <w:p w14:paraId="78821F70" w14:textId="396BF9B5" w:rsidR="00E675BD" w:rsidRDefault="00E675BD" w:rsidP="00E675BD">
      <w:pPr>
        <w:pStyle w:val="BodyText"/>
      </w:pPr>
      <w:r>
        <w:t>FEs that exchange EIDOs MUST support sending and/or receiving EIDOs by reference or by value as defined in NENA</w:t>
      </w:r>
      <w:r>
        <w:noBreakHyphen/>
        <w:t>STA</w:t>
      </w:r>
      <w:r>
        <w:noBreakHyphen/>
        <w:t xml:space="preserve">024 </w:t>
      </w:r>
      <w:r w:rsidR="00AF5B6A">
        <w:fldChar w:fldCharType="begin"/>
      </w:r>
      <w:r w:rsidR="00AF5B6A">
        <w:instrText xml:space="preserve"> REF _Ref225776404 \r \h </w:instrText>
      </w:r>
      <w:r w:rsidR="00AF5B6A">
        <w:fldChar w:fldCharType="separate"/>
      </w:r>
      <w:r w:rsidR="00AF5B6A">
        <w:t>[25]</w:t>
      </w:r>
      <w:r w:rsidR="00AF5B6A">
        <w:fldChar w:fldCharType="end"/>
      </w:r>
      <w:r>
        <w:t>, according to applicable policy. The following data received with a call MAY be provided in an EIDO sent to an outside Agency in accordance with applicable policy:</w:t>
      </w:r>
    </w:p>
    <w:p w14:paraId="32FD0A05" w14:textId="77777777" w:rsidR="00E675BD" w:rsidRDefault="00E675BD" w:rsidP="00E675BD">
      <w:pPr>
        <w:pStyle w:val="ListParagraph"/>
      </w:pPr>
      <w:r>
        <w:t>additionalDataReference</w:t>
      </w:r>
    </w:p>
    <w:p w14:paraId="30761EE2" w14:textId="77777777" w:rsidR="00E675BD" w:rsidRDefault="00E675BD" w:rsidP="00E675BD">
      <w:pPr>
        <w:pStyle w:val="ListParagraph"/>
      </w:pPr>
      <w:r>
        <w:t>agentReference</w:t>
      </w:r>
    </w:p>
    <w:p w14:paraId="3E8B9F5D" w14:textId="77777777" w:rsidR="00E675BD" w:rsidRDefault="00E675BD" w:rsidP="00E675BD">
      <w:pPr>
        <w:pStyle w:val="ListParagraph"/>
      </w:pPr>
      <w:r>
        <w:t>callBackReference</w:t>
      </w:r>
    </w:p>
    <w:p w14:paraId="0D6D95C5" w14:textId="77777777" w:rsidR="00E675BD" w:rsidRDefault="00E675BD" w:rsidP="00E675BD">
      <w:pPr>
        <w:pStyle w:val="ListParagraph"/>
      </w:pPr>
      <w:r>
        <w:t>Verstat</w:t>
      </w:r>
    </w:p>
    <w:p w14:paraId="40175805" w14:textId="77777777" w:rsidR="00E675BD" w:rsidRDefault="00E675BD" w:rsidP="00E675BD">
      <w:pPr>
        <w:pStyle w:val="ListParagraph"/>
      </w:pPr>
      <w:r>
        <w:t>sipIdentity</w:t>
      </w:r>
    </w:p>
    <w:p w14:paraId="5A988D29" w14:textId="77777777" w:rsidR="00E675BD" w:rsidRDefault="00E675BD" w:rsidP="00E675BD">
      <w:pPr>
        <w:pStyle w:val="ListParagraph"/>
      </w:pPr>
      <w:r>
        <w:t>locationReference</w:t>
      </w:r>
    </w:p>
    <w:p w14:paraId="296C3377" w14:textId="77777777" w:rsidR="00E675BD" w:rsidRDefault="00E675BD" w:rsidP="00E675BD">
      <w:pPr>
        <w:pStyle w:val="ListParagraph"/>
      </w:pPr>
      <w:r>
        <w:t>personReference</w:t>
      </w:r>
    </w:p>
    <w:p w14:paraId="36FF2057" w14:textId="77777777" w:rsidR="00E675BD" w:rsidRPr="00E675BD" w:rsidRDefault="00E675BD" w:rsidP="00E675BD">
      <w:pPr>
        <w:pStyle w:val="BodyText"/>
      </w:pPr>
      <w:commentRangeStart w:id="173"/>
      <w:r w:rsidRPr="00E675BD">
        <w:t>EIDO elements in this list that end in “Reference” contain a reference to another data component present in this EIDO which contains the actual data being shared. These “Reference” elements should not be confused with an external link reference provided by an outside entity that allows an Agency or other entity to retrieve some data.</w:t>
      </w:r>
      <w:commentRangeEnd w:id="173"/>
      <w:r w:rsidR="00B46583" w:rsidRPr="00E675BD">
        <w:rPr>
          <w:rStyle w:val="CommentReference"/>
          <w:sz w:val="20"/>
          <w:szCs w:val="20"/>
        </w:rPr>
        <w:commentReference w:id="173"/>
      </w:r>
    </w:p>
    <w:p w14:paraId="5A226627" w14:textId="674B3E67" w:rsidR="00E675BD" w:rsidRDefault="00ED2252" w:rsidP="00E675BD">
      <w:pPr>
        <w:pStyle w:val="BodyText"/>
      </w:pPr>
      <w:r>
        <w:t xml:space="preserve">EIDOs sent to external Agencies that contain a URI to external media </w:t>
      </w:r>
      <w:commentRangeStart w:id="174"/>
      <w:del w:id="175" w:author="Michael Smith [2]" w:date="2026-05-27T13:09:00Z" w16du:dateUtc="2026-05-27T17:09:00Z">
        <w:r w:rsidR="00186528" w:rsidDel="00DF5050">
          <w:delText xml:space="preserve">that is </w:delText>
        </w:r>
        <w:r w:rsidDel="00DF5050">
          <w:delText xml:space="preserve">associated with </w:delText>
        </w:r>
        <w:r w:rsidR="00B46D8D" w:rsidDel="00DF5050">
          <w:delText>an</w:delText>
        </w:r>
        <w:r w:rsidDel="00DF5050">
          <w:delText xml:space="preserve"> Incident </w:delText>
        </w:r>
      </w:del>
      <w:commentRangeEnd w:id="174"/>
      <w:r w:rsidR="00B46583">
        <w:rPr>
          <w:rStyle w:val="CommentReference"/>
          <w:sz w:val="20"/>
          <w:szCs w:val="20"/>
        </w:rPr>
        <w:commentReference w:id="174"/>
      </w:r>
      <w:r>
        <w:t xml:space="preserve">MUST contain the original </w:t>
      </w:r>
      <w:r w:rsidR="002902FB">
        <w:t>media</w:t>
      </w:r>
      <w:r>
        <w:t xml:space="preserve"> URI and not a Media Proxy URI.</w:t>
      </w:r>
    </w:p>
    <w:p w14:paraId="10D9DACD" w14:textId="54479C5F" w:rsidR="00E675BD" w:rsidRDefault="00E675BD" w:rsidP="00E675BD">
      <w:pPr>
        <w:pStyle w:val="BodyText"/>
      </w:pPr>
      <w:r w:rsidRPr="00E675BD">
        <w:t>Other data received in an EIDO by value from another Agency SHALL NOT be provided to an outside entity. If an entity provides a reference to the data, the receiving Agency MAY provide the reference to an outside entity because the original entity can then control access to the data when it is dereferenced.</w:t>
      </w:r>
    </w:p>
    <w:p w14:paraId="4869DC81" w14:textId="7F66790E" w:rsidR="00E675BD" w:rsidRPr="00E675BD" w:rsidRDefault="00ED2252" w:rsidP="00E675BD">
      <w:pPr>
        <w:pStyle w:val="BodyText"/>
      </w:pPr>
      <w:r w:rsidRPr="00ED2252">
        <w:t xml:space="preserve">Agency FEs that receive EIDOs SHALL subscribe to the Intra-Agency IDX </w:t>
      </w:r>
      <w:r w:rsidR="00431BF5">
        <w:t>if they need to be</w:t>
      </w:r>
      <w:r w:rsidRPr="00ED2252">
        <w:t xml:space="preserve"> notified of Incident status changes from other Agency FEs. </w:t>
      </w:r>
      <w:r w:rsidR="00E675BD" w:rsidRPr="00ED2252">
        <w:t xml:space="preserve">When any FE needs a coalesced view of an Incident involving multiple Agencies, it MUST obtain such view from the Inter-Agency IDX described in </w:t>
      </w:r>
      <w:hyperlink w:anchor="_Intra-Agency_IDX_Interface" w:history="1">
        <w:r w:rsidR="00E675BD" w:rsidRPr="007A678E">
          <w:rPr>
            <w:rStyle w:val="StyleBlue"/>
          </w:rPr>
          <w:t>Intra-Agency IDX Interface to the Inter-Agency IDX</w:t>
        </w:r>
      </w:hyperlink>
      <w:r w:rsidR="00E675BD" w:rsidRPr="00ED2252">
        <w:t xml:space="preserve"> section below</w:t>
      </w:r>
      <w:r w:rsidR="00E675BD" w:rsidRPr="00E675BD">
        <w:t>.</w:t>
      </w:r>
    </w:p>
    <w:p w14:paraId="4498F8DB" w14:textId="77777777" w:rsidR="00E675BD" w:rsidRDefault="00E675BD" w:rsidP="00E675BD">
      <w:pPr>
        <w:pStyle w:val="Heading2"/>
      </w:pPr>
      <w:bookmarkStart w:id="176" w:name="_Toc233105467"/>
      <w:r w:rsidRPr="00E675BD">
        <w:t>The Intra-Agency Incident Data eXchange (IDX) FE</w:t>
      </w:r>
      <w:bookmarkEnd w:id="176"/>
    </w:p>
    <w:p w14:paraId="28712524" w14:textId="7AFA3884" w:rsidR="00F553E8" w:rsidRDefault="00F553E8" w:rsidP="00F553E8">
      <w:pPr>
        <w:pStyle w:val="BodyText"/>
      </w:pPr>
      <w:r>
        <w:t>The Incident Data eXchange (IDX) FE is defined in NENA</w:t>
      </w:r>
      <w:r w:rsidR="00810D08">
        <w:t>-</w:t>
      </w:r>
      <w:r>
        <w:t>STA</w:t>
      </w:r>
      <w:r w:rsidR="00810D08">
        <w:t>-</w:t>
      </w:r>
      <w:r>
        <w:t xml:space="preserve">010 </w:t>
      </w:r>
      <w:r w:rsidR="00040A57">
        <w:fldChar w:fldCharType="begin"/>
      </w:r>
      <w:r w:rsidR="00040A57">
        <w:instrText xml:space="preserve"> REF _Ref129852940 \r \h </w:instrText>
      </w:r>
      <w:r w:rsidR="00040A57">
        <w:fldChar w:fldCharType="separate"/>
      </w:r>
      <w:r w:rsidR="00040A57">
        <w:t>[7]</w:t>
      </w:r>
      <w:r w:rsidR="00040A57">
        <w:fldChar w:fldCharType="end"/>
      </w:r>
      <w:r>
        <w:t>. Every Public Safety Agency, whether they handle calls or not, MUST have an intra-Agency IDX for exchanging EIDOs with other Agencies. The intra-Agency IDX performs the following major functions:</w:t>
      </w:r>
    </w:p>
    <w:p w14:paraId="4E0E084A" w14:textId="77777777" w:rsidR="00F553E8" w:rsidRDefault="00F553E8" w:rsidP="00061F6B">
      <w:pPr>
        <w:pStyle w:val="ListParagraph"/>
        <w:contextualSpacing w:val="0"/>
      </w:pPr>
      <w:r>
        <w:lastRenderedPageBreak/>
        <w:t>SHALL subscribe to all FEs in the Agency that send EIDOs for all Incidents and coalesces intra-Agency EIDOs so it can provide the Agency’s view of an Incident</w:t>
      </w:r>
    </w:p>
    <w:p w14:paraId="07010084" w14:textId="2674131D" w:rsidR="00F553E8" w:rsidRDefault="00F553E8" w:rsidP="00061F6B">
      <w:pPr>
        <w:pStyle w:val="ListParagraph"/>
        <w:contextualSpacing w:val="0"/>
      </w:pPr>
      <w:r>
        <w:t>SHALL act as the EIDO “hub” within the Agency. Agency FEs SHALL subscribe to the Intra-Agency IDX. This way, all subscribed FEs will receive a coalesced view of the Incident.</w:t>
      </w:r>
    </w:p>
    <w:p w14:paraId="4C7D8638" w14:textId="76CE9903" w:rsidR="00F553E8" w:rsidRDefault="00F553E8" w:rsidP="00061F6B">
      <w:pPr>
        <w:pStyle w:val="ListParagraph"/>
        <w:contextualSpacing w:val="0"/>
      </w:pPr>
      <w:r>
        <w:t>The Intra-Agency IDX SHALL be the recipient of EIDO requests for Incident data from outside entities, i.e. the Intra-Agency IDX is the eidoInterfaceUri target in the Agency’s record in the S/AL (defined in NENA</w:t>
      </w:r>
      <w:r w:rsidR="00810D08">
        <w:noBreakHyphen/>
      </w:r>
      <w:r>
        <w:t>STA</w:t>
      </w:r>
      <w:r w:rsidR="00810D08">
        <w:noBreakHyphen/>
      </w:r>
      <w:r>
        <w:t xml:space="preserve">010 </w:t>
      </w:r>
      <w:r w:rsidR="00040A57">
        <w:fldChar w:fldCharType="begin"/>
      </w:r>
      <w:r w:rsidR="00040A57">
        <w:instrText xml:space="preserve"> REF _Ref129852940 \r \h </w:instrText>
      </w:r>
      <w:r w:rsidR="00040A57">
        <w:fldChar w:fldCharType="separate"/>
      </w:r>
      <w:r w:rsidR="00040A57">
        <w:t>[7]</w:t>
      </w:r>
      <w:r w:rsidR="00040A57">
        <w:fldChar w:fldCharType="end"/>
      </w:r>
      <w:r>
        <w:t>).</w:t>
      </w:r>
    </w:p>
    <w:p w14:paraId="0692EA04" w14:textId="6B0C0270" w:rsidR="00F553E8" w:rsidRDefault="00F553E8" w:rsidP="00061F6B">
      <w:pPr>
        <w:pStyle w:val="ListParagraph"/>
        <w:contextualSpacing w:val="0"/>
      </w:pPr>
      <w:r>
        <w:t>SHALL process subscription and dereference requests from other Agencies</w:t>
      </w:r>
    </w:p>
    <w:p w14:paraId="4D283C7F" w14:textId="1BE55CEF" w:rsidR="00F553E8" w:rsidRDefault="00F553E8" w:rsidP="00F553E8">
      <w:pPr>
        <w:pStyle w:val="BodyText"/>
      </w:pPr>
      <w:r>
        <w:t>The intra-Agency IDX MUST support the EIDO Conveyance interfaces specified in NENA</w:t>
      </w:r>
      <w:r w:rsidR="00810D08">
        <w:noBreakHyphen/>
      </w:r>
      <w:r>
        <w:t>STA</w:t>
      </w:r>
      <w:r w:rsidR="00810D08">
        <w:noBreakHyphen/>
      </w:r>
      <w:r>
        <w:t xml:space="preserve">024 </w:t>
      </w:r>
      <w:r w:rsidR="005D4925">
        <w:fldChar w:fldCharType="begin"/>
      </w:r>
      <w:r w:rsidR="005D4925">
        <w:instrText xml:space="preserve"> REF _Ref225776404 \r \h </w:instrText>
      </w:r>
      <w:r w:rsidR="005D4925">
        <w:fldChar w:fldCharType="separate"/>
      </w:r>
      <w:r w:rsidR="005D4925">
        <w:t>[25]</w:t>
      </w:r>
      <w:r w:rsidR="005D4925">
        <w:fldChar w:fldCharType="end"/>
      </w:r>
      <w:r>
        <w:t>.</w:t>
      </w:r>
    </w:p>
    <w:p w14:paraId="1BA5B1F3" w14:textId="77777777" w:rsidR="00F553E8" w:rsidRDefault="00F553E8" w:rsidP="00F553E8">
      <w:pPr>
        <w:pStyle w:val="BodyText"/>
      </w:pPr>
      <w:r>
        <w:t>The intra-Agency IDX SHALL subscribe to EIDOs from all of its Agency FEs that send or receive EIDOs, so it can provide a full view of Incident state as known by the Agency at any given time. This allows the IDX to serve as a “data hub” within the Agency, allowing FEs to subscribe to the intra-Agency IDX for EIDO updates instead of subscribing to all other FEs that send EIDOs.</w:t>
      </w:r>
    </w:p>
    <w:p w14:paraId="3EA87AA3" w14:textId="77777777" w:rsidR="00F553E8" w:rsidRDefault="00F553E8" w:rsidP="00F553E8">
      <w:pPr>
        <w:pStyle w:val="BodyText"/>
      </w:pPr>
      <w:r>
        <w:t xml:space="preserve">An intra-Agency IDX SHALL filter the data it sends to another Agency according to the Agency’s policy. </w:t>
      </w:r>
    </w:p>
    <w:p w14:paraId="6075A45E" w14:textId="77777777" w:rsidR="00F553E8" w:rsidRDefault="00F553E8" w:rsidP="00F553E8">
      <w:pPr>
        <w:pStyle w:val="BodyText"/>
      </w:pPr>
      <w:r>
        <w:t>The intra-Agency IDX MUST be used by the Agency to send EIDOs to another Agency.</w:t>
      </w:r>
    </w:p>
    <w:p w14:paraId="1C2F8C3B" w14:textId="77777777" w:rsidR="00F553E8" w:rsidRDefault="00F553E8" w:rsidP="00F553E8">
      <w:pPr>
        <w:pStyle w:val="BodyText"/>
      </w:pPr>
      <w:r>
        <w:t>The intra-Agency IDX MUST be capable of processing Incident subscriptions from other Agencies.</w:t>
      </w:r>
    </w:p>
    <w:p w14:paraId="6723845B" w14:textId="4452D3F5" w:rsidR="00F553E8" w:rsidRDefault="00F553E8" w:rsidP="00F553E8">
      <w:pPr>
        <w:pStyle w:val="BodyText"/>
      </w:pPr>
      <w:r>
        <w:t xml:space="preserve">The intra-Agency IDX MUST implement the interfaces and functions specified in the Incident Data eXchange (IDX) section of NENA-STA-010 </w:t>
      </w:r>
      <w:r w:rsidR="00040A57">
        <w:fldChar w:fldCharType="begin"/>
      </w:r>
      <w:r w:rsidR="00040A57">
        <w:instrText xml:space="preserve"> REF _Ref129852940 \r \h </w:instrText>
      </w:r>
      <w:r w:rsidR="00040A57">
        <w:fldChar w:fldCharType="separate"/>
      </w:r>
      <w:r w:rsidR="00040A57">
        <w:t>[7]</w:t>
      </w:r>
      <w:r w:rsidR="00040A57">
        <w:fldChar w:fldCharType="end"/>
      </w:r>
      <w:r>
        <w:t>. The intra-Agency IDX uses these interfaces and functions to interact with FEs and Services inside and outside the Agency.</w:t>
      </w:r>
    </w:p>
    <w:p w14:paraId="5899777D" w14:textId="7FBCF567" w:rsidR="00F553E8" w:rsidRDefault="00F553E8" w:rsidP="00F553E8">
      <w:pPr>
        <w:pStyle w:val="BodyText"/>
      </w:pPr>
      <w:r>
        <w:t xml:space="preserve">The intra-Agency IDX MUST implement the Coalescing Policy mechanism described in the Incident Data eXchange section of NENA-STA-010 </w:t>
      </w:r>
      <w:r w:rsidR="00040A57">
        <w:fldChar w:fldCharType="begin"/>
      </w:r>
      <w:r w:rsidR="00040A57">
        <w:instrText xml:space="preserve"> REF _Ref129852940 \r \h </w:instrText>
      </w:r>
      <w:r w:rsidR="00040A57">
        <w:fldChar w:fldCharType="separate"/>
      </w:r>
      <w:r w:rsidR="00040A57">
        <w:t>[7]</w:t>
      </w:r>
      <w:r w:rsidR="00040A57">
        <w:fldChar w:fldCharType="end"/>
      </w:r>
      <w:r>
        <w:t>.</w:t>
      </w:r>
    </w:p>
    <w:p w14:paraId="1289EDD9" w14:textId="4DF81069" w:rsidR="00F553E8" w:rsidRDefault="00F553E8" w:rsidP="00F553E8">
      <w:pPr>
        <w:pStyle w:val="BodyText"/>
      </w:pPr>
      <w:commentRangeStart w:id="177"/>
      <w:commentRangeStart w:id="178"/>
      <w:r>
        <w:t xml:space="preserve">The intra-Agency IDX MUST implement the Alternate Values mechanism defined in the Incident Data eXchange section of NENA-STA-010 </w:t>
      </w:r>
      <w:r w:rsidR="00040A57">
        <w:fldChar w:fldCharType="begin"/>
      </w:r>
      <w:r w:rsidR="00040A57">
        <w:instrText xml:space="preserve"> REF _Ref129852940 \r \h </w:instrText>
      </w:r>
      <w:r w:rsidR="00040A57">
        <w:fldChar w:fldCharType="separate"/>
      </w:r>
      <w:r w:rsidR="00040A57">
        <w:t>[7]</w:t>
      </w:r>
      <w:r w:rsidR="00040A57">
        <w:fldChar w:fldCharType="end"/>
      </w:r>
      <w:r>
        <w:t>. The intra-Agency IDX need not provide Alternate Values to an inter-Agency IDX, as the inter-Agency IDX will ignore Alternate Values and not include them in the EIDOs it sends to subscribers.</w:t>
      </w:r>
      <w:commentRangeEnd w:id="177"/>
      <w:r w:rsidR="00B46583">
        <w:rPr>
          <w:rStyle w:val="CommentReference"/>
          <w:sz w:val="20"/>
          <w:szCs w:val="20"/>
        </w:rPr>
        <w:commentReference w:id="177"/>
      </w:r>
      <w:commentRangeEnd w:id="178"/>
      <w:r w:rsidR="00913906">
        <w:rPr>
          <w:rStyle w:val="CommentReference"/>
          <w:sz w:val="20"/>
          <w:szCs w:val="20"/>
        </w:rPr>
        <w:commentReference w:id="178"/>
      </w:r>
    </w:p>
    <w:p w14:paraId="507665D6" w14:textId="00C22C5D" w:rsidR="00F553E8" w:rsidRDefault="00F553E8" w:rsidP="00F553E8">
      <w:pPr>
        <w:pStyle w:val="BodyText"/>
      </w:pPr>
      <w:r>
        <w:t xml:space="preserve">The intra-Agency IDX MUST implement the Logging functionality described in the Incident Data eXchange section of NENA-STA-010 </w:t>
      </w:r>
      <w:r w:rsidR="00040A57">
        <w:fldChar w:fldCharType="begin"/>
      </w:r>
      <w:r w:rsidR="00040A57">
        <w:instrText xml:space="preserve"> REF _Ref129852940 \r \h </w:instrText>
      </w:r>
      <w:r w:rsidR="00040A57">
        <w:fldChar w:fldCharType="separate"/>
      </w:r>
      <w:r w:rsidR="00040A57">
        <w:t>[7]</w:t>
      </w:r>
      <w:r w:rsidR="00040A57">
        <w:fldChar w:fldCharType="end"/>
      </w:r>
      <w:r>
        <w:t>.</w:t>
      </w:r>
    </w:p>
    <w:p w14:paraId="692DB1EF" w14:textId="77777777" w:rsidR="00F553E8" w:rsidRDefault="00F553E8" w:rsidP="00F553E8">
      <w:pPr>
        <w:pStyle w:val="BodyText"/>
      </w:pPr>
      <w:r>
        <w:t>The intra-Agency IDX MUST implement the interface to the inter-Agency IDX as described below in the subsection Intra-Agency IDX Interface to the inter-Agency IDX.</w:t>
      </w:r>
    </w:p>
    <w:p w14:paraId="19100CF2" w14:textId="09E4344A" w:rsidR="00F553E8" w:rsidRDefault="00F553E8" w:rsidP="00F553E8">
      <w:pPr>
        <w:pStyle w:val="BodyText"/>
      </w:pPr>
      <w:r>
        <w:t xml:space="preserve">The intra-Agency IDX FE instances MUST implement ElementState as defined in the Element State section of NENA-STA-010 </w:t>
      </w:r>
      <w:r w:rsidR="00040A57">
        <w:fldChar w:fldCharType="begin"/>
      </w:r>
      <w:r w:rsidR="00040A57">
        <w:instrText xml:space="preserve"> REF _Ref129852940 \r \h </w:instrText>
      </w:r>
      <w:r w:rsidR="00040A57">
        <w:fldChar w:fldCharType="separate"/>
      </w:r>
      <w:r w:rsidR="00040A57">
        <w:t>[7]</w:t>
      </w:r>
      <w:r w:rsidR="00040A57">
        <w:fldChar w:fldCharType="end"/>
      </w:r>
      <w:r>
        <w:t>.</w:t>
      </w:r>
    </w:p>
    <w:p w14:paraId="17CD61B4" w14:textId="77777777" w:rsidR="00F553E8" w:rsidRDefault="00F553E8" w:rsidP="00F553E8">
      <w:pPr>
        <w:pStyle w:val="BodyText"/>
      </w:pPr>
      <w:r>
        <w:t xml:space="preserve">The intra-Agency IDX is a Service and MUST implement ServiceState as defined in the Service State Requirements section of this document. </w:t>
      </w:r>
    </w:p>
    <w:p w14:paraId="27CADCC7" w14:textId="6AAC386D" w:rsidR="00F553E8" w:rsidRPr="00F553E8" w:rsidRDefault="00F553E8" w:rsidP="00F553E8">
      <w:pPr>
        <w:pStyle w:val="BodyText"/>
      </w:pPr>
      <w:r>
        <w:t>The Service Name for the intra-Agency IDX is Intra-AgencyIdx and is listed in the</w:t>
      </w:r>
      <w:r w:rsidR="00133907">
        <w:t xml:space="preserve"> </w:t>
      </w:r>
      <w:hyperlink w:anchor="_New_Values_for_1" w:history="1">
        <w:r w:rsidR="00133907" w:rsidRPr="00133907">
          <w:rPr>
            <w:rStyle w:val="Hyperlink"/>
          </w:rPr>
          <w:t>“serviceNames” registry</w:t>
        </w:r>
      </w:hyperlink>
      <w:r w:rsidR="00133907">
        <w:t xml:space="preserve"> section of this document</w:t>
      </w:r>
      <w:r>
        <w:t>.</w:t>
      </w:r>
    </w:p>
    <w:p w14:paraId="60022D05" w14:textId="77777777" w:rsidR="00DC2330" w:rsidRDefault="00DC2330" w:rsidP="00DC2330">
      <w:pPr>
        <w:pStyle w:val="Heading3"/>
      </w:pPr>
      <w:bookmarkStart w:id="179" w:name="_Toc233105468"/>
      <w:r w:rsidRPr="00DC2330">
        <w:lastRenderedPageBreak/>
        <w:t>Intra-Agency IDX Policy</w:t>
      </w:r>
      <w:bookmarkEnd w:id="179"/>
    </w:p>
    <w:p w14:paraId="2BC53775" w14:textId="4BC7F6C5" w:rsidR="00DC2330" w:rsidRPr="00DC2330" w:rsidDel="007944B4" w:rsidRDefault="00DC2330" w:rsidP="00DC2330">
      <w:pPr>
        <w:pStyle w:val="BodyText"/>
        <w:rPr>
          <w:del w:id="180" w:author="Michael Smith [2]" w:date="2026-01-22T10:27:00Z" w16du:dateUtc="2026-01-22T15:27:00Z"/>
          <w:rFonts w:asciiTheme="minorHAnsi" w:hAnsiTheme="minorHAnsi"/>
        </w:rPr>
      </w:pPr>
      <w:r w:rsidRPr="00DC2330">
        <w:rPr>
          <w:rFonts w:asciiTheme="minorHAnsi" w:hAnsiTheme="minorHAnsi"/>
        </w:rPr>
        <w:t xml:space="preserve">The intra-Agency IDX MUST implement a DRM Policy called </w:t>
      </w:r>
      <w:ins w:id="181" w:author="Michael Smith [2]" w:date="2026-06-18T10:05:00Z" w16du:dateUtc="2026-06-18T14:05:00Z">
        <w:r w:rsidR="00194DBF">
          <w:rPr>
            <w:rFonts w:cs="Tahoma"/>
          </w:rPr>
          <w:t>IntraIDX</w:t>
        </w:r>
        <w:r w:rsidR="00194DBF">
          <w:t xml:space="preserve"> </w:t>
        </w:r>
      </w:ins>
      <w:del w:id="182" w:author="Michael Smith [2]" w:date="2026-06-18T10:05:00Z" w16du:dateUtc="2026-06-18T14:05:00Z">
        <w:r w:rsidRPr="00DC2330" w:rsidDel="00194DBF">
          <w:rPr>
            <w:rFonts w:asciiTheme="minorHAnsi" w:hAnsiTheme="minorHAnsi"/>
          </w:rPr>
          <w:delText xml:space="preserve">IntraAgencyIdxPolicy </w:delText>
        </w:r>
      </w:del>
      <w:r w:rsidRPr="00DC2330">
        <w:rPr>
          <w:rFonts w:asciiTheme="minorHAnsi" w:hAnsiTheme="minorHAnsi"/>
        </w:rPr>
        <w:t xml:space="preserve">per the </w:t>
      </w:r>
      <w:hyperlink w:anchor="_Policy" w:history="1">
        <w:r w:rsidRPr="00E340C0">
          <w:rPr>
            <w:rStyle w:val="Hyperlink"/>
            <w:rFonts w:asciiTheme="minorHAnsi" w:hAnsiTheme="minorHAnsi"/>
          </w:rPr>
          <w:t>Policy</w:t>
        </w:r>
      </w:hyperlink>
      <w:r w:rsidRPr="00DC2330">
        <w:rPr>
          <w:rFonts w:asciiTheme="minorHAnsi" w:hAnsiTheme="minorHAnsi"/>
        </w:rPr>
        <w:t xml:space="preserve"> section of this document.</w:t>
      </w:r>
      <w:ins w:id="183" w:author="Michael Smith [2]" w:date="2026-06-18T10:05:00Z" w16du:dateUtc="2026-06-18T14:05:00Z">
        <w:r w:rsidR="00194DBF">
          <w:rPr>
            <w:rFonts w:asciiTheme="minorHAnsi" w:hAnsiTheme="minorHAnsi"/>
          </w:rPr>
          <w:t>This docume</w:t>
        </w:r>
      </w:ins>
      <w:ins w:id="184" w:author="Michael Smith [2]" w:date="2026-06-18T10:06:00Z" w16du:dateUtc="2026-06-18T14:06:00Z">
        <w:r w:rsidR="00194DBF">
          <w:rPr>
            <w:rFonts w:asciiTheme="minorHAnsi" w:hAnsiTheme="minorHAnsi"/>
          </w:rPr>
          <w:t xml:space="preserve">nt adds “IntraIDX” to the </w:t>
        </w:r>
        <w:r w:rsidR="00194DBF">
          <w:rPr>
            <w:rFonts w:asciiTheme="minorHAnsi" w:hAnsiTheme="minorHAnsi"/>
          </w:rPr>
          <w:fldChar w:fldCharType="begin"/>
        </w:r>
        <w:r w:rsidR="00194DBF">
          <w:rPr>
            <w:rFonts w:asciiTheme="minorHAnsi" w:hAnsiTheme="minorHAnsi"/>
          </w:rPr>
          <w:instrText>HYPERLINK  \l "_New_Values_for_1"</w:instrText>
        </w:r>
        <w:r w:rsidR="00194DBF">
          <w:rPr>
            <w:rFonts w:asciiTheme="minorHAnsi" w:hAnsiTheme="minorHAnsi"/>
          </w:rPr>
        </w:r>
        <w:r w:rsidR="00194DBF">
          <w:rPr>
            <w:rFonts w:asciiTheme="minorHAnsi" w:hAnsiTheme="minorHAnsi"/>
          </w:rPr>
          <w:fldChar w:fldCharType="separate"/>
        </w:r>
        <w:r w:rsidR="00194DBF" w:rsidRPr="00194DBF">
          <w:rPr>
            <w:rStyle w:val="Hyperlink"/>
            <w:rFonts w:asciiTheme="minorHAnsi" w:hAnsiTheme="minorHAnsi"/>
          </w:rPr>
          <w:t>IANA Service Names registry</w:t>
        </w:r>
        <w:r w:rsidR="00194DBF">
          <w:rPr>
            <w:rFonts w:asciiTheme="minorHAnsi" w:hAnsiTheme="minorHAnsi"/>
          </w:rPr>
          <w:fldChar w:fldCharType="end"/>
        </w:r>
        <w:r w:rsidR="00194DBF">
          <w:rPr>
            <w:rFonts w:asciiTheme="minorHAnsi" w:hAnsiTheme="minorHAnsi"/>
          </w:rPr>
          <w:t>.</w:t>
        </w:r>
      </w:ins>
      <w:del w:id="185" w:author="Michael Smith [2]" w:date="2026-06-18T10:05:00Z" w16du:dateUtc="2026-06-18T14:05:00Z">
        <w:r w:rsidRPr="00DC2330" w:rsidDel="00194DBF">
          <w:rPr>
            <w:rFonts w:asciiTheme="minorHAnsi" w:hAnsiTheme="minorHAnsi"/>
          </w:rPr>
          <w:delText xml:space="preserve"> This document adds the </w:delText>
        </w:r>
        <w:r w:rsidRPr="00DC2330" w:rsidDel="00194DBF">
          <w:rPr>
            <w:rFonts w:asciiTheme="minorHAnsi" w:hAnsiTheme="minorHAnsi" w:cs="Tahoma"/>
          </w:rPr>
          <w:delText>IntraAgencyIdxPolicy</w:delText>
        </w:r>
        <w:r w:rsidRPr="00DC2330" w:rsidDel="00194DBF">
          <w:rPr>
            <w:rFonts w:asciiTheme="minorHAnsi" w:hAnsiTheme="minorHAnsi"/>
          </w:rPr>
          <w:delText xml:space="preserve"> to the</w:delText>
        </w:r>
        <w:r w:rsidR="00C058B4" w:rsidDel="00194DBF">
          <w:fldChar w:fldCharType="begin"/>
        </w:r>
        <w:r w:rsidR="00C058B4" w:rsidDel="00194DBF">
          <w:delInstrText>HYPERLINK \l "_New_Values_for_2"</w:delInstrText>
        </w:r>
        <w:r w:rsidR="00C058B4" w:rsidDel="00194DBF">
          <w:fldChar w:fldCharType="separate"/>
        </w:r>
        <w:r w:rsidR="00C058B4" w:rsidRPr="00F21507" w:rsidDel="00194DBF">
          <w:rPr>
            <w:rStyle w:val="Hyperlink"/>
            <w:rFonts w:asciiTheme="minorHAnsi" w:hAnsiTheme="minorHAnsi"/>
          </w:rPr>
          <w:delText>IANA Policy Types Registry</w:delText>
        </w:r>
        <w:r w:rsidR="00C058B4" w:rsidDel="00194DBF">
          <w:fldChar w:fldCharType="end"/>
        </w:r>
        <w:r w:rsidRPr="00DC2330" w:rsidDel="00194DBF">
          <w:rPr>
            <w:rFonts w:asciiTheme="minorHAnsi" w:hAnsiTheme="minorHAnsi"/>
          </w:rPr>
          <w:delText>.</w:delText>
        </w:r>
      </w:del>
      <w:ins w:id="186" w:author="Michael Smith [2]" w:date="2026-04-14T12:05:00Z" w16du:dateUtc="2026-04-14T16:05:00Z">
        <w:r w:rsidR="00773421">
          <w:rPr>
            <w:rFonts w:asciiTheme="minorHAnsi" w:hAnsiTheme="minorHAnsi"/>
          </w:rPr>
          <w:t xml:space="preserve"> </w:t>
        </w:r>
      </w:ins>
      <w:commentRangeStart w:id="187"/>
      <w:del w:id="188" w:author="Michael Smith [2]" w:date="2026-01-22T10:27:00Z" w16du:dateUtc="2026-01-22T15:27:00Z">
        <w:r w:rsidRPr="00DC2330" w:rsidDel="007944B4">
          <w:rPr>
            <w:rFonts w:asciiTheme="minorHAnsi" w:hAnsiTheme="minorHAnsi"/>
          </w:rPr>
          <w:delText>The following resource names are used in DRM rules to represent the interfaces of the Intra-AgencyIdx Service for access control:</w:delText>
        </w:r>
      </w:del>
    </w:p>
    <w:tbl>
      <w:tblPr>
        <w:tblStyle w:val="TableGrid2"/>
        <w:tblW w:w="9715" w:type="dxa"/>
        <w:tblInd w:w="0" w:type="dxa"/>
        <w:tblCellMar>
          <w:left w:w="115" w:type="dxa"/>
          <w:right w:w="115" w:type="dxa"/>
        </w:tblCellMar>
        <w:tblLook w:val="04A0" w:firstRow="1" w:lastRow="0" w:firstColumn="1" w:lastColumn="0" w:noHBand="0" w:noVBand="1"/>
      </w:tblPr>
      <w:tblGrid>
        <w:gridCol w:w="3685"/>
        <w:gridCol w:w="6030"/>
      </w:tblGrid>
      <w:tr w:rsidR="00DC2330" w:rsidRPr="00DC2330" w14:paraId="7FE7BEBC" w14:textId="77777777" w:rsidTr="00C57B06">
        <w:trPr>
          <w:trHeight w:val="144"/>
          <w:tblHeader/>
        </w:trPr>
        <w:tc>
          <w:tcPr>
            <w:tcW w:w="3685" w:type="dxa"/>
            <w:shd w:val="clear" w:color="auto" w:fill="D9D9D9" w:themeFill="background1" w:themeFillShade="D9"/>
          </w:tcPr>
          <w:p w14:paraId="47ED4A50" w14:textId="5BC7FB70" w:rsidR="00DC2330" w:rsidRPr="00DC2330" w:rsidRDefault="00DC2330">
            <w:pPr>
              <w:pStyle w:val="BodyText"/>
              <w:rPr>
                <w:rFonts w:asciiTheme="minorHAnsi" w:hAnsiTheme="minorHAnsi"/>
                <w:b/>
                <w:sz w:val="20"/>
                <w:szCs w:val="20"/>
              </w:rPr>
              <w:pPrChange w:id="189" w:author="Michael Smith [2]" w:date="2026-01-22T10:27:00Z" w16du:dateUtc="2026-01-22T15:27:00Z">
                <w:pPr>
                  <w:jc w:val="center"/>
                </w:pPr>
              </w:pPrChange>
            </w:pPr>
            <w:del w:id="190" w:author="Michael Smith [2]" w:date="2026-04-23T11:43:00Z" w16du:dateUtc="2026-04-23T15:43:00Z">
              <w:r w:rsidRPr="00DC2330" w:rsidDel="00675BBF">
                <w:rPr>
                  <w:rFonts w:asciiTheme="minorHAnsi" w:hAnsiTheme="minorHAnsi"/>
                  <w:b/>
                  <w:sz w:val="20"/>
                  <w:szCs w:val="20"/>
                </w:rPr>
                <w:delText>Resource Name</w:delText>
              </w:r>
            </w:del>
            <w:bookmarkStart w:id="191" w:name="_Toc226554412"/>
            <w:bookmarkEnd w:id="191"/>
          </w:p>
        </w:tc>
        <w:tc>
          <w:tcPr>
            <w:tcW w:w="6030" w:type="dxa"/>
            <w:shd w:val="clear" w:color="auto" w:fill="D9D9D9" w:themeFill="background1" w:themeFillShade="D9"/>
          </w:tcPr>
          <w:p w14:paraId="7548AB7D" w14:textId="4DB4E456" w:rsidR="00DC2330" w:rsidRPr="00DC2330" w:rsidRDefault="00DC2330">
            <w:pPr>
              <w:pStyle w:val="BodyText"/>
              <w:rPr>
                <w:rFonts w:asciiTheme="minorHAnsi" w:hAnsiTheme="minorHAnsi"/>
                <w:b/>
                <w:sz w:val="20"/>
                <w:szCs w:val="20"/>
              </w:rPr>
              <w:pPrChange w:id="192" w:author="Michael Smith [2]" w:date="2026-01-22T10:27:00Z" w16du:dateUtc="2026-01-22T15:27:00Z">
                <w:pPr>
                  <w:jc w:val="center"/>
                </w:pPr>
              </w:pPrChange>
            </w:pPr>
            <w:del w:id="193" w:author="Michael Smith [2]" w:date="2026-04-23T11:43:00Z" w16du:dateUtc="2026-04-23T15:43:00Z">
              <w:r w:rsidRPr="00DC2330" w:rsidDel="00675BBF">
                <w:rPr>
                  <w:rFonts w:asciiTheme="minorHAnsi" w:hAnsiTheme="minorHAnsi"/>
                  <w:b/>
                  <w:sz w:val="20"/>
                  <w:szCs w:val="20"/>
                </w:rPr>
                <w:delText>Description</w:delText>
              </w:r>
            </w:del>
            <w:bookmarkStart w:id="194" w:name="_Toc226554413"/>
            <w:bookmarkEnd w:id="194"/>
          </w:p>
        </w:tc>
        <w:bookmarkStart w:id="195" w:name="_Toc226554414"/>
        <w:bookmarkEnd w:id="195"/>
      </w:tr>
      <w:tr w:rsidR="00DC2330" w:rsidRPr="00DC2330" w14:paraId="274AE713" w14:textId="77777777" w:rsidTr="00C57B06">
        <w:trPr>
          <w:trHeight w:val="242"/>
        </w:trPr>
        <w:tc>
          <w:tcPr>
            <w:tcW w:w="3685" w:type="dxa"/>
          </w:tcPr>
          <w:p w14:paraId="788D3AE3" w14:textId="55608CE9" w:rsidR="00DC2330" w:rsidRPr="00DC2330" w:rsidRDefault="00DC2330">
            <w:pPr>
              <w:pStyle w:val="BodyText"/>
              <w:rPr>
                <w:rFonts w:asciiTheme="minorHAnsi" w:hAnsiTheme="minorHAnsi" w:cs="Tahoma"/>
                <w:sz w:val="20"/>
                <w:szCs w:val="20"/>
              </w:rPr>
              <w:pPrChange w:id="196" w:author="Michael Smith [2]" w:date="2026-01-22T10:27:00Z" w16du:dateUtc="2026-01-22T15:27:00Z">
                <w:pPr>
                  <w:spacing w:before="120" w:after="120"/>
                  <w:contextualSpacing/>
                </w:pPr>
              </w:pPrChange>
            </w:pPr>
            <w:del w:id="197" w:author="Michael Smith [2]" w:date="2026-04-23T11:43:00Z" w16du:dateUtc="2026-04-23T15:43:00Z">
              <w:r w:rsidRPr="00DC2330" w:rsidDel="00675BBF">
                <w:rPr>
                  <w:rFonts w:asciiTheme="minorHAnsi" w:hAnsiTheme="minorHAnsi" w:cs="Tahoma"/>
                  <w:sz w:val="20"/>
                  <w:szCs w:val="20"/>
                </w:rPr>
                <w:delText>EidoSubscribe</w:delText>
              </w:r>
            </w:del>
            <w:bookmarkStart w:id="198" w:name="_Toc226554415"/>
            <w:bookmarkEnd w:id="198"/>
          </w:p>
        </w:tc>
        <w:tc>
          <w:tcPr>
            <w:tcW w:w="6030" w:type="dxa"/>
          </w:tcPr>
          <w:p w14:paraId="5D191BC3" w14:textId="2205D8F2" w:rsidR="00DC2330" w:rsidRPr="00DC2330" w:rsidRDefault="00DC2330">
            <w:pPr>
              <w:pStyle w:val="BodyText"/>
              <w:rPr>
                <w:rFonts w:asciiTheme="minorHAnsi" w:hAnsiTheme="minorHAnsi" w:cs="Tahoma"/>
                <w:sz w:val="20"/>
                <w:szCs w:val="20"/>
              </w:rPr>
              <w:pPrChange w:id="199" w:author="Michael Smith [2]" w:date="2026-01-22T10:27:00Z" w16du:dateUtc="2026-01-22T15:27:00Z">
                <w:pPr>
                  <w:spacing w:before="120" w:after="120"/>
                  <w:contextualSpacing/>
                </w:pPr>
              </w:pPrChange>
            </w:pPr>
            <w:del w:id="200" w:author="Michael Smith [2]" w:date="2026-04-23T11:43:00Z" w16du:dateUtc="2026-04-23T15:43:00Z">
              <w:r w:rsidRPr="00DC2330" w:rsidDel="00675BBF">
                <w:rPr>
                  <w:rFonts w:asciiTheme="minorHAnsi" w:hAnsiTheme="minorHAnsi" w:cs="Tahoma"/>
                  <w:sz w:val="20"/>
                  <w:szCs w:val="20"/>
                </w:rPr>
                <w:delText>EIDO Subscriptions interface</w:delText>
              </w:r>
            </w:del>
            <w:bookmarkStart w:id="201" w:name="_Toc226554416"/>
            <w:bookmarkEnd w:id="201"/>
          </w:p>
        </w:tc>
        <w:bookmarkStart w:id="202" w:name="_Toc226554417"/>
        <w:bookmarkEnd w:id="202"/>
      </w:tr>
      <w:tr w:rsidR="00DC2330" w:rsidRPr="00DC2330" w14:paraId="32D422AC" w14:textId="77777777" w:rsidTr="00C57B06">
        <w:trPr>
          <w:trHeight w:val="242"/>
        </w:trPr>
        <w:tc>
          <w:tcPr>
            <w:tcW w:w="3685" w:type="dxa"/>
          </w:tcPr>
          <w:p w14:paraId="7F8F9891" w14:textId="58C3CF4F" w:rsidR="00DC2330" w:rsidRPr="00DC2330" w:rsidRDefault="00DC2330">
            <w:pPr>
              <w:pStyle w:val="BodyText"/>
              <w:rPr>
                <w:rFonts w:asciiTheme="minorHAnsi" w:hAnsiTheme="minorHAnsi" w:cs="Tahoma"/>
                <w:sz w:val="20"/>
                <w:szCs w:val="20"/>
              </w:rPr>
              <w:pPrChange w:id="203" w:author="Michael Smith [2]" w:date="2026-01-22T10:27:00Z" w16du:dateUtc="2026-01-22T15:27:00Z">
                <w:pPr>
                  <w:spacing w:before="120" w:after="120"/>
                  <w:contextualSpacing/>
                </w:pPr>
              </w:pPrChange>
            </w:pPr>
            <w:del w:id="204" w:author="Michael Smith [2]" w:date="2026-04-23T11:43:00Z" w16du:dateUtc="2026-04-23T15:43:00Z">
              <w:r w:rsidRPr="00DC2330" w:rsidDel="00675BBF">
                <w:rPr>
                  <w:rFonts w:asciiTheme="minorHAnsi" w:hAnsiTheme="minorHAnsi"/>
                  <w:sz w:val="20"/>
                  <w:szCs w:val="20"/>
                </w:rPr>
                <w:delText>EidoRefFactory</w:delText>
              </w:r>
            </w:del>
            <w:bookmarkStart w:id="205" w:name="_Toc226554418"/>
            <w:bookmarkEnd w:id="205"/>
          </w:p>
        </w:tc>
        <w:tc>
          <w:tcPr>
            <w:tcW w:w="6030" w:type="dxa"/>
          </w:tcPr>
          <w:p w14:paraId="42DCFC9E" w14:textId="740AAE0B" w:rsidR="00DC2330" w:rsidRPr="00DC2330" w:rsidRDefault="00DC2330">
            <w:pPr>
              <w:pStyle w:val="BodyText"/>
              <w:rPr>
                <w:rFonts w:asciiTheme="minorHAnsi" w:hAnsiTheme="minorHAnsi" w:cs="Tahoma"/>
                <w:sz w:val="20"/>
                <w:szCs w:val="20"/>
              </w:rPr>
              <w:pPrChange w:id="206" w:author="Michael Smith [2]" w:date="2026-01-22T10:27:00Z" w16du:dateUtc="2026-01-22T15:27:00Z">
                <w:pPr>
                  <w:spacing w:before="120" w:after="120"/>
                  <w:contextualSpacing/>
                </w:pPr>
              </w:pPrChange>
            </w:pPr>
            <w:del w:id="207" w:author="Michael Smith [2]" w:date="2026-04-23T11:43:00Z" w16du:dateUtc="2026-04-23T15:43:00Z">
              <w:r w:rsidRPr="00DC2330" w:rsidDel="00675BBF">
                <w:rPr>
                  <w:rFonts w:asciiTheme="minorHAnsi" w:hAnsiTheme="minorHAnsi"/>
                  <w:sz w:val="20"/>
                  <w:szCs w:val="20"/>
                </w:rPr>
                <w:delText>EIDO Reference Factory interface</w:delText>
              </w:r>
            </w:del>
            <w:bookmarkStart w:id="208" w:name="_Toc226554419"/>
            <w:bookmarkEnd w:id="208"/>
          </w:p>
        </w:tc>
        <w:bookmarkStart w:id="209" w:name="_Toc226554420"/>
        <w:bookmarkEnd w:id="209"/>
      </w:tr>
      <w:tr w:rsidR="00DC2330" w:rsidRPr="00DC2330" w14:paraId="6208CD8F" w14:textId="77777777" w:rsidTr="00C57B06">
        <w:trPr>
          <w:trHeight w:val="242"/>
        </w:trPr>
        <w:tc>
          <w:tcPr>
            <w:tcW w:w="3685" w:type="dxa"/>
          </w:tcPr>
          <w:p w14:paraId="0F430232" w14:textId="52EED298" w:rsidR="00DC2330" w:rsidRPr="00DC2330" w:rsidRDefault="00DC2330">
            <w:pPr>
              <w:pStyle w:val="BodyText"/>
              <w:rPr>
                <w:rFonts w:asciiTheme="minorHAnsi" w:hAnsiTheme="minorHAnsi"/>
                <w:sz w:val="20"/>
                <w:szCs w:val="20"/>
              </w:rPr>
              <w:pPrChange w:id="210" w:author="Michael Smith [2]" w:date="2026-01-22T10:27:00Z" w16du:dateUtc="2026-01-22T15:27:00Z">
                <w:pPr>
                  <w:spacing w:before="120" w:after="120"/>
                  <w:contextualSpacing/>
                </w:pPr>
              </w:pPrChange>
            </w:pPr>
            <w:del w:id="211" w:author="Michael Smith [2]" w:date="2026-04-23T11:43:00Z" w16du:dateUtc="2026-04-23T15:43:00Z">
              <w:r w:rsidRPr="00DC2330" w:rsidDel="00675BBF">
                <w:rPr>
                  <w:rFonts w:asciiTheme="minorHAnsi" w:hAnsiTheme="minorHAnsi"/>
                  <w:sz w:val="20"/>
                  <w:szCs w:val="20"/>
                </w:rPr>
                <w:delText>EidoReference</w:delText>
              </w:r>
            </w:del>
            <w:bookmarkStart w:id="212" w:name="_Toc226554421"/>
            <w:bookmarkEnd w:id="212"/>
          </w:p>
        </w:tc>
        <w:tc>
          <w:tcPr>
            <w:tcW w:w="6030" w:type="dxa"/>
          </w:tcPr>
          <w:p w14:paraId="18B7E63F" w14:textId="6AF4F884" w:rsidR="00DC2330" w:rsidRPr="00DC2330" w:rsidRDefault="00DC2330">
            <w:pPr>
              <w:pStyle w:val="BodyText"/>
              <w:rPr>
                <w:rFonts w:asciiTheme="minorHAnsi" w:hAnsiTheme="minorHAnsi"/>
                <w:sz w:val="20"/>
                <w:szCs w:val="20"/>
              </w:rPr>
              <w:pPrChange w:id="213" w:author="Michael Smith [2]" w:date="2026-01-22T10:27:00Z" w16du:dateUtc="2026-01-22T15:27:00Z">
                <w:pPr>
                  <w:spacing w:before="120" w:after="120"/>
                  <w:contextualSpacing/>
                </w:pPr>
              </w:pPrChange>
            </w:pPr>
            <w:del w:id="214" w:author="Michael Smith [2]" w:date="2026-04-23T11:43:00Z" w16du:dateUtc="2026-04-23T15:43:00Z">
              <w:r w:rsidRPr="00DC2330" w:rsidDel="00675BBF">
                <w:rPr>
                  <w:rFonts w:asciiTheme="minorHAnsi" w:hAnsiTheme="minorHAnsi"/>
                  <w:sz w:val="20"/>
                  <w:szCs w:val="20"/>
                </w:rPr>
                <w:delText>EIDO Reference interface</w:delText>
              </w:r>
            </w:del>
            <w:bookmarkStart w:id="215" w:name="_Toc226554422"/>
            <w:bookmarkEnd w:id="215"/>
          </w:p>
        </w:tc>
        <w:bookmarkStart w:id="216" w:name="_Toc226554423"/>
        <w:bookmarkEnd w:id="216"/>
      </w:tr>
      <w:tr w:rsidR="00DC2330" w:rsidRPr="00DC2330" w14:paraId="178E1906" w14:textId="77777777" w:rsidTr="00C57B06">
        <w:trPr>
          <w:trHeight w:val="242"/>
        </w:trPr>
        <w:tc>
          <w:tcPr>
            <w:tcW w:w="3685" w:type="dxa"/>
          </w:tcPr>
          <w:p w14:paraId="06C2DC84" w14:textId="5CF4F5CF" w:rsidR="00DC2330" w:rsidRPr="00DC2330" w:rsidRDefault="00DC2330">
            <w:pPr>
              <w:pStyle w:val="BodyText"/>
              <w:rPr>
                <w:rFonts w:asciiTheme="minorHAnsi" w:hAnsiTheme="minorHAnsi"/>
                <w:sz w:val="20"/>
                <w:szCs w:val="20"/>
              </w:rPr>
              <w:pPrChange w:id="217" w:author="Michael Smith [2]" w:date="2026-01-22T10:27:00Z" w16du:dateUtc="2026-01-22T15:27:00Z">
                <w:pPr>
                  <w:spacing w:before="120" w:after="120"/>
                  <w:contextualSpacing/>
                </w:pPr>
              </w:pPrChange>
            </w:pPr>
            <w:del w:id="218" w:author="Michael Smith [2]" w:date="2026-04-23T11:43:00Z" w16du:dateUtc="2026-04-23T15:43:00Z">
              <w:r w:rsidRPr="00DC2330" w:rsidDel="00675BBF">
                <w:rPr>
                  <w:rFonts w:asciiTheme="minorHAnsi" w:hAnsiTheme="minorHAnsi"/>
                  <w:sz w:val="20"/>
                  <w:szCs w:val="20"/>
                </w:rPr>
                <w:delText>EidoRetrieval</w:delText>
              </w:r>
            </w:del>
            <w:bookmarkStart w:id="219" w:name="_Toc226554424"/>
            <w:bookmarkEnd w:id="219"/>
          </w:p>
        </w:tc>
        <w:tc>
          <w:tcPr>
            <w:tcW w:w="6030" w:type="dxa"/>
          </w:tcPr>
          <w:p w14:paraId="7C926733" w14:textId="2F11E7C3" w:rsidR="00DC2330" w:rsidRPr="00DC2330" w:rsidRDefault="00DC2330">
            <w:pPr>
              <w:pStyle w:val="BodyText"/>
              <w:rPr>
                <w:rFonts w:asciiTheme="minorHAnsi" w:hAnsiTheme="minorHAnsi"/>
                <w:sz w:val="20"/>
                <w:szCs w:val="20"/>
              </w:rPr>
              <w:pPrChange w:id="220" w:author="Michael Smith [2]" w:date="2026-01-22T10:27:00Z" w16du:dateUtc="2026-01-22T15:27:00Z">
                <w:pPr>
                  <w:spacing w:before="120" w:after="120"/>
                  <w:contextualSpacing/>
                </w:pPr>
              </w:pPrChange>
            </w:pPr>
            <w:del w:id="221" w:author="Michael Smith [2]" w:date="2026-04-23T11:43:00Z" w16du:dateUtc="2026-04-23T15:43:00Z">
              <w:r w:rsidRPr="00DC2330" w:rsidDel="00675BBF">
                <w:rPr>
                  <w:rFonts w:asciiTheme="minorHAnsi" w:hAnsiTheme="minorHAnsi"/>
                  <w:sz w:val="20"/>
                  <w:szCs w:val="20"/>
                </w:rPr>
                <w:delText>EIDO Retrieval interface</w:delText>
              </w:r>
            </w:del>
            <w:bookmarkStart w:id="222" w:name="_Toc226554425"/>
            <w:bookmarkEnd w:id="222"/>
          </w:p>
        </w:tc>
        <w:bookmarkStart w:id="223" w:name="_Toc226554426"/>
        <w:bookmarkEnd w:id="223"/>
      </w:tr>
      <w:tr w:rsidR="00DC2330" w:rsidRPr="00DC2330" w14:paraId="0A9BE54A" w14:textId="77777777" w:rsidTr="00C57B06">
        <w:trPr>
          <w:trHeight w:val="242"/>
        </w:trPr>
        <w:tc>
          <w:tcPr>
            <w:tcW w:w="3685" w:type="dxa"/>
          </w:tcPr>
          <w:p w14:paraId="4162BAA5" w14:textId="2169C1F9" w:rsidR="00DC2330" w:rsidRPr="00DC2330" w:rsidRDefault="00DC2330">
            <w:pPr>
              <w:pStyle w:val="BodyText"/>
              <w:rPr>
                <w:rFonts w:asciiTheme="minorHAnsi" w:hAnsiTheme="minorHAnsi"/>
                <w:sz w:val="20"/>
                <w:szCs w:val="20"/>
              </w:rPr>
              <w:pPrChange w:id="224" w:author="Michael Smith [2]" w:date="2026-01-22T10:27:00Z" w16du:dateUtc="2026-01-22T15:27:00Z">
                <w:pPr>
                  <w:spacing w:before="120" w:after="120"/>
                  <w:contextualSpacing/>
                </w:pPr>
              </w:pPrChange>
            </w:pPr>
            <w:del w:id="225" w:author="Michael Smith [2]" w:date="2026-04-23T11:43:00Z" w16du:dateUtc="2026-04-23T15:43:00Z">
              <w:r w:rsidRPr="00DC2330" w:rsidDel="00675BBF">
                <w:rPr>
                  <w:rFonts w:asciiTheme="minorHAnsi" w:hAnsiTheme="minorHAnsi"/>
                  <w:sz w:val="20"/>
                  <w:szCs w:val="20"/>
                </w:rPr>
                <w:delText>EidoRequestForService</w:delText>
              </w:r>
            </w:del>
            <w:bookmarkStart w:id="226" w:name="_Toc226554427"/>
            <w:bookmarkEnd w:id="226"/>
          </w:p>
        </w:tc>
        <w:tc>
          <w:tcPr>
            <w:tcW w:w="6030" w:type="dxa"/>
          </w:tcPr>
          <w:p w14:paraId="039F2004" w14:textId="3C86FB76" w:rsidR="00DC2330" w:rsidRPr="00DC2330" w:rsidRDefault="00DC2330">
            <w:pPr>
              <w:pStyle w:val="BodyText"/>
              <w:rPr>
                <w:rFonts w:asciiTheme="minorHAnsi" w:hAnsiTheme="minorHAnsi"/>
                <w:sz w:val="20"/>
                <w:szCs w:val="20"/>
              </w:rPr>
              <w:pPrChange w:id="227" w:author="Michael Smith [2]" w:date="2026-01-22T10:27:00Z" w16du:dateUtc="2026-01-22T15:27:00Z">
                <w:pPr>
                  <w:spacing w:before="120" w:after="120"/>
                  <w:contextualSpacing/>
                </w:pPr>
              </w:pPrChange>
            </w:pPr>
            <w:del w:id="228" w:author="Michael Smith [2]" w:date="2026-04-23T11:43:00Z" w16du:dateUtc="2026-04-23T15:43:00Z">
              <w:r w:rsidRPr="00DC2330" w:rsidDel="00675BBF">
                <w:rPr>
                  <w:rFonts w:asciiTheme="minorHAnsi" w:hAnsiTheme="minorHAnsi"/>
                  <w:sz w:val="20"/>
                  <w:szCs w:val="20"/>
                </w:rPr>
                <w:delText>EIDO RequestForService interface</w:delText>
              </w:r>
            </w:del>
            <w:bookmarkStart w:id="229" w:name="_Toc226554428"/>
            <w:bookmarkEnd w:id="229"/>
          </w:p>
        </w:tc>
        <w:bookmarkStart w:id="230" w:name="_Toc226554429"/>
        <w:bookmarkEnd w:id="230"/>
      </w:tr>
      <w:tr w:rsidR="00DC2330" w:rsidRPr="00DC2330" w14:paraId="7C14D790" w14:textId="77777777" w:rsidTr="00C57B06">
        <w:trPr>
          <w:trHeight w:val="242"/>
        </w:trPr>
        <w:tc>
          <w:tcPr>
            <w:tcW w:w="3685" w:type="dxa"/>
          </w:tcPr>
          <w:p w14:paraId="19B80554" w14:textId="3B301602" w:rsidR="00DC2330" w:rsidRPr="00DC2330" w:rsidRDefault="00DC2330">
            <w:pPr>
              <w:pStyle w:val="BodyText"/>
              <w:rPr>
                <w:rFonts w:asciiTheme="minorHAnsi" w:hAnsiTheme="minorHAnsi"/>
                <w:sz w:val="20"/>
                <w:szCs w:val="20"/>
              </w:rPr>
              <w:pPrChange w:id="231" w:author="Michael Smith [2]" w:date="2026-01-22T10:27:00Z" w16du:dateUtc="2026-01-22T15:27:00Z">
                <w:pPr>
                  <w:spacing w:before="120" w:after="120"/>
                  <w:contextualSpacing/>
                </w:pPr>
              </w:pPrChange>
            </w:pPr>
            <w:del w:id="232" w:author="Michael Smith [2]" w:date="2026-04-23T11:43:00Z" w16du:dateUtc="2026-04-23T15:43:00Z">
              <w:r w:rsidRPr="00DC2330" w:rsidDel="00675BBF">
                <w:rPr>
                  <w:rFonts w:asciiTheme="minorHAnsi" w:hAnsiTheme="minorHAnsi"/>
                  <w:sz w:val="20"/>
                  <w:szCs w:val="20"/>
                </w:rPr>
                <w:delText>EidoResourceMessage</w:delText>
              </w:r>
            </w:del>
            <w:bookmarkStart w:id="233" w:name="_Toc226554430"/>
            <w:bookmarkEnd w:id="233"/>
          </w:p>
        </w:tc>
        <w:tc>
          <w:tcPr>
            <w:tcW w:w="6030" w:type="dxa"/>
          </w:tcPr>
          <w:p w14:paraId="43B118E5" w14:textId="71433AB5" w:rsidR="00DC2330" w:rsidRPr="00DC2330" w:rsidRDefault="00DC2330">
            <w:pPr>
              <w:pStyle w:val="BodyText"/>
              <w:rPr>
                <w:rFonts w:asciiTheme="minorHAnsi" w:hAnsiTheme="minorHAnsi"/>
                <w:sz w:val="20"/>
                <w:szCs w:val="20"/>
              </w:rPr>
              <w:pPrChange w:id="234" w:author="Michael Smith [2]" w:date="2026-01-22T10:27:00Z" w16du:dateUtc="2026-01-22T15:27:00Z">
                <w:pPr>
                  <w:spacing w:before="120" w:after="120"/>
                  <w:contextualSpacing/>
                </w:pPr>
              </w:pPrChange>
            </w:pPr>
            <w:del w:id="235" w:author="Michael Smith [2]" w:date="2026-04-23T11:43:00Z" w16du:dateUtc="2026-04-23T15:43:00Z">
              <w:r w:rsidRPr="00DC2330" w:rsidDel="00675BBF">
                <w:rPr>
                  <w:rFonts w:asciiTheme="minorHAnsi" w:hAnsiTheme="minorHAnsi"/>
                  <w:sz w:val="20"/>
                  <w:szCs w:val="20"/>
                </w:rPr>
                <w:delText>EIDO ResourceMessage interface</w:delText>
              </w:r>
            </w:del>
            <w:bookmarkStart w:id="236" w:name="_Toc226554431"/>
            <w:bookmarkEnd w:id="236"/>
          </w:p>
        </w:tc>
        <w:bookmarkStart w:id="237" w:name="_Toc226554432"/>
        <w:bookmarkEnd w:id="237"/>
      </w:tr>
      <w:tr w:rsidR="00DC2330" w:rsidRPr="00DC2330" w14:paraId="1AF2DB9B" w14:textId="77777777" w:rsidTr="00C57B06">
        <w:trPr>
          <w:trHeight w:val="242"/>
        </w:trPr>
        <w:tc>
          <w:tcPr>
            <w:tcW w:w="3685" w:type="dxa"/>
          </w:tcPr>
          <w:p w14:paraId="469EAF5D" w14:textId="45C61DC3" w:rsidR="00DC2330" w:rsidRPr="00DC2330" w:rsidRDefault="00DC2330">
            <w:pPr>
              <w:pStyle w:val="BodyText"/>
              <w:rPr>
                <w:rFonts w:asciiTheme="minorHAnsi" w:hAnsiTheme="minorHAnsi"/>
                <w:sz w:val="20"/>
                <w:szCs w:val="20"/>
              </w:rPr>
              <w:pPrChange w:id="238" w:author="Michael Smith [2]" w:date="2026-01-22T10:27:00Z" w16du:dateUtc="2026-01-22T15:27:00Z">
                <w:pPr>
                  <w:spacing w:before="120" w:after="120"/>
                  <w:contextualSpacing/>
                </w:pPr>
              </w:pPrChange>
            </w:pPr>
            <w:del w:id="239" w:author="Michael Smith [2]" w:date="2026-04-23T11:43:00Z" w16du:dateUtc="2026-04-23T15:43:00Z">
              <w:r w:rsidRPr="00DC2330" w:rsidDel="00675BBF">
                <w:rPr>
                  <w:rFonts w:asciiTheme="minorHAnsi" w:hAnsiTheme="minorHAnsi"/>
                  <w:sz w:val="20"/>
                  <w:szCs w:val="20"/>
                </w:rPr>
                <w:delText>EidoRequestAwareness</w:delText>
              </w:r>
            </w:del>
            <w:bookmarkStart w:id="240" w:name="_Toc226554433"/>
            <w:bookmarkEnd w:id="240"/>
          </w:p>
        </w:tc>
        <w:tc>
          <w:tcPr>
            <w:tcW w:w="6030" w:type="dxa"/>
          </w:tcPr>
          <w:p w14:paraId="50BA6CF5" w14:textId="3EC92611" w:rsidR="00DC2330" w:rsidRPr="00DC2330" w:rsidRDefault="00DC2330">
            <w:pPr>
              <w:pStyle w:val="BodyText"/>
              <w:rPr>
                <w:rFonts w:asciiTheme="minorHAnsi" w:hAnsiTheme="minorHAnsi"/>
                <w:sz w:val="20"/>
                <w:szCs w:val="20"/>
              </w:rPr>
              <w:pPrChange w:id="241" w:author="Michael Smith [2]" w:date="2026-01-22T10:27:00Z" w16du:dateUtc="2026-01-22T15:27:00Z">
                <w:pPr>
                  <w:spacing w:before="120" w:after="120"/>
                  <w:contextualSpacing/>
                </w:pPr>
              </w:pPrChange>
            </w:pPr>
            <w:del w:id="242" w:author="Michael Smith [2]" w:date="2026-04-23T11:43:00Z" w16du:dateUtc="2026-04-23T15:43:00Z">
              <w:r w:rsidRPr="00DC2330" w:rsidDel="00675BBF">
                <w:rPr>
                  <w:rFonts w:asciiTheme="minorHAnsi" w:hAnsiTheme="minorHAnsi"/>
                  <w:sz w:val="20"/>
                  <w:szCs w:val="20"/>
                </w:rPr>
                <w:delText>EIDO RequestAwareness interface</w:delText>
              </w:r>
            </w:del>
            <w:bookmarkStart w:id="243" w:name="_Toc226554434"/>
            <w:bookmarkEnd w:id="243"/>
          </w:p>
        </w:tc>
        <w:bookmarkStart w:id="244" w:name="_Toc226554435"/>
        <w:bookmarkEnd w:id="244"/>
      </w:tr>
    </w:tbl>
    <w:p w14:paraId="3593D0AC" w14:textId="77777777" w:rsidR="00F0059F" w:rsidRDefault="00B46583" w:rsidP="00F0059F">
      <w:pPr>
        <w:pStyle w:val="Heading3"/>
      </w:pPr>
      <w:bookmarkStart w:id="245" w:name="_Intra-Agency_IDX_Interface"/>
      <w:bookmarkStart w:id="246" w:name="_Ref180500610"/>
      <w:bookmarkStart w:id="247" w:name="_Toc221701584"/>
      <w:bookmarkStart w:id="248" w:name="_Toc233105469"/>
      <w:bookmarkEnd w:id="245"/>
      <w:commentRangeEnd w:id="187"/>
      <w:r>
        <w:rPr>
          <w:rStyle w:val="CommentReference"/>
          <w:sz w:val="20"/>
          <w:szCs w:val="20"/>
        </w:rPr>
        <w:commentReference w:id="187"/>
      </w:r>
      <w:r w:rsidR="00F0059F">
        <w:t xml:space="preserve">Intra-Agency IDX </w:t>
      </w:r>
      <w:r w:rsidR="00F0059F" w:rsidRPr="00A94CF4">
        <w:t xml:space="preserve">Interface to the </w:t>
      </w:r>
      <w:r w:rsidR="00F0059F">
        <w:t>I</w:t>
      </w:r>
      <w:r w:rsidR="00F0059F" w:rsidRPr="00A94CF4">
        <w:t>nter-Agency</w:t>
      </w:r>
      <w:r w:rsidR="00F0059F">
        <w:t xml:space="preserve"> I</w:t>
      </w:r>
      <w:r w:rsidR="00F0059F" w:rsidRPr="00A94CF4">
        <w:t>DX</w:t>
      </w:r>
      <w:bookmarkEnd w:id="246"/>
      <w:bookmarkEnd w:id="247"/>
      <w:bookmarkEnd w:id="248"/>
    </w:p>
    <w:p w14:paraId="048FA1D1" w14:textId="3700CA0A" w:rsidR="00F0059F" w:rsidRDefault="00F0059F" w:rsidP="00F0059F">
      <w:pPr>
        <w:pStyle w:val="BodyText"/>
      </w:pPr>
      <w:r>
        <w:t>The NGCS provides an Inter-Agency IDX that coalesces Incident information on multi-Agency Incidents as defined in NENA</w:t>
      </w:r>
      <w:r>
        <w:noBreakHyphen/>
        <w:t>STA</w:t>
      </w:r>
      <w:r>
        <w:noBreakHyphen/>
        <w:t xml:space="preserve">010 </w:t>
      </w:r>
      <w:r>
        <w:fldChar w:fldCharType="begin"/>
      </w:r>
      <w:r>
        <w:instrText xml:space="preserve"> REF _Ref200179524 \n \h  \* MERGEFORMAT </w:instrText>
      </w:r>
      <w:r>
        <w:fldChar w:fldCharType="separate"/>
      </w:r>
      <w:r w:rsidR="00040A57">
        <w:fldChar w:fldCharType="begin"/>
      </w:r>
      <w:r w:rsidR="00040A57">
        <w:instrText xml:space="preserve"> REF _Ref129852940 \r \h </w:instrText>
      </w:r>
      <w:r w:rsidR="00040A57">
        <w:fldChar w:fldCharType="separate"/>
      </w:r>
      <w:r w:rsidR="00040A57">
        <w:t>[7]</w:t>
      </w:r>
      <w:r w:rsidR="00040A57">
        <w:fldChar w:fldCharType="end"/>
      </w:r>
      <w:r>
        <w:fldChar w:fldCharType="end"/>
      </w:r>
      <w:r>
        <w:t>. For Incidents that involve more than one Agency, all involved Agencies’ intra-AgencyIdxs MUST use the inter-Agency IDX for EIDO updates from other Agencies. The inter-Agency IDX performs the following major functions:</w:t>
      </w:r>
    </w:p>
    <w:p w14:paraId="0CE3F16A" w14:textId="77777777" w:rsidR="00F0059F" w:rsidRDefault="00F0059F" w:rsidP="00F0059F">
      <w:pPr>
        <w:pStyle w:val="ListParagraph"/>
      </w:pPr>
      <w:r>
        <w:t>Subscribes to all Incidents on the Intra-Agency IDX of each of its constituent Agencies</w:t>
      </w:r>
    </w:p>
    <w:p w14:paraId="5064B0CC" w14:textId="77777777" w:rsidR="00F0059F" w:rsidRDefault="00F0059F" w:rsidP="00F0059F">
      <w:pPr>
        <w:pStyle w:val="ListParagraph"/>
      </w:pPr>
      <w:r>
        <w:t>Processes subscription and dereference requests from involved Agencies</w:t>
      </w:r>
    </w:p>
    <w:p w14:paraId="40BDE864" w14:textId="77777777" w:rsidR="00194DBF" w:rsidRDefault="00F0059F" w:rsidP="00F0059F">
      <w:pPr>
        <w:pStyle w:val="ListParagraph"/>
        <w:rPr>
          <w:ins w:id="249" w:author="Michael Smith [2]" w:date="2026-06-18T10:09:00Z" w16du:dateUtc="2026-06-18T14:09:00Z"/>
        </w:rPr>
      </w:pPr>
      <w:r>
        <w:t>Provides a coalesced view of the Incident to all subscribers according to a coalescing policy</w:t>
      </w:r>
    </w:p>
    <w:p w14:paraId="5CD3B4E0" w14:textId="6D801A11" w:rsidR="00F0059F" w:rsidRDefault="00194DBF" w:rsidP="00F0059F">
      <w:pPr>
        <w:pStyle w:val="ListParagraph"/>
      </w:pPr>
      <w:ins w:id="250" w:author="Michael Smith [2]" w:date="2026-06-18T10:10:00Z" w16du:dateUtc="2026-06-18T14:10:00Z">
        <w:r>
          <w:t>Enforce</w:t>
        </w:r>
      </w:ins>
      <w:ins w:id="251" w:author="Michael Smith [2]" w:date="2026-06-18T10:11:00Z" w16du:dateUtc="2026-06-18T14:11:00Z">
        <w:r>
          <w:t>s</w:t>
        </w:r>
      </w:ins>
      <w:ins w:id="252" w:author="Michael Smith [2]" w:date="2026-06-18T10:10:00Z" w16du:dateUtc="2026-06-18T14:10:00Z">
        <w:r>
          <w:t xml:space="preserve"> </w:t>
        </w:r>
      </w:ins>
      <w:ins w:id="253" w:author="Michael Smith [2]" w:date="2026-06-18T10:13:00Z" w16du:dateUtc="2026-06-18T14:13:00Z">
        <w:r>
          <w:t>a policy that</w:t>
        </w:r>
      </w:ins>
      <w:ins w:id="254" w:author="Michael Smith [2]" w:date="2026-06-18T10:11:00Z" w16du:dateUtc="2026-06-18T14:11:00Z">
        <w:r>
          <w:t xml:space="preserve"> </w:t>
        </w:r>
      </w:ins>
      <w:ins w:id="255" w:author="Michael Smith [2]" w:date="2026-06-03T13:51:00Z" w16du:dateUtc="2026-06-03T17:51:00Z">
        <w:r w:rsidR="00B5219E">
          <w:t xml:space="preserve">specifies what can be shared with </w:t>
        </w:r>
      </w:ins>
      <w:ins w:id="256" w:author="Michael Smith [2]" w:date="2026-06-03T13:52:00Z" w16du:dateUtc="2026-06-03T17:52:00Z">
        <w:r w:rsidR="002A44BD">
          <w:t>subscribers</w:t>
        </w:r>
      </w:ins>
      <w:ins w:id="257" w:author="Michael Smith [2]" w:date="2026-06-18T10:12:00Z" w16du:dateUtc="2026-06-18T14:12:00Z">
        <w:r>
          <w:t xml:space="preserve"> </w:t>
        </w:r>
      </w:ins>
      <w:ins w:id="258" w:author="Michael Smith [2]" w:date="2026-06-18T10:14:00Z" w16du:dateUtc="2026-06-18T14:14:00Z">
        <w:r w:rsidR="00826DE2">
          <w:t>via its</w:t>
        </w:r>
      </w:ins>
      <w:ins w:id="259" w:author="Michael Smith [2]" w:date="2026-06-18T10:12:00Z" w16du:dateUtc="2026-06-18T14:12:00Z">
        <w:r>
          <w:t xml:space="preserve"> EIDOConveyance</w:t>
        </w:r>
      </w:ins>
      <w:ins w:id="260" w:author="Michael Smith [2]" w:date="2026-06-18T10:13:00Z" w16du:dateUtc="2026-06-18T14:13:00Z">
        <w:r>
          <w:t xml:space="preserve"> interface</w:t>
        </w:r>
      </w:ins>
      <w:ins w:id="261" w:author="Michael Smith [2]" w:date="2026-06-03T13:46:00Z" w16du:dateUtc="2026-06-03T17:46:00Z">
        <w:r w:rsidR="001D75CD">
          <w:t>.</w:t>
        </w:r>
      </w:ins>
    </w:p>
    <w:p w14:paraId="5CAD7796" w14:textId="46712971" w:rsidR="00F0059F" w:rsidRDefault="00F0059F" w:rsidP="00F0059F">
      <w:pPr>
        <w:pStyle w:val="BodyText"/>
      </w:pPr>
      <w:r>
        <w:t>The Intra-Agency IDX MUST accept subscriptions from the Inter-Agency IDX according to the Agency’s policy.</w:t>
      </w:r>
    </w:p>
    <w:p w14:paraId="309E4FFC" w14:textId="0DB99DCE" w:rsidR="00F0059F" w:rsidRDefault="00F0059F" w:rsidP="00F0059F">
      <w:pPr>
        <w:pStyle w:val="BodyText"/>
        <w:rPr>
          <w:ins w:id="262" w:author="Michael Smith [2]" w:date="2026-06-03T13:36:00Z" w16du:dateUtc="2026-06-03T17:36:00Z"/>
        </w:rPr>
      </w:pPr>
      <w:r>
        <w:t>The Intra-Agency IDX MUST subscribe to the Inter-Agency IDX to obtain updates for Incidents being worked on with other Agencies. The Intra-Agency IDX MAY subscribe to the Inter-Agency IDX for situational awareness of other Incidents when allowed to do so by applicable policy.</w:t>
      </w:r>
    </w:p>
    <w:p w14:paraId="56C7904E" w14:textId="0983C0F5" w:rsidR="00D13BB7" w:rsidRDefault="00D13BB7" w:rsidP="00F0059F">
      <w:pPr>
        <w:pStyle w:val="BodyText"/>
        <w:rPr>
          <w:ins w:id="263" w:author="Michael Smith [2]" w:date="2026-06-03T13:53:00Z" w16du:dateUtc="2026-06-03T17:53:00Z"/>
        </w:rPr>
      </w:pPr>
      <w:commentRangeStart w:id="264"/>
      <w:ins w:id="265" w:author="Michael Smith [2]" w:date="2026-06-03T13:36:00Z">
        <w:r w:rsidRPr="00D13BB7">
          <w:t xml:space="preserve">If two agencies are sharing Incident updates directly under a cooperative agreement, both Agencies MUST also update the Inter-Agency IDX in accordance with their </w:t>
        </w:r>
      </w:ins>
      <w:ins w:id="266" w:author="Michael Smith [2]" w:date="2026-06-03T13:57:00Z" w16du:dateUtc="2026-06-03T17:57:00Z">
        <w:r w:rsidR="005E1E30">
          <w:t>Inter-Agency</w:t>
        </w:r>
        <w:r w:rsidR="00AD307D">
          <w:t xml:space="preserve"> IDX </w:t>
        </w:r>
      </w:ins>
      <w:ins w:id="267" w:author="Michael Smith [2]" w:date="2026-06-03T13:58:00Z" w16du:dateUtc="2026-06-03T17:58:00Z">
        <w:r w:rsidR="00AD307D">
          <w:t>DRM</w:t>
        </w:r>
      </w:ins>
      <w:ins w:id="268" w:author="Michael Smith [2]" w:date="2026-06-03T13:36:00Z">
        <w:r w:rsidRPr="00D13BB7">
          <w:t xml:space="preserve"> policy.</w:t>
        </w:r>
      </w:ins>
      <w:commentRangeEnd w:id="264"/>
      <w:r w:rsidR="00B46583">
        <w:rPr>
          <w:rStyle w:val="CommentReference"/>
          <w:sz w:val="20"/>
          <w:szCs w:val="20"/>
        </w:rPr>
        <w:commentReference w:id="264"/>
      </w:r>
    </w:p>
    <w:p w14:paraId="7B305205" w14:textId="6A3F2D59" w:rsidR="004005B9" w:rsidRDefault="00F0059F" w:rsidP="00F0059F">
      <w:pPr>
        <w:pStyle w:val="Heading2"/>
      </w:pPr>
      <w:bookmarkStart w:id="269" w:name="_Toc233105470"/>
      <w:r>
        <w:t>Dispatch Functional Element</w:t>
      </w:r>
      <w:bookmarkEnd w:id="269"/>
    </w:p>
    <w:p w14:paraId="1955CD76" w14:textId="77777777" w:rsidR="00F0059F" w:rsidRDefault="00F0059F" w:rsidP="00F0059F">
      <w:pPr>
        <w:pStyle w:val="BodyText"/>
      </w:pPr>
      <w:r>
        <w:t xml:space="preserve">The primary functions of the Dispatch Functional Element (Dispatch FE) are: </w:t>
      </w:r>
    </w:p>
    <w:p w14:paraId="0BB7E982" w14:textId="22562F42" w:rsidR="00F0059F" w:rsidRDefault="00F0059F" w:rsidP="00F0059F">
      <w:pPr>
        <w:pStyle w:val="ListParagraph"/>
      </w:pPr>
      <w:r>
        <w:t xml:space="preserve">Recommend appropriate resources (emergency responders, equipment, etc.) available for  an Incident </w:t>
      </w:r>
    </w:p>
    <w:p w14:paraId="2985D833" w14:textId="3C07EA0D" w:rsidR="00F0059F" w:rsidRDefault="00F0059F" w:rsidP="00F0059F">
      <w:pPr>
        <w:pStyle w:val="ListParagraph"/>
      </w:pPr>
      <w:r>
        <w:t xml:space="preserve">Assign emergency responders and other resources to an Incident </w:t>
      </w:r>
    </w:p>
    <w:p w14:paraId="0EC3EA4E" w14:textId="2CC338D8" w:rsidR="00F0059F" w:rsidRDefault="00F0059F" w:rsidP="00F0059F">
      <w:pPr>
        <w:pStyle w:val="ListParagraph"/>
      </w:pPr>
      <w:r>
        <w:t>Manage the inventory and status of resources</w:t>
      </w:r>
    </w:p>
    <w:p w14:paraId="0D007AA5" w14:textId="1CDC8A47" w:rsidR="00F0059F" w:rsidRDefault="00F0059F" w:rsidP="00F0059F">
      <w:pPr>
        <w:pStyle w:val="ListParagraph"/>
      </w:pPr>
      <w:r>
        <w:lastRenderedPageBreak/>
        <w:t xml:space="preserve">Provide and receive relevant resource information for the ECC and responders </w:t>
      </w:r>
    </w:p>
    <w:p w14:paraId="666DCA48" w14:textId="623F4068" w:rsidR="00F0059F" w:rsidRDefault="00F0059F" w:rsidP="00F0059F">
      <w:pPr>
        <w:pStyle w:val="ListParagraph"/>
      </w:pPr>
      <w:r>
        <w:t>Monitor and log all transactions associated with resources</w:t>
      </w:r>
    </w:p>
    <w:p w14:paraId="2608D109" w14:textId="384827FC" w:rsidR="00F0059F" w:rsidRDefault="00F0059F" w:rsidP="00F0059F">
      <w:pPr>
        <w:pStyle w:val="BodyText"/>
      </w:pPr>
      <w:r>
        <w:t>The Dispatch FE is used to manage emergency resources within its area of responsibility. It tracks the real-time statuses and locations of emergency resources.</w:t>
      </w:r>
    </w:p>
    <w:p w14:paraId="53EB9E8F" w14:textId="277AB861" w:rsidR="00F0059F" w:rsidRDefault="00F0059F" w:rsidP="00F0059F">
      <w:pPr>
        <w:pStyle w:val="BodyText"/>
      </w:pPr>
      <w:r>
        <w:t>The Dispatch FE MUST support exchanging Incident data with other FEs using EIDOs. See the Emergency Incident Data Object section of this document for requirements for communicating with EIDOs.</w:t>
      </w:r>
    </w:p>
    <w:p w14:paraId="45698017" w14:textId="4B45354A" w:rsidR="00F0059F" w:rsidRDefault="00F0059F" w:rsidP="00F0059F">
      <w:pPr>
        <w:pStyle w:val="BodyText"/>
      </w:pPr>
      <w:r>
        <w:t xml:space="preserve">The Dispatch FE SHALL provide EIDO status updates to subscribers about an Incident and/or Incident location based on information from emergency responders and other sources, subject to policy. </w:t>
      </w:r>
    </w:p>
    <w:p w14:paraId="40639767" w14:textId="4E444682" w:rsidR="00F0059F" w:rsidRDefault="00F0059F" w:rsidP="00F0059F">
      <w:pPr>
        <w:pStyle w:val="BodyText"/>
      </w:pPr>
      <w:r>
        <w:t xml:space="preserve">When assigning a resource to an Incident, the Dispatch FE SHALL notify authorized subscribers by sending an EIDO that identifies the assigned resource and its status. </w:t>
      </w:r>
    </w:p>
    <w:p w14:paraId="64F6C89D" w14:textId="7FFB935D" w:rsidR="00F0059F" w:rsidRDefault="00F0059F" w:rsidP="00F0059F">
      <w:pPr>
        <w:pStyle w:val="BodyText"/>
      </w:pPr>
      <w:r>
        <w:t>The Dispatch FE SHALL notify authorized subscribers of resources offered by, or to, another ECC in connection with an Incident, subject to policy.</w:t>
      </w:r>
    </w:p>
    <w:p w14:paraId="3FD1DC3E" w14:textId="6A7B0DD1" w:rsidR="00F0059F" w:rsidRDefault="00F0059F" w:rsidP="00F0059F">
      <w:pPr>
        <w:pStyle w:val="BodyText"/>
      </w:pPr>
      <w:r>
        <w:t>The Dispatch FE MUST support the RdsPsap interface to the Responder Data Services FE in order to exchange Incident status updates with Responders (see the Responder Data Services section of this document).</w:t>
      </w:r>
    </w:p>
    <w:p w14:paraId="03EDA887" w14:textId="61609C49" w:rsidR="00F0059F" w:rsidRDefault="00F0059F" w:rsidP="00F0059F">
      <w:pPr>
        <w:pStyle w:val="Heading3"/>
      </w:pPr>
      <w:bookmarkStart w:id="270" w:name="_Toc233105471"/>
      <w:r>
        <w:t>Dispatch Policy</w:t>
      </w:r>
      <w:bookmarkEnd w:id="270"/>
    </w:p>
    <w:p w14:paraId="3F86187B" w14:textId="0CA130F9" w:rsidR="00F0059F" w:rsidRDefault="00F0059F" w:rsidP="00F0059F">
      <w:pPr>
        <w:pStyle w:val="BodyText"/>
      </w:pPr>
      <w:r>
        <w:t>Dispatch is a Service that uses a Dispatch FE and an IHFE. The Service Name of the Dispatch Service is “Dispatch”, and it is included in the IANA serviceNames registry.</w:t>
      </w:r>
    </w:p>
    <w:p w14:paraId="1665F5F6" w14:textId="77777777" w:rsidR="00F0059F" w:rsidRPr="00C63586" w:rsidRDefault="00F0059F" w:rsidP="00F0059F">
      <w:pPr>
        <w:pStyle w:val="BodyText"/>
      </w:pPr>
      <w:r w:rsidRPr="00C63586">
        <w:t xml:space="preserve">The </w:t>
      </w:r>
      <w:r>
        <w:t xml:space="preserve">Dispatch Service </w:t>
      </w:r>
      <w:r w:rsidRPr="00C63586">
        <w:t xml:space="preserve">MUST implement a DRM Policy called </w:t>
      </w:r>
      <w:r>
        <w:t>Dispatch</w:t>
      </w:r>
      <w:commentRangeStart w:id="271"/>
      <w:r w:rsidRPr="00C63586">
        <w:t>Policy</w:t>
      </w:r>
      <w:commentRangeEnd w:id="271"/>
      <w:r w:rsidR="00B46583" w:rsidRPr="00C63586">
        <w:rPr>
          <w:rStyle w:val="CommentReference"/>
          <w:sz w:val="20"/>
          <w:szCs w:val="20"/>
        </w:rPr>
        <w:commentReference w:id="271"/>
      </w:r>
      <w:r w:rsidRPr="00C63586">
        <w:t xml:space="preserve"> </w:t>
      </w:r>
      <w:r>
        <w:t>as described</w:t>
      </w:r>
      <w:r w:rsidRPr="00C63586">
        <w:t xml:space="preserve"> the Policy section of this document. </w:t>
      </w:r>
    </w:p>
    <w:p w14:paraId="63F1C7C1" w14:textId="347B3B06" w:rsidR="00F0059F" w:rsidRDefault="00F0059F" w:rsidP="00F0059F">
      <w:pPr>
        <w:pStyle w:val="BodyText"/>
      </w:pPr>
      <w:commentRangeStart w:id="272"/>
      <w:r>
        <w:t xml:space="preserve">EIDO interface names for EIDO DRM rules are specified in the </w:t>
      </w:r>
      <w:r w:rsidRPr="00B51C92">
        <w:t xml:space="preserve">Incident Handling FE </w:t>
      </w:r>
      <w:r>
        <w:t>(IHFE) section and are inherited by the Dispatch Service.</w:t>
      </w:r>
      <w:r w:rsidRPr="00B51C92">
        <w:t xml:space="preserve"> See the Incident Handling FE section for details.</w:t>
      </w:r>
      <w:commentRangeEnd w:id="272"/>
      <w:r w:rsidR="00B46583">
        <w:rPr>
          <w:rStyle w:val="CommentReference"/>
          <w:sz w:val="20"/>
          <w:szCs w:val="20"/>
        </w:rPr>
        <w:commentReference w:id="272"/>
      </w:r>
    </w:p>
    <w:p w14:paraId="3FE32CB1" w14:textId="77777777" w:rsidR="00053819" w:rsidRDefault="00053819" w:rsidP="00053819">
      <w:pPr>
        <w:pStyle w:val="Heading2"/>
      </w:pPr>
      <w:bookmarkStart w:id="273" w:name="_Toc233105472"/>
      <w:r w:rsidRPr="00053819">
        <w:t>Incident Handling FE (IHFE)</w:t>
      </w:r>
      <w:bookmarkEnd w:id="273"/>
    </w:p>
    <w:p w14:paraId="0E5A5EEF" w14:textId="53C4527A" w:rsidR="00053819" w:rsidRDefault="00053819" w:rsidP="00053819">
      <w:pPr>
        <w:pStyle w:val="BodyText"/>
      </w:pPr>
      <w:r>
        <w:t xml:space="preserve">An Incident Handling FE collects, displays, updates, and distributes Incident data, including data about incoming and outgoing calls. The IHFE is also responsible for merging, linking, and splitting Incidents as described below. When a call is an NG9 1 1 call, it will be accompanied by a unique Incident Tracking Identifier which is used to track the Incident throughout its lifecycle. </w:t>
      </w:r>
    </w:p>
    <w:p w14:paraId="3BF8BB9C" w14:textId="77777777" w:rsidR="00053819" w:rsidRDefault="00053819" w:rsidP="00053819">
      <w:pPr>
        <w:pStyle w:val="BodyText"/>
      </w:pPr>
      <w:r>
        <w:t>The IHFE utilizes EIDOs to exchange Incident information with other FEs and MUST conform to the specifications in the section titled "The Emergency Incident Data Object”.</w:t>
      </w:r>
    </w:p>
    <w:p w14:paraId="50421FC5" w14:textId="77777777" w:rsidR="00053819" w:rsidRDefault="00053819" w:rsidP="00053819">
      <w:pPr>
        <w:pStyle w:val="BodyText"/>
      </w:pPr>
      <w:r>
        <w:t xml:space="preserve">An IHFE MAY be bundled into a single system that includes: </w:t>
      </w:r>
    </w:p>
    <w:p w14:paraId="13C9A914" w14:textId="2BEADF5D" w:rsidR="00053819" w:rsidRDefault="00053819" w:rsidP="00053819">
      <w:pPr>
        <w:pStyle w:val="ListParagraph"/>
      </w:pPr>
      <w:r>
        <w:t>Dispatch FE in a CAD system</w:t>
      </w:r>
    </w:p>
    <w:p w14:paraId="3A6815F2" w14:textId="3EC22EF6" w:rsidR="00053819" w:rsidRDefault="00053819" w:rsidP="00053819">
      <w:pPr>
        <w:pStyle w:val="ListParagraph"/>
      </w:pPr>
      <w:r>
        <w:t>CHFE in a Call Handling system</w:t>
      </w:r>
    </w:p>
    <w:p w14:paraId="461EA8CD" w14:textId="6435B48E" w:rsidR="00053819" w:rsidRDefault="00053819" w:rsidP="00053819">
      <w:pPr>
        <w:pStyle w:val="ListParagraph"/>
      </w:pPr>
      <w:r>
        <w:t>Dispatch FE and CHFE in a combined system</w:t>
      </w:r>
    </w:p>
    <w:p w14:paraId="77349D71" w14:textId="1C610D66" w:rsidR="00053819" w:rsidRDefault="00053819" w:rsidP="00053819">
      <w:pPr>
        <w:pStyle w:val="BodyText"/>
      </w:pPr>
      <w:r>
        <w:t>If the IHFE is bundled with other FEs that use internal mechanisms to communicate Incident data, the IHFE MUST still provide the standard interface defined above in The Emergency Incident Data Object (EIDO) section for communication with external systems.</w:t>
      </w:r>
    </w:p>
    <w:p w14:paraId="3888F1F6" w14:textId="77777777" w:rsidR="00053819" w:rsidRDefault="00053819" w:rsidP="00053819">
      <w:pPr>
        <w:pStyle w:val="BodyText"/>
      </w:pPr>
      <w:r>
        <w:lastRenderedPageBreak/>
        <w:t>The diagram below shows separate CAD and Call Handling systems where an IHFE is bundled into each, and EIDOs are used to communicate Incident data between them:</w:t>
      </w:r>
    </w:p>
    <w:p w14:paraId="500D515A" w14:textId="321BECC7" w:rsidR="00053819" w:rsidRDefault="00053819" w:rsidP="00053819">
      <w:pPr>
        <w:pStyle w:val="Caption"/>
      </w:pPr>
      <w:bookmarkStart w:id="274" w:name="_Toc232082457"/>
      <w:r>
        <w:t xml:space="preserve">Figure </w:t>
      </w:r>
      <w:fldSimple w:instr=" SEQ Figure \* ARABIC ">
        <w:r w:rsidR="00983198">
          <w:rPr>
            <w:noProof/>
          </w:rPr>
          <w:t>2</w:t>
        </w:r>
      </w:fldSimple>
      <w:r>
        <w:rPr>
          <w:noProof/>
        </w:rPr>
        <w:drawing>
          <wp:anchor distT="0" distB="0" distL="114300" distR="114300" simplePos="0" relativeHeight="251683840" behindDoc="0" locked="1" layoutInCell="1" allowOverlap="0" wp14:anchorId="2C2AB962" wp14:editId="5DC18AB5">
            <wp:simplePos x="0" y="0"/>
            <wp:positionH relativeFrom="column">
              <wp:align>center</wp:align>
            </wp:positionH>
            <wp:positionV relativeFrom="line">
              <wp:posOffset>0</wp:posOffset>
            </wp:positionV>
            <wp:extent cx="6172200" cy="2340864"/>
            <wp:effectExtent l="0" t="0" r="0" b="2540"/>
            <wp:wrapTopAndBottom/>
            <wp:docPr id="362069854" name="Picture 11" descr="Diagram illustrating call flow and handling process for border control. Calls from NGCS enter Border Control Function, split into two queues, then routed through IHFE and CHFE components to CAD system and dispatch operators, with icons representing call hand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69854" name="Picture 11" descr="Diagram illustrating call flow and handling process for border control. Calls from NGCS enter Border Control Function, split into two queues, then routed through IHFE and CHFE components to CAD system and dispatch operators, with icons representing call handler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72200" cy="2340864"/>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rsidRPr="00053819">
        <w:t>IHFE in CAD and Call Handling Systems</w:t>
      </w:r>
      <w:bookmarkEnd w:id="274"/>
    </w:p>
    <w:p w14:paraId="7E43BC1C" w14:textId="2DF5BD79" w:rsidR="00053819" w:rsidRPr="00053819" w:rsidRDefault="00053819" w:rsidP="00053819">
      <w:r w:rsidRPr="00053819">
        <w:t>The IHFEs in CAD and Call Handling function identically. An Agent using both CAD and Call Handling could use either system to update Incident data. EIDOs will be sent between these systems to keep both systems updated with Incident state changes as specified in the Emergency Incident Data Object section of this document.</w:t>
      </w:r>
    </w:p>
    <w:p w14:paraId="698334B7" w14:textId="7601E22F" w:rsidR="00F0059F" w:rsidRDefault="00EB49AB" w:rsidP="00EB49AB">
      <w:pPr>
        <w:pStyle w:val="Heading3"/>
      </w:pPr>
      <w:bookmarkStart w:id="275" w:name="_Toc233105473"/>
      <w:r>
        <w:t>Manual Incident Creation</w:t>
      </w:r>
      <w:bookmarkEnd w:id="275"/>
    </w:p>
    <w:p w14:paraId="5B5BF280" w14:textId="77777777" w:rsidR="00EB49AB" w:rsidRDefault="00EB49AB" w:rsidP="00EB49AB">
      <w:pPr>
        <w:pStyle w:val="BodyText"/>
      </w:pPr>
      <w:r>
        <w:t>For any Incident reported via other means, the IHFE MUST:</w:t>
      </w:r>
    </w:p>
    <w:p w14:paraId="7172F94E" w14:textId="057A68B8" w:rsidR="00EB49AB" w:rsidRDefault="00EB49AB" w:rsidP="00EB49AB">
      <w:pPr>
        <w:pStyle w:val="ListParagraph"/>
      </w:pPr>
      <w:r>
        <w:t>Assign a unique Incident Tracking Identifier as defined in the “Identifiers” section of NENA</w:t>
      </w:r>
      <w:r>
        <w:noBreakHyphen/>
        <w:t>STA</w:t>
      </w:r>
      <w:r>
        <w:noBreakHyphen/>
        <w:t xml:space="preserve">010 </w:t>
      </w:r>
      <w:r w:rsidR="00040A57">
        <w:fldChar w:fldCharType="begin"/>
      </w:r>
      <w:r w:rsidR="00040A57">
        <w:instrText xml:space="preserve"> REF _Ref129852940 \r \h </w:instrText>
      </w:r>
      <w:r w:rsidR="00040A57">
        <w:fldChar w:fldCharType="separate"/>
      </w:r>
      <w:r w:rsidR="00040A57">
        <w:t>[7]</w:t>
      </w:r>
      <w:r w:rsidR="00040A57">
        <w:fldChar w:fldCharType="end"/>
      </w:r>
    </w:p>
    <w:p w14:paraId="62D31940" w14:textId="736E0670" w:rsidR="00EB49AB" w:rsidRDefault="00EB49AB" w:rsidP="00EB49AB">
      <w:pPr>
        <w:pStyle w:val="ListParagraph"/>
      </w:pPr>
      <w:r>
        <w:t>Assign an initial Incident type for the new Incident</w:t>
      </w:r>
    </w:p>
    <w:p w14:paraId="5F30F207" w14:textId="20345132" w:rsidR="00EB49AB" w:rsidRDefault="00EB49AB" w:rsidP="00EB49AB">
      <w:pPr>
        <w:pStyle w:val="ListParagraph"/>
      </w:pPr>
      <w:r>
        <w:t>Notify EIDO subscribers of the creation of the Incident</w:t>
      </w:r>
    </w:p>
    <w:p w14:paraId="6D52D20C" w14:textId="0958F8DA" w:rsidR="00EB49AB" w:rsidRDefault="00EB49AB" w:rsidP="00EB49AB">
      <w:pPr>
        <w:pStyle w:val="BodyText"/>
      </w:pPr>
      <w:r>
        <w:t xml:space="preserve">The IHFE updates, and if necessary, creates Incident data. The IHFE is also responsible for sending and receiving Requests for Service and Requests for Awareness as specified in NENA-STA-024 </w:t>
      </w:r>
      <w:r w:rsidR="00F01D46">
        <w:fldChar w:fldCharType="begin"/>
      </w:r>
      <w:r w:rsidR="00F01D46">
        <w:instrText xml:space="preserve"> REF _Ref225776404 \r \h </w:instrText>
      </w:r>
      <w:r w:rsidR="00F01D46">
        <w:fldChar w:fldCharType="separate"/>
      </w:r>
      <w:r w:rsidR="00F01D46">
        <w:t>[25]</w:t>
      </w:r>
      <w:r w:rsidR="00F01D46">
        <w:fldChar w:fldCharType="end"/>
      </w:r>
      <w:r>
        <w:t>.</w:t>
      </w:r>
    </w:p>
    <w:p w14:paraId="63122549" w14:textId="037715F9" w:rsidR="00EB49AB" w:rsidRDefault="00EB49AB" w:rsidP="00EB49AB">
      <w:pPr>
        <w:pStyle w:val="BodyText"/>
      </w:pPr>
      <w:r>
        <w:t xml:space="preserve">As with all FEs that modify Incident state, the IHFE FE MUST log all EIDOs it sends or receives and MUST log all Incident state changes it causes with the appropriate LogEvent as specified in NENA-STA-010 </w:t>
      </w:r>
      <w:r w:rsidR="00040A57">
        <w:fldChar w:fldCharType="begin"/>
      </w:r>
      <w:r w:rsidR="00040A57">
        <w:instrText xml:space="preserve"> REF _Ref129852940 \r \h </w:instrText>
      </w:r>
      <w:r w:rsidR="00040A57">
        <w:fldChar w:fldCharType="separate"/>
      </w:r>
      <w:r w:rsidR="00040A57">
        <w:t>[7]</w:t>
      </w:r>
      <w:r w:rsidR="00040A57">
        <w:fldChar w:fldCharType="end"/>
      </w:r>
      <w:r>
        <w:t>.</w:t>
      </w:r>
    </w:p>
    <w:p w14:paraId="60D56ACD" w14:textId="77777777" w:rsidR="00EB49AB" w:rsidRDefault="00EB49AB" w:rsidP="00EB49AB">
      <w:pPr>
        <w:pStyle w:val="Heading3"/>
      </w:pPr>
      <w:bookmarkStart w:id="276" w:name="_Toc233105474"/>
      <w:r w:rsidRPr="00EB49AB">
        <w:t>Adding, Modifying and Deleting Incident Data</w:t>
      </w:r>
      <w:bookmarkEnd w:id="276"/>
    </w:p>
    <w:p w14:paraId="4EED8942" w14:textId="7353931C" w:rsidR="00EB49AB" w:rsidRDefault="00EB49AB" w:rsidP="00EB49AB">
      <w:pPr>
        <w:pStyle w:val="BodyText"/>
      </w:pPr>
      <w:r>
        <w:t>An Agent is allowed to identify the location that came with the call (even if it came by reference) as the Incident location, and the IHFE MAY then use that location when informing EIDO subscribers by copying the location by value to the EIDO Incident data component.</w:t>
      </w:r>
    </w:p>
    <w:p w14:paraId="09B77C60" w14:textId="77777777" w:rsidR="00EB49AB" w:rsidRPr="0077767D" w:rsidRDefault="00EB49AB" w:rsidP="00EB49AB">
      <w:pPr>
        <w:pStyle w:val="BodyText"/>
      </w:pPr>
      <w:r>
        <w:t>W</w:t>
      </w:r>
      <w:r w:rsidRPr="0077767D">
        <w:t>hen one or more</w:t>
      </w:r>
      <w:r>
        <w:t xml:space="preserve"> EIDO</w:t>
      </w:r>
      <w:r w:rsidRPr="0077767D">
        <w:t xml:space="preserve"> data elements need to be added, modified or deleted, the IHFE MUST:</w:t>
      </w:r>
    </w:p>
    <w:p w14:paraId="5F2B28B8" w14:textId="77777777" w:rsidR="00EB49AB" w:rsidRPr="0077767D" w:rsidRDefault="00EB49AB" w:rsidP="00EB49AB">
      <w:pPr>
        <w:pStyle w:val="ListParagraph"/>
        <w:contextualSpacing w:val="0"/>
      </w:pPr>
      <w:r w:rsidRPr="0077767D">
        <w:t xml:space="preserve">Generate an </w:t>
      </w:r>
      <w:commentRangeStart w:id="277"/>
      <w:commentRangeStart w:id="278"/>
      <w:r w:rsidRPr="00376F3B">
        <w:t>IncidentOrResourceStateChange</w:t>
      </w:r>
      <w:r>
        <w:t>LogEvent</w:t>
      </w:r>
      <w:r w:rsidRPr="0077767D">
        <w:t xml:space="preserve"> </w:t>
      </w:r>
      <w:commentRangeEnd w:id="277"/>
      <w:r w:rsidR="00B46583" w:rsidRPr="0077767D">
        <w:rPr>
          <w:rStyle w:val="CommentReference"/>
          <w:sz w:val="20"/>
          <w:szCs w:val="20"/>
        </w:rPr>
        <w:commentReference w:id="277"/>
      </w:r>
      <w:commentRangeEnd w:id="278"/>
      <w:r w:rsidRPr="0077767D">
        <w:rPr>
          <w:rStyle w:val="CommentReference"/>
          <w:sz w:val="20"/>
          <w:szCs w:val="20"/>
        </w:rPr>
        <w:commentReference w:id="278"/>
      </w:r>
      <w:r w:rsidRPr="0077767D">
        <w:t>which specifies for each affected data element:</w:t>
      </w:r>
    </w:p>
    <w:p w14:paraId="15C5FD61" w14:textId="77777777" w:rsidR="00EB49AB" w:rsidRPr="0077767D" w:rsidRDefault="00EB49AB" w:rsidP="00EB49AB">
      <w:pPr>
        <w:pStyle w:val="ListParagraph"/>
        <w:numPr>
          <w:ilvl w:val="1"/>
          <w:numId w:val="17"/>
        </w:numPr>
        <w:contextualSpacing w:val="0"/>
      </w:pPr>
      <w:r w:rsidRPr="0077767D">
        <w:t>The JSON</w:t>
      </w:r>
      <w:r>
        <w:t xml:space="preserve"> </w:t>
      </w:r>
      <w:r w:rsidRPr="0077767D">
        <w:t>Path of the data element</w:t>
      </w:r>
    </w:p>
    <w:p w14:paraId="6796203E" w14:textId="77777777" w:rsidR="00EB49AB" w:rsidRPr="0077767D" w:rsidRDefault="00EB49AB" w:rsidP="00EB49AB">
      <w:pPr>
        <w:pStyle w:val="ListParagraph"/>
        <w:numPr>
          <w:ilvl w:val="1"/>
          <w:numId w:val="17"/>
        </w:numPr>
        <w:contextualSpacing w:val="0"/>
      </w:pPr>
      <w:r w:rsidRPr="0077767D">
        <w:t>If the data element is being added or modified: populate the “new” element with the updated data element value</w:t>
      </w:r>
    </w:p>
    <w:p w14:paraId="055FD899" w14:textId="77777777" w:rsidR="00EB49AB" w:rsidRPr="0077767D" w:rsidRDefault="00EB49AB" w:rsidP="00EB49AB">
      <w:pPr>
        <w:pStyle w:val="ListParagraph"/>
        <w:numPr>
          <w:ilvl w:val="1"/>
          <w:numId w:val="17"/>
        </w:numPr>
        <w:contextualSpacing w:val="0"/>
      </w:pPr>
      <w:r w:rsidRPr="0077767D">
        <w:lastRenderedPageBreak/>
        <w:t>If the data element is being deleted or modified: populate the “old” element with the previous data element value</w:t>
      </w:r>
    </w:p>
    <w:p w14:paraId="4905128A" w14:textId="77777777" w:rsidR="00EB49AB" w:rsidRPr="0077767D" w:rsidRDefault="00EB49AB" w:rsidP="00EB49AB">
      <w:pPr>
        <w:pStyle w:val="ListParagraph"/>
        <w:contextualSpacing w:val="0"/>
      </w:pPr>
      <w:r w:rsidRPr="0077767D">
        <w:t>Notify EIDO subscribers of the update to the Incident state</w:t>
      </w:r>
    </w:p>
    <w:p w14:paraId="24D45C5C" w14:textId="31E5BAE8" w:rsidR="00EB49AB" w:rsidRDefault="00EB49AB" w:rsidP="00EB49AB">
      <w:pPr>
        <w:pStyle w:val="BodyText"/>
      </w:pPr>
      <w:r>
        <w:t>If the IHFE needs to access media through a URI, it MUST use a mediaProxyUri to access the media, thereby ensuring that the media are logged. See the Media Proxy section for details.</w:t>
      </w:r>
    </w:p>
    <w:p w14:paraId="5448CDB6" w14:textId="59916A2F" w:rsidR="00091130" w:rsidRPr="00EB49AB" w:rsidRDefault="00091130" w:rsidP="00EB49AB">
      <w:pPr>
        <w:pStyle w:val="BodyText"/>
      </w:pPr>
      <w:commentRangeStart w:id="279"/>
      <w:ins w:id="280" w:author="Michael Smith [2]" w:date="2026-04-20T12:53:00Z" w16du:dateUtc="2026-04-20T16:53:00Z">
        <w:r w:rsidRPr="00091130">
          <w:t xml:space="preserve">If different Agents or witnesses have reported different descriptions for the same thing (person, </w:t>
        </w:r>
      </w:ins>
      <w:ins w:id="281" w:author="Michael Smith [2]" w:date="2026-04-20T12:54:00Z" w16du:dateUtc="2026-04-20T16:54:00Z">
        <w:r w:rsidR="008D4F80">
          <w:t xml:space="preserve">location, </w:t>
        </w:r>
      </w:ins>
      <w:ins w:id="282" w:author="Michael Smith [2]" w:date="2026-04-20T12:53:00Z" w16du:dateUtc="2026-04-20T16:53:00Z">
        <w:r w:rsidRPr="00091130">
          <w:t>object, etc.), the Agents MAY include multiple data components containing the different descriptions and a Note that explains that these are believed to be different descriptions of the same thing.</w:t>
        </w:r>
      </w:ins>
      <w:commentRangeEnd w:id="279"/>
      <w:r w:rsidR="00B46583" w:rsidRPr="00EB49AB">
        <w:rPr>
          <w:rStyle w:val="CommentReference"/>
          <w:sz w:val="20"/>
          <w:szCs w:val="20"/>
        </w:rPr>
        <w:commentReference w:id="279"/>
      </w:r>
    </w:p>
    <w:p w14:paraId="31DB4773" w14:textId="77777777" w:rsidR="00EB49AB" w:rsidRDefault="00EB49AB" w:rsidP="00EB49AB">
      <w:pPr>
        <w:pStyle w:val="Heading3"/>
      </w:pPr>
      <w:bookmarkStart w:id="283" w:name="_Toc233105475"/>
      <w:r w:rsidRPr="00EB49AB">
        <w:t>Merging an Incident</w:t>
      </w:r>
      <w:bookmarkEnd w:id="283"/>
    </w:p>
    <w:p w14:paraId="66D35430" w14:textId="482C4A00" w:rsidR="00EB49AB" w:rsidRDefault="00EB49AB" w:rsidP="00EB49AB">
      <w:pPr>
        <w:pStyle w:val="BodyText"/>
      </w:pPr>
      <w:r>
        <w:t xml:space="preserve">If the agent determines that the call is about a previous Incident, the IHFE SHALL merge the current and prior Incidents as described in the Logging Service section of NENA STA 010 </w:t>
      </w:r>
      <w:r w:rsidR="00040A57">
        <w:fldChar w:fldCharType="begin"/>
      </w:r>
      <w:r w:rsidR="00040A57">
        <w:instrText xml:space="preserve"> REF _Ref129852940 \r \h </w:instrText>
      </w:r>
      <w:r w:rsidR="00040A57">
        <w:fldChar w:fldCharType="separate"/>
      </w:r>
      <w:r w:rsidR="00040A57">
        <w:t>[7]</w:t>
      </w:r>
      <w:r w:rsidR="00040A57">
        <w:fldChar w:fldCharType="end"/>
      </w:r>
      <w:r>
        <w:t xml:space="preserve">. Once a merge has been performed with a prior Incident Tracking Identifier, the prior Incident Tracking identifier SHALL be used from that point forward. This prior Incident Tracking Identifier is called the “surviving” Incident Tracking Identifier. The current Incident Tracking Identifier (the one being merged with the prior one) is called the “replaced” Incident Tracking Identifier. If the agent determines that the Incidents are related but are not the same Incident, the Incidents should be linked as described below in Linking Incidents. </w:t>
      </w:r>
    </w:p>
    <w:p w14:paraId="5451A634" w14:textId="1DE2D39A" w:rsidR="00EB49AB" w:rsidRDefault="00EB49AB" w:rsidP="00EB49AB">
      <w:pPr>
        <w:pStyle w:val="BodyText"/>
      </w:pPr>
      <w:r>
        <w:t xml:space="preserve">The merge SHALL be communicated to other FEs using the </w:t>
      </w:r>
      <w:commentRangeStart w:id="284"/>
      <w:del w:id="285" w:author="Michael Smith [2]" w:date="2026-06-03T14:07:00Z" w16du:dateUtc="2026-06-03T18:07:00Z">
        <w:r w:rsidDel="00A108EE">
          <w:delText>Split/Merge</w:delText>
        </w:r>
      </w:del>
      <w:ins w:id="286" w:author="Michael Smith [2]" w:date="2026-06-03T14:07:00Z" w16du:dateUtc="2026-06-03T18:07:00Z">
        <w:r w:rsidR="00A108EE">
          <w:t>Merge</w:t>
        </w:r>
      </w:ins>
      <w:r>
        <w:t xml:space="preserve"> Information </w:t>
      </w:r>
      <w:commentRangeEnd w:id="284"/>
      <w:r w:rsidR="00B46583">
        <w:rPr>
          <w:rStyle w:val="CommentReference"/>
          <w:sz w:val="20"/>
          <w:szCs w:val="20"/>
        </w:rPr>
        <w:commentReference w:id="284"/>
      </w:r>
      <w:r>
        <w:t xml:space="preserve">data component of an EIDO as specified in the Standard for Emergency Incident Data Object (EIDO), NENA-STA-021 </w:t>
      </w:r>
      <w:r w:rsidR="00FF37F4">
        <w:fldChar w:fldCharType="begin"/>
      </w:r>
      <w:r w:rsidR="00FF37F4">
        <w:instrText xml:space="preserve"> REF _Ref225776300 \r \h </w:instrText>
      </w:r>
      <w:r w:rsidR="00FF37F4">
        <w:fldChar w:fldCharType="separate"/>
      </w:r>
      <w:r w:rsidR="00FF37F4">
        <w:t>[22]</w:t>
      </w:r>
      <w:r w:rsidR="00FF37F4">
        <w:fldChar w:fldCharType="end"/>
      </w:r>
      <w:r>
        <w:t>. To inform those subscribing to the surviving Incident, the IHFE MUST:</w:t>
      </w:r>
    </w:p>
    <w:p w14:paraId="5B6200E4" w14:textId="3550742E" w:rsidR="00EB49AB" w:rsidRDefault="00EB49AB" w:rsidP="00EB49AB">
      <w:pPr>
        <w:pStyle w:val="ListParagraph"/>
        <w:contextualSpacing w:val="0"/>
      </w:pPr>
      <w:r>
        <w:t>Put the surviving Incident Tracking Identifier in the header of an EIDO</w:t>
      </w:r>
    </w:p>
    <w:p w14:paraId="59C90929" w14:textId="6873C71C" w:rsidR="00EB49AB" w:rsidRDefault="00EB49AB" w:rsidP="00EB49AB">
      <w:pPr>
        <w:pStyle w:val="ListParagraph"/>
        <w:contextualSpacing w:val="0"/>
      </w:pPr>
      <w:r>
        <w:t xml:space="preserve">Put the replaced Incident Tracking Identifier in the incidentTrackingIdentifier element of the </w:t>
      </w:r>
      <w:del w:id="287" w:author="Michael Smith [2]" w:date="2026-06-03T14:07:00Z" w16du:dateUtc="2026-06-03T18:07:00Z">
        <w:r w:rsidDel="00A108EE">
          <w:delText>Split/Merge</w:delText>
        </w:r>
      </w:del>
      <w:ins w:id="288" w:author="Michael Smith [2]" w:date="2026-06-03T14:07:00Z" w16du:dateUtc="2026-06-03T18:07:00Z">
        <w:r w:rsidR="00A108EE">
          <w:t>Merge</w:t>
        </w:r>
      </w:ins>
      <w:r>
        <w:t xml:space="preserve"> Data component and set the incidentMergeDirectionCode to </w:t>
      </w:r>
      <w:ins w:id="289" w:author="Michael Smith [2]" w:date="2026-05-08T13:21:00Z" w16du:dateUtc="2026-05-08T17:21:00Z">
        <w:r w:rsidR="009274D5">
          <w:t>“</w:t>
        </w:r>
      </w:ins>
      <w:r>
        <w:t>REPLACED</w:t>
      </w:r>
      <w:ins w:id="290" w:author="Michael Smith [2]" w:date="2026-05-08T13:22:00Z" w16du:dateUtc="2026-05-08T17:22:00Z">
        <w:r w:rsidR="009274D5">
          <w:t>”</w:t>
        </w:r>
      </w:ins>
      <w:r>
        <w:t>.</w:t>
      </w:r>
    </w:p>
    <w:p w14:paraId="10715E09" w14:textId="77777777" w:rsidR="00EB49AB" w:rsidRDefault="00EB49AB" w:rsidP="00EB49AB">
      <w:pPr>
        <w:pStyle w:val="BodyText"/>
      </w:pPr>
      <w:r>
        <w:t>Subscribers to the replaced Incident Tracking Indentifier (who might not be subscribed to the surviving Incident) must also be notified. To do so, the IHFE MUST:</w:t>
      </w:r>
    </w:p>
    <w:p w14:paraId="68314793" w14:textId="74A6BE44" w:rsidR="00EB49AB" w:rsidRDefault="00EB49AB" w:rsidP="00EB49AB">
      <w:pPr>
        <w:pStyle w:val="ListParagraph"/>
        <w:contextualSpacing w:val="0"/>
      </w:pPr>
      <w:r>
        <w:t>Put the replaced Incident Tracking Identifier in the header of another EIDO</w:t>
      </w:r>
    </w:p>
    <w:p w14:paraId="63ECFC99" w14:textId="407D8D4E" w:rsidR="00EB49AB" w:rsidRPr="00EB49AB" w:rsidRDefault="00EB49AB" w:rsidP="00EB49AB">
      <w:pPr>
        <w:pStyle w:val="ListParagraph"/>
        <w:contextualSpacing w:val="0"/>
      </w:pPr>
      <w:r>
        <w:t xml:space="preserve">Put the surviving Incident Tracking Identifier in the incidentTrackingIdentifier element of the </w:t>
      </w:r>
      <w:del w:id="291" w:author="Michael Smith [2]" w:date="2026-06-03T14:07:00Z" w16du:dateUtc="2026-06-03T18:07:00Z">
        <w:r w:rsidDel="00A108EE">
          <w:delText>Split/Merge</w:delText>
        </w:r>
      </w:del>
      <w:ins w:id="292" w:author="Michael Smith [2]" w:date="2026-06-03T14:07:00Z" w16du:dateUtc="2026-06-03T18:07:00Z">
        <w:r w:rsidR="00A108EE">
          <w:t>Merge</w:t>
        </w:r>
      </w:ins>
      <w:r>
        <w:t xml:space="preserve"> Data component and set the incidentMergeDirectionCode to </w:t>
      </w:r>
      <w:commentRangeStart w:id="293"/>
      <w:del w:id="294" w:author="Michael Smith [2]" w:date="2026-05-08T13:19:00Z" w16du:dateUtc="2026-05-08T17:19:00Z">
        <w:r w:rsidDel="00DB51C2">
          <w:delText>REPLACES</w:delText>
        </w:r>
        <w:commentRangeEnd w:id="293"/>
        <w:r w:rsidR="00B46583" w:rsidDel="00DB51C2">
          <w:rPr>
            <w:rStyle w:val="CommentReference"/>
            <w:sz w:val="20"/>
            <w:szCs w:val="20"/>
          </w:rPr>
          <w:commentReference w:id="293"/>
        </w:r>
      </w:del>
      <w:ins w:id="295" w:author="Michael Smith [2]" w:date="2026-05-08T13:19:00Z" w16du:dateUtc="2026-05-08T17:19:00Z">
        <w:r w:rsidR="00DB51C2">
          <w:t>REPLACING</w:t>
        </w:r>
      </w:ins>
      <w:r>
        <w:t>.</w:t>
      </w:r>
    </w:p>
    <w:p w14:paraId="3F1B4586" w14:textId="77777777" w:rsidR="00EB49AB" w:rsidRDefault="00EB49AB" w:rsidP="00EB49AB">
      <w:pPr>
        <w:pStyle w:val="Heading3"/>
      </w:pPr>
      <w:bookmarkStart w:id="296" w:name="_Toc233105476"/>
      <w:r w:rsidRPr="00EB49AB">
        <w:t>Splitting an Incident</w:t>
      </w:r>
      <w:bookmarkEnd w:id="296"/>
    </w:p>
    <w:p w14:paraId="2335F0FB" w14:textId="73F05E1C" w:rsidR="00EB49AB" w:rsidRDefault="00EB49AB" w:rsidP="00EB49AB">
      <w:pPr>
        <w:pStyle w:val="BodyText"/>
      </w:pPr>
      <w:r>
        <w:t xml:space="preserve">If it is determined that an incident must be split (cloned), then a copy of the Incident data SHALL be made by the IHFE and a new Incident Tracking Identifier assigned. The IHFE SHALL log the split as described in the Logging Service section of NENA STA 010 </w:t>
      </w:r>
      <w:r w:rsidR="00040A57">
        <w:fldChar w:fldCharType="begin"/>
      </w:r>
      <w:r w:rsidR="00040A57">
        <w:instrText xml:space="preserve"> REF _Ref129852940 \r \h </w:instrText>
      </w:r>
      <w:r w:rsidR="00040A57">
        <w:fldChar w:fldCharType="separate"/>
      </w:r>
      <w:r w:rsidR="00040A57">
        <w:t>[7]</w:t>
      </w:r>
      <w:r w:rsidR="00040A57">
        <w:fldChar w:fldCharType="end"/>
      </w:r>
      <w:r>
        <w:t>.</w:t>
      </w:r>
    </w:p>
    <w:p w14:paraId="4828368C" w14:textId="16D67868" w:rsidR="00EB49AB" w:rsidRPr="00EB49AB" w:rsidRDefault="00EB49AB" w:rsidP="00EB49AB">
      <w:pPr>
        <w:pStyle w:val="BodyText"/>
      </w:pPr>
      <w:del w:id="297" w:author="Michael Smith [2]" w:date="2026-05-08T13:25:00Z" w16du:dateUtc="2026-05-08T17:25:00Z">
        <w:r w:rsidDel="0031531A">
          <w:delText>The split SHALL be communicated to other FEs using the Link data component of the EIDO as specified below in Linking Incidents.</w:delText>
        </w:r>
      </w:del>
      <w:ins w:id="298" w:author="Michael Smith [2]" w:date="2026-05-08T13:25:00Z" w16du:dateUtc="2026-05-08T17:25:00Z">
        <w:r w:rsidR="0031531A">
          <w:t xml:space="preserve"> The split SHALL be communicated to other FEs </w:t>
        </w:r>
      </w:ins>
      <w:ins w:id="299" w:author="Michael Smith [2]" w:date="2026-05-08T13:26:00Z" w16du:dateUtc="2026-05-08T17:26:00Z">
        <w:r w:rsidR="00417824">
          <w:t xml:space="preserve">by setting the </w:t>
        </w:r>
        <w:r w:rsidR="00944E25">
          <w:t>incidentMergeDirectionCode</w:t>
        </w:r>
      </w:ins>
      <w:ins w:id="300" w:author="Michael Smith [2]" w:date="2026-05-11T13:20:00Z" w16du:dateUtc="2026-05-11T17:20:00Z">
        <w:r w:rsidR="0057495E">
          <w:t xml:space="preserve"> </w:t>
        </w:r>
      </w:ins>
      <w:ins w:id="301" w:author="Michael Smith [2]" w:date="2026-05-08T13:26:00Z" w16du:dateUtc="2026-05-08T17:26:00Z">
        <w:r w:rsidR="00944E25">
          <w:t>to</w:t>
        </w:r>
      </w:ins>
      <w:ins w:id="302" w:author="Michael Smith [2]" w:date="2026-05-08T13:27:00Z" w16du:dateUtc="2026-05-08T17:27:00Z">
        <w:r w:rsidR="00944E25">
          <w:t xml:space="preserve"> </w:t>
        </w:r>
        <w:r w:rsidR="00B42803">
          <w:t>“SPLIT”</w:t>
        </w:r>
      </w:ins>
      <w:ins w:id="303" w:author="Michael Smith [2]" w:date="2026-05-11T13:21:00Z" w16du:dateUtc="2026-05-11T17:21:00Z">
        <w:r w:rsidR="006E6E73">
          <w:t xml:space="preserve"> in</w:t>
        </w:r>
      </w:ins>
      <w:ins w:id="304" w:author="Michael Smith [2]" w:date="2026-05-11T13:30:00Z" w16du:dateUtc="2026-05-11T17:30:00Z">
        <w:r w:rsidR="00F81796">
          <w:t xml:space="preserve"> </w:t>
        </w:r>
      </w:ins>
      <w:ins w:id="305" w:author="Michael Smith [2]" w:date="2026-05-11T13:36:00Z" w16du:dateUtc="2026-05-11T17:36:00Z">
        <w:r w:rsidR="004A72A3">
          <w:t>the</w:t>
        </w:r>
      </w:ins>
      <w:ins w:id="306" w:author="Michael Smith [2]" w:date="2026-05-11T13:21:00Z" w16du:dateUtc="2026-05-11T17:21:00Z">
        <w:r w:rsidR="006E6E73">
          <w:t xml:space="preserve"> </w:t>
        </w:r>
      </w:ins>
      <w:ins w:id="307" w:author="Michael Smith [2]" w:date="2026-06-03T14:07:00Z" w16du:dateUtc="2026-06-03T18:07:00Z">
        <w:r w:rsidR="00A108EE">
          <w:t>Merge</w:t>
        </w:r>
      </w:ins>
      <w:ins w:id="308" w:author="Michael Smith [2]" w:date="2026-05-11T13:36:00Z" w16du:dateUtc="2026-05-11T17:36:00Z">
        <w:r w:rsidR="004A72A3">
          <w:t xml:space="preserve"> Information data component</w:t>
        </w:r>
      </w:ins>
      <w:ins w:id="309" w:author="Michael Smith [2]" w:date="2026-05-08T13:27:00Z" w16du:dateUtc="2026-05-08T17:27:00Z">
        <w:r w:rsidR="00B42803">
          <w:t>.</w:t>
        </w:r>
      </w:ins>
    </w:p>
    <w:p w14:paraId="5F7FC552" w14:textId="77777777" w:rsidR="00EB49AB" w:rsidRDefault="00EB49AB" w:rsidP="00EB49AB">
      <w:pPr>
        <w:pStyle w:val="Heading3"/>
      </w:pPr>
      <w:bookmarkStart w:id="310" w:name="_Toc233105477"/>
      <w:r w:rsidRPr="00EB49AB">
        <w:t>Linking Incidents</w:t>
      </w:r>
      <w:bookmarkEnd w:id="310"/>
    </w:p>
    <w:p w14:paraId="32CF8F63" w14:textId="7DB64517" w:rsidR="00EB49AB" w:rsidRDefault="00EB49AB" w:rsidP="00EB49AB">
      <w:pPr>
        <w:pStyle w:val="BodyText"/>
      </w:pPr>
      <w:r>
        <w:t xml:space="preserve">If the Incident is determined to be related to an existing Incident (hereafter, Incident A), the current Incident (hereafter, Incident B) SHALL be linked to Incident A by the IHFE as described in the Logging Service section of NENA STA 010 </w:t>
      </w:r>
      <w:r w:rsidR="00040A57">
        <w:fldChar w:fldCharType="begin"/>
      </w:r>
      <w:r w:rsidR="00040A57">
        <w:instrText xml:space="preserve"> REF _Ref129852940 \r \h </w:instrText>
      </w:r>
      <w:r w:rsidR="00040A57">
        <w:fldChar w:fldCharType="separate"/>
      </w:r>
      <w:r w:rsidR="00040A57">
        <w:t>[7]</w:t>
      </w:r>
      <w:r w:rsidR="00040A57">
        <w:fldChar w:fldCharType="end"/>
      </w:r>
      <w:r>
        <w:t>.</w:t>
      </w:r>
    </w:p>
    <w:p w14:paraId="5FBCAA98" w14:textId="61C3EC5E" w:rsidR="00EB49AB" w:rsidRDefault="00EB49AB" w:rsidP="00EB49AB">
      <w:pPr>
        <w:pStyle w:val="BodyText"/>
      </w:pPr>
      <w:r>
        <w:lastRenderedPageBreak/>
        <w:t xml:space="preserve">The link SHALL be communicated to other FEs using the Link data component of an EIDO as specified in the NENA-STA-021 </w:t>
      </w:r>
      <w:r w:rsidR="00AA4BA3">
        <w:fldChar w:fldCharType="begin"/>
      </w:r>
      <w:r w:rsidR="00AA4BA3">
        <w:instrText xml:space="preserve"> REF _Ref225776300 \r \h </w:instrText>
      </w:r>
      <w:r w:rsidR="00AA4BA3">
        <w:fldChar w:fldCharType="separate"/>
      </w:r>
      <w:r w:rsidR="00AA4BA3">
        <w:t>[22]</w:t>
      </w:r>
      <w:r w:rsidR="00AA4BA3">
        <w:fldChar w:fldCharType="end"/>
      </w:r>
      <w:r>
        <w:t xml:space="preserve">. </w:t>
      </w:r>
    </w:p>
    <w:p w14:paraId="63E97D0E" w14:textId="77777777" w:rsidR="00EB49AB" w:rsidRDefault="00EB49AB" w:rsidP="00EB49AB">
      <w:pPr>
        <w:pStyle w:val="BodyText"/>
      </w:pPr>
      <w:r>
        <w:t>To inform those subscribing to Incident A, the IHFE MUST:</w:t>
      </w:r>
    </w:p>
    <w:p w14:paraId="0F6F7B40" w14:textId="6A173FF6" w:rsidR="00EB49AB" w:rsidRDefault="00EB49AB" w:rsidP="00EB49AB">
      <w:pPr>
        <w:pStyle w:val="ListParagraph"/>
        <w:contextualSpacing w:val="0"/>
      </w:pPr>
      <w:r>
        <w:t>Put the Incident Tracking Identifier of Incident A in the header of an EIDO.</w:t>
      </w:r>
    </w:p>
    <w:p w14:paraId="42D7EEB6" w14:textId="56E3A6AE" w:rsidR="00EB49AB" w:rsidRDefault="00EB49AB" w:rsidP="00EB49AB">
      <w:pPr>
        <w:pStyle w:val="ListParagraph"/>
        <w:contextualSpacing w:val="0"/>
      </w:pPr>
      <w:r>
        <w:t>Put the Incident Tracking Identifier of Incident B in the incidentTrackingIdentifier element of the Link Data component.</w:t>
      </w:r>
    </w:p>
    <w:p w14:paraId="70ED9940" w14:textId="77777777" w:rsidR="00EB49AB" w:rsidRDefault="00EB49AB" w:rsidP="00EB49AB">
      <w:pPr>
        <w:pStyle w:val="BodyText"/>
      </w:pPr>
      <w:r>
        <w:t>Subscribers to Incident B (who might not be subscribed to Incident A) must also be notified. To do so, the IHFE MUST:</w:t>
      </w:r>
    </w:p>
    <w:p w14:paraId="661D23FC" w14:textId="778B1C7F" w:rsidR="00EB49AB" w:rsidRDefault="00EB49AB" w:rsidP="00EB49AB">
      <w:pPr>
        <w:pStyle w:val="ListParagraph"/>
        <w:contextualSpacing w:val="0"/>
      </w:pPr>
      <w:r>
        <w:t>Put the Incident Tracking Identifier of Incident B in the header of another EIDO.</w:t>
      </w:r>
    </w:p>
    <w:p w14:paraId="06FA5E94" w14:textId="29186A9F" w:rsidR="00EB49AB" w:rsidRDefault="00EB49AB" w:rsidP="00EB49AB">
      <w:pPr>
        <w:pStyle w:val="ListParagraph"/>
        <w:contextualSpacing w:val="0"/>
      </w:pPr>
      <w:r>
        <w:t xml:space="preserve">Put the Incident Tracking Identifier of Incident A in the incidentTrackingIdentifier element of the Link Data component. </w:t>
      </w:r>
    </w:p>
    <w:p w14:paraId="4E0B1A0C" w14:textId="77777777" w:rsidR="00EB49AB" w:rsidRDefault="00EB49AB" w:rsidP="00EB49AB">
      <w:pPr>
        <w:pStyle w:val="BodyText"/>
      </w:pPr>
      <w:r>
        <w:t>The nature of the link is given by the linkDirectionCode:</w:t>
      </w:r>
    </w:p>
    <w:p w14:paraId="1AF326BD" w14:textId="35C23661" w:rsidR="00EB49AB" w:rsidRDefault="00EB49AB" w:rsidP="00EB49AB">
      <w:pPr>
        <w:pStyle w:val="ListParagraph"/>
        <w:contextualSpacing w:val="0"/>
      </w:pPr>
      <w:r>
        <w:t>“</w:t>
      </w:r>
      <w:commentRangeStart w:id="311"/>
      <w:del w:id="312" w:author="Michael Smith [2]" w:date="2026-05-08T13:18:00Z" w16du:dateUtc="2026-05-08T17:18:00Z">
        <w:r w:rsidDel="003D6FD0">
          <w:delText>Parent</w:delText>
        </w:r>
      </w:del>
      <w:commentRangeEnd w:id="311"/>
      <w:r w:rsidR="00B46583">
        <w:rPr>
          <w:rStyle w:val="CommentReference"/>
          <w:sz w:val="20"/>
          <w:szCs w:val="20"/>
        </w:rPr>
        <w:commentReference w:id="311"/>
      </w:r>
      <w:ins w:id="313" w:author="Michael Smith [2]" w:date="2026-05-08T13:18:00Z" w16du:dateUtc="2026-05-08T17:18:00Z">
        <w:r w:rsidR="003D6FD0">
          <w:t>PARENT</w:t>
        </w:r>
      </w:ins>
      <w:r>
        <w:t>” The Incident Tracking Identifier contained in the Link data component represents an Incident that caused or triggered the Incident represented by the Incident Tracking Identifier contained in the EIDO header.</w:t>
      </w:r>
    </w:p>
    <w:p w14:paraId="7D21D51B" w14:textId="287AC1A2" w:rsidR="00EB49AB" w:rsidRDefault="00EB49AB" w:rsidP="00EB49AB">
      <w:pPr>
        <w:pStyle w:val="ListParagraph"/>
        <w:contextualSpacing w:val="0"/>
      </w:pPr>
      <w:r>
        <w:t>“</w:t>
      </w:r>
      <w:del w:id="314" w:author="Michael Smith [2]" w:date="2026-05-08T13:18:00Z" w16du:dateUtc="2026-05-08T17:18:00Z">
        <w:r w:rsidDel="003D6FD0">
          <w:delText>Child</w:delText>
        </w:r>
      </w:del>
      <w:ins w:id="315" w:author="Michael Smith [2]" w:date="2026-05-08T13:18:00Z" w16du:dateUtc="2026-05-08T17:18:00Z">
        <w:r w:rsidR="003D6FD0">
          <w:t>CHILD</w:t>
        </w:r>
      </w:ins>
      <w:r>
        <w:t>” The Incident Tracking Identifier contained in the Link data component represents an Incident that was caused or triggered by the Incident represented by the Incident Tracking Identifier in the EIDO header.</w:t>
      </w:r>
    </w:p>
    <w:p w14:paraId="15F972B5" w14:textId="3BABCDB6" w:rsidR="00EB49AB" w:rsidRDefault="00EB49AB" w:rsidP="00EB49AB">
      <w:pPr>
        <w:pStyle w:val="ListParagraph"/>
        <w:contextualSpacing w:val="0"/>
      </w:pPr>
      <w:r>
        <w:t>“</w:t>
      </w:r>
      <w:del w:id="316" w:author="Michael Smith [2]" w:date="2026-05-08T13:18:00Z" w16du:dateUtc="2026-05-08T17:18:00Z">
        <w:r w:rsidDel="003D6FD0">
          <w:delText>Related</w:delText>
        </w:r>
      </w:del>
      <w:ins w:id="317" w:author="Michael Smith [2]" w:date="2026-05-08T13:18:00Z" w16du:dateUtc="2026-05-08T17:18:00Z">
        <w:r w:rsidR="003D6FD0">
          <w:t>RELATED</w:t>
        </w:r>
      </w:ins>
      <w:r>
        <w:t>” The Incident Tracking Identifier contained in the Link data component is related to the Incident Tracking Identifier in the EIDO header but is not a parent or child.</w:t>
      </w:r>
    </w:p>
    <w:p w14:paraId="1FC7943C" w14:textId="48D6039C" w:rsidR="00EB49AB" w:rsidRPr="00EB49AB" w:rsidRDefault="00EB49AB" w:rsidP="00EB49AB">
      <w:pPr>
        <w:pStyle w:val="ListParagraph"/>
        <w:contextualSpacing w:val="0"/>
      </w:pPr>
      <w:r>
        <w:t>“</w:t>
      </w:r>
      <w:del w:id="318" w:author="Michael Smith [2]" w:date="2026-05-08T13:18:00Z" w16du:dateUtc="2026-05-08T17:18:00Z">
        <w:r w:rsidDel="003D6FD0">
          <w:delText>Unlink</w:delText>
        </w:r>
      </w:del>
      <w:ins w:id="319" w:author="Michael Smith [2]" w:date="2026-05-08T13:18:00Z" w16du:dateUtc="2026-05-08T17:18:00Z">
        <w:r w:rsidR="003D6FD0">
          <w:t>UNLINK</w:t>
        </w:r>
      </w:ins>
      <w:r>
        <w:t>” The Incident Tracking Identifier contained in the Link data component that was previously linked is now unlinked from the Incident Tracking Identifier in the EIDO header. The Unlink is included in only one EIDO to denote the action.</w:t>
      </w:r>
    </w:p>
    <w:p w14:paraId="66B4896F" w14:textId="4621DBD3" w:rsidR="00EB49AB" w:rsidRDefault="00EB49AB" w:rsidP="00EB49AB">
      <w:pPr>
        <w:pStyle w:val="Heading3"/>
      </w:pPr>
      <w:bookmarkStart w:id="320" w:name="_Toc233105478"/>
      <w:r w:rsidRPr="00EB49AB">
        <w:t>Incident Handling Functionality</w:t>
      </w:r>
      <w:bookmarkEnd w:id="320"/>
    </w:p>
    <w:p w14:paraId="0FEAB8F0" w14:textId="0358484E" w:rsidR="00EB49AB" w:rsidRDefault="00EB49AB" w:rsidP="00EB49AB">
      <w:pPr>
        <w:pStyle w:val="BodyText"/>
      </w:pPr>
      <w:r>
        <w:t xml:space="preserve">The IHFE SHALL support the exchange of EIDOs with other FEs as specified in the Emergency Incident Data Object section of this document. </w:t>
      </w:r>
    </w:p>
    <w:p w14:paraId="485D4C78" w14:textId="66364586" w:rsidR="00EB49AB" w:rsidRDefault="00EB49AB" w:rsidP="00EB49AB">
      <w:pPr>
        <w:pStyle w:val="BodyText"/>
      </w:pPr>
      <w:r>
        <w:t>The IHFE MUST be able to obtain the initial location for a call and any subsequent location updates. The IHFE SHALL implement both the HELD dereference interface and the SIP Presence Event Package interface to query the LIS or LNG FE for current location as specified in NENA</w:t>
      </w:r>
      <w:r>
        <w:noBreakHyphen/>
        <w:t>STA</w:t>
      </w:r>
      <w:r>
        <w:noBreakHyphen/>
        <w:t xml:space="preserve">010 </w:t>
      </w:r>
      <w:r>
        <w:fldChar w:fldCharType="begin"/>
      </w:r>
      <w:r>
        <w:instrText xml:space="preserve"> REF _Ref200179524 \n \h  \* MERGEFORMAT </w:instrText>
      </w:r>
      <w:r>
        <w:fldChar w:fldCharType="separate"/>
      </w:r>
      <w:r w:rsidR="00753D04">
        <w:fldChar w:fldCharType="begin"/>
      </w:r>
      <w:r w:rsidR="00753D04">
        <w:instrText xml:space="preserve"> REF _Ref129852940 \r \h </w:instrText>
      </w:r>
      <w:r w:rsidR="00753D04">
        <w:fldChar w:fldCharType="separate"/>
      </w:r>
      <w:r w:rsidR="00753D04">
        <w:t>[7]</w:t>
      </w:r>
      <w:r w:rsidR="00753D04">
        <w:fldChar w:fldCharType="end"/>
      </w:r>
      <w:r>
        <w:fldChar w:fldCharType="end"/>
      </w:r>
      <w:r>
        <w:fldChar w:fldCharType="begin"/>
      </w:r>
      <w:r>
        <w:instrText xml:space="preserve"> REF _Ref200179524 \r \h  \* MERGEFORMAT </w:instrText>
      </w:r>
      <w:r>
        <w:fldChar w:fldCharType="separate"/>
      </w:r>
      <w:r>
        <w:fldChar w:fldCharType="end"/>
      </w:r>
      <w:r>
        <w:t xml:space="preserve">. The IHFE SHALL also support manually entered locations. </w:t>
      </w:r>
    </w:p>
    <w:p w14:paraId="70C4100D" w14:textId="005169EB" w:rsidR="00EB49AB" w:rsidRDefault="00EB49AB" w:rsidP="00EB49AB">
      <w:pPr>
        <w:pStyle w:val="BodyText"/>
      </w:pPr>
      <w:r>
        <w:t xml:space="preserve">When the IHFE needs to render a map for which it doesn’t have map data, it MUST use the Mapping Data Service (MDS) to obtain the map, as described in the Mapping Data Service section of this document. To get the desired map data, the IHFE would typically send a findService query to the ECRF for </w:t>
      </w:r>
      <w:r w:rsidRPr="008E3A88">
        <w:t>urn:emergency:service:serviceagencylocator</w:t>
      </w:r>
      <w:r>
        <w:t>.mds with the Incident location, or a polygon that includes the Incident location, then use the S/AL to find the MDS web service interfaces for the Agency or Agencies returned by the ECRF.</w:t>
      </w:r>
    </w:p>
    <w:p w14:paraId="60CF3554" w14:textId="7E7356D6" w:rsidR="00EB49AB" w:rsidRDefault="00EB49AB" w:rsidP="00EB49AB">
      <w:pPr>
        <w:pStyle w:val="BodyText"/>
      </w:pPr>
      <w:r>
        <w:t>The IHFE SHALL support Additional Data included by value in a call, and the Additional Data dereference mechanism specified in NENA</w:t>
      </w:r>
      <w:r>
        <w:noBreakHyphen/>
        <w:t>STA</w:t>
      </w:r>
      <w:r>
        <w:noBreakHyphen/>
        <w:t xml:space="preserve">010 </w:t>
      </w:r>
      <w:r>
        <w:fldChar w:fldCharType="begin"/>
      </w:r>
      <w:r>
        <w:instrText xml:space="preserve"> REF _Ref200179524 \n \h  \* MERGEFORMAT </w:instrText>
      </w:r>
      <w:r>
        <w:fldChar w:fldCharType="separate"/>
      </w:r>
      <w:r w:rsidR="00753D04">
        <w:fldChar w:fldCharType="begin"/>
      </w:r>
      <w:r w:rsidR="00753D04">
        <w:instrText xml:space="preserve"> REF _Ref129852940 \r \h </w:instrText>
      </w:r>
      <w:r w:rsidR="00753D04">
        <w:fldChar w:fldCharType="separate"/>
      </w:r>
      <w:r w:rsidR="00753D04">
        <w:t>[7]</w:t>
      </w:r>
      <w:r w:rsidR="00753D04">
        <w:fldChar w:fldCharType="end"/>
      </w:r>
      <w:r>
        <w:fldChar w:fldCharType="end"/>
      </w:r>
      <w:r>
        <w:fldChar w:fldCharType="begin"/>
      </w:r>
      <w:r>
        <w:instrText xml:space="preserve"> REF _Ref200179524 \r \h  \* MERGEFORMAT </w:instrText>
      </w:r>
      <w:r>
        <w:fldChar w:fldCharType="separate"/>
      </w:r>
      <w:r>
        <w:fldChar w:fldCharType="end"/>
      </w:r>
      <w:r>
        <w:t xml:space="preserve">. </w:t>
      </w:r>
    </w:p>
    <w:p w14:paraId="4547B983" w14:textId="0F045217" w:rsidR="00EB49AB" w:rsidRDefault="00EB49AB" w:rsidP="00EB49AB">
      <w:pPr>
        <w:pStyle w:val="BodyText"/>
      </w:pPr>
      <w:r w:rsidRPr="0040713A">
        <w:t>The PSAP IHFE SHALL implement the LoST client interfaces to support interaction with the ECRF and LVF FEs.</w:t>
      </w:r>
      <w:r>
        <w:t xml:space="preserve"> </w:t>
      </w:r>
      <w:r w:rsidRPr="00480779">
        <w:t>Use of the LoST client interface is defined in the LoST subsection of the Interfaces section of NENA</w:t>
      </w:r>
      <w:r>
        <w:noBreakHyphen/>
      </w:r>
      <w:r w:rsidRPr="00480779">
        <w:t>STA</w:t>
      </w:r>
      <w:r>
        <w:noBreakHyphen/>
        <w:t xml:space="preserve">010 </w:t>
      </w:r>
      <w:r>
        <w:fldChar w:fldCharType="begin"/>
      </w:r>
      <w:r>
        <w:instrText xml:space="preserve"> REF _Ref200179524 \n \h  \* MERGEFORMAT </w:instrText>
      </w:r>
      <w:r>
        <w:fldChar w:fldCharType="separate"/>
      </w:r>
      <w:r w:rsidR="00753D04">
        <w:fldChar w:fldCharType="begin"/>
      </w:r>
      <w:r w:rsidR="00753D04">
        <w:instrText xml:space="preserve"> REF _Ref129852940 \r \h </w:instrText>
      </w:r>
      <w:r w:rsidR="00753D04">
        <w:fldChar w:fldCharType="separate"/>
      </w:r>
      <w:r w:rsidR="00753D04">
        <w:t>[7]</w:t>
      </w:r>
      <w:r w:rsidR="00753D04">
        <w:fldChar w:fldCharType="end"/>
      </w:r>
      <w:r>
        <w:fldChar w:fldCharType="end"/>
      </w:r>
      <w:r>
        <w:fldChar w:fldCharType="begin"/>
      </w:r>
      <w:r>
        <w:instrText xml:space="preserve"> REF _Ref200179524 \r \h  \* MERGEFORMAT </w:instrText>
      </w:r>
      <w:r>
        <w:fldChar w:fldCharType="separate"/>
      </w:r>
      <w:r>
        <w:fldChar w:fldCharType="end"/>
      </w:r>
      <w:r w:rsidRPr="00480779">
        <w:t>.</w:t>
      </w:r>
    </w:p>
    <w:p w14:paraId="25A73971" w14:textId="03686874" w:rsidR="00EB49AB" w:rsidRDefault="00EB49AB" w:rsidP="00EB49AB">
      <w:pPr>
        <w:pStyle w:val="BodyText"/>
      </w:pPr>
      <w:r>
        <w:lastRenderedPageBreak/>
        <w:t xml:space="preserve">Systems that implement the IHFE need to validate civic locations. The IHFE SHALL support the LVF client interface for such validations or use an internal LVF. If the implementation contains an LVF, that LVF is not required to support external requests for location validation. </w:t>
      </w:r>
    </w:p>
    <w:p w14:paraId="67D02206" w14:textId="19AFAE5E" w:rsidR="00EB49AB" w:rsidRDefault="00EB49AB" w:rsidP="00EB49AB">
      <w:pPr>
        <w:pStyle w:val="BodyText"/>
      </w:pPr>
      <w:r>
        <w:t>If the IHFE is using Incident location to determine the responding services that are needed, then it MUST use the ECRF to obtain the services. In cases where location-based routing is not needed, the IHFE MAY determine the services via an internal mechanism, which is not standardized in this document.</w:t>
      </w:r>
    </w:p>
    <w:p w14:paraId="1D14656F" w14:textId="7312C950" w:rsidR="00EB49AB" w:rsidRDefault="00EB49AB" w:rsidP="00EB49AB">
      <w:pPr>
        <w:pStyle w:val="BodyText"/>
      </w:pPr>
      <w:commentRangeStart w:id="321"/>
      <w:r>
        <w:t>The IHFE SHALL implement the client side of the Service/Agency Locator interface as described in the Service/Agency Locator section of NENA</w:t>
      </w:r>
      <w:r>
        <w:noBreakHyphen/>
        <w:t>STA</w:t>
      </w:r>
      <w:r>
        <w:noBreakHyphen/>
        <w:t xml:space="preserve">010 </w:t>
      </w:r>
      <w:r>
        <w:fldChar w:fldCharType="begin"/>
      </w:r>
      <w:r>
        <w:instrText xml:space="preserve"> REF _Ref200179524 \n \h  \* MERGEFORMAT </w:instrText>
      </w:r>
      <w:r>
        <w:fldChar w:fldCharType="separate"/>
      </w:r>
      <w:r w:rsidR="00753D04">
        <w:fldChar w:fldCharType="begin"/>
      </w:r>
      <w:r w:rsidR="00753D04">
        <w:instrText xml:space="preserve"> REF _Ref129852940 \r \h </w:instrText>
      </w:r>
      <w:r w:rsidR="00753D04">
        <w:fldChar w:fldCharType="separate"/>
      </w:r>
      <w:r w:rsidR="00753D04">
        <w:t>[7]</w:t>
      </w:r>
      <w:r w:rsidR="00753D04">
        <w:fldChar w:fldCharType="end"/>
      </w:r>
      <w:r>
        <w:fldChar w:fldCharType="end"/>
      </w:r>
      <w:r>
        <w:fldChar w:fldCharType="begin"/>
      </w:r>
      <w:r>
        <w:instrText xml:space="preserve"> REF _Ref200179524 \r \h  \* MERGEFORMAT </w:instrText>
      </w:r>
      <w:r>
        <w:fldChar w:fldCharType="separate"/>
      </w:r>
      <w:r>
        <w:fldChar w:fldCharType="end"/>
      </w:r>
      <w:r>
        <w:t>. The Service/Agency Locator Service is used to discover an Agency’s interface entry points and other important Agency information.</w:t>
      </w:r>
      <w:commentRangeEnd w:id="321"/>
      <w:r w:rsidR="00B46583">
        <w:rPr>
          <w:rStyle w:val="CommentReference"/>
          <w:sz w:val="20"/>
          <w:szCs w:val="20"/>
        </w:rPr>
        <w:commentReference w:id="321"/>
      </w:r>
    </w:p>
    <w:p w14:paraId="28FEF58A" w14:textId="0A67A9F7" w:rsidR="006669AC" w:rsidRDefault="006669AC" w:rsidP="006669AC">
      <w:pPr>
        <w:pStyle w:val="Heading3"/>
      </w:pPr>
      <w:bookmarkStart w:id="322" w:name="_Toc233105479"/>
      <w:r w:rsidRPr="006669AC">
        <w:t>Incident Handling Policy</w:t>
      </w:r>
      <w:bookmarkEnd w:id="322"/>
    </w:p>
    <w:p w14:paraId="18A13F24" w14:textId="1E050D8B" w:rsidR="006669AC" w:rsidRDefault="006669AC" w:rsidP="006669AC">
      <w:pPr>
        <w:pStyle w:val="BodyText"/>
      </w:pPr>
      <w:r>
        <w:t>The IHFE is an integral part of the Call Handling Service, the Dispatch Service, and Responder Data Services (RDS), so the IHFE doesn’t have its own Service Name. DRM rules for the IHFE’s EIDO interface are the DRM rules specified in the CallHandlingPolicy, DispatchPolicy, or RdsPolicy respectively.</w:t>
      </w:r>
    </w:p>
    <w:p w14:paraId="2C24EAF5" w14:textId="7D000D3C" w:rsidR="006669AC" w:rsidRDefault="006669AC" w:rsidP="006669AC">
      <w:pPr>
        <w:pStyle w:val="BodyText"/>
      </w:pPr>
      <w:commentRangeStart w:id="323"/>
      <w:r>
        <w:t>The IHFE MUST enforce the EIDO DRM Policy of the Service that is using the IHFE (CallHandlingPolicy, DispatchPolicy, or RdsPolicy) per the Policy section of this document.</w:t>
      </w:r>
      <w:commentRangeEnd w:id="323"/>
      <w:r w:rsidR="00B46583">
        <w:rPr>
          <w:rStyle w:val="CommentReference"/>
          <w:sz w:val="20"/>
          <w:szCs w:val="20"/>
        </w:rPr>
        <w:commentReference w:id="323"/>
      </w:r>
    </w:p>
    <w:p w14:paraId="0BDA373E" w14:textId="77777777" w:rsidR="006669AC" w:rsidRDefault="006669AC" w:rsidP="006669AC">
      <w:pPr>
        <w:pStyle w:val="Heading3"/>
      </w:pPr>
      <w:bookmarkStart w:id="324" w:name="_Toc233105480"/>
      <w:r w:rsidRPr="006669AC">
        <w:t>Closing an Incident</w:t>
      </w:r>
      <w:bookmarkEnd w:id="324"/>
    </w:p>
    <w:p w14:paraId="0993A654" w14:textId="77777777" w:rsidR="006669AC" w:rsidRDefault="006669AC" w:rsidP="006669AC">
      <w:pPr>
        <w:pStyle w:val="BodyText"/>
      </w:pPr>
      <w:r>
        <w:t>If the IHFE is used to close an Incident, the IHFE SHALL:</w:t>
      </w:r>
    </w:p>
    <w:p w14:paraId="00608CE8" w14:textId="036630CA" w:rsidR="006669AC" w:rsidRDefault="006669AC" w:rsidP="006669AC">
      <w:pPr>
        <w:pStyle w:val="ListParagraph"/>
        <w:contextualSpacing w:val="0"/>
      </w:pPr>
      <w:r>
        <w:t>Initiate logging of a IncidentClearLogEvent to the Logging Service as specified in the Logging Service section of NENA</w:t>
      </w:r>
      <w:r>
        <w:noBreakHyphen/>
        <w:t>STA</w:t>
      </w:r>
      <w:r>
        <w:noBreakHyphen/>
        <w:t xml:space="preserve">010 </w:t>
      </w:r>
      <w:r w:rsidR="00753D04">
        <w:fldChar w:fldCharType="begin"/>
      </w:r>
      <w:r w:rsidR="00753D04">
        <w:instrText xml:space="preserve"> REF _Ref129852940 \r \h </w:instrText>
      </w:r>
      <w:r w:rsidR="00753D04">
        <w:fldChar w:fldCharType="separate"/>
      </w:r>
      <w:r w:rsidR="00753D04">
        <w:t>[7]</w:t>
      </w:r>
      <w:r w:rsidR="00753D04">
        <w:fldChar w:fldCharType="end"/>
      </w:r>
      <w:r>
        <w:t>.</w:t>
      </w:r>
    </w:p>
    <w:p w14:paraId="4ECBA54C" w14:textId="61F7395D" w:rsidR="006669AC" w:rsidRPr="006669AC" w:rsidRDefault="006669AC" w:rsidP="006669AC">
      <w:pPr>
        <w:pStyle w:val="ListParagraph"/>
        <w:contextualSpacing w:val="0"/>
      </w:pPr>
      <w:r>
        <w:t>Notify EIDO subscribers of the closing of the Incident.</w:t>
      </w:r>
    </w:p>
    <w:p w14:paraId="5B9F54B5" w14:textId="77777777" w:rsidR="006669AC" w:rsidRDefault="006669AC" w:rsidP="006669AC">
      <w:pPr>
        <w:pStyle w:val="Heading3"/>
      </w:pPr>
      <w:bookmarkStart w:id="325" w:name="_Toc233105481"/>
      <w:r w:rsidRPr="006669AC">
        <w:t>Reopening an Incident</w:t>
      </w:r>
      <w:bookmarkEnd w:id="325"/>
    </w:p>
    <w:p w14:paraId="065E7358" w14:textId="77777777" w:rsidR="006669AC" w:rsidRDefault="006669AC" w:rsidP="006669AC">
      <w:pPr>
        <w:pStyle w:val="BodyText"/>
      </w:pPr>
      <w:r>
        <w:t>If the IHFE needs to log events on an Incident for which an IncidentClearLogEvent has been logged, the IHFE SHALL:</w:t>
      </w:r>
    </w:p>
    <w:p w14:paraId="707BA678" w14:textId="50E3104B" w:rsidR="006669AC" w:rsidRDefault="007768E1" w:rsidP="006669AC">
      <w:pPr>
        <w:pStyle w:val="ListParagraph"/>
      </w:pPr>
      <w:r>
        <w:t>L</w:t>
      </w:r>
      <w:r w:rsidR="006669AC">
        <w:t>og an IncidentReopenLogEvent</w:t>
      </w:r>
      <w:r>
        <w:t>.</w:t>
      </w:r>
    </w:p>
    <w:p w14:paraId="52AE4FF0" w14:textId="4F9518E2" w:rsidR="006669AC" w:rsidRDefault="007768E1" w:rsidP="006669AC">
      <w:pPr>
        <w:pStyle w:val="ListParagraph"/>
      </w:pPr>
      <w:r>
        <w:t>N</w:t>
      </w:r>
      <w:r w:rsidR="006669AC">
        <w:t>otify EIDO subscribers of the reopening of the Incident</w:t>
      </w:r>
      <w:r>
        <w:t>.</w:t>
      </w:r>
    </w:p>
    <w:p w14:paraId="11C9FE7B" w14:textId="043D9E41" w:rsidR="006669AC" w:rsidRPr="006669AC" w:rsidRDefault="006669AC" w:rsidP="006669AC">
      <w:pPr>
        <w:pStyle w:val="BodyText"/>
      </w:pPr>
      <w:r>
        <w:t>If the IHFE is subsequenty used to close the reopened Incident, it SHALL follow the procedure specified in “Closing an Incident” above.</w:t>
      </w:r>
    </w:p>
    <w:p w14:paraId="7A2DE376" w14:textId="77777777" w:rsidR="007768E1" w:rsidRDefault="007768E1" w:rsidP="007768E1">
      <w:pPr>
        <w:pStyle w:val="Heading2"/>
      </w:pPr>
      <w:bookmarkStart w:id="326" w:name="_Toc233105482"/>
      <w:r w:rsidRPr="007768E1">
        <w:t>Call Handling Functional Element (CHFE)</w:t>
      </w:r>
      <w:bookmarkEnd w:id="326"/>
    </w:p>
    <w:p w14:paraId="5218849E" w14:textId="77777777" w:rsidR="00D73EF6" w:rsidRDefault="00D73EF6" w:rsidP="00D73EF6">
      <w:pPr>
        <w:pStyle w:val="BodyText"/>
      </w:pPr>
      <w:r>
        <w:t xml:space="preserve">The Call Handling Functional Element (CHFE) is responsible for the functionality and interfaces related to the processing of calls. This includes the interface to the NGCS network over which Emergency Calls are received and MAY interface to the PSAP’s other communication systems and networks (an administrative PBX, Public Switched Telephone Network (PSTN), etc.) via the External Switching System (ESS) SIP interface described in this section. </w:t>
      </w:r>
    </w:p>
    <w:p w14:paraId="11A47266" w14:textId="77777777" w:rsidR="00D73EF6" w:rsidRDefault="00D73EF6" w:rsidP="00D73EF6">
      <w:pPr>
        <w:pStyle w:val="BodyText"/>
      </w:pPr>
      <w:r>
        <w:t xml:space="preserve">To process the underlying Incident and related data being reported by a caller (e.g. the ability to display and update Incident data such as location, etc.) a PSAP must have (in addition to the CHFE) an IHFE. The two FEs each have distinct responsibilities in support of call and incident handling. The IHFE is described in the </w:t>
      </w:r>
      <w:hyperlink w:anchor="_Incident_Handling_FE" w:history="1">
        <w:r w:rsidRPr="00481AC0">
          <w:rPr>
            <w:rStyle w:val="Hyperlink"/>
          </w:rPr>
          <w:t>Incident Handling FE Section</w:t>
        </w:r>
      </w:hyperlink>
      <w:r>
        <w:t xml:space="preserve">. </w:t>
      </w:r>
    </w:p>
    <w:p w14:paraId="6CC57417" w14:textId="77777777" w:rsidR="00D73EF6" w:rsidRPr="00C71E53" w:rsidRDefault="00D73EF6" w:rsidP="00D73EF6">
      <w:pPr>
        <w:pStyle w:val="Heading3"/>
      </w:pPr>
      <w:bookmarkStart w:id="327" w:name="_Toc230162927"/>
      <w:bookmarkStart w:id="328" w:name="_Toc233105483"/>
      <w:r w:rsidRPr="00C71E53">
        <w:lastRenderedPageBreak/>
        <w:t>Early Media</w:t>
      </w:r>
      <w:bookmarkEnd w:id="327"/>
      <w:bookmarkEnd w:id="328"/>
    </w:p>
    <w:p w14:paraId="6E0389AB" w14:textId="77777777" w:rsidR="00D73EF6" w:rsidRDefault="00D73EF6" w:rsidP="00D73EF6">
      <w:pPr>
        <w:pStyle w:val="BodyText"/>
      </w:pPr>
      <w:r>
        <w:t>E</w:t>
      </w:r>
      <w:r>
        <w:rPr>
          <w:kern w:val="2"/>
        </w:rPr>
        <w:t>a</w:t>
      </w:r>
      <w:r>
        <w:t>rly Media is defined as media streams that flow between parties before the session establishment process is complete, that is, before a final response has been provided. It is important the CHFE accepts Early Media that it receives, but because some devices don’t work with Early Media, making it inconsistent, this document restricts how it may be used.</w:t>
      </w:r>
    </w:p>
    <w:p w14:paraId="18C553F1" w14:textId="77777777" w:rsidR="00D73EF6" w:rsidRDefault="00D73EF6" w:rsidP="00D73EF6">
      <w:pPr>
        <w:pStyle w:val="BodyText"/>
      </w:pPr>
      <w:r>
        <w:t>A PSAP SHALL NOT offer Early Media in response to inbound call requests.</w:t>
      </w:r>
    </w:p>
    <w:p w14:paraId="653210E7" w14:textId="77777777" w:rsidR="00D73EF6" w:rsidRDefault="00D73EF6" w:rsidP="00D73EF6">
      <w:pPr>
        <w:pStyle w:val="BodyText"/>
      </w:pPr>
      <w:r>
        <w:t>A PSAP MUST support Early Media offers on outgoing call requests originating from it.</w:t>
      </w:r>
    </w:p>
    <w:p w14:paraId="4CBF4B47" w14:textId="77777777" w:rsidR="00D73EF6" w:rsidRPr="007768E1" w:rsidRDefault="00D73EF6" w:rsidP="00D73EF6">
      <w:pPr>
        <w:pStyle w:val="BodyText"/>
      </w:pPr>
      <w:r>
        <w:t xml:space="preserve">See </w:t>
      </w:r>
      <w:r w:rsidRPr="000B4EDA">
        <w:t>RFC 3960</w:t>
      </w:r>
      <w:r>
        <w:t xml:space="preserve"> </w:t>
      </w:r>
      <w:r>
        <w:fldChar w:fldCharType="begin"/>
      </w:r>
      <w:r>
        <w:instrText xml:space="preserve"> REF _Ref225777075 \r \h </w:instrText>
      </w:r>
      <w:r>
        <w:fldChar w:fldCharType="separate"/>
      </w:r>
      <w:r>
        <w:t>[82]</w:t>
      </w:r>
      <w:r>
        <w:fldChar w:fldCharType="end"/>
      </w:r>
      <w:r>
        <w:t xml:space="preserve"> for Early Media specifications.</w:t>
      </w:r>
    </w:p>
    <w:p w14:paraId="61B7C911" w14:textId="77777777" w:rsidR="00D73EF6" w:rsidRDefault="00D73EF6" w:rsidP="00D73EF6">
      <w:pPr>
        <w:pStyle w:val="Heading3"/>
      </w:pPr>
      <w:bookmarkStart w:id="329" w:name="_Toc230162928"/>
      <w:bookmarkStart w:id="330" w:name="_Toc233105484"/>
      <w:r>
        <w:t>Interfaces</w:t>
      </w:r>
      <w:bookmarkEnd w:id="329"/>
      <w:bookmarkEnd w:id="330"/>
    </w:p>
    <w:p w14:paraId="62A98F0E" w14:textId="77777777" w:rsidR="00D73EF6" w:rsidRDefault="00D73EF6" w:rsidP="00D73EF6">
      <w:pPr>
        <w:pStyle w:val="BodyText"/>
      </w:pPr>
      <w:r w:rsidRPr="007768E1">
        <w:t>A PSAP compliant CHFE MUST implement the following interfaces.</w:t>
      </w:r>
    </w:p>
    <w:p w14:paraId="1DE1EBEC" w14:textId="77777777" w:rsidR="00D73EF6" w:rsidRDefault="00D73EF6" w:rsidP="00D73EF6">
      <w:pPr>
        <w:pStyle w:val="Heading4"/>
      </w:pPr>
      <w:bookmarkStart w:id="331" w:name="_Toc221701599"/>
      <w:commentRangeStart w:id="332"/>
      <w:commentRangeStart w:id="333"/>
      <w:r>
        <w:t>Service State</w:t>
      </w:r>
      <w:commentRangeEnd w:id="332"/>
      <w:r>
        <w:rPr>
          <w:rStyle w:val="CommentReference"/>
          <w:sz w:val="20"/>
          <w:szCs w:val="20"/>
        </w:rPr>
        <w:commentReference w:id="332"/>
      </w:r>
      <w:commentRangeEnd w:id="333"/>
      <w:r w:rsidR="007768E1">
        <w:rPr>
          <w:rStyle w:val="CommentReference"/>
          <w:sz w:val="20"/>
          <w:szCs w:val="20"/>
        </w:rPr>
        <w:commentReference w:id="333"/>
      </w:r>
      <w:r>
        <w:t xml:space="preserve"> and Security Posture Subscription</w:t>
      </w:r>
      <w:bookmarkEnd w:id="331"/>
    </w:p>
    <w:p w14:paraId="7F247C6B" w14:textId="77777777" w:rsidR="00D73EF6" w:rsidRPr="007768E1" w:rsidRDefault="00D73EF6" w:rsidP="00D73EF6">
      <w:pPr>
        <w:pStyle w:val="BodyText"/>
      </w:pPr>
      <w:r w:rsidRPr="007768E1">
        <w:t xml:space="preserve">The CHFE MUST subscribe to Management Console’s PSAP Service State/Security Posture notifications per the specifications in the Service State section of NENA STA 010 </w:t>
      </w:r>
      <w:r>
        <w:fldChar w:fldCharType="begin"/>
      </w:r>
      <w:r>
        <w:instrText xml:space="preserve"> REF _Ref129852940 \r \h </w:instrText>
      </w:r>
      <w:r>
        <w:fldChar w:fldCharType="separate"/>
      </w:r>
      <w:r>
        <w:t>[7]</w:t>
      </w:r>
      <w:r>
        <w:fldChar w:fldCharType="end"/>
      </w:r>
      <w:r w:rsidRPr="007768E1">
        <w:t>. Upon any change to the Service State of the PSAP, the QueueState of any queues the CHFE manages MUST be set to represent the current PSAP Service State with an appropriate value per the mapping specified in the Queue State Subscription section of this document.</w:t>
      </w:r>
    </w:p>
    <w:p w14:paraId="35C62436" w14:textId="77777777" w:rsidR="00D73EF6" w:rsidRDefault="00D73EF6" w:rsidP="00D73EF6">
      <w:pPr>
        <w:pStyle w:val="Heading4"/>
      </w:pPr>
      <w:commentRangeStart w:id="334"/>
      <w:r w:rsidRPr="007768E1">
        <w:t>Element State Subscription</w:t>
      </w:r>
    </w:p>
    <w:p w14:paraId="0D67F187" w14:textId="77777777" w:rsidR="00D73EF6" w:rsidRPr="007768E1" w:rsidRDefault="00D73EF6" w:rsidP="00D73EF6">
      <w:pPr>
        <w:pStyle w:val="BodyText"/>
      </w:pPr>
      <w:r w:rsidRPr="007768E1">
        <w:t>The CHFE MUST implement the notifier side of the Element State subscription mechanism as described in the Element State Requirements section of this document.</w:t>
      </w:r>
      <w:commentRangeEnd w:id="334"/>
      <w:r w:rsidRPr="007768E1">
        <w:rPr>
          <w:rStyle w:val="CommentReference"/>
          <w:sz w:val="20"/>
          <w:szCs w:val="20"/>
        </w:rPr>
        <w:commentReference w:id="334"/>
      </w:r>
    </w:p>
    <w:p w14:paraId="67A98D93" w14:textId="77777777" w:rsidR="00D73EF6" w:rsidRDefault="00D73EF6" w:rsidP="00D73EF6">
      <w:pPr>
        <w:pStyle w:val="Heading4"/>
      </w:pPr>
      <w:r w:rsidRPr="007768E1">
        <w:t>Emergency Services Routing Proxy (ESRP) Interface</w:t>
      </w:r>
    </w:p>
    <w:p w14:paraId="6EA92FD1" w14:textId="77777777" w:rsidR="00D73EF6" w:rsidRPr="007768E1" w:rsidRDefault="00D73EF6" w:rsidP="00D73EF6">
      <w:pPr>
        <w:pStyle w:val="BodyText"/>
      </w:pPr>
      <w:r w:rsidRPr="007768E1">
        <w:t>The CHFE MUST implement the SIP call interface as defined in the SIP Call section of NENA</w:t>
      </w:r>
      <w:r>
        <w:noBreakHyphen/>
      </w:r>
      <w:r w:rsidRPr="007768E1">
        <w:t>STA</w:t>
      </w:r>
      <w:r>
        <w:noBreakHyphen/>
      </w:r>
      <w:r w:rsidRPr="007768E1">
        <w:t xml:space="preserve">010 </w:t>
      </w:r>
      <w:r>
        <w:fldChar w:fldCharType="begin"/>
      </w:r>
      <w:r>
        <w:instrText xml:space="preserve"> REF _Ref129852940 \r \h </w:instrText>
      </w:r>
      <w:r>
        <w:fldChar w:fldCharType="separate"/>
      </w:r>
      <w:r>
        <w:t>[7]</w:t>
      </w:r>
      <w:r>
        <w:fldChar w:fldCharType="end"/>
      </w:r>
      <w:r w:rsidRPr="007768E1">
        <w:t xml:space="preserve">, including support for PSAP Call Control features as specified in Appendix C of NENA STA 010 </w:t>
      </w:r>
      <w:r>
        <w:fldChar w:fldCharType="begin"/>
      </w:r>
      <w:r>
        <w:instrText xml:space="preserve"> REF _Ref129852940 \r \h </w:instrText>
      </w:r>
      <w:r>
        <w:fldChar w:fldCharType="separate"/>
      </w:r>
      <w:r>
        <w:t>[7]</w:t>
      </w:r>
      <w:r>
        <w:fldChar w:fldCharType="end"/>
      </w:r>
      <w:r w:rsidRPr="007768E1">
        <w:t>, in jurisdictions where PSAP Call Control features are desired or required.</w:t>
      </w:r>
    </w:p>
    <w:p w14:paraId="6B9C68F2" w14:textId="77777777" w:rsidR="00D73EF6" w:rsidRDefault="00D73EF6" w:rsidP="00D73EF6">
      <w:pPr>
        <w:pStyle w:val="Heading4"/>
      </w:pPr>
      <w:r>
        <w:t>Queues</w:t>
      </w:r>
    </w:p>
    <w:p w14:paraId="6A730E36" w14:textId="77777777" w:rsidR="00D73EF6" w:rsidRDefault="00D73EF6" w:rsidP="00D73EF6">
      <w:pPr>
        <w:pStyle w:val="BodyText"/>
      </w:pPr>
      <w:r>
        <w:t>The CHFE MUST support multiple Queues, although a small PSAP might use only one Queue. Each Queue MUST have a globally unique name as defined in the Queue Identifier section of NENA</w:t>
      </w:r>
      <w:r>
        <w:noBreakHyphen/>
        <w:t>STA</w:t>
      </w:r>
      <w:r>
        <w:noBreakHyphen/>
        <w:t xml:space="preserve">010 </w:t>
      </w:r>
      <w:r>
        <w:fldChar w:fldCharType="begin"/>
      </w:r>
      <w:r>
        <w:instrText xml:space="preserve"> REF _Ref200179524 \n \h  \* MERGEFORMAT </w:instrText>
      </w:r>
      <w:r>
        <w:fldChar w:fldCharType="separate"/>
      </w:r>
      <w:r>
        <w:fldChar w:fldCharType="begin"/>
      </w:r>
      <w:r>
        <w:instrText xml:space="preserve"> REF _Ref129852940 \r \h </w:instrText>
      </w:r>
      <w:r>
        <w:fldChar w:fldCharType="separate"/>
      </w:r>
      <w:r>
        <w:t>[7]</w:t>
      </w:r>
      <w:r>
        <w:fldChar w:fldCharType="end"/>
      </w:r>
      <w:r>
        <w:fldChar w:fldCharType="end"/>
      </w:r>
      <w:r>
        <w:fldChar w:fldCharType="begin"/>
      </w:r>
      <w:r>
        <w:instrText xml:space="preserve"> REF _Ref200179524 \r \h  \* MERGEFORMAT </w:instrText>
      </w:r>
      <w:r>
        <w:fldChar w:fldCharType="end"/>
      </w:r>
      <w:r>
        <w:t xml:space="preserve"> where the host part must contain in whole or in part the Agency Identifier of the Agency owning or subscribing to the CHFE. For example, “sip:sos@psap.allegheny.pa.us” or “sip:sos@backup.psap.allegheny.pa.us”.</w:t>
      </w:r>
    </w:p>
    <w:p w14:paraId="5AF52906" w14:textId="77777777" w:rsidR="00D73EF6" w:rsidDel="004B1F49" w:rsidRDefault="00D73EF6" w:rsidP="00D73EF6">
      <w:pPr>
        <w:pStyle w:val="BodyText"/>
        <w:rPr>
          <w:moveFrom w:id="335" w:author="Daniel Mongrain" w:date="2026-06-22T16:04:00Z"/>
        </w:rPr>
      </w:pPr>
      <w:moveFromRangeStart w:id="336" w:author="Daniel Mongrain" w:date="2026-06-22T16:04:00Z" w:name="move233036713"/>
      <w:moveFrom w:id="337" w:author="Daniel Mongrain" w:date="2026-06-22T16:04:00Z">
        <w:r w:rsidRPr="00A972BF" w:rsidDel="004B1F49">
          <w:t>If a call is received on a queue that has a queue state of Standby, the call SHOULD be rejected.</w:t>
        </w:r>
        <w:r w:rsidDel="004B1F49">
          <w:rPr>
            <w:rStyle w:val="FootnoteReference"/>
          </w:rPr>
          <w:footnoteReference w:id="6"/>
        </w:r>
      </w:moveFrom>
    </w:p>
    <w:p w14:paraId="0A33AB3E" w14:textId="77777777" w:rsidR="00D73EF6" w:rsidRDefault="00D73EF6" w:rsidP="00D73EF6">
      <w:pPr>
        <w:pStyle w:val="Heading4"/>
      </w:pPr>
      <w:bookmarkStart w:id="340" w:name="_Toc221701613"/>
      <w:moveFromRangeEnd w:id="336"/>
      <w:commentRangeStart w:id="341"/>
      <w:commentRangeStart w:id="342"/>
      <w:r w:rsidRPr="00135CA3">
        <w:t>Dequeue Registration</w:t>
      </w:r>
      <w:bookmarkEnd w:id="340"/>
      <w:commentRangeEnd w:id="341"/>
      <w:r>
        <w:rPr>
          <w:rStyle w:val="CommentReference"/>
          <w:sz w:val="20"/>
          <w:szCs w:val="20"/>
        </w:rPr>
        <w:commentReference w:id="341"/>
      </w:r>
      <w:commentRangeEnd w:id="342"/>
      <w:r w:rsidR="00600A42">
        <w:rPr>
          <w:rStyle w:val="CommentReference"/>
          <w:sz w:val="20"/>
          <w:szCs w:val="20"/>
        </w:rPr>
        <w:commentReference w:id="342"/>
      </w:r>
    </w:p>
    <w:p w14:paraId="7B3D17C0" w14:textId="77777777" w:rsidR="00D73EF6" w:rsidRDefault="00D73EF6" w:rsidP="00D73EF6">
      <w:pPr>
        <w:pStyle w:val="BodyText"/>
      </w:pPr>
      <w:r>
        <w:t>The CHFE MUST implement the client side of the DequeueRegistration Web Service mechanism as specified in the DequeueRegistration Web Service section of NENA</w:t>
      </w:r>
      <w:r>
        <w:noBreakHyphen/>
        <w:t>STA</w:t>
      </w:r>
      <w:r>
        <w:noBreakHyphen/>
        <w:t xml:space="preserve">010 </w:t>
      </w:r>
      <w:r>
        <w:fldChar w:fldCharType="begin"/>
      </w:r>
      <w:r>
        <w:instrText xml:space="preserve"> REF _Ref200179524 \n \h  \* MERGEFORMAT </w:instrText>
      </w:r>
      <w:r>
        <w:fldChar w:fldCharType="separate"/>
      </w:r>
      <w:r>
        <w:fldChar w:fldCharType="begin"/>
      </w:r>
      <w:r>
        <w:instrText xml:space="preserve"> REF _Ref129852940 \r \h </w:instrText>
      </w:r>
      <w:r>
        <w:fldChar w:fldCharType="separate"/>
      </w:r>
      <w:r>
        <w:t>[7]</w:t>
      </w:r>
      <w:r>
        <w:fldChar w:fldCharType="end"/>
      </w:r>
      <w:r>
        <w:fldChar w:fldCharType="end"/>
      </w:r>
      <w:r>
        <w:fldChar w:fldCharType="begin"/>
      </w:r>
      <w:r>
        <w:instrText xml:space="preserve"> REF _Ref200179524 \r \h  \* MERGEFORMAT </w:instrText>
      </w:r>
      <w:r>
        <w:fldChar w:fldCharType="end"/>
      </w:r>
      <w:r>
        <w:t>. As stated in NENA</w:t>
      </w:r>
      <w:r>
        <w:noBreakHyphen/>
        <w:t>STA</w:t>
      </w:r>
      <w:r>
        <w:noBreakHyphen/>
        <w:t xml:space="preserve">010 </w:t>
      </w:r>
      <w:r>
        <w:fldChar w:fldCharType="begin"/>
      </w:r>
      <w:r>
        <w:instrText xml:space="preserve"> REF _Ref200179524 \n \h  \* MERGEFORMAT </w:instrText>
      </w:r>
      <w:r>
        <w:fldChar w:fldCharType="separate"/>
      </w:r>
      <w:r>
        <w:fldChar w:fldCharType="begin"/>
      </w:r>
      <w:r>
        <w:instrText xml:space="preserve"> REF _Ref129852940 \r \h </w:instrText>
      </w:r>
      <w:r>
        <w:fldChar w:fldCharType="separate"/>
      </w:r>
      <w:r>
        <w:t>[7]</w:t>
      </w:r>
      <w:r>
        <w:fldChar w:fldCharType="end"/>
      </w:r>
      <w:r>
        <w:fldChar w:fldCharType="end"/>
      </w:r>
      <w:r>
        <w:fldChar w:fldCharType="begin"/>
      </w:r>
      <w:r>
        <w:instrText xml:space="preserve"> REF _Ref200179524 \r \h  \* MERGEFORMAT </w:instrText>
      </w:r>
      <w:r>
        <w:fldChar w:fldCharType="end"/>
      </w:r>
      <w:r>
        <w:t xml:space="preserve">, a queue that has only a single dequeuer does not use DequeueRegistration. However, the CHFE might be provisioned to dequeue from queues that have multiple dequeuers and will require use of the DequeueRegistration client. For each queue the CHFE can receive </w:t>
      </w:r>
      <w:r>
        <w:lastRenderedPageBreak/>
        <w:t>calls on, the CHFE MUST register to dequeue as specified in the DequeueRegistration Web Service section of NENA</w:t>
      </w:r>
      <w:r>
        <w:noBreakHyphen/>
        <w:t>STA</w:t>
      </w:r>
      <w:r>
        <w:noBreakHyphen/>
        <w:t xml:space="preserve">010 </w:t>
      </w:r>
      <w:r>
        <w:fldChar w:fldCharType="begin"/>
      </w:r>
      <w:r>
        <w:instrText xml:space="preserve"> REF _Ref200179524 \n \h  \* MERGEFORMAT </w:instrText>
      </w:r>
      <w:r>
        <w:fldChar w:fldCharType="separate"/>
      </w:r>
      <w:r>
        <w:fldChar w:fldCharType="begin"/>
      </w:r>
      <w:r>
        <w:instrText xml:space="preserve"> REF _Ref129852940 \r \h </w:instrText>
      </w:r>
      <w:r>
        <w:fldChar w:fldCharType="separate"/>
      </w:r>
      <w:r>
        <w:t>[7]</w:t>
      </w:r>
      <w:r>
        <w:fldChar w:fldCharType="end"/>
      </w:r>
      <w:r>
        <w:fldChar w:fldCharType="end"/>
      </w:r>
      <w:r>
        <w:fldChar w:fldCharType="begin"/>
      </w:r>
      <w:r>
        <w:instrText xml:space="preserve"> REF _Ref200179524 \r \h  \* MERGEFORMAT </w:instrText>
      </w:r>
      <w:r>
        <w:fldChar w:fldCharType="end"/>
      </w:r>
      <w:r>
        <w:t xml:space="preserve">. </w:t>
      </w:r>
    </w:p>
    <w:p w14:paraId="71C523B9" w14:textId="77777777" w:rsidR="00D73EF6" w:rsidRDefault="00D73EF6" w:rsidP="00D73EF6">
      <w:pPr>
        <w:pStyle w:val="BodyText"/>
      </w:pPr>
      <w:r>
        <w:t>The CHFE MUST renew a registration prior to its expiry. The CHFE SHOULD renew a registration when half of the subscription validity time has passed.</w:t>
      </w:r>
    </w:p>
    <w:p w14:paraId="32F85D87" w14:textId="77777777" w:rsidR="00D73EF6" w:rsidRDefault="00D73EF6" w:rsidP="00D73EF6">
      <w:pPr>
        <w:pStyle w:val="BodyText"/>
      </w:pPr>
      <w:r>
        <w:t>The CHFE MUST unregister when appropriate, for example if the system is about to go out of service or a queue is about to be removed.</w:t>
      </w:r>
    </w:p>
    <w:p w14:paraId="7D28DE7A" w14:textId="77777777" w:rsidR="00D73EF6" w:rsidRPr="000565E6" w:rsidRDefault="00D73EF6" w:rsidP="00D73EF6">
      <w:pPr>
        <w:pStyle w:val="BodyText"/>
      </w:pPr>
      <w:r>
        <w:t>A queue’s Dequeue Registration state MUST not affect the CHFE’s ability to process a call on that queue.</w:t>
      </w:r>
    </w:p>
    <w:p w14:paraId="23EBF7BE" w14:textId="77777777" w:rsidR="00D73EF6" w:rsidRDefault="00D73EF6" w:rsidP="00D73EF6">
      <w:pPr>
        <w:pStyle w:val="Heading4"/>
      </w:pPr>
      <w:r w:rsidRPr="000565E6">
        <w:t>Queue State Subscription</w:t>
      </w:r>
    </w:p>
    <w:p w14:paraId="2E8BEC98" w14:textId="77777777" w:rsidR="00D73EF6" w:rsidRDefault="00D73EF6" w:rsidP="00D73EF6">
      <w:pPr>
        <w:pStyle w:val="BodyText"/>
      </w:pPr>
      <w:r>
        <w:t xml:space="preserve">The CHFE MUST implement the notifier side of the Queue State subscription mechanism as specified in the QueueState Event Package section of the NENA STA 010 </w:t>
      </w:r>
      <w:r>
        <w:fldChar w:fldCharType="begin"/>
      </w:r>
      <w:r>
        <w:instrText xml:space="preserve"> REF _Ref129852940 \r \h </w:instrText>
      </w:r>
      <w:r>
        <w:fldChar w:fldCharType="separate"/>
      </w:r>
      <w:r>
        <w:t>[7]</w:t>
      </w:r>
      <w:r>
        <w:fldChar w:fldCharType="end"/>
      </w:r>
      <w:r>
        <w:t xml:space="preserve">. Upon reception of a SUBSCRIBE request addressed with the Queue Identifier and specifying the emergency-QueueState event package, the CHFE MUST consult the policy (queueState) to determine if the requester is permitted to subscribe. If not, the CHFE MUST return 603 Decline. The CHFE determines whether the specified queue is one managed by the CHFE. If not, the CHFE MUST return 488 Not Acceptable Here. If the request is acceptable, the CHFE MUST return 200 OK. The CHFE MUST implement event rate filters, RFC 6446 </w:t>
      </w:r>
      <w:r>
        <w:fldChar w:fldCharType="begin"/>
      </w:r>
      <w:r>
        <w:instrText xml:space="preserve"> REF _Ref225767366 \r \h </w:instrText>
      </w:r>
      <w:r>
        <w:fldChar w:fldCharType="separate"/>
      </w:r>
      <w:r>
        <w:t>[18]</w:t>
      </w:r>
      <w:r>
        <w:fldChar w:fldCharType="end"/>
      </w:r>
      <w:r>
        <w:t xml:space="preserve">. Upon acceptance, the CHFE MUST send an initial NOTIFY message. </w:t>
      </w:r>
    </w:p>
    <w:p w14:paraId="49006261" w14:textId="77777777" w:rsidR="00D73EF6" w:rsidRDefault="00D73EF6" w:rsidP="00D73EF6">
      <w:pPr>
        <w:pStyle w:val="BodyText"/>
      </w:pPr>
      <w:r>
        <w:t>NOTIFY messages MUST contain the following information:</w:t>
      </w:r>
    </w:p>
    <w:p w14:paraId="2ECAF0F1" w14:textId="77777777" w:rsidR="00D73EF6" w:rsidRDefault="00D73EF6" w:rsidP="00D73EF6">
      <w:pPr>
        <w:pStyle w:val="ListParagraph"/>
        <w:ind w:left="2160"/>
      </w:pPr>
      <w:r w:rsidRPr="000565E6">
        <w:rPr>
          <w:b/>
          <w:bCs/>
        </w:rPr>
        <w:t>queueUri</w:t>
      </w:r>
      <w:r>
        <w:t>: Queue Identifier of the queue.</w:t>
      </w:r>
    </w:p>
    <w:p w14:paraId="3A8A0EE4" w14:textId="77777777" w:rsidR="00D73EF6" w:rsidRDefault="00D73EF6" w:rsidP="00D73EF6">
      <w:pPr>
        <w:pStyle w:val="ListParagraph"/>
        <w:ind w:left="2160"/>
      </w:pPr>
      <w:r w:rsidRPr="000565E6">
        <w:rPr>
          <w:b/>
          <w:bCs/>
        </w:rPr>
        <w:t>queueLength</w:t>
      </w:r>
      <w:r>
        <w:t>: current number of calls in the queue waiting to be answered.</w:t>
      </w:r>
    </w:p>
    <w:p w14:paraId="5D6A034A" w14:textId="77777777" w:rsidR="00D73EF6" w:rsidRDefault="00D73EF6" w:rsidP="00D73EF6">
      <w:pPr>
        <w:pStyle w:val="ListParagraph"/>
        <w:ind w:left="2160"/>
      </w:pPr>
      <w:r w:rsidRPr="000565E6">
        <w:rPr>
          <w:b/>
          <w:bCs/>
        </w:rPr>
        <w:t>queueMaxLength</w:t>
      </w:r>
      <w:r>
        <w:t>: maximum number of calls this queue can hold.</w:t>
      </w:r>
    </w:p>
    <w:p w14:paraId="470D0C24" w14:textId="77777777" w:rsidR="00D73EF6" w:rsidRDefault="00D73EF6" w:rsidP="00D73EF6">
      <w:pPr>
        <w:pStyle w:val="ListParagraph"/>
        <w:ind w:left="2160"/>
      </w:pPr>
      <w:r w:rsidRPr="000565E6">
        <w:rPr>
          <w:b/>
          <w:bCs/>
        </w:rPr>
        <w:t>state</w:t>
      </w:r>
      <w:r>
        <w:t>: current QueueState of the queue, MUST be a value found in the queueState registry.</w:t>
      </w:r>
    </w:p>
    <w:p w14:paraId="5A97AE3F" w14:textId="77777777" w:rsidR="00D73EF6" w:rsidRDefault="00D73EF6" w:rsidP="00D73EF6">
      <w:pPr>
        <w:pStyle w:val="BodyText"/>
      </w:pPr>
      <w:r>
        <w:t xml:space="preserve">NOTE: queueLength MUST include only calls waiting to be answered, not calls that are currently being handled by an Agent or an automaton. The number of calls currently being handled by Agents and/or automatons can be tracked by monitoring LogEvents. </w:t>
      </w:r>
    </w:p>
    <w:p w14:paraId="080499AE" w14:textId="77777777" w:rsidR="00D73EF6" w:rsidRDefault="00D73EF6" w:rsidP="00D73EF6">
      <w:pPr>
        <w:pStyle w:val="BodyText"/>
      </w:pPr>
      <w:r>
        <w:t>Upon any change to the Queue’s state (which includes when calls are queued and dequeued) and respecting any rate filter the subscriber may have specified, the CHFE MUST generate a QueueState NOTIFY message containing the updated state information.</w:t>
      </w:r>
    </w:p>
    <w:p w14:paraId="3388662D" w14:textId="053BCC53" w:rsidR="00D73EF6" w:rsidRDefault="00D73EF6" w:rsidP="00D73EF6">
      <w:pPr>
        <w:pStyle w:val="BodyText"/>
      </w:pPr>
      <w:commentRangeStart w:id="343"/>
      <w:r>
        <w:t xml:space="preserve">When the PSAP ServiceState changes, the CHFE MUST </w:t>
      </w:r>
      <w:r w:rsidR="00603AE5">
        <w:t xml:space="preserve">report </w:t>
      </w:r>
      <w:r>
        <w:t xml:space="preserve">the QueueState </w:t>
      </w:r>
      <w:r w:rsidR="001B72E0">
        <w:t>as the</w:t>
      </w:r>
      <w:r>
        <w:t xml:space="preserve"> value per the following table:</w:t>
      </w:r>
      <w:commentRangeEnd w:id="343"/>
      <w:r w:rsidR="00CF3B2B">
        <w:rPr>
          <w:rStyle w:val="CommentReference"/>
          <w:sz w:val="20"/>
          <w:szCs w:val="20"/>
        </w:rPr>
        <w:commentReference w:id="343"/>
      </w:r>
    </w:p>
    <w:p w14:paraId="12C4AE82" w14:textId="77777777" w:rsidR="00D73EF6" w:rsidRPr="00857F32" w:rsidRDefault="00D73EF6" w:rsidP="00D73EF6">
      <w:pPr>
        <w:pStyle w:val="Caption"/>
        <w:keepNext/>
        <w:rPr>
          <w:i/>
          <w:iCs/>
          <w:color w:val="1F497D" w:themeColor="text2"/>
          <w:szCs w:val="18"/>
        </w:rPr>
      </w:pPr>
      <w:bookmarkStart w:id="344" w:name="_Toc227830464"/>
      <w:r w:rsidRPr="0084206B">
        <w:t xml:space="preserve">Table </w:t>
      </w:r>
      <w:fldSimple w:instr=" STYLEREF 1 \s ">
        <w:r>
          <w:rPr>
            <w:noProof/>
          </w:rPr>
          <w:t>4</w:t>
        </w:r>
      </w:fldSimple>
      <w:r>
        <w:noBreakHyphen/>
      </w:r>
      <w:fldSimple w:instr=" SEQ Table \* ARABIC \s 1 ">
        <w:r>
          <w:rPr>
            <w:noProof/>
          </w:rPr>
          <w:t>1</w:t>
        </w:r>
      </w:fldSimple>
      <w:r w:rsidRPr="0084206B">
        <w:t xml:space="preserve"> </w:t>
      </w:r>
      <w:r>
        <w:t>PSAP ServiceState to QueueState Mapping</w:t>
      </w:r>
      <w:bookmarkEnd w:id="344"/>
    </w:p>
    <w:tbl>
      <w:tblPr>
        <w:tblStyle w:val="TableGrid"/>
        <w:tblpPr w:leftFromText="187" w:rightFromText="187" w:bottomFromText="288" w:vertAnchor="text" w:tblpXSpec="center"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29" w:type="dxa"/>
        </w:tblCellMar>
        <w:tblLook w:val="04A0" w:firstRow="1" w:lastRow="0" w:firstColumn="1" w:lastColumn="0" w:noHBand="0" w:noVBand="1"/>
      </w:tblPr>
      <w:tblGrid>
        <w:gridCol w:w="4860"/>
        <w:gridCol w:w="4860"/>
      </w:tblGrid>
      <w:tr w:rsidR="00D73EF6" w14:paraId="7D80C10B" w14:textId="77777777" w:rsidTr="002F3060">
        <w:trPr>
          <w:tblHeader/>
        </w:trPr>
        <w:tc>
          <w:tcPr>
            <w:tcW w:w="4860" w:type="dxa"/>
            <w:shd w:val="clear" w:color="auto" w:fill="D9D9D9" w:themeFill="background1" w:themeFillShade="D9"/>
            <w:tcMar>
              <w:left w:w="115" w:type="dxa"/>
              <w:bottom w:w="58" w:type="dxa"/>
              <w:right w:w="115" w:type="dxa"/>
            </w:tcMar>
            <w:vAlign w:val="center"/>
          </w:tcPr>
          <w:p w14:paraId="1E6762C2" w14:textId="77777777" w:rsidR="00D73EF6" w:rsidRPr="00F67305" w:rsidRDefault="00D73EF6" w:rsidP="002F3060">
            <w:pPr>
              <w:rPr>
                <w:b/>
                <w:bCs/>
              </w:rPr>
            </w:pPr>
            <w:r>
              <w:rPr>
                <w:b/>
              </w:rPr>
              <w:t>PSAP ServiceState</w:t>
            </w:r>
          </w:p>
        </w:tc>
        <w:tc>
          <w:tcPr>
            <w:tcW w:w="4860" w:type="dxa"/>
            <w:shd w:val="clear" w:color="auto" w:fill="D9D9D9" w:themeFill="background1" w:themeFillShade="D9"/>
            <w:tcMar>
              <w:left w:w="115" w:type="dxa"/>
              <w:bottom w:w="58" w:type="dxa"/>
              <w:right w:w="115" w:type="dxa"/>
            </w:tcMar>
            <w:vAlign w:val="center"/>
          </w:tcPr>
          <w:p w14:paraId="7F44626C" w14:textId="77777777" w:rsidR="00D73EF6" w:rsidRPr="00F67305" w:rsidRDefault="00D73EF6" w:rsidP="002F3060">
            <w:pPr>
              <w:rPr>
                <w:b/>
                <w:bCs/>
              </w:rPr>
            </w:pPr>
            <w:r>
              <w:rPr>
                <w:b/>
              </w:rPr>
              <w:t>QueueState state element</w:t>
            </w:r>
          </w:p>
        </w:tc>
      </w:tr>
      <w:tr w:rsidR="00D73EF6" w14:paraId="6E34BD28" w14:textId="77777777" w:rsidTr="002F3060">
        <w:trPr>
          <w:tblHeader/>
        </w:trPr>
        <w:tc>
          <w:tcPr>
            <w:tcW w:w="4860" w:type="dxa"/>
            <w:tcMar>
              <w:left w:w="115" w:type="dxa"/>
              <w:bottom w:w="58" w:type="dxa"/>
              <w:right w:w="115" w:type="dxa"/>
            </w:tcMar>
          </w:tcPr>
          <w:p w14:paraId="58B953E6" w14:textId="77777777" w:rsidR="00D73EF6" w:rsidRPr="00DA0138" w:rsidRDefault="00D73EF6" w:rsidP="002F3060">
            <w:r w:rsidRPr="003023F1">
              <w:t>Unstaffed</w:t>
            </w:r>
          </w:p>
        </w:tc>
        <w:tc>
          <w:tcPr>
            <w:tcW w:w="4860" w:type="dxa"/>
            <w:tcMar>
              <w:left w:w="115" w:type="dxa"/>
              <w:bottom w:w="58" w:type="dxa"/>
              <w:right w:w="115" w:type="dxa"/>
            </w:tcMar>
          </w:tcPr>
          <w:p w14:paraId="58D493BE" w14:textId="77777777" w:rsidR="00D73EF6" w:rsidRPr="00857F32" w:rsidRDefault="00D73EF6" w:rsidP="002F3060">
            <w:r w:rsidRPr="007C55E3">
              <w:t>Disabled</w:t>
            </w:r>
          </w:p>
        </w:tc>
      </w:tr>
      <w:tr w:rsidR="00D73EF6" w14:paraId="4CB40DA7" w14:textId="77777777" w:rsidTr="002F3060">
        <w:trPr>
          <w:tblHeader/>
        </w:trPr>
        <w:tc>
          <w:tcPr>
            <w:tcW w:w="4860" w:type="dxa"/>
            <w:tcMar>
              <w:left w:w="115" w:type="dxa"/>
              <w:bottom w:w="58" w:type="dxa"/>
              <w:right w:w="115" w:type="dxa"/>
            </w:tcMar>
          </w:tcPr>
          <w:p w14:paraId="78499F43" w14:textId="77777777" w:rsidR="00D73EF6" w:rsidRPr="002E4846" w:rsidRDefault="00D73EF6" w:rsidP="002F3060">
            <w:r w:rsidRPr="003023F1">
              <w:t>ScheduledMaintenanceDown</w:t>
            </w:r>
          </w:p>
        </w:tc>
        <w:tc>
          <w:tcPr>
            <w:tcW w:w="4860" w:type="dxa"/>
            <w:tcMar>
              <w:left w:w="115" w:type="dxa"/>
              <w:bottom w:w="58" w:type="dxa"/>
              <w:right w:w="115" w:type="dxa"/>
            </w:tcMar>
          </w:tcPr>
          <w:p w14:paraId="3B6FD7BC" w14:textId="77777777" w:rsidR="00D73EF6" w:rsidRPr="00857F32" w:rsidRDefault="00D73EF6" w:rsidP="002F3060">
            <w:r w:rsidRPr="007C55E3">
              <w:t>Disabled</w:t>
            </w:r>
          </w:p>
        </w:tc>
      </w:tr>
      <w:tr w:rsidR="00D73EF6" w14:paraId="5C3CF381" w14:textId="77777777" w:rsidTr="002F3060">
        <w:trPr>
          <w:tblHeader/>
        </w:trPr>
        <w:tc>
          <w:tcPr>
            <w:tcW w:w="4860" w:type="dxa"/>
            <w:tcMar>
              <w:left w:w="115" w:type="dxa"/>
              <w:bottom w:w="58" w:type="dxa"/>
              <w:right w:w="115" w:type="dxa"/>
            </w:tcMar>
          </w:tcPr>
          <w:p w14:paraId="3CDC6455" w14:textId="77777777" w:rsidR="00D73EF6" w:rsidRPr="00DB3F2C" w:rsidRDefault="00D73EF6" w:rsidP="002F3060">
            <w:r w:rsidRPr="003023F1">
              <w:t>Overloaded</w:t>
            </w:r>
          </w:p>
        </w:tc>
        <w:tc>
          <w:tcPr>
            <w:tcW w:w="4860" w:type="dxa"/>
            <w:tcMar>
              <w:left w:w="115" w:type="dxa"/>
              <w:bottom w:w="58" w:type="dxa"/>
              <w:right w:w="115" w:type="dxa"/>
            </w:tcMar>
          </w:tcPr>
          <w:p w14:paraId="6E01F5BB" w14:textId="77777777" w:rsidR="00D73EF6" w:rsidRPr="00857F32" w:rsidRDefault="00D73EF6" w:rsidP="002F3060">
            <w:r w:rsidRPr="007C55E3">
              <w:t>ResourceExhausted</w:t>
            </w:r>
          </w:p>
        </w:tc>
      </w:tr>
      <w:tr w:rsidR="00D73EF6" w14:paraId="64F70C0C" w14:textId="77777777" w:rsidTr="002F3060">
        <w:trPr>
          <w:tblHeader/>
        </w:trPr>
        <w:tc>
          <w:tcPr>
            <w:tcW w:w="4860" w:type="dxa"/>
            <w:tcMar>
              <w:left w:w="115" w:type="dxa"/>
              <w:bottom w:w="58" w:type="dxa"/>
              <w:right w:w="115" w:type="dxa"/>
            </w:tcMar>
          </w:tcPr>
          <w:p w14:paraId="29567D59" w14:textId="77777777" w:rsidR="00D73EF6" w:rsidRPr="00DB3F2C" w:rsidRDefault="00D73EF6" w:rsidP="002F3060">
            <w:r w:rsidRPr="003023F1">
              <w:t>GoingDown</w:t>
            </w:r>
          </w:p>
        </w:tc>
        <w:tc>
          <w:tcPr>
            <w:tcW w:w="4860" w:type="dxa"/>
            <w:tcMar>
              <w:left w:w="115" w:type="dxa"/>
              <w:bottom w:w="58" w:type="dxa"/>
              <w:right w:w="115" w:type="dxa"/>
            </w:tcMar>
          </w:tcPr>
          <w:p w14:paraId="76137EDE" w14:textId="77777777" w:rsidR="00D73EF6" w:rsidRPr="00857F32" w:rsidRDefault="00D73EF6" w:rsidP="002F3060">
            <w:r w:rsidRPr="007C55E3">
              <w:t>Disabled</w:t>
            </w:r>
          </w:p>
        </w:tc>
      </w:tr>
      <w:tr w:rsidR="00D73EF6" w14:paraId="1C342F25" w14:textId="77777777" w:rsidTr="002F3060">
        <w:trPr>
          <w:tblHeader/>
        </w:trPr>
        <w:tc>
          <w:tcPr>
            <w:tcW w:w="4860" w:type="dxa"/>
            <w:tcMar>
              <w:left w:w="115" w:type="dxa"/>
              <w:bottom w:w="58" w:type="dxa"/>
              <w:right w:w="115" w:type="dxa"/>
            </w:tcMar>
          </w:tcPr>
          <w:p w14:paraId="74961CDF" w14:textId="77777777" w:rsidR="00D73EF6" w:rsidRPr="00DB3F2C" w:rsidRDefault="00D73EF6" w:rsidP="002F3060">
            <w:r w:rsidRPr="003023F1">
              <w:t>Down</w:t>
            </w:r>
          </w:p>
        </w:tc>
        <w:tc>
          <w:tcPr>
            <w:tcW w:w="4860" w:type="dxa"/>
            <w:tcMar>
              <w:left w:w="115" w:type="dxa"/>
              <w:bottom w:w="58" w:type="dxa"/>
              <w:right w:w="115" w:type="dxa"/>
            </w:tcMar>
          </w:tcPr>
          <w:p w14:paraId="3DDE8229" w14:textId="77777777" w:rsidR="00D73EF6" w:rsidRPr="00857F32" w:rsidRDefault="00D73EF6" w:rsidP="002F3060">
            <w:r w:rsidRPr="007C55E3">
              <w:t>Disabled</w:t>
            </w:r>
          </w:p>
        </w:tc>
      </w:tr>
    </w:tbl>
    <w:p w14:paraId="19016686" w14:textId="77777777" w:rsidR="00D73EF6" w:rsidRDefault="00D73EF6" w:rsidP="00D73EF6">
      <w:pPr>
        <w:pStyle w:val="Heading4"/>
      </w:pPr>
      <w:r w:rsidRPr="00116BCF">
        <w:lastRenderedPageBreak/>
        <w:t>ESRP Notifications</w:t>
      </w:r>
    </w:p>
    <w:p w14:paraId="65C6F27A" w14:textId="77777777" w:rsidR="00D73EF6" w:rsidRPr="00116BCF" w:rsidRDefault="00D73EF6" w:rsidP="00D73EF6">
      <w:pPr>
        <w:pStyle w:val="BodyText"/>
      </w:pPr>
      <w:r w:rsidRPr="00116BCF">
        <w:t xml:space="preserve">The CHFE MUST implement the subscriber side of the ESRP notifications subscription mechanism as specified in the ESRPnotify Event Package section of NENA STA 010 </w:t>
      </w:r>
      <w:r>
        <w:fldChar w:fldCharType="begin"/>
      </w:r>
      <w:r>
        <w:instrText xml:space="preserve"> REF _Ref129852940 \r \h </w:instrText>
      </w:r>
      <w:r>
        <w:fldChar w:fldCharType="separate"/>
      </w:r>
      <w:r>
        <w:t>[7]</w:t>
      </w:r>
      <w:r>
        <w:fldChar w:fldCharType="end"/>
      </w:r>
      <w:r w:rsidRPr="00116BCF">
        <w:t>. The CHFE MUST send a SUBSCRIBE request to provisioned ESRP URIs specifying the emergency-ESRPnotify event package</w:t>
      </w:r>
      <w:r>
        <w:t>.</w:t>
      </w:r>
    </w:p>
    <w:p w14:paraId="1C511D52" w14:textId="77777777" w:rsidR="00D73EF6" w:rsidRDefault="00D73EF6" w:rsidP="00D73EF6">
      <w:pPr>
        <w:pStyle w:val="Heading4"/>
      </w:pPr>
      <w:r w:rsidRPr="00116BCF">
        <w:t>Abandoned Call Notifications</w:t>
      </w:r>
    </w:p>
    <w:p w14:paraId="6EDE94F3" w14:textId="77777777" w:rsidR="00D73EF6" w:rsidRDefault="00D73EF6" w:rsidP="00D73EF6">
      <w:pPr>
        <w:pStyle w:val="BodyText"/>
        <w:rPr>
          <w:ins w:id="345" w:author="Daniel Mongrain" w:date="2026-05-26T10:14:00Z"/>
        </w:rPr>
      </w:pPr>
      <w:r>
        <w:t>The CHFE MUST implement the subscriber side of the AbandonedCall notifications subscription mechanism as specified in the AbandonedCall Event section of NENA</w:t>
      </w:r>
      <w:r>
        <w:noBreakHyphen/>
        <w:t>STA</w:t>
      </w:r>
      <w:r>
        <w:noBreakHyphen/>
        <w:t xml:space="preserve">010 </w:t>
      </w:r>
      <w:r>
        <w:fldChar w:fldCharType="begin"/>
      </w:r>
      <w:r>
        <w:instrText xml:space="preserve"> REF _Ref200179524 \n \h  \* MERGEFORMAT </w:instrText>
      </w:r>
      <w:r>
        <w:fldChar w:fldCharType="separate"/>
      </w:r>
      <w:r>
        <w:fldChar w:fldCharType="begin"/>
      </w:r>
      <w:r>
        <w:instrText xml:space="preserve"> REF _Ref129852940 \r \h </w:instrText>
      </w:r>
      <w:r>
        <w:fldChar w:fldCharType="separate"/>
      </w:r>
      <w:r>
        <w:t>[7]</w:t>
      </w:r>
      <w:r>
        <w:fldChar w:fldCharType="end"/>
      </w:r>
      <w:r>
        <w:fldChar w:fldCharType="end"/>
      </w:r>
      <w:r>
        <w:fldChar w:fldCharType="begin"/>
      </w:r>
      <w:r>
        <w:instrText xml:space="preserve"> REF _Ref200179524 \r \h  \* MERGEFORMAT </w:instrText>
      </w:r>
      <w:r>
        <w:fldChar w:fldCharType="end"/>
      </w:r>
      <w:r>
        <w:t>. The CHFE, at startup time, MUST send a SUBSCRIBE request to provisioned ESRP URIs specifying the emergency-AbandonedCall event package and MUST maintain the subscriptions active at all time. The CHFE MUST implement the ability to alert Call Takers of Abandoned Calls and upon reception of an Abandoned Call notification, if enabled by local policy, MUST alert appropriate Call Taker(s) of the abandonment of a call. The CHFE MUST notify EIDO subscribers of the callCancel call state change</w:t>
      </w:r>
      <w:ins w:id="346" w:author="Daniel Mongrain" w:date="2026-05-26T10:14:00Z">
        <w:r>
          <w:t xml:space="preserve"> </w:t>
        </w:r>
      </w:ins>
      <w:ins w:id="347" w:author="Daniel Mongrain" w:date="2026-05-26T18:38:00Z">
        <w:r>
          <w:t xml:space="preserve">where the EIDOs are populated </w:t>
        </w:r>
      </w:ins>
      <w:ins w:id="348" w:author="Daniel Mongrain" w:date="2026-05-26T10:14:00Z">
        <w:r>
          <w:t>as follow:</w:t>
        </w:r>
      </w:ins>
    </w:p>
    <w:p w14:paraId="6C051706" w14:textId="77777777" w:rsidR="00D73EF6" w:rsidRDefault="00D73EF6" w:rsidP="00D73EF6">
      <w:pPr>
        <w:pStyle w:val="BodyText"/>
        <w:spacing w:after="0" w:line="240" w:lineRule="auto"/>
        <w:rPr>
          <w:ins w:id="349" w:author="Daniel Mongrain" w:date="2026-05-26T10:18:00Z"/>
          <w:lang w:val="en-CA"/>
        </w:rPr>
      </w:pPr>
      <w:ins w:id="350" w:author="Daniel Mongrain" w:date="2026-05-26T10:19:00Z">
        <w:r>
          <w:rPr>
            <w:lang w:val="en-CA"/>
          </w:rPr>
          <w:t xml:space="preserve">Incident Identifier: </w:t>
        </w:r>
      </w:ins>
      <w:ins w:id="351" w:author="Daniel Mongrain" w:date="2026-05-26T18:33:00Z">
        <w:r>
          <w:rPr>
            <w:lang w:val="en-CA"/>
          </w:rPr>
          <w:t>MUST be the identifier</w:t>
        </w:r>
      </w:ins>
      <w:ins w:id="352" w:author="Daniel Mongrain" w:date="2026-05-26T10:19:00Z">
        <w:r>
          <w:rPr>
            <w:lang w:val="en-CA"/>
          </w:rPr>
          <w:t xml:space="preserve"> found in the notification</w:t>
        </w:r>
      </w:ins>
    </w:p>
    <w:p w14:paraId="1A513EFD" w14:textId="77777777" w:rsidR="00D73EF6" w:rsidRPr="00BC50EC" w:rsidRDefault="00D73EF6">
      <w:pPr>
        <w:pStyle w:val="BodyText"/>
        <w:numPr>
          <w:ilvl w:val="0"/>
          <w:numId w:val="93"/>
        </w:numPr>
        <w:spacing w:after="0" w:line="240" w:lineRule="auto"/>
        <w:rPr>
          <w:ins w:id="353" w:author="Daniel Mongrain" w:date="2026-05-26T10:17:00Z"/>
          <w:lang w:val="en-CA"/>
        </w:rPr>
        <w:pPrChange w:id="354" w:author="Daniel Mongrain" w:date="2026-06-22T16:46:00Z">
          <w:pPr>
            <w:pStyle w:val="BodyText"/>
          </w:pPr>
        </w:pPrChange>
      </w:pPr>
      <w:ins w:id="355" w:author="Daniel Mongrain" w:date="2026-05-26T10:17:00Z">
        <w:r w:rsidRPr="00BC50EC">
          <w:rPr>
            <w:lang w:val="en-CA"/>
          </w:rPr>
          <w:t>Agency Data Components:</w:t>
        </w:r>
      </w:ins>
    </w:p>
    <w:p w14:paraId="39EA227D" w14:textId="77777777" w:rsidR="00D73EF6" w:rsidRPr="00BC50EC" w:rsidRDefault="00D73EF6">
      <w:pPr>
        <w:pStyle w:val="BodyText"/>
        <w:numPr>
          <w:ilvl w:val="1"/>
          <w:numId w:val="93"/>
        </w:numPr>
        <w:spacing w:after="0" w:line="240" w:lineRule="auto"/>
        <w:rPr>
          <w:ins w:id="356" w:author="Daniel Mongrain" w:date="2026-05-26T10:17:00Z"/>
          <w:lang w:val="en-CA"/>
        </w:rPr>
        <w:pPrChange w:id="357" w:author="Daniel Mongrain" w:date="2026-06-22T16:46:00Z">
          <w:pPr>
            <w:pStyle w:val="BodyText"/>
            <w:numPr>
              <w:numId w:val="87"/>
            </w:numPr>
            <w:ind w:left="720" w:hanging="360"/>
          </w:pPr>
        </w:pPrChange>
      </w:pPr>
      <w:ins w:id="358" w:author="Daniel Mongrain" w:date="2026-05-26T10:17:00Z">
        <w:r w:rsidRPr="00BC50EC">
          <w:rPr>
            <w:lang w:val="en-CA"/>
          </w:rPr>
          <w:t xml:space="preserve">There </w:t>
        </w:r>
      </w:ins>
      <w:ins w:id="359" w:author="Daniel Mongrain" w:date="2026-05-26T18:33:00Z">
        <w:r>
          <w:rPr>
            <w:lang w:val="en-CA"/>
          </w:rPr>
          <w:t>MUST</w:t>
        </w:r>
      </w:ins>
      <w:ins w:id="360" w:author="Daniel Mongrain" w:date="2026-05-26T10:17:00Z">
        <w:r w:rsidRPr="00BC50EC">
          <w:rPr>
            <w:lang w:val="en-CA"/>
          </w:rPr>
          <w:t xml:space="preserve"> be </w:t>
        </w:r>
      </w:ins>
      <w:ins w:id="361" w:author="Daniel Mongrain" w:date="2026-05-26T10:19:00Z">
        <w:r>
          <w:rPr>
            <w:lang w:val="en-CA"/>
          </w:rPr>
          <w:t>on</w:t>
        </w:r>
      </w:ins>
      <w:ins w:id="362" w:author="Daniel Mongrain" w:date="2026-05-26T18:33:00Z">
        <w:r>
          <w:rPr>
            <w:lang w:val="en-CA"/>
          </w:rPr>
          <w:t>e</w:t>
        </w:r>
      </w:ins>
      <w:ins w:id="363" w:author="Daniel Mongrain" w:date="2026-05-26T10:17:00Z">
        <w:r w:rsidRPr="00BC50EC">
          <w:rPr>
            <w:lang w:val="en-CA"/>
          </w:rPr>
          <w:t xml:space="preserve"> Agency Data Components</w:t>
        </w:r>
      </w:ins>
      <w:ins w:id="364" w:author="Daniel Mongrain" w:date="2026-05-26T10:19:00Z">
        <w:r>
          <w:rPr>
            <w:lang w:val="en-CA"/>
          </w:rPr>
          <w:t xml:space="preserve"> specifying the Agency receiving the notification</w:t>
        </w:r>
      </w:ins>
    </w:p>
    <w:p w14:paraId="6639E030" w14:textId="77777777" w:rsidR="00D73EF6" w:rsidRPr="00BC50EC" w:rsidRDefault="00D73EF6">
      <w:pPr>
        <w:pStyle w:val="BodyText"/>
        <w:spacing w:after="0" w:line="240" w:lineRule="auto"/>
        <w:rPr>
          <w:ins w:id="365" w:author="Daniel Mongrain" w:date="2026-05-26T10:17:00Z"/>
          <w:lang w:val="en-CA"/>
        </w:rPr>
        <w:pPrChange w:id="366" w:author="Daniel Mongrain" w:date="2026-05-26T10:18:00Z">
          <w:pPr>
            <w:pStyle w:val="BodyText"/>
          </w:pPr>
        </w:pPrChange>
      </w:pPr>
    </w:p>
    <w:p w14:paraId="555A75EA" w14:textId="77777777" w:rsidR="00D73EF6" w:rsidRPr="00BC50EC" w:rsidRDefault="00D73EF6">
      <w:pPr>
        <w:pStyle w:val="BodyText"/>
        <w:numPr>
          <w:ilvl w:val="0"/>
          <w:numId w:val="93"/>
        </w:numPr>
        <w:spacing w:after="0" w:line="240" w:lineRule="auto"/>
        <w:rPr>
          <w:ins w:id="367" w:author="Daniel Mongrain" w:date="2026-05-26T10:17:00Z"/>
          <w:lang w:val="en-CA"/>
        </w:rPr>
        <w:pPrChange w:id="368" w:author="Daniel Mongrain" w:date="2026-06-22T16:46:00Z">
          <w:pPr>
            <w:pStyle w:val="BodyText"/>
          </w:pPr>
        </w:pPrChange>
      </w:pPr>
      <w:ins w:id="369" w:author="Daniel Mongrain" w:date="2026-05-26T10:17:00Z">
        <w:r w:rsidRPr="00BC50EC">
          <w:rPr>
            <w:lang w:val="en-CA"/>
          </w:rPr>
          <w:t>Location Data Components:</w:t>
        </w:r>
      </w:ins>
    </w:p>
    <w:p w14:paraId="0A6A821B" w14:textId="77777777" w:rsidR="00D73EF6" w:rsidRDefault="00D73EF6">
      <w:pPr>
        <w:pStyle w:val="BodyText"/>
        <w:numPr>
          <w:ilvl w:val="1"/>
          <w:numId w:val="93"/>
        </w:numPr>
        <w:spacing w:after="0" w:line="240" w:lineRule="auto"/>
        <w:rPr>
          <w:ins w:id="370" w:author="Daniel Mongrain" w:date="2026-05-26T10:47:00Z"/>
          <w:lang w:val="en-CA"/>
        </w:rPr>
        <w:pPrChange w:id="371" w:author="Daniel Mongrain" w:date="2026-06-22T16:47:00Z">
          <w:pPr>
            <w:pStyle w:val="BodyText"/>
            <w:numPr>
              <w:numId w:val="87"/>
            </w:numPr>
            <w:spacing w:after="0" w:line="240" w:lineRule="auto"/>
            <w:ind w:left="720" w:hanging="360"/>
          </w:pPr>
        </w:pPrChange>
      </w:pPr>
      <w:ins w:id="372" w:author="Daniel Mongrain" w:date="2026-05-26T18:34:00Z">
        <w:r>
          <w:rPr>
            <w:lang w:val="en-CA"/>
          </w:rPr>
          <w:t>There MUST be a</w:t>
        </w:r>
      </w:ins>
      <w:ins w:id="373" w:author="Daniel Mongrain" w:date="2026-05-26T10:20:00Z">
        <w:r>
          <w:rPr>
            <w:lang w:val="en-CA"/>
          </w:rPr>
          <w:t>s many Location Data Components as there are locations in t</w:t>
        </w:r>
      </w:ins>
      <w:ins w:id="374" w:author="Daniel Mongrain" w:date="2026-05-26T10:21:00Z">
        <w:r>
          <w:rPr>
            <w:lang w:val="en-CA"/>
          </w:rPr>
          <w:t>he notification</w:t>
        </w:r>
      </w:ins>
    </w:p>
    <w:p w14:paraId="330DEF18" w14:textId="77777777" w:rsidR="00D73EF6" w:rsidRDefault="00D73EF6">
      <w:pPr>
        <w:pStyle w:val="BodyText"/>
        <w:numPr>
          <w:ilvl w:val="1"/>
          <w:numId w:val="93"/>
        </w:numPr>
        <w:spacing w:after="0" w:line="240" w:lineRule="auto"/>
        <w:rPr>
          <w:ins w:id="375" w:author="Daniel Mongrain" w:date="2026-05-26T10:38:00Z"/>
          <w:lang w:val="en-CA"/>
        </w:rPr>
        <w:pPrChange w:id="376" w:author="Daniel Mongrain" w:date="2026-06-22T16:47:00Z">
          <w:pPr>
            <w:pStyle w:val="BodyText"/>
            <w:numPr>
              <w:numId w:val="87"/>
            </w:numPr>
            <w:spacing w:after="0" w:line="240" w:lineRule="auto"/>
            <w:ind w:left="720" w:hanging="360"/>
          </w:pPr>
        </w:pPrChange>
      </w:pPr>
      <w:ins w:id="377" w:author="Daniel Mongrain" w:date="2026-05-26T10:48:00Z">
        <w:r w:rsidRPr="00D25916">
          <w:rPr>
            <w:lang w:val="en-CA"/>
          </w:rPr>
          <w:t>locationTypeDescriptionRegistry</w:t>
        </w:r>
        <w:r>
          <w:rPr>
            <w:lang w:val="en-CA"/>
          </w:rPr>
          <w:t xml:space="preserve">Text </w:t>
        </w:r>
      </w:ins>
      <w:ins w:id="378" w:author="Daniel Mongrain" w:date="2026-05-26T18:34:00Z">
        <w:r>
          <w:rPr>
            <w:lang w:val="en-CA"/>
          </w:rPr>
          <w:t>MUST</w:t>
        </w:r>
      </w:ins>
      <w:ins w:id="379" w:author="Daniel Mongrain" w:date="2026-05-26T10:48:00Z">
        <w:r>
          <w:rPr>
            <w:lang w:val="en-CA"/>
          </w:rPr>
          <w:t xml:space="preserve"> be “Caller”</w:t>
        </w:r>
      </w:ins>
    </w:p>
    <w:p w14:paraId="389A48C8" w14:textId="77777777" w:rsidR="00D73EF6" w:rsidRDefault="00D73EF6">
      <w:pPr>
        <w:pStyle w:val="BodyText"/>
        <w:numPr>
          <w:ilvl w:val="1"/>
          <w:numId w:val="93"/>
        </w:numPr>
        <w:spacing w:after="0" w:line="240" w:lineRule="auto"/>
        <w:rPr>
          <w:ins w:id="380" w:author="Daniel Mongrain" w:date="2026-05-26T10:43:00Z"/>
          <w:lang w:val="en-CA"/>
        </w:rPr>
        <w:pPrChange w:id="381" w:author="Daniel Mongrain" w:date="2026-06-22T16:47:00Z">
          <w:pPr>
            <w:pStyle w:val="BodyText"/>
            <w:numPr>
              <w:numId w:val="87"/>
            </w:numPr>
            <w:spacing w:after="0" w:line="240" w:lineRule="auto"/>
            <w:ind w:left="720" w:hanging="360"/>
          </w:pPr>
        </w:pPrChange>
      </w:pPr>
      <w:ins w:id="382" w:author="Daniel Mongrain" w:date="2026-05-26T10:38:00Z">
        <w:r>
          <w:rPr>
            <w:lang w:val="en-CA"/>
          </w:rPr>
          <w:t>If there was a Location by Reference</w:t>
        </w:r>
      </w:ins>
      <w:ins w:id="383" w:author="Daniel Mongrain" w:date="2026-05-26T10:39:00Z">
        <w:r>
          <w:rPr>
            <w:lang w:val="en-CA"/>
          </w:rPr>
          <w:t>,</w:t>
        </w:r>
      </w:ins>
      <w:ins w:id="384" w:author="Daniel Mongrain" w:date="2026-05-26T10:38:00Z">
        <w:r>
          <w:rPr>
            <w:lang w:val="en-CA"/>
          </w:rPr>
          <w:t xml:space="preserve"> it was dereferenced </w:t>
        </w:r>
      </w:ins>
      <w:ins w:id="385" w:author="Daniel Mongrain" w:date="2026-05-26T10:39:00Z">
        <w:r>
          <w:rPr>
            <w:lang w:val="en-CA"/>
          </w:rPr>
          <w:t xml:space="preserve">and a location was obtained, </w:t>
        </w:r>
      </w:ins>
      <w:ins w:id="386" w:author="Daniel Mongrain" w:date="2026-05-26T18:34:00Z">
        <w:r>
          <w:rPr>
            <w:lang w:val="en-CA"/>
          </w:rPr>
          <w:t xml:space="preserve">MUST </w:t>
        </w:r>
      </w:ins>
      <w:ins w:id="387" w:author="Daniel Mongrain" w:date="2026-05-26T10:40:00Z">
        <w:r>
          <w:rPr>
            <w:lang w:val="en-CA"/>
          </w:rPr>
          <w:t xml:space="preserve">populate an additional Location Data Component </w:t>
        </w:r>
      </w:ins>
      <w:ins w:id="388" w:author="Daniel Mongrain" w:date="2026-05-26T10:41:00Z">
        <w:r>
          <w:rPr>
            <w:lang w:val="en-CA"/>
          </w:rPr>
          <w:t>where</w:t>
        </w:r>
      </w:ins>
      <w:ins w:id="389" w:author="Daniel Mongrain" w:date="2026-05-26T10:43:00Z">
        <w:r>
          <w:rPr>
            <w:lang w:val="en-CA"/>
          </w:rPr>
          <w:t>:</w:t>
        </w:r>
      </w:ins>
    </w:p>
    <w:p w14:paraId="11E6EB10" w14:textId="77777777" w:rsidR="00D73EF6" w:rsidRDefault="00D73EF6" w:rsidP="00D73EF6">
      <w:pPr>
        <w:pStyle w:val="BodyText"/>
        <w:numPr>
          <w:ilvl w:val="1"/>
          <w:numId w:val="93"/>
        </w:numPr>
        <w:spacing w:after="0" w:line="240" w:lineRule="auto"/>
        <w:rPr>
          <w:ins w:id="390" w:author="Daniel Mongrain" w:date="2026-05-26T10:48:00Z"/>
          <w:lang w:val="en-CA"/>
        </w:rPr>
      </w:pPr>
      <w:ins w:id="391" w:author="Daniel Mongrain" w:date="2026-05-26T10:49:00Z">
        <w:r w:rsidRPr="00D25916">
          <w:rPr>
            <w:lang w:val="en-CA"/>
          </w:rPr>
          <w:t xml:space="preserve">locationTypeDescriptionRegistryText </w:t>
        </w:r>
      </w:ins>
      <w:ins w:id="392" w:author="Daniel Mongrain" w:date="2026-05-26T18:34:00Z">
        <w:r w:rsidRPr="006E179A">
          <w:rPr>
            <w:lang w:val="en-CA"/>
          </w:rPr>
          <w:t xml:space="preserve">MUST </w:t>
        </w:r>
      </w:ins>
      <w:ins w:id="393" w:author="Daniel Mongrain" w:date="2026-05-26T10:49:00Z">
        <w:r w:rsidRPr="00D25916">
          <w:rPr>
            <w:lang w:val="en-CA"/>
          </w:rPr>
          <w:t>be “Caller”</w:t>
        </w:r>
      </w:ins>
    </w:p>
    <w:p w14:paraId="62D48673" w14:textId="77777777" w:rsidR="00D73EF6" w:rsidRDefault="00D73EF6" w:rsidP="00D73EF6">
      <w:pPr>
        <w:pStyle w:val="BodyText"/>
        <w:numPr>
          <w:ilvl w:val="1"/>
          <w:numId w:val="93"/>
        </w:numPr>
        <w:spacing w:after="0" w:line="240" w:lineRule="auto"/>
        <w:rPr>
          <w:ins w:id="394" w:author="Daniel Mongrain" w:date="2026-05-26T10:43:00Z"/>
          <w:lang w:val="en-CA"/>
        </w:rPr>
      </w:pPr>
      <w:ins w:id="395" w:author="Daniel Mongrain" w:date="2026-05-26T10:41:00Z">
        <w:r>
          <w:rPr>
            <w:lang w:val="en-CA"/>
          </w:rPr>
          <w:t xml:space="preserve">locationByValue element </w:t>
        </w:r>
      </w:ins>
      <w:ins w:id="396" w:author="Daniel Mongrain" w:date="2026-05-26T18:34:00Z">
        <w:r w:rsidRPr="006E179A">
          <w:rPr>
            <w:lang w:val="en-CA"/>
          </w:rPr>
          <w:t xml:space="preserve">MUST </w:t>
        </w:r>
      </w:ins>
      <w:ins w:id="397" w:author="Daniel Mongrain" w:date="2026-05-26T10:41:00Z">
        <w:r>
          <w:rPr>
            <w:lang w:val="en-CA"/>
          </w:rPr>
          <w:t>contain the dereferenced locat</w:t>
        </w:r>
      </w:ins>
      <w:ins w:id="398" w:author="Daniel Mongrain" w:date="2026-05-26T10:42:00Z">
        <w:r>
          <w:rPr>
            <w:lang w:val="en-CA"/>
          </w:rPr>
          <w:t xml:space="preserve">ion </w:t>
        </w:r>
      </w:ins>
      <w:ins w:id="399" w:author="Daniel Mongrain" w:date="2026-05-26T10:43:00Z">
        <w:r>
          <w:rPr>
            <w:lang w:val="en-CA"/>
          </w:rPr>
          <w:t>and</w:t>
        </w:r>
      </w:ins>
    </w:p>
    <w:p w14:paraId="0E36C81E" w14:textId="77777777" w:rsidR="00D73EF6" w:rsidRDefault="00D73EF6">
      <w:pPr>
        <w:pStyle w:val="BodyText"/>
        <w:numPr>
          <w:ilvl w:val="1"/>
          <w:numId w:val="93"/>
        </w:numPr>
        <w:spacing w:after="0" w:line="240" w:lineRule="auto"/>
        <w:rPr>
          <w:ins w:id="400" w:author="Daniel Mongrain" w:date="2026-05-26T10:20:00Z"/>
          <w:lang w:val="en-CA"/>
        </w:rPr>
        <w:pPrChange w:id="401" w:author="Daniel Mongrain" w:date="2026-06-22T16:47:00Z">
          <w:pPr>
            <w:pStyle w:val="BodyText"/>
            <w:numPr>
              <w:numId w:val="87"/>
            </w:numPr>
            <w:spacing w:after="0" w:line="240" w:lineRule="auto"/>
            <w:ind w:left="720" w:hanging="360"/>
          </w:pPr>
        </w:pPrChange>
      </w:pPr>
      <w:ins w:id="402" w:author="Daniel Mongrain" w:date="2026-05-26T10:43:00Z">
        <w:r w:rsidRPr="00D25916">
          <w:rPr>
            <w:lang w:val="en-CA"/>
          </w:rPr>
          <w:t>locationDereferencedFromReference</w:t>
        </w:r>
        <w:r>
          <w:rPr>
            <w:lang w:val="en-CA"/>
          </w:rPr>
          <w:t xml:space="preserve"> </w:t>
        </w:r>
      </w:ins>
      <w:ins w:id="403" w:author="Daniel Mongrain" w:date="2026-05-26T18:34:00Z">
        <w:r w:rsidRPr="006E179A">
          <w:rPr>
            <w:lang w:val="en-CA"/>
          </w:rPr>
          <w:t xml:space="preserve">MUST </w:t>
        </w:r>
      </w:ins>
      <w:ins w:id="404" w:author="Daniel Mongrain" w:date="2026-05-26T10:43:00Z">
        <w:r>
          <w:rPr>
            <w:lang w:val="en-CA"/>
          </w:rPr>
          <w:t xml:space="preserve">point to the Location Data Component which contains the reference used to </w:t>
        </w:r>
      </w:ins>
      <w:ins w:id="405" w:author="Daniel Mongrain" w:date="2026-05-26T10:44:00Z">
        <w:r>
          <w:rPr>
            <w:lang w:val="en-CA"/>
          </w:rPr>
          <w:t>obtain this value</w:t>
        </w:r>
      </w:ins>
    </w:p>
    <w:p w14:paraId="66A7CE4F" w14:textId="77777777" w:rsidR="00D73EF6" w:rsidRPr="00BC50EC" w:rsidRDefault="00D73EF6">
      <w:pPr>
        <w:pStyle w:val="BodyText"/>
        <w:spacing w:after="0" w:line="240" w:lineRule="auto"/>
        <w:rPr>
          <w:ins w:id="406" w:author="Daniel Mongrain" w:date="2026-05-26T10:17:00Z"/>
          <w:lang w:val="en-CA"/>
        </w:rPr>
        <w:pPrChange w:id="407" w:author="Daniel Mongrain" w:date="2026-05-26T10:18:00Z">
          <w:pPr>
            <w:pStyle w:val="BodyText"/>
          </w:pPr>
        </w:pPrChange>
      </w:pPr>
    </w:p>
    <w:p w14:paraId="4EA29B5E" w14:textId="77777777" w:rsidR="00D73EF6" w:rsidRPr="00BC50EC" w:rsidRDefault="00D73EF6">
      <w:pPr>
        <w:pStyle w:val="BodyText"/>
        <w:numPr>
          <w:ilvl w:val="0"/>
          <w:numId w:val="93"/>
        </w:numPr>
        <w:spacing w:after="0" w:line="240" w:lineRule="auto"/>
        <w:rPr>
          <w:ins w:id="408" w:author="Daniel Mongrain" w:date="2026-05-26T10:17:00Z"/>
          <w:lang w:val="en-CA"/>
        </w:rPr>
        <w:pPrChange w:id="409" w:author="Daniel Mongrain" w:date="2026-06-22T16:46:00Z">
          <w:pPr>
            <w:pStyle w:val="BodyText"/>
          </w:pPr>
        </w:pPrChange>
      </w:pPr>
      <w:ins w:id="410" w:author="Daniel Mongrain" w:date="2026-05-26T10:17:00Z">
        <w:r w:rsidRPr="00BC50EC">
          <w:rPr>
            <w:lang w:val="en-CA"/>
          </w:rPr>
          <w:t>Additional Data Components:</w:t>
        </w:r>
      </w:ins>
    </w:p>
    <w:p w14:paraId="4F2F49DA" w14:textId="77777777" w:rsidR="00D73EF6" w:rsidRDefault="00D73EF6">
      <w:pPr>
        <w:pStyle w:val="BodyText"/>
        <w:numPr>
          <w:ilvl w:val="1"/>
          <w:numId w:val="93"/>
        </w:numPr>
        <w:spacing w:after="0" w:line="240" w:lineRule="auto"/>
        <w:rPr>
          <w:ins w:id="411" w:author="Daniel Mongrain" w:date="2026-05-26T10:22:00Z"/>
          <w:lang w:val="en-CA"/>
        </w:rPr>
        <w:pPrChange w:id="412" w:author="Daniel Mongrain" w:date="2026-06-22T16:47:00Z">
          <w:pPr>
            <w:pStyle w:val="BodyText"/>
            <w:numPr>
              <w:numId w:val="88"/>
            </w:numPr>
            <w:spacing w:after="0" w:line="240" w:lineRule="auto"/>
            <w:ind w:left="1020" w:hanging="360"/>
          </w:pPr>
        </w:pPrChange>
      </w:pPr>
      <w:ins w:id="413" w:author="Daniel Mongrain" w:date="2026-05-26T18:35:00Z">
        <w:r>
          <w:rPr>
            <w:lang w:val="en-CA"/>
          </w:rPr>
          <w:t>There MUST be a</w:t>
        </w:r>
      </w:ins>
      <w:ins w:id="414" w:author="Daniel Mongrain" w:date="2026-05-26T10:17:00Z">
        <w:r w:rsidRPr="00BC50EC">
          <w:rPr>
            <w:lang w:val="en-CA"/>
          </w:rPr>
          <w:t xml:space="preserve">s </w:t>
        </w:r>
      </w:ins>
      <w:ins w:id="415" w:author="Daniel Mongrain" w:date="2026-05-26T10:21:00Z">
        <w:r>
          <w:rPr>
            <w:lang w:val="en-CA"/>
          </w:rPr>
          <w:t>ma</w:t>
        </w:r>
      </w:ins>
      <w:ins w:id="416" w:author="Daniel Mongrain" w:date="2026-05-26T18:28:00Z">
        <w:r>
          <w:rPr>
            <w:lang w:val="en-CA"/>
          </w:rPr>
          <w:t>n</w:t>
        </w:r>
      </w:ins>
      <w:ins w:id="417" w:author="Daniel Mongrain" w:date="2026-05-26T10:21:00Z">
        <w:r>
          <w:rPr>
            <w:lang w:val="en-CA"/>
          </w:rPr>
          <w:t>y Additional Data Components as there are in the notification</w:t>
        </w:r>
      </w:ins>
    </w:p>
    <w:p w14:paraId="64310ED4" w14:textId="77777777" w:rsidR="00D73EF6" w:rsidRPr="00BC50EC" w:rsidRDefault="00D73EF6">
      <w:pPr>
        <w:pStyle w:val="BodyText"/>
        <w:spacing w:after="0" w:line="240" w:lineRule="auto"/>
        <w:rPr>
          <w:ins w:id="418" w:author="Daniel Mongrain" w:date="2026-05-26T10:17:00Z"/>
          <w:lang w:val="en-CA"/>
        </w:rPr>
        <w:pPrChange w:id="419" w:author="Daniel Mongrain" w:date="2026-05-26T10:22:00Z">
          <w:pPr>
            <w:pStyle w:val="BodyText"/>
          </w:pPr>
        </w:pPrChange>
      </w:pPr>
    </w:p>
    <w:p w14:paraId="4912C4AA" w14:textId="77777777" w:rsidR="00D73EF6" w:rsidRPr="00BC50EC" w:rsidRDefault="00D73EF6">
      <w:pPr>
        <w:pStyle w:val="BodyText"/>
        <w:numPr>
          <w:ilvl w:val="0"/>
          <w:numId w:val="93"/>
        </w:numPr>
        <w:spacing w:after="0" w:line="240" w:lineRule="auto"/>
        <w:rPr>
          <w:ins w:id="420" w:author="Daniel Mongrain" w:date="2026-05-26T10:17:00Z"/>
          <w:lang w:val="en-CA"/>
        </w:rPr>
        <w:pPrChange w:id="421" w:author="Daniel Mongrain" w:date="2026-06-22T16:46:00Z">
          <w:pPr>
            <w:pStyle w:val="BodyText"/>
          </w:pPr>
        </w:pPrChange>
      </w:pPr>
      <w:ins w:id="422" w:author="Daniel Mongrain" w:date="2026-05-26T10:17:00Z">
        <w:r w:rsidRPr="00BC50EC">
          <w:rPr>
            <w:lang w:val="en-CA"/>
          </w:rPr>
          <w:t>Callback Data Component:</w:t>
        </w:r>
      </w:ins>
    </w:p>
    <w:p w14:paraId="700F8BF1" w14:textId="77777777" w:rsidR="00D73EF6" w:rsidRDefault="00D73EF6">
      <w:pPr>
        <w:pStyle w:val="BodyText"/>
        <w:numPr>
          <w:ilvl w:val="1"/>
          <w:numId w:val="93"/>
        </w:numPr>
        <w:spacing w:after="0" w:line="240" w:lineRule="auto"/>
        <w:rPr>
          <w:ins w:id="423" w:author="Daniel Mongrain" w:date="2026-05-26T10:23:00Z"/>
          <w:lang w:val="en-CA"/>
        </w:rPr>
        <w:pPrChange w:id="424" w:author="Daniel Mongrain" w:date="2026-06-22T16:47:00Z">
          <w:pPr>
            <w:pStyle w:val="BodyText"/>
            <w:numPr>
              <w:numId w:val="90"/>
            </w:numPr>
            <w:spacing w:after="0" w:line="240" w:lineRule="auto"/>
            <w:ind w:left="1020" w:hanging="360"/>
          </w:pPr>
        </w:pPrChange>
      </w:pPr>
      <w:ins w:id="425" w:author="Daniel Mongrain" w:date="2026-05-26T10:17:00Z">
        <w:r w:rsidRPr="00BC50EC">
          <w:rPr>
            <w:lang w:val="en-CA"/>
          </w:rPr>
          <w:t>Thi</w:t>
        </w:r>
      </w:ins>
      <w:ins w:id="426" w:author="Daniel Mongrain" w:date="2026-05-26T10:22:00Z">
        <w:r>
          <w:rPr>
            <w:lang w:val="en-CA"/>
          </w:rPr>
          <w:t xml:space="preserve">s is populated </w:t>
        </w:r>
      </w:ins>
      <w:ins w:id="427" w:author="Daniel Mongrain" w:date="2026-05-26T10:23:00Z">
        <w:r>
          <w:rPr>
            <w:lang w:val="en-CA"/>
          </w:rPr>
          <w:t>as follow:</w:t>
        </w:r>
      </w:ins>
    </w:p>
    <w:p w14:paraId="1F7882C1" w14:textId="77777777" w:rsidR="00D73EF6" w:rsidRDefault="00D73EF6">
      <w:pPr>
        <w:pStyle w:val="BodyText"/>
        <w:numPr>
          <w:ilvl w:val="1"/>
          <w:numId w:val="93"/>
        </w:numPr>
        <w:spacing w:after="0" w:line="240" w:lineRule="auto"/>
        <w:rPr>
          <w:ins w:id="428" w:author="Daniel Mongrain" w:date="2026-05-26T10:24:00Z"/>
          <w:lang w:val="en-CA"/>
        </w:rPr>
        <w:pPrChange w:id="429" w:author="Daniel Mongrain" w:date="2026-06-22T16:47:00Z">
          <w:pPr>
            <w:pStyle w:val="BodyText"/>
            <w:numPr>
              <w:ilvl w:val="1"/>
              <w:numId w:val="90"/>
            </w:numPr>
            <w:spacing w:after="0" w:line="240" w:lineRule="auto"/>
            <w:ind w:left="1020" w:hanging="360"/>
          </w:pPr>
        </w:pPrChange>
      </w:pPr>
      <w:ins w:id="430" w:author="Daniel Mongrain" w:date="2026-05-26T10:23:00Z">
        <w:r>
          <w:rPr>
            <w:lang w:val="en-CA"/>
          </w:rPr>
          <w:t xml:space="preserve">If one or more </w:t>
        </w:r>
      </w:ins>
      <w:ins w:id="431" w:author="Daniel Mongrain" w:date="2026-05-26T10:22:00Z">
        <w:r>
          <w:rPr>
            <w:lang w:val="en-CA"/>
          </w:rPr>
          <w:t>P-Asserted-Identify header</w:t>
        </w:r>
      </w:ins>
      <w:ins w:id="432" w:author="Daniel Mongrain" w:date="2026-05-26T10:23:00Z">
        <w:r>
          <w:rPr>
            <w:lang w:val="en-CA"/>
          </w:rPr>
          <w:t>s</w:t>
        </w:r>
      </w:ins>
      <w:ins w:id="433" w:author="Daniel Mongrain" w:date="2026-05-26T10:22:00Z">
        <w:r>
          <w:rPr>
            <w:lang w:val="en-CA"/>
          </w:rPr>
          <w:t xml:space="preserve"> </w:t>
        </w:r>
      </w:ins>
      <w:ins w:id="434" w:author="Daniel Mongrain" w:date="2026-05-26T10:23:00Z">
        <w:r>
          <w:rPr>
            <w:lang w:val="en-CA"/>
          </w:rPr>
          <w:t xml:space="preserve">are found in </w:t>
        </w:r>
      </w:ins>
      <w:ins w:id="435" w:author="Daniel Mongrain" w:date="2026-05-26T10:22:00Z">
        <w:r>
          <w:rPr>
            <w:lang w:val="en-CA"/>
          </w:rPr>
          <w:t>the notification</w:t>
        </w:r>
      </w:ins>
      <w:ins w:id="436" w:author="Daniel Mongrain" w:date="2026-05-26T10:23:00Z">
        <w:r>
          <w:rPr>
            <w:lang w:val="en-CA"/>
          </w:rPr>
          <w:t xml:space="preserve">, then </w:t>
        </w:r>
      </w:ins>
      <w:ins w:id="437" w:author="Daniel Mongrain" w:date="2026-05-26T18:35:00Z">
        <w:r>
          <w:rPr>
            <w:lang w:val="en-CA"/>
          </w:rPr>
          <w:t xml:space="preserve">there MUST be </w:t>
        </w:r>
      </w:ins>
      <w:ins w:id="438" w:author="Daniel Mongrain" w:date="2026-05-26T10:24:00Z">
        <w:r>
          <w:rPr>
            <w:lang w:val="en-CA"/>
          </w:rPr>
          <w:t>one callBackInformationUri per header else</w:t>
        </w:r>
      </w:ins>
    </w:p>
    <w:p w14:paraId="6D3CF6A9" w14:textId="77777777" w:rsidR="00D73EF6" w:rsidRDefault="00D73EF6">
      <w:pPr>
        <w:pStyle w:val="BodyText"/>
        <w:numPr>
          <w:ilvl w:val="1"/>
          <w:numId w:val="93"/>
        </w:numPr>
        <w:spacing w:after="0" w:line="240" w:lineRule="auto"/>
        <w:rPr>
          <w:ins w:id="439" w:author="Daniel Mongrain" w:date="2026-05-26T10:25:00Z"/>
          <w:lang w:val="en-CA"/>
        </w:rPr>
        <w:pPrChange w:id="440" w:author="Daniel Mongrain" w:date="2026-06-22T16:47:00Z">
          <w:pPr>
            <w:pStyle w:val="BodyText"/>
            <w:numPr>
              <w:ilvl w:val="1"/>
              <w:numId w:val="90"/>
            </w:numPr>
            <w:spacing w:after="0" w:line="240" w:lineRule="auto"/>
            <w:ind w:left="1020" w:hanging="360"/>
          </w:pPr>
        </w:pPrChange>
      </w:pPr>
      <w:ins w:id="441" w:author="Daniel Mongrain" w:date="2026-05-26T18:35:00Z">
        <w:r>
          <w:rPr>
            <w:lang w:val="en-CA"/>
          </w:rPr>
          <w:t>MUST be only o</w:t>
        </w:r>
      </w:ins>
      <w:ins w:id="442" w:author="Daniel Mongrain" w:date="2026-05-26T10:24:00Z">
        <w:r>
          <w:rPr>
            <w:lang w:val="en-CA"/>
          </w:rPr>
          <w:t xml:space="preserve">ne callBackInformationUri containing the </w:t>
        </w:r>
      </w:ins>
      <w:ins w:id="443" w:author="Daniel Mongrain" w:date="2026-05-26T10:25:00Z">
        <w:r>
          <w:rPr>
            <w:lang w:val="en-CA"/>
          </w:rPr>
          <w:t>From header URI</w:t>
        </w:r>
      </w:ins>
    </w:p>
    <w:p w14:paraId="56CF9559" w14:textId="77777777" w:rsidR="00D73EF6" w:rsidRDefault="00D73EF6">
      <w:pPr>
        <w:pStyle w:val="BodyText"/>
        <w:numPr>
          <w:ilvl w:val="1"/>
          <w:numId w:val="93"/>
        </w:numPr>
        <w:spacing w:after="0" w:line="240" w:lineRule="auto"/>
        <w:rPr>
          <w:ins w:id="444" w:author="Daniel Mongrain" w:date="2026-05-29T13:33:00Z"/>
          <w:lang w:val="en-CA"/>
        </w:rPr>
        <w:pPrChange w:id="445" w:author="Daniel Mongrain" w:date="2026-06-22T16:47:00Z">
          <w:pPr>
            <w:pStyle w:val="BodyText"/>
            <w:numPr>
              <w:ilvl w:val="1"/>
              <w:numId w:val="90"/>
            </w:numPr>
            <w:spacing w:after="0" w:line="240" w:lineRule="auto"/>
            <w:ind w:left="1020" w:hanging="360"/>
          </w:pPr>
        </w:pPrChange>
      </w:pPr>
      <w:ins w:id="446" w:author="Daniel Mongrain" w:date="2026-05-26T10:36:00Z">
        <w:r>
          <w:rPr>
            <w:lang w:val="en-CA"/>
          </w:rPr>
          <w:t>deviceContactHeader</w:t>
        </w:r>
      </w:ins>
      <w:ins w:id="447" w:author="Daniel Mongrain" w:date="2026-05-26T18:36:00Z">
        <w:r>
          <w:rPr>
            <w:lang w:val="en-CA"/>
          </w:rPr>
          <w:t xml:space="preserve"> </w:t>
        </w:r>
        <w:r w:rsidRPr="006E179A">
          <w:rPr>
            <w:lang w:val="en-CA"/>
          </w:rPr>
          <w:t>MUST</w:t>
        </w:r>
      </w:ins>
      <w:ins w:id="448" w:author="Daniel Mongrain" w:date="2026-05-26T10:36:00Z">
        <w:r>
          <w:rPr>
            <w:lang w:val="en-CA"/>
          </w:rPr>
          <w:t xml:space="preserve"> contain the Contact URI found in the notification</w:t>
        </w:r>
      </w:ins>
    </w:p>
    <w:p w14:paraId="74A15D28" w14:textId="77777777" w:rsidR="00D73EF6" w:rsidRDefault="00D73EF6">
      <w:pPr>
        <w:pStyle w:val="BodyText"/>
        <w:numPr>
          <w:ilvl w:val="1"/>
          <w:numId w:val="93"/>
        </w:numPr>
        <w:spacing w:after="0" w:line="240" w:lineRule="auto"/>
        <w:rPr>
          <w:ins w:id="449" w:author="Daniel Mongrain" w:date="2026-05-29T13:33:00Z"/>
          <w:lang w:val="en-CA"/>
        </w:rPr>
        <w:pPrChange w:id="450" w:author="Daniel Mongrain" w:date="2026-06-22T16:47:00Z">
          <w:pPr>
            <w:pStyle w:val="BodyText"/>
            <w:numPr>
              <w:ilvl w:val="1"/>
              <w:numId w:val="90"/>
            </w:numPr>
            <w:spacing w:after="0" w:line="240" w:lineRule="auto"/>
            <w:ind w:left="1020" w:hanging="360"/>
          </w:pPr>
        </w:pPrChange>
      </w:pPr>
      <w:ins w:id="451" w:author="Daniel Mongrain" w:date="2026-05-29T13:33:00Z">
        <w:r>
          <w:rPr>
            <w:lang w:val="en-CA"/>
          </w:rPr>
          <w:t>“verstat” MUST contain the verstat parameter value, if provided</w:t>
        </w:r>
      </w:ins>
    </w:p>
    <w:p w14:paraId="6D7FC1F6" w14:textId="77777777" w:rsidR="00D73EF6" w:rsidRPr="008E1718" w:rsidRDefault="00D73EF6">
      <w:pPr>
        <w:pStyle w:val="BodyText"/>
        <w:numPr>
          <w:ilvl w:val="1"/>
          <w:numId w:val="93"/>
        </w:numPr>
        <w:spacing w:after="0" w:line="240" w:lineRule="auto"/>
        <w:rPr>
          <w:ins w:id="452" w:author="Daniel Mongrain" w:date="2026-05-26T10:36:00Z"/>
          <w:lang w:val="en-CA"/>
        </w:rPr>
        <w:pPrChange w:id="453" w:author="Daniel Mongrain" w:date="2026-06-22T16:47:00Z">
          <w:pPr>
            <w:pStyle w:val="BodyText"/>
            <w:numPr>
              <w:ilvl w:val="1"/>
              <w:numId w:val="90"/>
            </w:numPr>
            <w:spacing w:after="0" w:line="240" w:lineRule="auto"/>
            <w:ind w:left="1020" w:hanging="360"/>
          </w:pPr>
        </w:pPrChange>
      </w:pPr>
      <w:ins w:id="454" w:author="Daniel Mongrain" w:date="2026-05-29T13:33:00Z">
        <w:r w:rsidRPr="008E1718">
          <w:rPr>
            <w:lang w:val="en-CA"/>
          </w:rPr>
          <w:t>sipIdentities arr</w:t>
        </w:r>
        <w:r w:rsidRPr="009B369E">
          <w:rPr>
            <w:lang w:val="en-CA"/>
          </w:rPr>
          <w:t>ay MUST contain the contents of all of the Identity headers</w:t>
        </w:r>
        <w:r>
          <w:rPr>
            <w:lang w:val="en-CA"/>
          </w:rPr>
          <w:t>, if present</w:t>
        </w:r>
      </w:ins>
    </w:p>
    <w:p w14:paraId="5940F313" w14:textId="77777777" w:rsidR="00D73EF6" w:rsidRPr="00BC50EC" w:rsidRDefault="00D73EF6">
      <w:pPr>
        <w:pStyle w:val="BodyText"/>
        <w:spacing w:after="0" w:line="240" w:lineRule="auto"/>
        <w:rPr>
          <w:ins w:id="455" w:author="Daniel Mongrain" w:date="2026-05-26T10:17:00Z"/>
          <w:lang w:val="en-CA"/>
        </w:rPr>
        <w:pPrChange w:id="456" w:author="Daniel Mongrain" w:date="2026-05-26T10:36:00Z">
          <w:pPr>
            <w:pStyle w:val="BodyText"/>
          </w:pPr>
        </w:pPrChange>
      </w:pPr>
    </w:p>
    <w:p w14:paraId="2BBA11B8" w14:textId="77777777" w:rsidR="00D73EF6" w:rsidRPr="00BC50EC" w:rsidRDefault="00D73EF6">
      <w:pPr>
        <w:pStyle w:val="BodyText"/>
        <w:numPr>
          <w:ilvl w:val="0"/>
          <w:numId w:val="93"/>
        </w:numPr>
        <w:spacing w:after="0" w:line="240" w:lineRule="auto"/>
        <w:rPr>
          <w:ins w:id="457" w:author="Daniel Mongrain" w:date="2026-05-26T10:17:00Z"/>
          <w:lang w:val="en-CA"/>
        </w:rPr>
        <w:pPrChange w:id="458" w:author="Daniel Mongrain" w:date="2026-06-22T16:46:00Z">
          <w:pPr>
            <w:pStyle w:val="BodyText"/>
          </w:pPr>
        </w:pPrChange>
      </w:pPr>
      <w:ins w:id="459" w:author="Daniel Mongrain" w:date="2026-05-26T10:17:00Z">
        <w:r w:rsidRPr="00BC50EC">
          <w:rPr>
            <w:lang w:val="en-CA"/>
          </w:rPr>
          <w:t>Person Data Component:</w:t>
        </w:r>
      </w:ins>
    </w:p>
    <w:p w14:paraId="1C469650" w14:textId="77777777" w:rsidR="00D73EF6" w:rsidRPr="00BC50EC" w:rsidRDefault="00D73EF6">
      <w:pPr>
        <w:pStyle w:val="BodyText"/>
        <w:numPr>
          <w:ilvl w:val="1"/>
          <w:numId w:val="93"/>
        </w:numPr>
        <w:spacing w:after="0" w:line="240" w:lineRule="auto"/>
        <w:rPr>
          <w:ins w:id="460" w:author="Daniel Mongrain" w:date="2026-05-26T10:17:00Z"/>
          <w:lang w:val="en-CA"/>
        </w:rPr>
        <w:pPrChange w:id="461" w:author="Daniel Mongrain" w:date="2026-06-22T16:47:00Z">
          <w:pPr>
            <w:pStyle w:val="BodyText"/>
            <w:numPr>
              <w:numId w:val="89"/>
            </w:numPr>
            <w:ind w:left="720" w:hanging="360"/>
          </w:pPr>
        </w:pPrChange>
      </w:pPr>
      <w:ins w:id="462" w:author="Daniel Mongrain" w:date="2026-05-26T10:17:00Z">
        <w:r w:rsidRPr="00BC50EC">
          <w:rPr>
            <w:lang w:val="en-CA"/>
          </w:rPr>
          <w:t xml:space="preserve">There </w:t>
        </w:r>
      </w:ins>
      <w:ins w:id="463" w:author="Daniel Mongrain" w:date="2026-05-26T18:36:00Z">
        <w:r w:rsidRPr="006E179A">
          <w:rPr>
            <w:lang w:val="en-CA"/>
          </w:rPr>
          <w:t xml:space="preserve">MUST </w:t>
        </w:r>
      </w:ins>
      <w:ins w:id="464" w:author="Daniel Mongrain" w:date="2026-05-26T10:17:00Z">
        <w:r w:rsidRPr="00BC50EC">
          <w:rPr>
            <w:lang w:val="en-CA"/>
          </w:rPr>
          <w:t>be a Person Data Component providing information regarding the caller:</w:t>
        </w:r>
      </w:ins>
    </w:p>
    <w:p w14:paraId="5B014610" w14:textId="77777777" w:rsidR="00D73EF6" w:rsidRPr="00BC50EC" w:rsidRDefault="00D73EF6">
      <w:pPr>
        <w:pStyle w:val="BodyText"/>
        <w:numPr>
          <w:ilvl w:val="1"/>
          <w:numId w:val="93"/>
        </w:numPr>
        <w:spacing w:after="0" w:line="240" w:lineRule="auto"/>
        <w:rPr>
          <w:ins w:id="465" w:author="Daniel Mongrain" w:date="2026-05-26T10:17:00Z"/>
          <w:lang w:val="en-CA"/>
        </w:rPr>
        <w:pPrChange w:id="466" w:author="Daniel Mongrain" w:date="2026-06-22T16:47:00Z">
          <w:pPr>
            <w:pStyle w:val="BodyText"/>
            <w:numPr>
              <w:ilvl w:val="1"/>
              <w:numId w:val="89"/>
            </w:numPr>
            <w:ind w:left="720" w:hanging="360"/>
          </w:pPr>
        </w:pPrChange>
      </w:pPr>
      <w:ins w:id="467" w:author="Daniel Mongrain" w:date="2026-05-26T10:17:00Z">
        <w:r w:rsidRPr="00BC50EC">
          <w:rPr>
            <w:lang w:val="en-CA"/>
          </w:rPr>
          <w:t xml:space="preserve">“personIncidentRoleRegistryText” array </w:t>
        </w:r>
      </w:ins>
      <w:ins w:id="468" w:author="Daniel Mongrain" w:date="2026-05-26T18:36:00Z">
        <w:r w:rsidRPr="006E179A">
          <w:rPr>
            <w:lang w:val="en-CA"/>
          </w:rPr>
          <w:t xml:space="preserve">MUST </w:t>
        </w:r>
      </w:ins>
      <w:ins w:id="469" w:author="Daniel Mongrain" w:date="2026-05-26T10:17:00Z">
        <w:r w:rsidRPr="00BC50EC">
          <w:rPr>
            <w:lang w:val="en-CA"/>
          </w:rPr>
          <w:t>contain “Caller”</w:t>
        </w:r>
      </w:ins>
    </w:p>
    <w:p w14:paraId="5AE9CD32" w14:textId="77777777" w:rsidR="00D73EF6" w:rsidRPr="00BC50EC" w:rsidRDefault="00D73EF6">
      <w:pPr>
        <w:pStyle w:val="BodyText"/>
        <w:numPr>
          <w:ilvl w:val="1"/>
          <w:numId w:val="93"/>
        </w:numPr>
        <w:spacing w:after="0" w:line="240" w:lineRule="auto"/>
        <w:rPr>
          <w:ins w:id="470" w:author="Daniel Mongrain" w:date="2026-05-26T10:17:00Z"/>
          <w:lang w:val="en-CA"/>
        </w:rPr>
        <w:pPrChange w:id="471" w:author="Daniel Mongrain" w:date="2026-06-22T16:47:00Z">
          <w:pPr>
            <w:pStyle w:val="BodyText"/>
            <w:numPr>
              <w:ilvl w:val="1"/>
              <w:numId w:val="89"/>
            </w:numPr>
            <w:ind w:left="720" w:hanging="360"/>
          </w:pPr>
        </w:pPrChange>
      </w:pPr>
      <w:ins w:id="472" w:author="Daniel Mongrain" w:date="2026-05-26T10:17:00Z">
        <w:r w:rsidRPr="00BC50EC">
          <w:rPr>
            <w:lang w:val="en-CA"/>
          </w:rPr>
          <w:t xml:space="preserve">“callIdentifier” </w:t>
        </w:r>
      </w:ins>
      <w:ins w:id="473" w:author="Daniel Mongrain" w:date="2026-05-26T18:36:00Z">
        <w:r w:rsidRPr="006E179A">
          <w:rPr>
            <w:lang w:val="en-CA"/>
          </w:rPr>
          <w:t xml:space="preserve">MUST </w:t>
        </w:r>
      </w:ins>
      <w:ins w:id="474" w:author="Daniel Mongrain" w:date="2026-05-26T10:17:00Z">
        <w:r w:rsidRPr="00BC50EC">
          <w:rPr>
            <w:lang w:val="en-CA"/>
          </w:rPr>
          <w:t>link to the Call Data Component instance in the EIDO</w:t>
        </w:r>
      </w:ins>
    </w:p>
    <w:p w14:paraId="5671DAE4" w14:textId="77777777" w:rsidR="00D73EF6" w:rsidRPr="00BC50EC" w:rsidRDefault="00D73EF6">
      <w:pPr>
        <w:pStyle w:val="BodyText"/>
        <w:numPr>
          <w:ilvl w:val="1"/>
          <w:numId w:val="93"/>
        </w:numPr>
        <w:spacing w:after="0" w:line="240" w:lineRule="auto"/>
        <w:rPr>
          <w:ins w:id="475" w:author="Daniel Mongrain" w:date="2026-05-26T10:17:00Z"/>
          <w:lang w:val="en-CA"/>
        </w:rPr>
        <w:pPrChange w:id="476" w:author="Daniel Mongrain" w:date="2026-06-22T16:47:00Z">
          <w:pPr>
            <w:pStyle w:val="BodyText"/>
            <w:numPr>
              <w:ilvl w:val="1"/>
              <w:numId w:val="89"/>
            </w:numPr>
            <w:ind w:left="720" w:hanging="360"/>
          </w:pPr>
        </w:pPrChange>
      </w:pPr>
      <w:ins w:id="477" w:author="Daniel Mongrain" w:date="2026-05-26T10:17:00Z">
        <w:r w:rsidRPr="00BC50EC">
          <w:rPr>
            <w:lang w:val="en-CA"/>
          </w:rPr>
          <w:lastRenderedPageBreak/>
          <w:t xml:space="preserve">“callBackReference” </w:t>
        </w:r>
      </w:ins>
      <w:ins w:id="478" w:author="Daniel Mongrain" w:date="2026-05-26T18:36:00Z">
        <w:r w:rsidRPr="006E179A">
          <w:rPr>
            <w:lang w:val="en-CA"/>
          </w:rPr>
          <w:t xml:space="preserve">MUST </w:t>
        </w:r>
      </w:ins>
      <w:ins w:id="479" w:author="Daniel Mongrain" w:date="2026-05-26T10:17:00Z">
        <w:r w:rsidRPr="00BC50EC">
          <w:rPr>
            <w:lang w:val="en-CA"/>
          </w:rPr>
          <w:t>link to the Callback Data Component instance in the EIDO</w:t>
        </w:r>
      </w:ins>
    </w:p>
    <w:p w14:paraId="68E753F6" w14:textId="77777777" w:rsidR="00D73EF6" w:rsidRPr="00BC50EC" w:rsidRDefault="00D73EF6">
      <w:pPr>
        <w:pStyle w:val="BodyText"/>
        <w:spacing w:after="0" w:line="240" w:lineRule="auto"/>
        <w:rPr>
          <w:ins w:id="480" w:author="Daniel Mongrain" w:date="2026-05-26T10:17:00Z"/>
          <w:lang w:val="en-CA"/>
        </w:rPr>
        <w:pPrChange w:id="481" w:author="Daniel Mongrain" w:date="2026-05-26T10:18:00Z">
          <w:pPr>
            <w:pStyle w:val="BodyText"/>
          </w:pPr>
        </w:pPrChange>
      </w:pPr>
    </w:p>
    <w:p w14:paraId="0D8CFD3B" w14:textId="77777777" w:rsidR="00D73EF6" w:rsidRPr="00BC50EC" w:rsidRDefault="00D73EF6">
      <w:pPr>
        <w:pStyle w:val="BodyText"/>
        <w:numPr>
          <w:ilvl w:val="0"/>
          <w:numId w:val="93"/>
        </w:numPr>
        <w:spacing w:after="0" w:line="240" w:lineRule="auto"/>
        <w:rPr>
          <w:ins w:id="482" w:author="Daniel Mongrain" w:date="2026-05-26T10:17:00Z"/>
          <w:lang w:val="en-CA"/>
        </w:rPr>
        <w:pPrChange w:id="483" w:author="Daniel Mongrain" w:date="2026-06-22T16:46:00Z">
          <w:pPr>
            <w:pStyle w:val="BodyText"/>
          </w:pPr>
        </w:pPrChange>
      </w:pPr>
      <w:ins w:id="484" w:author="Daniel Mongrain" w:date="2026-05-26T10:17:00Z">
        <w:r w:rsidRPr="00BC50EC">
          <w:rPr>
            <w:lang w:val="en-CA"/>
          </w:rPr>
          <w:t>Call Data Component:</w:t>
        </w:r>
      </w:ins>
    </w:p>
    <w:p w14:paraId="74DB7362" w14:textId="77777777" w:rsidR="00D73EF6" w:rsidRPr="00BC50EC" w:rsidRDefault="00D73EF6">
      <w:pPr>
        <w:pStyle w:val="BodyText"/>
        <w:numPr>
          <w:ilvl w:val="0"/>
          <w:numId w:val="95"/>
        </w:numPr>
        <w:spacing w:after="0" w:line="240" w:lineRule="auto"/>
        <w:rPr>
          <w:ins w:id="485" w:author="Daniel Mongrain" w:date="2026-05-26T10:17:00Z"/>
          <w:lang w:val="en-CA"/>
        </w:rPr>
        <w:pPrChange w:id="486" w:author="Daniel Mongrain" w:date="2026-05-26T10:18:00Z">
          <w:pPr>
            <w:pStyle w:val="BodyText"/>
            <w:numPr>
              <w:numId w:val="89"/>
            </w:numPr>
            <w:ind w:left="720" w:hanging="360"/>
          </w:pPr>
        </w:pPrChange>
      </w:pPr>
      <w:ins w:id="487" w:author="Daniel Mongrain" w:date="2026-05-26T10:17:00Z">
        <w:r w:rsidRPr="00BC50EC">
          <w:rPr>
            <w:lang w:val="en-CA"/>
          </w:rPr>
          <w:t xml:space="preserve">Contains the details of the </w:t>
        </w:r>
      </w:ins>
      <w:ins w:id="488" w:author="Daniel Mongrain" w:date="2026-05-26T17:59:00Z">
        <w:r>
          <w:rPr>
            <w:lang w:val="en-CA"/>
          </w:rPr>
          <w:t>abandoned</w:t>
        </w:r>
      </w:ins>
      <w:ins w:id="489" w:author="Daniel Mongrain" w:date="2026-05-26T10:17:00Z">
        <w:r w:rsidRPr="00BC50EC">
          <w:rPr>
            <w:lang w:val="en-CA"/>
          </w:rPr>
          <w:t xml:space="preserve"> call:</w:t>
        </w:r>
      </w:ins>
    </w:p>
    <w:p w14:paraId="21E66439" w14:textId="77777777" w:rsidR="00D73EF6" w:rsidRPr="00BC50EC" w:rsidRDefault="00D73EF6">
      <w:pPr>
        <w:pStyle w:val="BodyText"/>
        <w:numPr>
          <w:ilvl w:val="1"/>
          <w:numId w:val="95"/>
        </w:numPr>
        <w:spacing w:after="0" w:line="240" w:lineRule="auto"/>
        <w:rPr>
          <w:ins w:id="490" w:author="Daniel Mongrain" w:date="2026-05-26T10:17:00Z"/>
          <w:lang w:val="en-CA"/>
        </w:rPr>
        <w:pPrChange w:id="491" w:author="Daniel Mongrain" w:date="2026-05-26T10:18:00Z">
          <w:pPr>
            <w:pStyle w:val="BodyText"/>
            <w:numPr>
              <w:ilvl w:val="1"/>
              <w:numId w:val="89"/>
            </w:numPr>
            <w:ind w:left="720" w:hanging="360"/>
          </w:pPr>
        </w:pPrChange>
      </w:pPr>
      <w:ins w:id="492" w:author="Daniel Mongrain" w:date="2026-05-26T10:17:00Z">
        <w:r w:rsidRPr="00BC50EC">
          <w:rPr>
            <w:lang w:val="en-CA"/>
          </w:rPr>
          <w:t xml:space="preserve">Identifier of this Data Component </w:t>
        </w:r>
      </w:ins>
      <w:ins w:id="493" w:author="Daniel Mongrain" w:date="2026-05-26T18:36:00Z">
        <w:r w:rsidRPr="006E179A">
          <w:rPr>
            <w:lang w:val="en-CA"/>
          </w:rPr>
          <w:t xml:space="preserve">MUST </w:t>
        </w:r>
      </w:ins>
      <w:ins w:id="494" w:author="Daniel Mongrain" w:date="2026-05-26T10:17:00Z">
        <w:r w:rsidRPr="00BC50EC">
          <w:rPr>
            <w:lang w:val="en-CA"/>
          </w:rPr>
          <w:t xml:space="preserve">be the Call Identifier assigned to the </w:t>
        </w:r>
      </w:ins>
      <w:ins w:id="495" w:author="Daniel Mongrain" w:date="2026-05-26T17:59:00Z">
        <w:r>
          <w:rPr>
            <w:lang w:val="en-CA"/>
          </w:rPr>
          <w:t xml:space="preserve">abandoned </w:t>
        </w:r>
      </w:ins>
      <w:ins w:id="496" w:author="Daniel Mongrain" w:date="2026-05-26T10:17:00Z">
        <w:r w:rsidRPr="00BC50EC">
          <w:rPr>
            <w:lang w:val="en-CA"/>
          </w:rPr>
          <w:t>call</w:t>
        </w:r>
      </w:ins>
      <w:ins w:id="497" w:author="Daniel Mongrain" w:date="2026-05-26T18:36:00Z">
        <w:r>
          <w:rPr>
            <w:lang w:val="en-CA"/>
          </w:rPr>
          <w:t xml:space="preserve"> </w:t>
        </w:r>
      </w:ins>
      <w:ins w:id="498" w:author="Daniel Mongrain" w:date="2026-05-26T18:37:00Z">
        <w:r>
          <w:rPr>
            <w:lang w:val="en-CA"/>
          </w:rPr>
          <w:t>in the notification</w:t>
        </w:r>
      </w:ins>
    </w:p>
    <w:p w14:paraId="1E9FAEA8" w14:textId="77777777" w:rsidR="00D73EF6" w:rsidRPr="00BC50EC" w:rsidRDefault="00D73EF6">
      <w:pPr>
        <w:pStyle w:val="BodyText"/>
        <w:numPr>
          <w:ilvl w:val="1"/>
          <w:numId w:val="95"/>
        </w:numPr>
        <w:spacing w:after="0" w:line="240" w:lineRule="auto"/>
        <w:rPr>
          <w:ins w:id="499" w:author="Daniel Mongrain" w:date="2026-05-26T10:17:00Z"/>
          <w:lang w:val="en-CA"/>
        </w:rPr>
        <w:pPrChange w:id="500" w:author="Daniel Mongrain" w:date="2026-05-26T10:18:00Z">
          <w:pPr>
            <w:pStyle w:val="BodyText"/>
            <w:numPr>
              <w:ilvl w:val="1"/>
              <w:numId w:val="89"/>
            </w:numPr>
            <w:ind w:left="720" w:hanging="360"/>
          </w:pPr>
        </w:pPrChange>
      </w:pPr>
      <w:ins w:id="501" w:author="Daniel Mongrain" w:date="2026-05-26T10:17:00Z">
        <w:r w:rsidRPr="00BC50EC">
          <w:rPr>
            <w:lang w:val="en-CA"/>
          </w:rPr>
          <w:t xml:space="preserve">“standardPrimaryCallType” </w:t>
        </w:r>
      </w:ins>
      <w:ins w:id="502" w:author="Daniel Mongrain" w:date="2026-05-26T18:37:00Z">
        <w:r w:rsidRPr="006E179A">
          <w:rPr>
            <w:lang w:val="en-CA"/>
          </w:rPr>
          <w:t xml:space="preserve">MUST </w:t>
        </w:r>
      </w:ins>
      <w:ins w:id="503" w:author="Daniel Mongrain" w:date="2026-05-26T10:17:00Z">
        <w:r w:rsidRPr="00BC50EC">
          <w:rPr>
            <w:lang w:val="en-CA"/>
          </w:rPr>
          <w:t>be set to an appropriate value found in the IANA Emergency “LogEvent CallTypes” registry</w:t>
        </w:r>
      </w:ins>
    </w:p>
    <w:p w14:paraId="6EFC359A" w14:textId="77777777" w:rsidR="00D73EF6" w:rsidRPr="00BC50EC" w:rsidRDefault="00D73EF6">
      <w:pPr>
        <w:pStyle w:val="BodyText"/>
        <w:numPr>
          <w:ilvl w:val="2"/>
          <w:numId w:val="95"/>
        </w:numPr>
        <w:spacing w:after="0" w:line="240" w:lineRule="auto"/>
        <w:rPr>
          <w:ins w:id="504" w:author="Daniel Mongrain" w:date="2026-05-26T10:17:00Z"/>
          <w:lang w:val="en-CA"/>
        </w:rPr>
        <w:pPrChange w:id="505" w:author="Daniel Mongrain" w:date="2026-05-26T10:18:00Z">
          <w:pPr>
            <w:pStyle w:val="BodyText"/>
            <w:numPr>
              <w:ilvl w:val="2"/>
              <w:numId w:val="89"/>
            </w:numPr>
            <w:ind w:left="720" w:hanging="360"/>
          </w:pPr>
        </w:pPrChange>
      </w:pPr>
      <w:ins w:id="506" w:author="Daniel Mongrain" w:date="2026-05-26T10:17:00Z">
        <w:r w:rsidRPr="00BC50EC">
          <w:rPr>
            <w:lang w:val="en-CA"/>
          </w:rPr>
          <w:t xml:space="preserve">For an emergency call (including </w:t>
        </w:r>
      </w:ins>
      <w:ins w:id="507" w:author="Daniel Mongrain" w:date="2026-05-26T18:01:00Z">
        <w:r>
          <w:rPr>
            <w:lang w:val="en-CA"/>
          </w:rPr>
          <w:t xml:space="preserve">abandoned </w:t>
        </w:r>
      </w:ins>
      <w:ins w:id="508" w:author="Daniel Mongrain" w:date="2026-05-26T10:17:00Z">
        <w:r w:rsidRPr="00BC50EC">
          <w:rPr>
            <w:lang w:val="en-CA"/>
          </w:rPr>
          <w:t xml:space="preserve">9-1-1 calls) value </w:t>
        </w:r>
      </w:ins>
      <w:ins w:id="509" w:author="Daniel Mongrain" w:date="2026-05-26T18:37:00Z">
        <w:r w:rsidRPr="006E179A">
          <w:rPr>
            <w:lang w:val="en-CA"/>
          </w:rPr>
          <w:t xml:space="preserve">MUST </w:t>
        </w:r>
      </w:ins>
      <w:ins w:id="510" w:author="Daniel Mongrain" w:date="2026-05-26T10:17:00Z">
        <w:r w:rsidRPr="00BC50EC">
          <w:rPr>
            <w:lang w:val="en-CA"/>
          </w:rPr>
          <w:t>be “emergency”</w:t>
        </w:r>
      </w:ins>
    </w:p>
    <w:p w14:paraId="5CA1353A" w14:textId="77777777" w:rsidR="00D73EF6" w:rsidRPr="00BC50EC" w:rsidRDefault="00D73EF6">
      <w:pPr>
        <w:pStyle w:val="BodyText"/>
        <w:numPr>
          <w:ilvl w:val="1"/>
          <w:numId w:val="95"/>
        </w:numPr>
        <w:spacing w:after="0" w:line="240" w:lineRule="auto"/>
        <w:rPr>
          <w:ins w:id="511" w:author="Daniel Mongrain" w:date="2026-05-26T10:17:00Z"/>
          <w:lang w:val="en-CA"/>
        </w:rPr>
        <w:pPrChange w:id="512" w:author="Daniel Mongrain" w:date="2026-05-26T10:18:00Z">
          <w:pPr>
            <w:pStyle w:val="BodyText"/>
            <w:numPr>
              <w:ilvl w:val="1"/>
              <w:numId w:val="89"/>
            </w:numPr>
            <w:ind w:left="720" w:hanging="360"/>
          </w:pPr>
        </w:pPrChange>
      </w:pPr>
      <w:ins w:id="513" w:author="Daniel Mongrain" w:date="2026-05-26T10:17:00Z">
        <w:r w:rsidRPr="00BC50EC">
          <w:rPr>
            <w:lang w:val="en-CA"/>
          </w:rPr>
          <w:t xml:space="preserve">“direction” </w:t>
        </w:r>
      </w:ins>
      <w:ins w:id="514" w:author="Daniel Mongrain" w:date="2026-05-26T18:37:00Z">
        <w:r w:rsidRPr="006E179A">
          <w:rPr>
            <w:lang w:val="en-CA"/>
          </w:rPr>
          <w:t xml:space="preserve">MUST </w:t>
        </w:r>
      </w:ins>
      <w:ins w:id="515" w:author="Daniel Mongrain" w:date="2026-05-26T10:17:00Z">
        <w:r w:rsidRPr="00BC50EC">
          <w:rPr>
            <w:lang w:val="en-CA"/>
          </w:rPr>
          <w:t xml:space="preserve">be set to “incoming” </w:t>
        </w:r>
      </w:ins>
    </w:p>
    <w:p w14:paraId="2F83DBA5" w14:textId="77777777" w:rsidR="00D73EF6" w:rsidRPr="00BC50EC" w:rsidRDefault="00D73EF6">
      <w:pPr>
        <w:pStyle w:val="BodyText"/>
        <w:numPr>
          <w:ilvl w:val="1"/>
          <w:numId w:val="95"/>
        </w:numPr>
        <w:spacing w:after="0" w:line="240" w:lineRule="auto"/>
        <w:rPr>
          <w:ins w:id="516" w:author="Daniel Mongrain" w:date="2026-05-26T10:17:00Z"/>
          <w:lang w:val="en-CA"/>
        </w:rPr>
        <w:pPrChange w:id="517" w:author="Daniel Mongrain" w:date="2026-05-26T10:18:00Z">
          <w:pPr>
            <w:pStyle w:val="BodyText"/>
            <w:numPr>
              <w:ilvl w:val="1"/>
              <w:numId w:val="89"/>
            </w:numPr>
            <w:ind w:left="720" w:hanging="360"/>
          </w:pPr>
        </w:pPrChange>
      </w:pPr>
      <w:ins w:id="518" w:author="Daniel Mongrain" w:date="2026-05-26T18:30:00Z">
        <w:r w:rsidRPr="00BC50EC">
          <w:rPr>
            <w:lang w:val="en-CA"/>
          </w:rPr>
          <w:t xml:space="preserve"> </w:t>
        </w:r>
      </w:ins>
      <w:ins w:id="519" w:author="Daniel Mongrain" w:date="2026-05-26T10:17:00Z">
        <w:r w:rsidRPr="00BC50EC">
          <w:rPr>
            <w:lang w:val="en-CA"/>
          </w:rPr>
          <w:t xml:space="preserve">“callStartTimestamp” </w:t>
        </w:r>
      </w:ins>
      <w:ins w:id="520" w:author="Daniel Mongrain" w:date="2026-05-26T18:37:00Z">
        <w:r w:rsidRPr="006E179A">
          <w:rPr>
            <w:lang w:val="en-CA"/>
          </w:rPr>
          <w:t xml:space="preserve">MUST </w:t>
        </w:r>
      </w:ins>
      <w:ins w:id="521" w:author="Daniel Mongrain" w:date="2026-05-26T10:17:00Z">
        <w:r w:rsidRPr="00BC50EC">
          <w:rPr>
            <w:lang w:val="en-CA"/>
          </w:rPr>
          <w:t xml:space="preserve">contain the time the </w:t>
        </w:r>
      </w:ins>
      <w:ins w:id="522" w:author="Daniel Mongrain" w:date="2026-05-26T18:03:00Z">
        <w:r>
          <w:rPr>
            <w:lang w:val="en-CA"/>
          </w:rPr>
          <w:t>“inviteTimestamp” element of the notification</w:t>
        </w:r>
      </w:ins>
    </w:p>
    <w:p w14:paraId="708E2028" w14:textId="77777777" w:rsidR="00D73EF6" w:rsidRDefault="00D73EF6" w:rsidP="00D73EF6">
      <w:pPr>
        <w:pStyle w:val="BodyText"/>
        <w:numPr>
          <w:ilvl w:val="1"/>
          <w:numId w:val="95"/>
        </w:numPr>
        <w:spacing w:after="0" w:line="240" w:lineRule="auto"/>
        <w:rPr>
          <w:ins w:id="523" w:author="Daniel Mongrain" w:date="2026-05-26T18:31:00Z"/>
          <w:lang w:val="en-CA"/>
        </w:rPr>
      </w:pPr>
      <w:ins w:id="524" w:author="Daniel Mongrain" w:date="2026-05-26T10:17:00Z">
        <w:r w:rsidRPr="00BC50EC">
          <w:rPr>
            <w:lang w:val="en-CA"/>
          </w:rPr>
          <w:t xml:space="preserve">“callStateRegistryText” </w:t>
        </w:r>
      </w:ins>
      <w:ins w:id="525" w:author="Daniel Mongrain" w:date="2026-05-26T18:37:00Z">
        <w:r w:rsidRPr="006E179A">
          <w:rPr>
            <w:lang w:val="en-CA"/>
          </w:rPr>
          <w:t xml:space="preserve">MUST </w:t>
        </w:r>
      </w:ins>
      <w:ins w:id="526" w:author="Daniel Mongrain" w:date="2026-05-26T10:17:00Z">
        <w:r w:rsidRPr="00BC50EC">
          <w:rPr>
            <w:lang w:val="en-CA"/>
          </w:rPr>
          <w:t xml:space="preserve">contain </w:t>
        </w:r>
      </w:ins>
      <w:ins w:id="527" w:author="Daniel Mongrain" w:date="2026-05-26T18:03:00Z">
        <w:r>
          <w:rPr>
            <w:lang w:val="en-CA"/>
          </w:rPr>
          <w:t>“callCancel”</w:t>
        </w:r>
      </w:ins>
    </w:p>
    <w:p w14:paraId="177488DB" w14:textId="77777777" w:rsidR="00D73EF6" w:rsidRDefault="00D73EF6" w:rsidP="00D73EF6">
      <w:pPr>
        <w:pStyle w:val="BodyText"/>
        <w:numPr>
          <w:ilvl w:val="1"/>
          <w:numId w:val="95"/>
        </w:numPr>
        <w:spacing w:after="0" w:line="240" w:lineRule="auto"/>
        <w:rPr>
          <w:ins w:id="528" w:author="Daniel Mongrain" w:date="2026-05-26T18:32:00Z"/>
          <w:lang w:val="en-CA"/>
        </w:rPr>
      </w:pPr>
      <w:ins w:id="529" w:author="Daniel Mongrain" w:date="2026-05-26T18:31:00Z">
        <w:r>
          <w:rPr>
            <w:lang w:val="en-CA"/>
          </w:rPr>
          <w:t>“verstat” MUST contain the verstat parameter value, if provided</w:t>
        </w:r>
      </w:ins>
      <w:ins w:id="530" w:author="Daniel Mongrain" w:date="2026-05-29T13:38:00Z">
        <w:r>
          <w:rPr>
            <w:lang w:val="en-CA"/>
          </w:rPr>
          <w:t>. MUST also be the same value as the “verstat” element in the Callback Data Component.</w:t>
        </w:r>
      </w:ins>
    </w:p>
    <w:p w14:paraId="6CB309CE" w14:textId="77777777" w:rsidR="00D73EF6" w:rsidRDefault="00D73EF6" w:rsidP="00D73EF6">
      <w:pPr>
        <w:pStyle w:val="BodyText"/>
        <w:numPr>
          <w:ilvl w:val="1"/>
          <w:numId w:val="95"/>
        </w:numPr>
        <w:spacing w:after="0" w:line="240" w:lineRule="auto"/>
        <w:rPr>
          <w:ins w:id="531" w:author="Daniel Mongrain" w:date="2026-05-26T18:32:00Z"/>
          <w:lang w:val="en-CA"/>
        </w:rPr>
      </w:pPr>
      <w:ins w:id="532" w:author="Daniel Mongrain" w:date="2026-05-26T18:32:00Z">
        <w:r>
          <w:rPr>
            <w:lang w:val="en-CA"/>
          </w:rPr>
          <w:t>sipIdentity MUST contain the content of the first Identity header, if any</w:t>
        </w:r>
      </w:ins>
    </w:p>
    <w:p w14:paraId="2B8C1248" w14:textId="77777777" w:rsidR="00D73EF6" w:rsidRPr="00BC50EC" w:rsidRDefault="00D73EF6">
      <w:pPr>
        <w:pStyle w:val="BodyText"/>
        <w:numPr>
          <w:ilvl w:val="1"/>
          <w:numId w:val="95"/>
        </w:numPr>
        <w:spacing w:after="0" w:line="240" w:lineRule="auto"/>
        <w:rPr>
          <w:ins w:id="533" w:author="Daniel Mongrain" w:date="2026-05-26T10:17:00Z"/>
          <w:lang w:val="en-CA"/>
        </w:rPr>
        <w:pPrChange w:id="534" w:author="Daniel Mongrain" w:date="2026-05-26T10:18:00Z">
          <w:pPr>
            <w:pStyle w:val="BodyText"/>
            <w:numPr>
              <w:ilvl w:val="1"/>
              <w:numId w:val="89"/>
            </w:numPr>
            <w:ind w:left="720" w:hanging="360"/>
          </w:pPr>
        </w:pPrChange>
      </w:pPr>
      <w:ins w:id="535" w:author="Daniel Mongrain" w:date="2026-05-26T18:32:00Z">
        <w:r>
          <w:rPr>
            <w:lang w:val="en-CA"/>
          </w:rPr>
          <w:t>sipIdentities array MUST contain the contents of all of the Ident</w:t>
        </w:r>
      </w:ins>
      <w:ins w:id="536" w:author="Daniel Mongrain" w:date="2026-05-26T18:33:00Z">
        <w:r>
          <w:rPr>
            <w:lang w:val="en-CA"/>
          </w:rPr>
          <w:t>ity headers, if any (even if only one and it was provided above)</w:t>
        </w:r>
      </w:ins>
      <w:ins w:id="537" w:author="Daniel Mongrain" w:date="2026-05-29T13:39:00Z">
        <w:r>
          <w:rPr>
            <w:lang w:val="en-CA"/>
          </w:rPr>
          <w:t>. MUST be identical to the “sipIdentities” element in the Callback Da</w:t>
        </w:r>
      </w:ins>
      <w:ins w:id="538" w:author="Daniel Mongrain" w:date="2026-05-29T13:40:00Z">
        <w:r>
          <w:rPr>
            <w:lang w:val="en-CA"/>
          </w:rPr>
          <w:t>ta Component</w:t>
        </w:r>
      </w:ins>
    </w:p>
    <w:p w14:paraId="37A6241B" w14:textId="77777777" w:rsidR="00D73EF6" w:rsidRPr="00BC50EC" w:rsidRDefault="00D73EF6">
      <w:pPr>
        <w:pStyle w:val="BodyText"/>
        <w:numPr>
          <w:ilvl w:val="1"/>
          <w:numId w:val="95"/>
        </w:numPr>
        <w:spacing w:after="0" w:line="240" w:lineRule="auto"/>
        <w:rPr>
          <w:ins w:id="539" w:author="Daniel Mongrain" w:date="2026-05-26T10:17:00Z"/>
          <w:lang w:val="en-CA"/>
        </w:rPr>
        <w:pPrChange w:id="540" w:author="Daniel Mongrain" w:date="2026-05-26T10:18:00Z">
          <w:pPr>
            <w:pStyle w:val="BodyText"/>
            <w:numPr>
              <w:ilvl w:val="1"/>
              <w:numId w:val="89"/>
            </w:numPr>
            <w:ind w:left="720" w:hanging="360"/>
          </w:pPr>
        </w:pPrChange>
      </w:pPr>
      <w:ins w:id="541" w:author="Daniel Mongrain" w:date="2026-05-26T10:17:00Z">
        <w:r w:rsidRPr="00BC50EC">
          <w:rPr>
            <w:lang w:val="en-CA"/>
          </w:rPr>
          <w:t xml:space="preserve">“callBackReference” </w:t>
        </w:r>
      </w:ins>
      <w:ins w:id="542" w:author="Daniel Mongrain" w:date="2026-05-26T18:37:00Z">
        <w:r w:rsidRPr="006E179A">
          <w:rPr>
            <w:lang w:val="en-CA"/>
          </w:rPr>
          <w:t xml:space="preserve">MUST </w:t>
        </w:r>
      </w:ins>
      <w:ins w:id="543" w:author="Daniel Mongrain" w:date="2026-05-26T10:17:00Z">
        <w:r w:rsidRPr="00BC50EC">
          <w:rPr>
            <w:lang w:val="en-CA"/>
          </w:rPr>
          <w:t>link to the Callback Data Component instance in the EIDO</w:t>
        </w:r>
      </w:ins>
    </w:p>
    <w:p w14:paraId="7BC3F260" w14:textId="77777777" w:rsidR="00D73EF6" w:rsidRPr="00BC50EC" w:rsidRDefault="00D73EF6">
      <w:pPr>
        <w:pStyle w:val="BodyText"/>
        <w:numPr>
          <w:ilvl w:val="1"/>
          <w:numId w:val="95"/>
        </w:numPr>
        <w:spacing w:after="0" w:line="240" w:lineRule="auto"/>
        <w:rPr>
          <w:ins w:id="544" w:author="Daniel Mongrain" w:date="2026-05-26T10:17:00Z"/>
          <w:lang w:val="en-CA"/>
        </w:rPr>
        <w:pPrChange w:id="545" w:author="Daniel Mongrain" w:date="2026-05-26T10:18:00Z">
          <w:pPr>
            <w:pStyle w:val="BodyText"/>
            <w:numPr>
              <w:ilvl w:val="1"/>
              <w:numId w:val="89"/>
            </w:numPr>
            <w:ind w:left="720" w:hanging="360"/>
          </w:pPr>
        </w:pPrChange>
      </w:pPr>
      <w:ins w:id="546" w:author="Daniel Mongrain" w:date="2026-05-26T10:17:00Z">
        <w:r w:rsidRPr="00BC50EC">
          <w:rPr>
            <w:lang w:val="en-CA"/>
          </w:rPr>
          <w:t xml:space="preserve">“locationReference” array </w:t>
        </w:r>
      </w:ins>
      <w:ins w:id="547" w:author="Daniel Mongrain" w:date="2026-05-26T18:37:00Z">
        <w:r w:rsidRPr="006E179A">
          <w:rPr>
            <w:lang w:val="en-CA"/>
          </w:rPr>
          <w:t xml:space="preserve">MUST </w:t>
        </w:r>
      </w:ins>
      <w:ins w:id="548" w:author="Daniel Mongrain" w:date="2026-05-26T10:17:00Z">
        <w:r w:rsidRPr="00BC50EC">
          <w:rPr>
            <w:lang w:val="en-CA"/>
          </w:rPr>
          <w:t>contain links to Location Data Component instances found in the EIDO applicable to the call</w:t>
        </w:r>
      </w:ins>
    </w:p>
    <w:p w14:paraId="27365386" w14:textId="77777777" w:rsidR="00D73EF6" w:rsidRPr="006E179A" w:rsidRDefault="00D73EF6">
      <w:pPr>
        <w:pStyle w:val="BodyText"/>
        <w:numPr>
          <w:ilvl w:val="1"/>
          <w:numId w:val="95"/>
        </w:numPr>
        <w:spacing w:after="0"/>
        <w:ind w:left="1434" w:hanging="357"/>
        <w:rPr>
          <w:ins w:id="549" w:author="Daniel Mongrain" w:date="2026-05-26T18:30:00Z"/>
          <w:lang w:val="en-CA"/>
        </w:rPr>
        <w:pPrChange w:id="550" w:author="Daniel Mongrain" w:date="2026-05-26T18:30:00Z">
          <w:pPr>
            <w:pStyle w:val="BodyText"/>
            <w:numPr>
              <w:ilvl w:val="1"/>
              <w:numId w:val="89"/>
            </w:numPr>
            <w:ind w:left="720" w:hanging="360"/>
          </w:pPr>
        </w:pPrChange>
      </w:pPr>
      <w:ins w:id="551" w:author="Daniel Mongrain" w:date="2026-05-26T18:30:00Z">
        <w:r w:rsidRPr="006E179A">
          <w:rPr>
            <w:lang w:val="en-CA"/>
          </w:rPr>
          <w:t xml:space="preserve">“additionalDataReference” array </w:t>
        </w:r>
      </w:ins>
      <w:ins w:id="552" w:author="Daniel Mongrain" w:date="2026-05-26T18:37:00Z">
        <w:r w:rsidRPr="006E179A">
          <w:rPr>
            <w:lang w:val="en-CA"/>
          </w:rPr>
          <w:t xml:space="preserve">MUST </w:t>
        </w:r>
      </w:ins>
      <w:ins w:id="553" w:author="Daniel Mongrain" w:date="2026-05-26T18:30:00Z">
        <w:r w:rsidRPr="006E179A">
          <w:rPr>
            <w:lang w:val="en-CA"/>
          </w:rPr>
          <w:t>contain links to Additional Data Component instances found in the EIDO applicable to the call</w:t>
        </w:r>
      </w:ins>
    </w:p>
    <w:p w14:paraId="6A2EFEE3" w14:textId="77777777" w:rsidR="00D73EF6" w:rsidRPr="00BC50EC" w:rsidRDefault="00D73EF6">
      <w:pPr>
        <w:pStyle w:val="BodyText"/>
        <w:numPr>
          <w:ilvl w:val="1"/>
          <w:numId w:val="95"/>
        </w:numPr>
        <w:spacing w:after="0" w:line="240" w:lineRule="auto"/>
        <w:rPr>
          <w:ins w:id="554" w:author="Daniel Mongrain" w:date="2026-05-26T10:17:00Z"/>
          <w:lang w:val="en-CA"/>
        </w:rPr>
        <w:pPrChange w:id="555" w:author="Daniel Mongrain" w:date="2026-05-26T10:18:00Z">
          <w:pPr>
            <w:pStyle w:val="BodyText"/>
            <w:numPr>
              <w:ilvl w:val="1"/>
              <w:numId w:val="89"/>
            </w:numPr>
            <w:ind w:left="720" w:hanging="360"/>
          </w:pPr>
        </w:pPrChange>
      </w:pPr>
      <w:ins w:id="556" w:author="Daniel Mongrain" w:date="2026-05-26T18:30:00Z">
        <w:r w:rsidRPr="006E179A">
          <w:rPr>
            <w:lang w:val="en-CA"/>
          </w:rPr>
          <w:t xml:space="preserve"> </w:t>
        </w:r>
      </w:ins>
      <w:ins w:id="557" w:author="Daniel Mongrain" w:date="2026-05-26T10:17:00Z">
        <w:r w:rsidRPr="00BC50EC">
          <w:rPr>
            <w:lang w:val="en-CA"/>
          </w:rPr>
          <w:t xml:space="preserve">“personReference” array </w:t>
        </w:r>
      </w:ins>
      <w:ins w:id="558" w:author="Daniel Mongrain" w:date="2026-05-26T18:37:00Z">
        <w:r w:rsidRPr="006E179A">
          <w:rPr>
            <w:lang w:val="en-CA"/>
          </w:rPr>
          <w:t xml:space="preserve">MUST </w:t>
        </w:r>
      </w:ins>
      <w:ins w:id="559" w:author="Daniel Mongrain" w:date="2026-05-26T10:17:00Z">
        <w:r w:rsidRPr="00BC50EC">
          <w:rPr>
            <w:lang w:val="en-CA"/>
          </w:rPr>
          <w:t>contain links to Person Data Component instance</w:t>
        </w:r>
      </w:ins>
      <w:ins w:id="560" w:author="Daniel Mongrain" w:date="2026-05-26T18:04:00Z">
        <w:r>
          <w:rPr>
            <w:lang w:val="en-CA"/>
          </w:rPr>
          <w:t xml:space="preserve"> </w:t>
        </w:r>
      </w:ins>
      <w:ins w:id="561" w:author="Daniel Mongrain" w:date="2026-05-26T10:17:00Z">
        <w:r w:rsidRPr="00BC50EC">
          <w:rPr>
            <w:lang w:val="en-CA"/>
          </w:rPr>
          <w:t>found in the EIDO applicable to the call</w:t>
        </w:r>
      </w:ins>
    </w:p>
    <w:p w14:paraId="27F5480C" w14:textId="77777777" w:rsidR="00D73EF6" w:rsidRPr="00116BCF" w:rsidRDefault="00D73EF6" w:rsidP="00D73EF6">
      <w:pPr>
        <w:pStyle w:val="BodyText"/>
      </w:pPr>
      <w:del w:id="562" w:author="Daniel Mongrain" w:date="2026-05-26T10:14:00Z">
        <w:r w:rsidDel="00BC50EC">
          <w:delText>.</w:delText>
        </w:r>
      </w:del>
    </w:p>
    <w:p w14:paraId="07D9B853" w14:textId="77777777" w:rsidR="00D73EF6" w:rsidRDefault="00D73EF6" w:rsidP="00D73EF6">
      <w:pPr>
        <w:pStyle w:val="Heading4"/>
      </w:pPr>
      <w:r>
        <w:t>Test Calls</w:t>
      </w:r>
    </w:p>
    <w:p w14:paraId="4680F1F6" w14:textId="77777777" w:rsidR="00D73EF6" w:rsidRDefault="00D73EF6" w:rsidP="00D73EF6">
      <w:pPr>
        <w:pStyle w:val="BodyText"/>
      </w:pPr>
      <w:r>
        <w:t>The CHFE MUST implement support for Test Calls as specified in the Test Call Functions section of NENA</w:t>
      </w:r>
      <w:r>
        <w:noBreakHyphen/>
        <w:t>STA</w:t>
      </w:r>
      <w:r>
        <w:noBreakHyphen/>
        <w:t xml:space="preserve">010 </w:t>
      </w:r>
      <w:r>
        <w:fldChar w:fldCharType="begin"/>
      </w:r>
      <w:r>
        <w:instrText xml:space="preserve"> REF _Ref200179524 \n \h  \* MERGEFORMAT </w:instrText>
      </w:r>
      <w:r>
        <w:fldChar w:fldCharType="separate"/>
      </w:r>
      <w:r>
        <w:fldChar w:fldCharType="begin"/>
      </w:r>
      <w:r>
        <w:instrText xml:space="preserve"> REF _Ref129852940 \r \h </w:instrText>
      </w:r>
      <w:r>
        <w:fldChar w:fldCharType="separate"/>
      </w:r>
      <w:r>
        <w:t>[7]</w:t>
      </w:r>
      <w:r>
        <w:fldChar w:fldCharType="end"/>
      </w:r>
      <w:r>
        <w:fldChar w:fldCharType="end"/>
      </w:r>
      <w:r>
        <w:fldChar w:fldCharType="begin"/>
      </w:r>
      <w:r>
        <w:instrText xml:space="preserve"> REF _Ref200179524 \r \h  \* MERGEFORMAT </w:instrText>
      </w:r>
      <w:r>
        <w:fldChar w:fldCharType="end"/>
      </w:r>
      <w:r>
        <w:t>. The CHFE MUST support test calls signaled with both the urn:service:test.sos and urn:emergency:service:test Service URN trees. Upon reception of a Test Call request addressed with a Queue Identifier, the CHFE MUST consult the policy (</w:t>
      </w:r>
      <w:commentRangeStart w:id="563"/>
      <w:commentRangeStart w:id="564"/>
      <w:commentRangeStart w:id="565"/>
      <w:r>
        <w:t>TBD</w:t>
      </w:r>
      <w:commentRangeEnd w:id="563"/>
      <w:r>
        <w:rPr>
          <w:rStyle w:val="CommentReference"/>
          <w:sz w:val="20"/>
          <w:szCs w:val="20"/>
        </w:rPr>
        <w:commentReference w:id="563"/>
      </w:r>
      <w:commentRangeEnd w:id="564"/>
      <w:r w:rsidR="00116BCF">
        <w:rPr>
          <w:rStyle w:val="CommentReference"/>
          <w:sz w:val="20"/>
          <w:szCs w:val="20"/>
        </w:rPr>
        <w:commentReference w:id="564"/>
      </w:r>
      <w:commentRangeEnd w:id="565"/>
      <w:r w:rsidR="00E46FCF">
        <w:rPr>
          <w:rStyle w:val="CommentReference"/>
          <w:sz w:val="20"/>
          <w:szCs w:val="20"/>
        </w:rPr>
        <w:commentReference w:id="565"/>
      </w:r>
      <w:r>
        <w:t>) to determine if the function is enabled and if the requester is permitted to place such test call.</w:t>
      </w:r>
      <w:r>
        <w:rPr>
          <w:sz w:val="26"/>
          <w:szCs w:val="26"/>
          <w:vertAlign w:val="superscript"/>
        </w:rPr>
        <w:footnoteReference w:id="7"/>
      </w:r>
      <w:r>
        <w:t xml:space="preserve"> If not, the CHFE returns 603 Decline. Policy must also specify the maximum rate of test calls from a given source and if exceeded, CHFE MUST return a 486 Busy Here response. The CHFE MAY decline a Test Call from a source when it is already processing another Test Call from that source. If the Service URN found in the Request URI is not supported by the CHFE, it MUST return a 404 Not Found. The identity of the source is the P-Asserted-Identity header if present, and From header if not. Returning 486 or 603 responses is intended for legitimate sources; the CHFE SHOULD NOT respond to attempts to use the Test Call function if it appears that a Denial-of-Service attack is underway. If no error, CHFE returns a 200 OK to accept the Test Call with a Body of MIME type “text/plain" with the following:</w:t>
      </w:r>
    </w:p>
    <w:p w14:paraId="5BCF51D7" w14:textId="77777777" w:rsidR="00D73EF6" w:rsidRDefault="00D73EF6" w:rsidP="00D73EF6">
      <w:pPr>
        <w:pStyle w:val="ListParagraph"/>
        <w:ind w:left="2160"/>
        <w:contextualSpacing w:val="0"/>
      </w:pPr>
      <w:r>
        <w:t>The name of the PSAP (as specified in the Service/Agency Locator) followed by CR/LF.</w:t>
      </w:r>
    </w:p>
    <w:p w14:paraId="3B839F64" w14:textId="77777777" w:rsidR="00D73EF6" w:rsidRDefault="00D73EF6" w:rsidP="00D73EF6">
      <w:pPr>
        <w:pStyle w:val="ListParagraph"/>
        <w:ind w:left="2160"/>
        <w:contextualSpacing w:val="0"/>
      </w:pPr>
      <w:r>
        <w:lastRenderedPageBreak/>
        <w:t>The string “urn:service:test:sos” followed by CR/LF.</w:t>
      </w:r>
    </w:p>
    <w:p w14:paraId="43868397" w14:textId="77777777" w:rsidR="00D73EF6" w:rsidRDefault="00D73EF6" w:rsidP="00D73EF6">
      <w:pPr>
        <w:pStyle w:val="ListParagraph"/>
        <w:ind w:left="2160"/>
        <w:contextualSpacing w:val="0"/>
      </w:pPr>
      <w:r>
        <w:t>The location provided with the call, dereferencing, if necessary, with the address elements separated by commas (‘,’) followed by CR/LF.</w:t>
      </w:r>
    </w:p>
    <w:p w14:paraId="1A72FD8B" w14:textId="77777777" w:rsidR="00D73EF6" w:rsidRDefault="00D73EF6" w:rsidP="00D73EF6">
      <w:pPr>
        <w:pStyle w:val="ListParagraph"/>
        <w:ind w:left="2160"/>
        <w:contextualSpacing w:val="0"/>
      </w:pPr>
      <w:r>
        <w:t>If the value of the attestation-level in the Identity header does not indicate A-level attestation or the Verstat parameter doesn’t indicate that validation passed, the string “Identity Attestation Failed”, followed by CR/LF.</w:t>
      </w:r>
    </w:p>
    <w:p w14:paraId="48756E20" w14:textId="77777777" w:rsidR="00D73EF6" w:rsidRDefault="00D73EF6" w:rsidP="00D73EF6">
      <w:pPr>
        <w:pStyle w:val="BodyText"/>
      </w:pPr>
      <w:r>
        <w:t>The CHFE MAY return other MIME body parts as specified in NENA</w:t>
      </w:r>
      <w:r>
        <w:noBreakHyphen/>
        <w:t>STA</w:t>
      </w:r>
      <w:r>
        <w:noBreakHyphen/>
        <w:t xml:space="preserve">010 </w:t>
      </w:r>
      <w:r>
        <w:fldChar w:fldCharType="begin"/>
      </w:r>
      <w:r>
        <w:instrText xml:space="preserve"> REF _Ref200179524 \n \h  \* MERGEFORMAT </w:instrText>
      </w:r>
      <w:r>
        <w:fldChar w:fldCharType="separate"/>
      </w:r>
      <w:r>
        <w:fldChar w:fldCharType="begin"/>
      </w:r>
      <w:r>
        <w:instrText xml:space="preserve"> REF _Ref129852940 \r \h </w:instrText>
      </w:r>
      <w:r>
        <w:fldChar w:fldCharType="separate"/>
      </w:r>
      <w:r>
        <w:t>[7]</w:t>
      </w:r>
      <w:r>
        <w:fldChar w:fldCharType="end"/>
      </w:r>
      <w:r>
        <w:fldChar w:fldCharType="end"/>
      </w:r>
      <w:r>
        <w:fldChar w:fldCharType="begin"/>
      </w:r>
      <w:r>
        <w:instrText xml:space="preserve"> REF _Ref200179524 \r \h  \* MERGEFORMAT </w:instrText>
      </w:r>
      <w:r>
        <w:fldChar w:fldCharType="end"/>
      </w:r>
      <w:r>
        <w:t>.</w:t>
      </w:r>
    </w:p>
    <w:p w14:paraId="5C0E970B" w14:textId="77777777" w:rsidR="00D73EF6" w:rsidRDefault="00D73EF6" w:rsidP="00D73EF6">
      <w:pPr>
        <w:pStyle w:val="BodyText"/>
      </w:pPr>
      <w:r>
        <w:t xml:space="preserve">The CHFE SHOULD accept a media loopback test as defined in </w:t>
      </w:r>
      <w:r w:rsidRPr="00650C1F">
        <w:rPr>
          <w:i/>
          <w:iCs/>
        </w:rPr>
        <w:t>An Extension to the Session Description Protocol (SDP) and Real-time Transport Protocol (RTP) for Media Loopback,</w:t>
      </w:r>
      <w:r>
        <w:t xml:space="preserve"> RFC 6849 </w:t>
      </w:r>
      <w:r>
        <w:fldChar w:fldCharType="begin"/>
      </w:r>
      <w:r>
        <w:instrText xml:space="preserve"> REF _Ref225777528 \r \h </w:instrText>
      </w:r>
      <w:r>
        <w:fldChar w:fldCharType="separate"/>
      </w:r>
      <w:r>
        <w:t>[27]</w:t>
      </w:r>
      <w:r>
        <w:fldChar w:fldCharType="end"/>
      </w:r>
      <w:r>
        <w:t xml:space="preserve"> and SHOULD support the “rtp-pkt-loopback” and “rtp-start-loopback” options. The CHFE is the media attribute of “loopback-mirror”. The PSAP MUST loop back no more than three (3) packets of each media type accepted (voice, video, text).</w:t>
      </w:r>
    </w:p>
    <w:p w14:paraId="36C55D89" w14:textId="77777777" w:rsidR="00D73EF6" w:rsidRDefault="00D73EF6" w:rsidP="00D73EF6">
      <w:pPr>
        <w:pStyle w:val="BodyText"/>
      </w:pPr>
      <w:r>
        <w:t>After automatically answering the Test Call and if applicable, looping back the media, the CHFE MUST send a BYE to terminate the Test Call.</w:t>
      </w:r>
    </w:p>
    <w:p w14:paraId="4CA210C2" w14:textId="77777777" w:rsidR="00D73EF6" w:rsidRDefault="00D73EF6" w:rsidP="00D73EF6">
      <w:pPr>
        <w:pStyle w:val="Heading4"/>
      </w:pPr>
      <w:bookmarkStart w:id="566" w:name="_Toc221701618"/>
      <w:r w:rsidRPr="00135CA3">
        <w:t>Location Information Server (</w:t>
      </w:r>
      <w:commentRangeStart w:id="567"/>
      <w:commentRangeStart w:id="568"/>
      <w:r w:rsidRPr="00135CA3">
        <w:t>LIS</w:t>
      </w:r>
      <w:commentRangeEnd w:id="567"/>
      <w:r w:rsidRPr="00135CA3">
        <w:rPr>
          <w:rStyle w:val="CommentReference"/>
          <w:sz w:val="20"/>
          <w:szCs w:val="20"/>
        </w:rPr>
        <w:commentReference w:id="567"/>
      </w:r>
      <w:commentRangeEnd w:id="568"/>
      <w:r w:rsidR="008A4D5D" w:rsidRPr="00135CA3">
        <w:rPr>
          <w:rStyle w:val="CommentReference"/>
          <w:sz w:val="20"/>
          <w:szCs w:val="20"/>
        </w:rPr>
        <w:commentReference w:id="568"/>
      </w:r>
      <w:r w:rsidRPr="00135CA3">
        <w:t>) Interface</w:t>
      </w:r>
      <w:bookmarkEnd w:id="566"/>
    </w:p>
    <w:p w14:paraId="0069C0F7" w14:textId="77777777" w:rsidR="00D73EF6" w:rsidRDefault="00D73EF6" w:rsidP="00D73EF6">
      <w:pPr>
        <w:pStyle w:val="BodyText"/>
      </w:pPr>
      <w:r>
        <w:t>The CHFE MUST be able to receive the calling device’s location in a Geolocation header field by either value within an INVITE or MESSAGE body or via a reference. The CHFE MUST support references with schemes of HTTP(S) and SIP(S). If the scheme is HTTP(S), the CHFE MUST utilize the mechanism specified in HELD Dereferencing as defined in</w:t>
      </w:r>
      <w:r w:rsidRPr="00EB0EDE">
        <w:t xml:space="preserve"> </w:t>
      </w:r>
      <w:r w:rsidRPr="00650C1F">
        <w:rPr>
          <w:i/>
          <w:iCs/>
        </w:rPr>
        <w:t>A Location Dereference Protocol Using HTTP-Enabled Location Delivery (HELD)</w:t>
      </w:r>
      <w:r>
        <w:t xml:space="preserve">, RFC 6753 </w:t>
      </w:r>
      <w:r>
        <w:fldChar w:fldCharType="begin"/>
      </w:r>
      <w:r>
        <w:instrText xml:space="preserve"> REF _Ref225777609 \r \h </w:instrText>
      </w:r>
      <w:r>
        <w:fldChar w:fldCharType="separate"/>
      </w:r>
      <w:r>
        <w:t>[28]</w:t>
      </w:r>
      <w:r>
        <w:fldChar w:fldCharType="end"/>
      </w:r>
      <w:r>
        <w:t xml:space="preserve"> to retrieve the location. If the scheme is SIP(S), the CHFE MUST utilize the mechanism specified in the SIP Presence Event Package defined in </w:t>
      </w:r>
      <w:r w:rsidRPr="00650C1F">
        <w:rPr>
          <w:i/>
          <w:iCs/>
        </w:rPr>
        <w:t>A Presence Event Package for the Session Initiation Protocol (SIP)</w:t>
      </w:r>
      <w:r>
        <w:t xml:space="preserve">, RFC 3856 </w:t>
      </w:r>
      <w:r>
        <w:fldChar w:fldCharType="begin"/>
      </w:r>
      <w:r>
        <w:instrText xml:space="preserve"> REF _Ref225777636 \r \h </w:instrText>
      </w:r>
      <w:r>
        <w:fldChar w:fldCharType="separate"/>
      </w:r>
      <w:r>
        <w:t>[29]</w:t>
      </w:r>
      <w:r>
        <w:fldChar w:fldCharType="end"/>
      </w:r>
      <w:r>
        <w:t>. For SIP location conveyance, the CHFE MUST be able to control the rate of location update notifications through location filters as defined in</w:t>
      </w:r>
      <w:r w:rsidRPr="0068049B">
        <w:t xml:space="preserve"> </w:t>
      </w:r>
      <w:r w:rsidRPr="00650C1F">
        <w:rPr>
          <w:i/>
          <w:iCs/>
        </w:rPr>
        <w:t>Filtering Location Notifications in the Session Initiation Protocol (SIP),</w:t>
      </w:r>
      <w:r>
        <w:t xml:space="preserve"> RFC 6447 </w:t>
      </w:r>
      <w:r>
        <w:fldChar w:fldCharType="begin"/>
      </w:r>
      <w:r>
        <w:instrText xml:space="preserve"> REF _Ref225777666 \r \h </w:instrText>
      </w:r>
      <w:r>
        <w:fldChar w:fldCharType="separate"/>
      </w:r>
      <w:r>
        <w:t>[30]</w:t>
      </w:r>
      <w:r>
        <w:fldChar w:fldCharType="end"/>
      </w:r>
      <w:r>
        <w:t xml:space="preserve"> and event rate control filters RFC 6446 </w:t>
      </w:r>
      <w:r>
        <w:fldChar w:fldCharType="begin"/>
      </w:r>
      <w:r>
        <w:instrText xml:space="preserve"> REF _Ref225767366 \r \h </w:instrText>
      </w:r>
      <w:r>
        <w:fldChar w:fldCharType="separate"/>
      </w:r>
      <w:r>
        <w:t>[18]</w:t>
      </w:r>
      <w:r>
        <w:fldChar w:fldCharType="end"/>
      </w:r>
      <w:r>
        <w:t>. The CHFE MUST support the reception of multiple Geolocation: header fields. If multiple Geolocation header fields are provided, the location in the first Geolocation header field SHALL be assumed to be the location used for call routing.</w:t>
      </w:r>
    </w:p>
    <w:p w14:paraId="741C7914" w14:textId="77777777" w:rsidR="00D73EF6" w:rsidRPr="00116BCF" w:rsidRDefault="00D73EF6" w:rsidP="00D73EF6">
      <w:pPr>
        <w:pStyle w:val="BodyText"/>
      </w:pPr>
      <w:r>
        <w:t xml:space="preserve">If the incoming </w:t>
      </w:r>
      <w:del w:id="569" w:author="Daniel Mongrain" w:date="2026-06-22T16:48:00Z">
        <w:r w:rsidDel="006D563E">
          <w:delText>call  includes</w:delText>
        </w:r>
      </w:del>
      <w:ins w:id="570" w:author="Daniel Mongrain" w:date="2026-06-22T16:48:00Z">
        <w:r>
          <w:t>call includes</w:t>
        </w:r>
      </w:ins>
      <w:r>
        <w:t xml:space="preserve"> one or more HELD reference(s), the PSAP can make an initial dereference to obtain an initial location quickly by setting the ‘responseTime’ value to 500 ms. Subsequent requests for dispatch location MUST be accomplished by setting the ‘responseTime’ value to ‘emergencyDispatch’ per NENA</w:t>
      </w:r>
      <w:r>
        <w:noBreakHyphen/>
        <w:t>STA</w:t>
      </w:r>
      <w:r>
        <w:noBreakHyphen/>
        <w:t>010.</w:t>
      </w:r>
      <w:r>
        <w:rPr>
          <w:sz w:val="26"/>
          <w:szCs w:val="26"/>
          <w:vertAlign w:val="superscript"/>
        </w:rPr>
        <w:footnoteReference w:id="8"/>
      </w:r>
    </w:p>
    <w:p w14:paraId="035DDAB3" w14:textId="77777777" w:rsidR="00D73EF6" w:rsidRPr="00116BCF" w:rsidRDefault="00D73EF6" w:rsidP="00D73EF6">
      <w:pPr>
        <w:pStyle w:val="Heading4"/>
      </w:pPr>
      <w:r w:rsidRPr="00116BCF">
        <w:t>Emergency Call Routing Function (ECRF) Interface</w:t>
      </w:r>
    </w:p>
    <w:p w14:paraId="429BAC37" w14:textId="77777777" w:rsidR="00D73EF6" w:rsidRDefault="00D73EF6" w:rsidP="00D73EF6">
      <w:pPr>
        <w:pStyle w:val="Heading5"/>
      </w:pPr>
      <w:r w:rsidRPr="00116BCF">
        <w:t>Determining Transfer-to Agencies’ SIP URI</w:t>
      </w:r>
    </w:p>
    <w:p w14:paraId="692A93BE" w14:textId="77777777" w:rsidR="00D73EF6" w:rsidRDefault="00D73EF6" w:rsidP="00D73EF6">
      <w:pPr>
        <w:pStyle w:val="BodyText"/>
      </w:pPr>
      <w:r>
        <w:t>The Call Handling FE assists the Telecommunicator in selecting the responding services that are available for call transfers. The CHFE SHALL implement the LoST client interface to support interaction with the ECRF as specified in the LoST subsection of the Interfaces section of NENA</w:t>
      </w:r>
      <w:r>
        <w:noBreakHyphen/>
        <w:t>STA</w:t>
      </w:r>
      <w:r>
        <w:noBreakHyphen/>
        <w:t xml:space="preserve">010 </w:t>
      </w:r>
      <w:r>
        <w:fldChar w:fldCharType="begin"/>
      </w:r>
      <w:r>
        <w:instrText xml:space="preserve"> REF _Ref200179524 \n \h  \* MERGEFORMAT </w:instrText>
      </w:r>
      <w:r>
        <w:fldChar w:fldCharType="separate"/>
      </w:r>
      <w:r>
        <w:fldChar w:fldCharType="begin"/>
      </w:r>
      <w:r>
        <w:instrText xml:space="preserve"> REF _Ref129852940 \r \h </w:instrText>
      </w:r>
      <w:r>
        <w:fldChar w:fldCharType="separate"/>
      </w:r>
      <w:r>
        <w:t>[7]</w:t>
      </w:r>
      <w:r>
        <w:fldChar w:fldCharType="end"/>
      </w:r>
      <w:r>
        <w:fldChar w:fldCharType="end"/>
      </w:r>
      <w:r>
        <w:fldChar w:fldCharType="begin"/>
      </w:r>
      <w:r>
        <w:instrText xml:space="preserve"> REF _Ref200179524 \r \h  \* MERGEFORMAT </w:instrText>
      </w:r>
      <w:r>
        <w:fldChar w:fldCharType="end"/>
      </w:r>
      <w:r>
        <w:t>. The CHFE MUST query the ECRF, when necessary, to permit transfer of a call to any of the services available for the given location.</w:t>
      </w:r>
    </w:p>
    <w:p w14:paraId="2172D118" w14:textId="77777777" w:rsidR="00D73EF6" w:rsidRPr="00116BCF" w:rsidRDefault="00D73EF6" w:rsidP="00D73EF6">
      <w:pPr>
        <w:pStyle w:val="BodyText"/>
      </w:pPr>
      <w:r>
        <w:t xml:space="preserve">The CHFE SHOULD support the caching of ECRF responses as specified in the &lt;expires&gt; element of the response. The CHFE SHOULD compare any new location or location updates </w:t>
      </w:r>
      <w:r>
        <w:lastRenderedPageBreak/>
        <w:t>against the &lt;serviceBoundary&gt; of cached responses and MAY use cached mappings in order to accelerate call treatment and reduce load on ECRF servers. The LoST listServicesByLocation function may reveal additional services at a new location, but its use SHOULD be rate limited to avoid taxing the ECRF. An expired cached mapping MAY be used in the case where an authoritative ECRF is not reachable.</w:t>
      </w:r>
    </w:p>
    <w:p w14:paraId="4CCC3CDE" w14:textId="77777777" w:rsidR="00D73EF6" w:rsidRPr="00E467D8" w:rsidRDefault="00D73EF6" w:rsidP="00D73EF6">
      <w:pPr>
        <w:pStyle w:val="Heading4"/>
      </w:pPr>
      <w:bookmarkStart w:id="571" w:name="_Toc221701638"/>
      <w:r w:rsidRPr="00E467D8">
        <w:t>SIP Interface to External Switching Systems</w:t>
      </w:r>
      <w:bookmarkEnd w:id="571"/>
    </w:p>
    <w:p w14:paraId="5247DE80" w14:textId="77777777" w:rsidR="00D73EF6" w:rsidRDefault="00D73EF6" w:rsidP="00D73EF6">
      <w:pPr>
        <w:pStyle w:val="BodyText"/>
      </w:pPr>
      <w:r>
        <w:t xml:space="preserve">The CHFE MUST support interfacing with additional SIP call sources/destinations. This interface is used to interface to SIP telephony gateways, an administrative PBX, a SIP Trunk Service Provider, etc. The interface MUST comply to the </w:t>
      </w:r>
      <w:r w:rsidRPr="00C90477">
        <w:rPr>
          <w:i/>
          <w:iCs/>
        </w:rPr>
        <w:t>SIPconnect 2.0 Technical Recommendation,</w:t>
      </w:r>
      <w:r>
        <w:t xml:space="preserve">  </w:t>
      </w:r>
      <w:r>
        <w:fldChar w:fldCharType="begin"/>
      </w:r>
      <w:r>
        <w:instrText xml:space="preserve"> REF _Ref225777831 \r \h </w:instrText>
      </w:r>
      <w:r>
        <w:fldChar w:fldCharType="separate"/>
      </w:r>
      <w:r>
        <w:t>[31]</w:t>
      </w:r>
      <w:r>
        <w:fldChar w:fldCharType="end"/>
      </w:r>
      <w:r>
        <w:t>.</w:t>
      </w:r>
    </w:p>
    <w:p w14:paraId="2A2FA3C7" w14:textId="77777777" w:rsidR="00D73EF6" w:rsidRPr="00E467D8" w:rsidRDefault="00D73EF6" w:rsidP="00D73EF6">
      <w:pPr>
        <w:pStyle w:val="Heading4"/>
      </w:pPr>
      <w:bookmarkStart w:id="572" w:name="_Toc221701639"/>
      <w:r w:rsidRPr="00E467D8">
        <w:t>Incident Data eXchange (IDX) Interface</w:t>
      </w:r>
      <w:bookmarkEnd w:id="572"/>
    </w:p>
    <w:p w14:paraId="00AAC384" w14:textId="77777777" w:rsidR="00D73EF6" w:rsidRDefault="00D73EF6" w:rsidP="00D73EF6">
      <w:pPr>
        <w:pStyle w:val="BodyText"/>
      </w:pPr>
      <w:r>
        <w:t xml:space="preserve">The CHFE MUST implement the client side of the EIDO Dereference Factory web service specified in NENA-STA-024 </w:t>
      </w:r>
      <w:r>
        <w:fldChar w:fldCharType="begin"/>
      </w:r>
      <w:r>
        <w:instrText xml:space="preserve"> REF _Ref225776404 \r \h </w:instrText>
      </w:r>
      <w:r>
        <w:fldChar w:fldCharType="separate"/>
      </w:r>
      <w:r>
        <w:t>[25]</w:t>
      </w:r>
      <w:r>
        <w:fldChar w:fldCharType="end"/>
      </w:r>
      <w:r>
        <w:t>. This is used to obtain a reference from an IDX that can be passed along when transferring a call.</w:t>
      </w:r>
    </w:p>
    <w:p w14:paraId="321B579A" w14:textId="77777777" w:rsidR="00D73EF6" w:rsidRPr="00E467D8" w:rsidRDefault="00D73EF6" w:rsidP="00D73EF6">
      <w:pPr>
        <w:pStyle w:val="Heading4"/>
      </w:pPr>
      <w:bookmarkStart w:id="573" w:name="_Toc221701640"/>
      <w:r w:rsidRPr="00E467D8">
        <w:t>Bridge Interface</w:t>
      </w:r>
      <w:bookmarkEnd w:id="573"/>
    </w:p>
    <w:p w14:paraId="5DFC6EB5" w14:textId="77777777" w:rsidR="00D73EF6" w:rsidRDefault="00D73EF6" w:rsidP="00D73EF6">
      <w:pPr>
        <w:pStyle w:val="BodyText"/>
      </w:pPr>
      <w:r>
        <w:t>A CHFE implementation MUST support both the Conference Aware UA and Ad Hoc Bridging methods as specified in section Bridging and Transfers in NENA</w:t>
      </w:r>
      <w:r>
        <w:noBreakHyphen/>
        <w:t>STA</w:t>
      </w:r>
      <w:r>
        <w:noBreakHyphen/>
        <w:t xml:space="preserve">010 </w:t>
      </w:r>
      <w:r>
        <w:fldChar w:fldCharType="begin"/>
      </w:r>
      <w:r>
        <w:instrText xml:space="preserve"> REF _Ref200179524 \n \h  \* MERGEFORMAT </w:instrText>
      </w:r>
      <w:r>
        <w:fldChar w:fldCharType="separate"/>
      </w:r>
      <w:r>
        <w:fldChar w:fldCharType="begin"/>
      </w:r>
      <w:r>
        <w:instrText xml:space="preserve"> REF _Ref129852940 \r \h </w:instrText>
      </w:r>
      <w:r>
        <w:fldChar w:fldCharType="separate"/>
      </w:r>
      <w:r>
        <w:t>[7]</w:t>
      </w:r>
      <w:r>
        <w:fldChar w:fldCharType="end"/>
      </w:r>
      <w:r>
        <w:fldChar w:fldCharType="end"/>
      </w:r>
      <w:r>
        <w:fldChar w:fldCharType="begin"/>
      </w:r>
      <w:r>
        <w:instrText xml:space="preserve"> REF _Ref200179524 \r \h  \* MERGEFORMAT </w:instrText>
      </w:r>
      <w:r>
        <w:fldChar w:fldCharType="end"/>
      </w:r>
      <w:r>
        <w:t xml:space="preserve"> and MUST be provisioned with the appropriate method as specified by the NGCS Service Provider.</w:t>
      </w:r>
    </w:p>
    <w:p w14:paraId="38301133" w14:textId="77777777" w:rsidR="00D73EF6" w:rsidRDefault="00D73EF6" w:rsidP="00D73EF6">
      <w:pPr>
        <w:pStyle w:val="BodyText"/>
      </w:pPr>
      <w:commentRangeStart w:id="574"/>
      <w:commentRangeStart w:id="575"/>
      <w:commentRangeStart w:id="576"/>
      <w:commentRangeStart w:id="577"/>
      <w:commentRangeStart w:id="578"/>
      <w:commentRangeStart w:id="579"/>
      <w:r>
        <w:t>If a call is received specifying it originated from a Bridge, the CHFE MUST use the Bridge to add parties</w:t>
      </w:r>
      <w:r>
        <w:rPr>
          <w:sz w:val="26"/>
          <w:szCs w:val="26"/>
          <w:vertAlign w:val="superscript"/>
        </w:rPr>
        <w:footnoteReference w:id="9"/>
      </w:r>
      <w:r>
        <w:t xml:space="preserve"> to the call, in order to avoid cascading conferences.</w:t>
      </w:r>
      <w:commentRangeEnd w:id="578"/>
      <w:r>
        <w:rPr>
          <w:rStyle w:val="CommentReference"/>
          <w:sz w:val="20"/>
          <w:szCs w:val="20"/>
        </w:rPr>
        <w:commentReference w:id="578"/>
      </w:r>
      <w:commentRangeEnd w:id="579"/>
      <w:r w:rsidR="001462A3">
        <w:rPr>
          <w:rStyle w:val="CommentReference"/>
          <w:sz w:val="20"/>
          <w:szCs w:val="20"/>
        </w:rPr>
        <w:commentReference w:id="579"/>
      </w:r>
      <w:commentRangeEnd w:id="576"/>
      <w:r>
        <w:rPr>
          <w:rStyle w:val="CommentReference"/>
          <w:sz w:val="20"/>
          <w:szCs w:val="20"/>
        </w:rPr>
        <w:commentReference w:id="576"/>
      </w:r>
      <w:commentRangeEnd w:id="577"/>
      <w:r w:rsidR="007773F6">
        <w:rPr>
          <w:rStyle w:val="CommentReference"/>
          <w:sz w:val="20"/>
          <w:szCs w:val="20"/>
        </w:rPr>
        <w:commentReference w:id="577"/>
      </w:r>
      <w:commentRangeEnd w:id="575"/>
      <w:r>
        <w:rPr>
          <w:rStyle w:val="CommentReference"/>
          <w:sz w:val="20"/>
          <w:szCs w:val="20"/>
        </w:rPr>
        <w:commentReference w:id="575"/>
      </w:r>
      <w:commentRangeEnd w:id="574"/>
      <w:r>
        <w:rPr>
          <w:rStyle w:val="CommentReference"/>
          <w:sz w:val="20"/>
          <w:szCs w:val="20"/>
        </w:rPr>
        <w:commentReference w:id="574"/>
      </w:r>
    </w:p>
    <w:p w14:paraId="2710A1DA" w14:textId="77777777" w:rsidR="00D73EF6" w:rsidRDefault="00D73EF6" w:rsidP="00D73EF6">
      <w:pPr>
        <w:pStyle w:val="BodyText"/>
      </w:pPr>
      <w:r>
        <w:t xml:space="preserve">The CHFE MUST support the configuration of URI-List as specified in </w:t>
      </w:r>
      <w:r w:rsidRPr="00F142E0">
        <w:rPr>
          <w:i/>
          <w:iCs/>
        </w:rPr>
        <w:t>Framework and Security Considerations for Session Initiation Protocol (SIP) URI-List Services</w:t>
      </w:r>
      <w:r>
        <w:t xml:space="preserve">, RFC 5363 </w:t>
      </w:r>
      <w:r>
        <w:fldChar w:fldCharType="begin"/>
      </w:r>
      <w:r>
        <w:instrText xml:space="preserve"> REF _Ref225777942 \r \h </w:instrText>
      </w:r>
      <w:r>
        <w:fldChar w:fldCharType="separate"/>
      </w:r>
      <w:r>
        <w:t>[32]</w:t>
      </w:r>
      <w:r>
        <w:fldChar w:fldCharType="end"/>
      </w:r>
      <w:r>
        <w:t xml:space="preserve"> and use a URI-List to add one or more parties to a call at the same time as defined in </w:t>
      </w:r>
      <w:r w:rsidRPr="00F142E0">
        <w:rPr>
          <w:i/>
          <w:iCs/>
        </w:rPr>
        <w:t>Conference Establishment Using Request-Contained Lists in the Session Initiation Protocol (SIP)</w:t>
      </w:r>
      <w:r>
        <w:t xml:space="preserve">, RFC 5366  </w:t>
      </w:r>
      <w:r>
        <w:fldChar w:fldCharType="begin"/>
      </w:r>
      <w:r>
        <w:instrText xml:space="preserve"> REF _Ref225777963 \r \h </w:instrText>
      </w:r>
      <w:r>
        <w:fldChar w:fldCharType="separate"/>
      </w:r>
      <w:r>
        <w:t>[33]</w:t>
      </w:r>
      <w:r>
        <w:fldChar w:fldCharType="end"/>
      </w:r>
      <w:r>
        <w:t>.</w:t>
      </w:r>
    </w:p>
    <w:p w14:paraId="441DF73F" w14:textId="77777777" w:rsidR="00D73EF6" w:rsidRPr="00E467D8" w:rsidRDefault="00D73EF6" w:rsidP="00D73EF6">
      <w:pPr>
        <w:pStyle w:val="Heading5"/>
      </w:pPr>
      <w:bookmarkStart w:id="580" w:name="_Toc221701641"/>
      <w:commentRangeStart w:id="581"/>
      <w:r w:rsidRPr="00E467D8">
        <w:t>Conference Aware UA Bridge</w:t>
      </w:r>
      <w:bookmarkEnd w:id="580"/>
      <w:commentRangeEnd w:id="581"/>
      <w:r w:rsidRPr="00E467D8">
        <w:rPr>
          <w:rStyle w:val="CommentReference"/>
          <w:sz w:val="20"/>
          <w:szCs w:val="20"/>
        </w:rPr>
        <w:commentReference w:id="581"/>
      </w:r>
    </w:p>
    <w:p w14:paraId="4CA2F790" w14:textId="77777777" w:rsidR="00D73EF6" w:rsidRDefault="00D73EF6" w:rsidP="00D73EF6">
      <w:pPr>
        <w:pStyle w:val="BodyText"/>
      </w:pPr>
      <w:r>
        <w:t>The Conference Aware UA Bridge is always in the path of 9</w:t>
      </w:r>
      <w:r>
        <w:noBreakHyphen/>
        <w:t>1</w:t>
      </w:r>
      <w:r>
        <w:noBreakHyphen/>
        <w:t>1 calls thus the CHFE can add parties to the call without having to first establish a new conference, as per section Route All Calls Via a Conference Aware UA in NENA</w:t>
      </w:r>
      <w:r>
        <w:noBreakHyphen/>
        <w:t>STA</w:t>
      </w:r>
      <w:r>
        <w:noBreakHyphen/>
        <w:t xml:space="preserve">010 </w:t>
      </w:r>
      <w:r>
        <w:fldChar w:fldCharType="begin"/>
      </w:r>
      <w:r>
        <w:instrText xml:space="preserve"> REF _Ref200179524 \n \h  \* MERGEFORMAT </w:instrText>
      </w:r>
      <w:r>
        <w:fldChar w:fldCharType="separate"/>
      </w:r>
      <w:r>
        <w:fldChar w:fldCharType="begin"/>
      </w:r>
      <w:r>
        <w:instrText xml:space="preserve"> REF _Ref129852940 \r \h </w:instrText>
      </w:r>
      <w:r>
        <w:fldChar w:fldCharType="separate"/>
      </w:r>
      <w:r>
        <w:t>[7]</w:t>
      </w:r>
      <w:r>
        <w:fldChar w:fldCharType="end"/>
      </w:r>
      <w:r>
        <w:fldChar w:fldCharType="end"/>
      </w:r>
      <w:r>
        <w:fldChar w:fldCharType="begin"/>
      </w:r>
      <w:r>
        <w:instrText xml:space="preserve"> REF _Ref200179524 \r \h  \* MERGEFORMAT </w:instrText>
      </w:r>
      <w:r>
        <w:fldChar w:fldCharType="end"/>
      </w:r>
      <w:r>
        <w:t xml:space="preserve">. </w:t>
      </w:r>
    </w:p>
    <w:p w14:paraId="23003AB0" w14:textId="77777777" w:rsidR="00D73EF6" w:rsidRPr="00E467D8" w:rsidRDefault="00D73EF6" w:rsidP="00D73EF6">
      <w:pPr>
        <w:pStyle w:val="Heading5"/>
      </w:pPr>
      <w:bookmarkStart w:id="582" w:name="_Toc221701642"/>
      <w:r w:rsidRPr="00E467D8">
        <w:t>Ad Hoc Bridge</w:t>
      </w:r>
      <w:bookmarkEnd w:id="582"/>
    </w:p>
    <w:p w14:paraId="5AD83094" w14:textId="77777777" w:rsidR="00D73EF6" w:rsidRDefault="00D73EF6" w:rsidP="00D73EF6">
      <w:pPr>
        <w:pStyle w:val="BodyText"/>
      </w:pPr>
      <w:r>
        <w:t>On an Ad Hoc Bridge, a conference must first be created, and the 9</w:t>
      </w:r>
      <w:r>
        <w:noBreakHyphen/>
        <w:t>1</w:t>
      </w:r>
      <w:r>
        <w:noBreakHyphen/>
        <w:t>1 call must be moved to the Bridge before any party can be added to the call (as specified in the Ad Hoc description of section Attended Transfers in NENA</w:t>
      </w:r>
      <w:r>
        <w:noBreakHyphen/>
        <w:t>STA</w:t>
      </w:r>
      <w:r>
        <w:noBreakHyphen/>
        <w:t xml:space="preserve">010 </w:t>
      </w:r>
      <w:r>
        <w:fldChar w:fldCharType="begin"/>
      </w:r>
      <w:r>
        <w:instrText xml:space="preserve"> REF _Ref200179524 \n \h  \* MERGEFORMAT </w:instrText>
      </w:r>
      <w:r>
        <w:fldChar w:fldCharType="separate"/>
      </w:r>
      <w:r>
        <w:fldChar w:fldCharType="begin"/>
      </w:r>
      <w:r>
        <w:instrText xml:space="preserve"> REF _Ref129852940 \r \h </w:instrText>
      </w:r>
      <w:r>
        <w:fldChar w:fldCharType="separate"/>
      </w:r>
      <w:r>
        <w:t>[7]</w:t>
      </w:r>
      <w:r>
        <w:fldChar w:fldCharType="end"/>
      </w:r>
      <w:r>
        <w:fldChar w:fldCharType="end"/>
      </w:r>
      <w:r>
        <w:t xml:space="preserve">). In addition, once a call is reduced to two parties (for example at the completion of a transfer) the remaining </w:t>
      </w:r>
      <w:commentRangeStart w:id="583"/>
      <w:r>
        <w:t>CHFE SHOULD detect that the call only has two parties and remove the call from the Ad Hoc Bridge</w:t>
      </w:r>
      <w:commentRangeEnd w:id="583"/>
      <w:r>
        <w:rPr>
          <w:rStyle w:val="CommentReference"/>
          <w:sz w:val="20"/>
          <w:szCs w:val="20"/>
        </w:rPr>
        <w:commentReference w:id="583"/>
      </w:r>
      <w:r>
        <w:t>.</w:t>
      </w:r>
    </w:p>
    <w:p w14:paraId="32CC71E9" w14:textId="77777777" w:rsidR="00D73EF6" w:rsidRPr="00E467D8" w:rsidRDefault="00D73EF6" w:rsidP="00D73EF6">
      <w:pPr>
        <w:pStyle w:val="Heading4"/>
      </w:pPr>
      <w:bookmarkStart w:id="584" w:name="_Toc221701643"/>
      <w:commentRangeStart w:id="585"/>
      <w:r w:rsidRPr="00E467D8">
        <w:t>ESRP Notifications</w:t>
      </w:r>
      <w:bookmarkEnd w:id="584"/>
      <w:commentRangeEnd w:id="585"/>
      <w:r w:rsidRPr="00E467D8">
        <w:rPr>
          <w:rStyle w:val="CommentReference"/>
          <w:sz w:val="20"/>
          <w:szCs w:val="20"/>
        </w:rPr>
        <w:commentReference w:id="585"/>
      </w:r>
    </w:p>
    <w:p w14:paraId="683AD0CF" w14:textId="77777777" w:rsidR="00D73EF6" w:rsidRPr="00E467D8" w:rsidRDefault="00D73EF6" w:rsidP="00D73EF6">
      <w:pPr>
        <w:pStyle w:val="Heading4"/>
      </w:pPr>
      <w:bookmarkStart w:id="586" w:name="_Toc221701644"/>
      <w:r w:rsidRPr="00E467D8">
        <w:t>Presence Server Interface</w:t>
      </w:r>
      <w:bookmarkEnd w:id="586"/>
    </w:p>
    <w:p w14:paraId="336974E2" w14:textId="77777777" w:rsidR="00D73EF6" w:rsidRDefault="00D73EF6" w:rsidP="00D73EF6">
      <w:pPr>
        <w:pStyle w:val="BodyText"/>
      </w:pPr>
      <w:commentRangeStart w:id="587"/>
      <w:r>
        <w:t xml:space="preserve">The CHFE MUST publish Call Taker (Agent) Activity State changes to the Presence Server as specified in section Presence Server. If Agent Activity State is required for the CHFE to </w:t>
      </w:r>
      <w:r>
        <w:lastRenderedPageBreak/>
        <w:t>distribute calls, then the CHFE MUST subscribe to the Presence Server as specified in section Presence Server to obtain that information. The CHFE MUST be provisioned with the Presence Server selected by the PSAP.</w:t>
      </w:r>
      <w:commentRangeEnd w:id="587"/>
      <w:r>
        <w:rPr>
          <w:rStyle w:val="CommentReference"/>
          <w:sz w:val="20"/>
          <w:szCs w:val="20"/>
        </w:rPr>
        <w:commentReference w:id="587"/>
      </w:r>
    </w:p>
    <w:p w14:paraId="6FB5DA37" w14:textId="77777777" w:rsidR="00D73EF6" w:rsidRDefault="00D73EF6" w:rsidP="00D73EF6">
      <w:pPr>
        <w:pStyle w:val="BodyText"/>
      </w:pPr>
      <w:r>
        <w:t xml:space="preserve">The CHFE MUST support the Common Reason Code values specified in section </w:t>
      </w:r>
      <w:r w:rsidRPr="00B05940">
        <w:t>Activity States for the Call Handling FE</w:t>
      </w:r>
      <w:r>
        <w:t>. Use of Common Reason Code values in Activity State is optional.</w:t>
      </w:r>
    </w:p>
    <w:p w14:paraId="2E816133" w14:textId="77777777" w:rsidR="00D73EF6" w:rsidRPr="00E467D8" w:rsidRDefault="00D73EF6" w:rsidP="00D73EF6">
      <w:pPr>
        <w:pStyle w:val="Heading4"/>
      </w:pPr>
      <w:bookmarkStart w:id="588" w:name="_Toc221701645"/>
      <w:r w:rsidRPr="00E467D8">
        <w:t>Multimedia Support</w:t>
      </w:r>
      <w:bookmarkEnd w:id="588"/>
    </w:p>
    <w:p w14:paraId="347AA6B0" w14:textId="77777777" w:rsidR="00D73EF6" w:rsidRDefault="00D73EF6" w:rsidP="00D73EF6">
      <w:pPr>
        <w:pStyle w:val="BodyText"/>
      </w:pPr>
      <w:r>
        <w:t>The CHFE MUST implement support for RTP-based multimedia communications as specified in the Media section and the Media Mixing section of NENA</w:t>
      </w:r>
      <w:r>
        <w:noBreakHyphen/>
        <w:t>STA</w:t>
      </w:r>
      <w:r>
        <w:noBreakHyphen/>
        <w:t xml:space="preserve">010 </w:t>
      </w:r>
      <w:r>
        <w:fldChar w:fldCharType="begin"/>
      </w:r>
      <w:r>
        <w:instrText xml:space="preserve"> REF _Ref200179524 \n \h  \* MERGEFORMAT </w:instrText>
      </w:r>
      <w:r>
        <w:fldChar w:fldCharType="separate"/>
      </w:r>
      <w:r>
        <w:fldChar w:fldCharType="begin"/>
      </w:r>
      <w:r>
        <w:instrText xml:space="preserve"> REF _Ref129852940 \r \h </w:instrText>
      </w:r>
      <w:r>
        <w:fldChar w:fldCharType="separate"/>
      </w:r>
      <w:r>
        <w:t>[7]</w:t>
      </w:r>
      <w:r>
        <w:fldChar w:fldCharType="end"/>
      </w:r>
      <w:r>
        <w:fldChar w:fldCharType="end"/>
      </w:r>
      <w:r>
        <w:fldChar w:fldCharType="begin"/>
      </w:r>
      <w:r>
        <w:instrText xml:space="preserve"> REF _Ref200179524 \r \h  \* MERGEFORMAT </w:instrText>
      </w:r>
      <w:r>
        <w:fldChar w:fldCharType="end"/>
      </w:r>
      <w:r>
        <w:t xml:space="preserve">. The CHFE MUST implement support for Audio, Video and Real-Time Text (RTT) as defined by the </w:t>
      </w:r>
      <w:r w:rsidRPr="00A63030">
        <w:rPr>
          <w:i/>
          <w:iCs/>
        </w:rPr>
        <w:t>International Telecommunications Union (ITU), Telecommunications Standardization Sector</w:t>
      </w:r>
      <w:r>
        <w:t xml:space="preserve"> (</w:t>
      </w:r>
      <w:hyperlink r:id="rId29" w:history="1">
        <w:r w:rsidRPr="008911C0">
          <w:rPr>
            <w:rStyle w:val="Hyperlink"/>
          </w:rPr>
          <w:t>ITU-T</w:t>
        </w:r>
      </w:hyperlink>
      <w:r>
        <w:t xml:space="preserve">). The CHFE MUST implement support for the audio codecs G.711µ-law and G.711  A-law, which are defined in </w:t>
      </w:r>
      <w:r w:rsidRPr="00A63030">
        <w:rPr>
          <w:i/>
          <w:iCs/>
        </w:rPr>
        <w:t>Pulse Code Modulation (PCM) of Voice Frequencies, ITU-T Recommendations,</w:t>
      </w:r>
      <w:r>
        <w:t xml:space="preserve"> G.711 </w:t>
      </w:r>
      <w:r>
        <w:fldChar w:fldCharType="begin"/>
      </w:r>
      <w:r>
        <w:instrText xml:space="preserve"> REF _Ref225803256 \r \h </w:instrText>
      </w:r>
      <w:r>
        <w:fldChar w:fldCharType="separate"/>
      </w:r>
      <w:r>
        <w:t>[34]</w:t>
      </w:r>
      <w:r>
        <w:fldChar w:fldCharType="end"/>
      </w:r>
      <w:r>
        <w:t xml:space="preserve">, and ITU-T </w:t>
      </w:r>
      <w:r w:rsidRPr="0057135E">
        <w:rPr>
          <w:i/>
          <w:iCs/>
        </w:rPr>
        <w:t>Wideband coding of speech</w:t>
      </w:r>
      <w:r>
        <w:t xml:space="preserve">, G.722.2 </w:t>
      </w:r>
      <w:r>
        <w:fldChar w:fldCharType="begin"/>
      </w:r>
      <w:r>
        <w:instrText xml:space="preserve"> REF _Ref200357091 \r \h  \* MERGEFORMAT </w:instrText>
      </w:r>
      <w:r>
        <w:fldChar w:fldCharType="separate"/>
      </w:r>
      <w:r>
        <w:fldChar w:fldCharType="begin"/>
      </w:r>
      <w:r>
        <w:instrText xml:space="preserve"> REF _Ref225803270 \r \h </w:instrText>
      </w:r>
      <w:r>
        <w:fldChar w:fldCharType="separate"/>
      </w:r>
      <w:r>
        <w:t>[35]</w:t>
      </w:r>
      <w:r>
        <w:fldChar w:fldCharType="end"/>
      </w:r>
      <w:r>
        <w:fldChar w:fldCharType="end"/>
      </w:r>
      <w:r>
        <w:t>. The CHFE SHOULD implement support for Enhanced Voice Service (EVS) as defined in</w:t>
      </w:r>
      <w:r w:rsidRPr="008728B1">
        <w:t xml:space="preserve"> </w:t>
      </w:r>
      <w:r w:rsidRPr="007F5031">
        <w:rPr>
          <w:i/>
          <w:iCs/>
        </w:rPr>
        <w:t>Codec for Enhanced Voice Services (EVS) - The New 3GPP Codec for Communication</w:t>
      </w:r>
      <w:r w:rsidRPr="00CC5FA3">
        <w:rPr>
          <w:i/>
          <w:iCs/>
        </w:rPr>
        <w:t xml:space="preserve">, </w:t>
      </w:r>
      <w:r>
        <w:t xml:space="preserve"> </w:t>
      </w:r>
      <w:r>
        <w:fldChar w:fldCharType="begin"/>
      </w:r>
      <w:r>
        <w:instrText xml:space="preserve"> REF _Ref225803433 \r \h </w:instrText>
      </w:r>
      <w:r>
        <w:fldChar w:fldCharType="separate"/>
      </w:r>
      <w:r>
        <w:t>[36]</w:t>
      </w:r>
      <w:r>
        <w:fldChar w:fldCharType="end"/>
      </w:r>
      <w:r>
        <w:t xml:space="preserve"> , G.722 </w:t>
      </w:r>
      <w:r>
        <w:fldChar w:fldCharType="begin"/>
      </w:r>
      <w:r>
        <w:instrText xml:space="preserve"> REF _Ref225803270 \r \h </w:instrText>
      </w:r>
      <w:r>
        <w:fldChar w:fldCharType="separate"/>
      </w:r>
      <w:r>
        <w:t>[35]</w:t>
      </w:r>
      <w:r>
        <w:fldChar w:fldCharType="end"/>
      </w:r>
      <w:r>
        <w:t xml:space="preserve"> and the </w:t>
      </w:r>
      <w:r w:rsidRPr="00CC5FA3">
        <w:rPr>
          <w:i/>
          <w:iCs/>
        </w:rPr>
        <w:t>Opus Interactive Audio Codec</w:t>
      </w:r>
      <w:r>
        <w:t xml:space="preserve">, RFC 6716 </w:t>
      </w:r>
      <w:r>
        <w:fldChar w:fldCharType="begin"/>
      </w:r>
      <w:r>
        <w:instrText xml:space="preserve"> REF _Ref225803493 \r \h </w:instrText>
      </w:r>
      <w:r>
        <w:fldChar w:fldCharType="separate"/>
      </w:r>
      <w:r>
        <w:t>[37]</w:t>
      </w:r>
      <w:r>
        <w:fldChar w:fldCharType="end"/>
      </w:r>
      <w:r>
        <w:t xml:space="preserve">, MAY implement support for </w:t>
      </w:r>
      <w:r w:rsidRPr="00CC5FA3">
        <w:rPr>
          <w:i/>
          <w:iCs/>
        </w:rPr>
        <w:t>ITU-T Coding of speech,</w:t>
      </w:r>
      <w:r>
        <w:t xml:space="preserve"> </w:t>
      </w:r>
      <w:commentRangeStart w:id="589"/>
      <w:r>
        <w:t xml:space="preserve">G.729 </w:t>
      </w:r>
      <w:commentRangeEnd w:id="589"/>
      <w:r>
        <w:rPr>
          <w:rStyle w:val="CommentReference"/>
          <w:sz w:val="20"/>
          <w:szCs w:val="20"/>
        </w:rPr>
        <w:commentReference w:id="589"/>
      </w:r>
      <w:r>
        <w:fldChar w:fldCharType="begin"/>
      </w:r>
      <w:r>
        <w:instrText xml:space="preserve"> REF _Ref225803601 \r \h </w:instrText>
      </w:r>
      <w:r>
        <w:fldChar w:fldCharType="separate"/>
      </w:r>
      <w:r>
        <w:t>[38]</w:t>
      </w:r>
      <w:r>
        <w:fldChar w:fldCharType="end"/>
      </w:r>
      <w:r>
        <w:t xml:space="preserve">. The CHFE MUST identify the active party in a conference call as designated in the Synchronization Source (SSRC) field of the received RTP packets. The CHFE MUST implement support for multi-party RTT mixing to support multimedia conference calls as specified in </w:t>
      </w:r>
      <w:r w:rsidRPr="00CC5FA3">
        <w:rPr>
          <w:i/>
          <w:iCs/>
        </w:rPr>
        <w:t>RTP-Mixer Formatting of Multiparty Real-Time Text</w:t>
      </w:r>
      <w:r>
        <w:t xml:space="preserve">, RFC 9071 </w:t>
      </w:r>
      <w:r>
        <w:fldChar w:fldCharType="begin"/>
      </w:r>
      <w:r>
        <w:instrText xml:space="preserve"> REF _Ref225803712 \r \h </w:instrText>
      </w:r>
      <w:r>
        <w:fldChar w:fldCharType="separate"/>
      </w:r>
      <w:r>
        <w:t>[39]</w:t>
      </w:r>
      <w:r>
        <w:fldChar w:fldCharType="end"/>
      </w:r>
      <w:r>
        <w:t>.</w:t>
      </w:r>
    </w:p>
    <w:p w14:paraId="60597A83" w14:textId="77777777" w:rsidR="00D73EF6" w:rsidRDefault="00D73EF6" w:rsidP="00D73EF6">
      <w:pPr>
        <w:pStyle w:val="BodyText"/>
      </w:pPr>
      <w:r>
        <w:t>The CHFE MUST implement support for Instant Messaging as specified in section Instant Messaging of NENA</w:t>
      </w:r>
      <w:r>
        <w:noBreakHyphen/>
        <w:t>STA</w:t>
      </w:r>
      <w:r>
        <w:noBreakHyphen/>
        <w:t xml:space="preserve">010 </w:t>
      </w:r>
      <w:r>
        <w:fldChar w:fldCharType="begin"/>
      </w:r>
      <w:r>
        <w:instrText xml:space="preserve"> REF _Ref200179524 \n \h  \* MERGEFORMAT </w:instrText>
      </w:r>
      <w:r>
        <w:fldChar w:fldCharType="separate"/>
      </w:r>
      <w:r>
        <w:fldChar w:fldCharType="begin"/>
      </w:r>
      <w:r>
        <w:instrText xml:space="preserve"> REF _Ref129852940 \r \h </w:instrText>
      </w:r>
      <w:r>
        <w:fldChar w:fldCharType="separate"/>
      </w:r>
      <w:r>
        <w:t>[7]</w:t>
      </w:r>
      <w:r>
        <w:fldChar w:fldCharType="end"/>
      </w:r>
      <w:r>
        <w:fldChar w:fldCharType="end"/>
      </w:r>
      <w:r>
        <w:fldChar w:fldCharType="begin"/>
      </w:r>
      <w:r>
        <w:instrText xml:space="preserve"> REF _Ref200179524 \r \h  \* MERGEFORMAT </w:instrText>
      </w:r>
      <w:r>
        <w:fldChar w:fldCharType="end"/>
      </w:r>
      <w:r>
        <w:t>.</w:t>
      </w:r>
    </w:p>
    <w:p w14:paraId="63BDE5DB" w14:textId="77777777" w:rsidR="00D73EF6" w:rsidRDefault="00D73EF6" w:rsidP="00D73EF6">
      <w:pPr>
        <w:pStyle w:val="BodyText"/>
      </w:pPr>
      <w:r>
        <w:t xml:space="preserve">In order to comply with the Americans with Disabilities Act requirements, the CHFE MUST implement support for receiving and sending characters encoded as </w:t>
      </w:r>
      <w:r w:rsidRPr="007F5031">
        <w:rPr>
          <w:i/>
          <w:iCs/>
        </w:rPr>
        <w:t>Baudot-Murray code</w:t>
      </w:r>
      <w:r>
        <w:rPr>
          <w:i/>
          <w:iCs/>
        </w:rPr>
        <w:t xml:space="preserve">, </w:t>
      </w:r>
      <w:r>
        <w:t xml:space="preserve">ITA-2 </w:t>
      </w:r>
      <w:r>
        <w:fldChar w:fldCharType="begin"/>
      </w:r>
      <w:r>
        <w:instrText xml:space="preserve"> REF _Ref225803792 \r \h </w:instrText>
      </w:r>
      <w:r>
        <w:fldChar w:fldCharType="separate"/>
      </w:r>
      <w:r>
        <w:t>[40]</w:t>
      </w:r>
      <w:r>
        <w:fldChar w:fldCharType="end"/>
      </w:r>
      <w:r>
        <w:t xml:space="preserve"> over an audio RTP stream. Sending characters encoded as Baudot Murray code must not occur when a RTT media stream is present in a call.</w:t>
      </w:r>
    </w:p>
    <w:p w14:paraId="0727DC7A" w14:textId="77777777" w:rsidR="00D73EF6" w:rsidRPr="00E467D8" w:rsidRDefault="00D73EF6" w:rsidP="00D73EF6">
      <w:pPr>
        <w:pStyle w:val="Heading3"/>
      </w:pPr>
      <w:bookmarkStart w:id="590" w:name="_Toc221701646"/>
      <w:bookmarkStart w:id="591" w:name="_Toc230162929"/>
      <w:bookmarkStart w:id="592" w:name="_Toc233105485"/>
      <w:r w:rsidRPr="00E467D8">
        <w:t>Call Handling Functional Element Call Processing</w:t>
      </w:r>
      <w:bookmarkEnd w:id="590"/>
      <w:bookmarkEnd w:id="591"/>
      <w:bookmarkEnd w:id="592"/>
    </w:p>
    <w:p w14:paraId="1F41E699" w14:textId="77777777" w:rsidR="00D73EF6" w:rsidRDefault="00D73EF6" w:rsidP="00D73EF6">
      <w:pPr>
        <w:pStyle w:val="BodyText"/>
      </w:pPr>
      <w:r>
        <w:t>This section specifies call processing behavior of the CHFE in the PSAP.</w:t>
      </w:r>
      <w:r>
        <w:rPr>
          <w:sz w:val="26"/>
          <w:szCs w:val="26"/>
          <w:vertAlign w:val="superscript"/>
        </w:rPr>
        <w:footnoteReference w:id="10"/>
      </w:r>
    </w:p>
    <w:p w14:paraId="3E3850DA" w14:textId="77777777" w:rsidR="00D73EF6" w:rsidRDefault="00D73EF6" w:rsidP="00D73EF6">
      <w:pPr>
        <w:pStyle w:val="BodyText"/>
      </w:pPr>
      <w:r>
        <w:t>The CHFE MUST log every reception or transmission of call signaling messages using the CallSignalingMessageLogEvent.</w:t>
      </w:r>
    </w:p>
    <w:p w14:paraId="118289CC" w14:textId="77777777" w:rsidR="00D73EF6" w:rsidRDefault="00D73EF6" w:rsidP="00D73EF6">
      <w:pPr>
        <w:pStyle w:val="BodyText"/>
      </w:pPr>
      <w:r>
        <w:t>Upon reception of an INVITE on any interface defined in this section, if the call does not have a  Call Identifier (i.e. a Call-Info header with purpose=emergency-CallId), the CHFE MUST assign one to the call as per section Call Identifier of NENA</w:t>
      </w:r>
      <w:r>
        <w:noBreakHyphen/>
        <w:t>STA</w:t>
      </w:r>
      <w:r>
        <w:noBreakHyphen/>
        <w:t xml:space="preserve">010 </w:t>
      </w:r>
      <w:r>
        <w:fldChar w:fldCharType="begin"/>
      </w:r>
      <w:r>
        <w:instrText xml:space="preserve"> REF _Ref200179524 \n \h  \* MERGEFORMAT </w:instrText>
      </w:r>
      <w:r>
        <w:fldChar w:fldCharType="separate"/>
      </w:r>
      <w:r>
        <w:fldChar w:fldCharType="begin"/>
      </w:r>
      <w:r>
        <w:instrText xml:space="preserve"> REF _Ref129852940 \r \h </w:instrText>
      </w:r>
      <w:r>
        <w:fldChar w:fldCharType="separate"/>
      </w:r>
      <w:r>
        <w:t>[7]</w:t>
      </w:r>
      <w:r>
        <w:fldChar w:fldCharType="end"/>
      </w:r>
      <w:r>
        <w:fldChar w:fldCharType="end"/>
      </w:r>
      <w:r>
        <w:t>. If the INVITE does not have an Incident Tracking Identifier (i.e., a Call-Info header with purpose=emergency-IncidentId), the CHFE must assign one as specified in the Incident Tracking Identifier section of NENA</w:t>
      </w:r>
      <w:r>
        <w:noBreakHyphen/>
        <w:t>STA</w:t>
      </w:r>
      <w:r>
        <w:noBreakHyphen/>
        <w:t xml:space="preserve">010 </w:t>
      </w:r>
      <w:r>
        <w:fldChar w:fldCharType="begin"/>
      </w:r>
      <w:r>
        <w:instrText xml:space="preserve"> REF _Ref200179524 \n \h  \* MERGEFORMAT </w:instrText>
      </w:r>
      <w:r>
        <w:fldChar w:fldCharType="separate"/>
      </w:r>
      <w:r>
        <w:fldChar w:fldCharType="begin"/>
      </w:r>
      <w:r>
        <w:instrText xml:space="preserve"> REF _Ref129852940 \r \h </w:instrText>
      </w:r>
      <w:r>
        <w:fldChar w:fldCharType="separate"/>
      </w:r>
      <w:r>
        <w:t>[7]</w:t>
      </w:r>
      <w:r>
        <w:fldChar w:fldCharType="end"/>
      </w:r>
      <w:r>
        <w:fldChar w:fldCharType="end"/>
      </w:r>
      <w:r>
        <w:fldChar w:fldCharType="begin"/>
      </w:r>
      <w:r>
        <w:instrText xml:space="preserve"> REF _Ref200179524 \r \h  \* MERGEFORMAT </w:instrText>
      </w:r>
      <w:r>
        <w:fldChar w:fldCharType="end"/>
      </w:r>
      <w:r>
        <w:t>.</w:t>
      </w:r>
    </w:p>
    <w:p w14:paraId="57ED1F57" w14:textId="77777777" w:rsidR="00D73EF6" w:rsidRDefault="00D73EF6" w:rsidP="00D73EF6">
      <w:pPr>
        <w:pStyle w:val="BodyText"/>
      </w:pPr>
      <w:r>
        <w:t xml:space="preserve">Every queue MUST be provisioned with a Call Priority Identifier, which must be one of: Highest, High, Normal, Low, Lowest. Calls received with a Request-URI of urn:service:sos MUST be assigned the Call Priority Identifier of </w:t>
      </w:r>
      <w:commentRangeStart w:id="593"/>
      <w:r>
        <w:t xml:space="preserve">High </w:t>
      </w:r>
      <w:commentRangeEnd w:id="593"/>
      <w:r>
        <w:rPr>
          <w:rStyle w:val="CommentReference"/>
          <w:sz w:val="20"/>
          <w:szCs w:val="20"/>
        </w:rPr>
        <w:commentReference w:id="593"/>
      </w:r>
      <w:r>
        <w:t>or Highest.</w:t>
      </w:r>
    </w:p>
    <w:p w14:paraId="3ED82A57" w14:textId="77777777" w:rsidR="00D73EF6" w:rsidRDefault="00D73EF6" w:rsidP="00D73EF6">
      <w:pPr>
        <w:pStyle w:val="BodyText"/>
      </w:pPr>
      <w:r>
        <w:lastRenderedPageBreak/>
        <w:t>If the call was received on a Queue which is provisioned with a Call Priority Identifier of Normal, Low or Lowest, but the Request-URI is an emergency Service URN (i.e. the call is an Emergency Call), the CHFE MUST assign the call a Call Priority Identifier of either High or Highest. Choice between High or Highest priority is per local policy. For example, an Emergency Call may be overflowed to a non-emergency queue but must be treated as an Emergency Call.</w:t>
      </w:r>
    </w:p>
    <w:p w14:paraId="05DD2E5D" w14:textId="77777777" w:rsidR="00D73EF6" w:rsidRDefault="00D73EF6" w:rsidP="00D73EF6">
      <w:pPr>
        <w:pStyle w:val="BodyText"/>
      </w:pPr>
      <w:r>
        <w:t>If any Emergency Call does not include a location, or contains a default location, the Call Taker MUST be informed.</w:t>
      </w:r>
    </w:p>
    <w:p w14:paraId="114868B3" w14:textId="77777777" w:rsidR="00D73EF6" w:rsidRDefault="00D73EF6" w:rsidP="00D73EF6">
      <w:pPr>
        <w:pStyle w:val="BodyText"/>
      </w:pPr>
      <w:r>
        <w:t>Please note that this standard does not specify an interface between CHFE servers and workstations. Implementers may select any suitable interface that meets their needs as long as the implementation conforms to the external interfaces defined in this standard.</w:t>
      </w:r>
    </w:p>
    <w:p w14:paraId="21E5565F" w14:textId="77777777" w:rsidR="00D73EF6" w:rsidRDefault="00D73EF6" w:rsidP="00D73EF6">
      <w:pPr>
        <w:pStyle w:val="Heading4"/>
      </w:pPr>
      <w:r w:rsidRPr="00247AB6">
        <w:t>Incoming Interactive Calls</w:t>
      </w:r>
    </w:p>
    <w:p w14:paraId="762F4EF4" w14:textId="77777777" w:rsidR="00D73EF6" w:rsidRDefault="00D73EF6" w:rsidP="00D73EF6">
      <w:pPr>
        <w:pStyle w:val="BodyText"/>
      </w:pPr>
      <w:commentRangeStart w:id="594"/>
      <w:r>
        <w:t xml:space="preserve">The CHFE MUST implement support for Reliable Provisional Responses as specified in </w:t>
      </w:r>
      <w:r w:rsidRPr="00ED5F08">
        <w:rPr>
          <w:i/>
          <w:iCs/>
        </w:rPr>
        <w:t xml:space="preserve">Reliability of Provisional Responses in the Session </w:t>
      </w:r>
      <w:r w:rsidRPr="00BB6D9A">
        <w:rPr>
          <w:i/>
          <w:iCs/>
        </w:rPr>
        <w:t>Initiation Protocol (SIP)</w:t>
      </w:r>
      <w:r>
        <w:t xml:space="preserve">, RFC 3262 </w:t>
      </w:r>
      <w:r>
        <w:fldChar w:fldCharType="begin"/>
      </w:r>
      <w:r>
        <w:instrText xml:space="preserve"> REF _Ref225803864 \r \h </w:instrText>
      </w:r>
      <w:r>
        <w:fldChar w:fldCharType="separate"/>
      </w:r>
      <w:r>
        <w:t>[41]</w:t>
      </w:r>
      <w:r>
        <w:fldChar w:fldCharType="end"/>
      </w:r>
      <w:r>
        <w:t>. PRACK MUST be used if the INVITE’s Require header or the INVITE’s Supported header contains the option tag 100Rel.</w:t>
      </w:r>
      <w:commentRangeEnd w:id="594"/>
      <w:r>
        <w:rPr>
          <w:rStyle w:val="CommentReference"/>
          <w:sz w:val="20"/>
          <w:szCs w:val="20"/>
        </w:rPr>
        <w:commentReference w:id="594"/>
      </w:r>
    </w:p>
    <w:p w14:paraId="0FF4DBAF" w14:textId="77777777" w:rsidR="00D73EF6" w:rsidRDefault="00D73EF6" w:rsidP="00D73EF6">
      <w:pPr>
        <w:pStyle w:val="BodyText"/>
      </w:pPr>
      <w:r>
        <w:t>The CHFE MUST implement support for the following calling party identifiers:</w:t>
      </w:r>
    </w:p>
    <w:p w14:paraId="3F9C718F" w14:textId="77777777" w:rsidR="00D73EF6" w:rsidRDefault="00D73EF6" w:rsidP="00D73EF6">
      <w:pPr>
        <w:pStyle w:val="ListParagraph"/>
        <w:ind w:left="2160"/>
      </w:pPr>
      <w:r>
        <w:t>A SIP URI.</w:t>
      </w:r>
    </w:p>
    <w:p w14:paraId="6FBD627F" w14:textId="77777777" w:rsidR="00D73EF6" w:rsidRDefault="00D73EF6" w:rsidP="00D73EF6">
      <w:pPr>
        <w:pStyle w:val="ListParagraph"/>
        <w:ind w:left="2160"/>
      </w:pPr>
      <w:r>
        <w:t>A TEL URI.</w:t>
      </w:r>
    </w:p>
    <w:p w14:paraId="4F78A363" w14:textId="77777777" w:rsidR="00D73EF6" w:rsidRDefault="00D73EF6" w:rsidP="00D73EF6">
      <w:pPr>
        <w:pStyle w:val="ListParagraph"/>
        <w:ind w:left="2160"/>
      </w:pPr>
      <w:r>
        <w:t>A SIP URI with parameter user=phone.</w:t>
      </w:r>
    </w:p>
    <w:p w14:paraId="6220F38A" w14:textId="77777777" w:rsidR="00D73EF6" w:rsidRDefault="00D73EF6" w:rsidP="00D73EF6">
      <w:pPr>
        <w:pStyle w:val="ListParagraph"/>
        <w:ind w:left="2160"/>
        <w:rPr>
          <w:ins w:id="595" w:author="Daniel Mongrain" w:date="2026-05-29T13:52:00Z"/>
        </w:rPr>
      </w:pPr>
      <w:r>
        <w:t xml:space="preserve">For the latter two cases, the URI identifies a PSTN party. The CHFE MUST implement support for PSTN identifiers formatted as an E.164 global number as specified in </w:t>
      </w:r>
      <w:r w:rsidRPr="00ED5F08">
        <w:rPr>
          <w:i/>
          <w:iCs/>
        </w:rPr>
        <w:t>The tel URI for Telephone Numbers,</w:t>
      </w:r>
      <w:r>
        <w:t xml:space="preserve"> RFC 3966 </w:t>
      </w:r>
      <w:r>
        <w:fldChar w:fldCharType="begin"/>
      </w:r>
      <w:r>
        <w:instrText xml:space="preserve"> REF _Ref225803895 \r \h </w:instrText>
      </w:r>
      <w:r>
        <w:fldChar w:fldCharType="separate"/>
      </w:r>
      <w:r>
        <w:t>[42]</w:t>
      </w:r>
      <w:r>
        <w:fldChar w:fldCharType="end"/>
      </w:r>
      <w:r>
        <w:t>.</w:t>
      </w:r>
      <w:ins w:id="596" w:author="Daniel Mongrain" w:date="2026-05-29T13:50:00Z">
        <w:r>
          <w:t xml:space="preserve"> In addition, the CHFE MUST implement support for the verstat parameter as defined in </w:t>
        </w:r>
        <w:r w:rsidRPr="009B369E">
          <w:t>3GPP TS 24.229</w:t>
        </w:r>
        <w:r>
          <w:t xml:space="preserve"> </w:t>
        </w:r>
      </w:ins>
      <w:ins w:id="597" w:author="Daniel Mongrain" w:date="2026-05-29T13:51:00Z">
        <w:r>
          <w:t xml:space="preserve">[xxx] which provides the result of STIR/SHAKEN </w:t>
        </w:r>
      </w:ins>
      <w:ins w:id="598" w:author="Daniel Mongrain" w:date="2026-05-29T13:52:00Z">
        <w:r>
          <w:t>validation, for example:</w:t>
        </w:r>
      </w:ins>
    </w:p>
    <w:p w14:paraId="252BE886" w14:textId="77777777" w:rsidR="00D73EF6" w:rsidRDefault="00D73EF6" w:rsidP="00D73EF6">
      <w:pPr>
        <w:pStyle w:val="ListParagraph"/>
        <w:numPr>
          <w:ilvl w:val="1"/>
          <w:numId w:val="17"/>
        </w:numPr>
        <w:ind w:left="2880"/>
        <w:rPr>
          <w:ins w:id="599" w:author="Daniel Mongrain" w:date="2026-05-29T13:53:00Z"/>
        </w:rPr>
      </w:pPr>
      <w:ins w:id="600" w:author="Daniel Mongrain" w:date="2026-05-29T13:53:00Z">
        <w:r>
          <w:t>tel:+18195551212;verstat=TN-Validation-Passed</w:t>
        </w:r>
      </w:ins>
    </w:p>
    <w:p w14:paraId="20842C08" w14:textId="77777777" w:rsidR="00D73EF6" w:rsidRDefault="00D73EF6">
      <w:pPr>
        <w:pStyle w:val="ListParagraph"/>
        <w:numPr>
          <w:ilvl w:val="1"/>
          <w:numId w:val="17"/>
        </w:numPr>
        <w:ind w:left="2880"/>
        <w:pPrChange w:id="601" w:author="Daniel Mongrain" w:date="2026-05-29T13:53:00Z">
          <w:pPr>
            <w:pStyle w:val="ListParagraph"/>
          </w:pPr>
        </w:pPrChange>
      </w:pPr>
      <w:ins w:id="602" w:author="Daniel Mongrain" w:date="2026-05-29T13:53:00Z">
        <w:r>
          <w:t>sip:+18195551212;verstat=TN-Validation-Passed@osp.com;user=phone</w:t>
        </w:r>
      </w:ins>
    </w:p>
    <w:p w14:paraId="0999F019" w14:textId="77777777" w:rsidR="00D73EF6" w:rsidRDefault="00D73EF6" w:rsidP="00D73EF6">
      <w:pPr>
        <w:pStyle w:val="BodyText"/>
      </w:pPr>
      <w:r>
        <w:t xml:space="preserve">Note that a P-Asserted-Identity header may contain both a SIP URI and a </w:t>
      </w:r>
      <w:del w:id="603" w:author="Daniel Mongrain" w:date="2026-05-29T13:53:00Z">
        <w:r w:rsidDel="009B369E">
          <w:delText xml:space="preserve">TEL </w:delText>
        </w:r>
      </w:del>
      <w:ins w:id="604" w:author="Daniel Mongrain" w:date="2026-05-29T13:53:00Z">
        <w:r>
          <w:t xml:space="preserve">telephone number </w:t>
        </w:r>
      </w:ins>
      <w:r>
        <w:t>URI which indicates the calling party can be reached both by SIP call over an IP network and a PSTN call.</w:t>
      </w:r>
    </w:p>
    <w:p w14:paraId="719CA39B" w14:textId="77777777" w:rsidR="00D73EF6" w:rsidRDefault="00D73EF6" w:rsidP="00D73EF6">
      <w:pPr>
        <w:pStyle w:val="BodyText"/>
      </w:pPr>
      <w:r>
        <w:t>Upon reception of a call INVITE, the CHFE MUST do the following:</w:t>
      </w:r>
    </w:p>
    <w:p w14:paraId="213D57D0" w14:textId="77777777" w:rsidR="00D73EF6" w:rsidRDefault="00D73EF6" w:rsidP="00D73EF6">
      <w:pPr>
        <w:pStyle w:val="ListParagraph"/>
        <w:ind w:left="2160"/>
        <w:rPr>
          <w:ins w:id="605" w:author="Daniel Mongrain" w:date="2026-06-22T16:40:00Z"/>
        </w:rPr>
      </w:pPr>
      <w:ins w:id="606" w:author="Daniel Mongrain" w:date="2026-06-22T16:41:00Z">
        <w:r>
          <w:t xml:space="preserve">Increase by one the length of the Queue on which the call was received on and </w:t>
        </w:r>
      </w:ins>
      <w:ins w:id="607" w:author="Daniel Mongrain" w:date="2026-06-22T16:42:00Z">
        <w:r>
          <w:t>generate a NOTIFY to Queue State subscriber(s)</w:t>
        </w:r>
      </w:ins>
    </w:p>
    <w:p w14:paraId="495E8C9F" w14:textId="77777777" w:rsidR="00D73EF6" w:rsidRDefault="00D73EF6" w:rsidP="00D73EF6">
      <w:pPr>
        <w:pStyle w:val="ListParagraph"/>
        <w:ind w:left="2160"/>
      </w:pPr>
      <w:r>
        <w:t>Log a CallStartLogEvent; the standardPrimaryCallType, “to”, and “from” elements MUST be populated.</w:t>
      </w:r>
    </w:p>
    <w:p w14:paraId="4B45833B" w14:textId="77777777" w:rsidR="00D73EF6" w:rsidRDefault="00D73EF6" w:rsidP="00D73EF6">
      <w:pPr>
        <w:pStyle w:val="ListParagraph"/>
        <w:ind w:left="2160"/>
      </w:pPr>
      <w:r>
        <w:t>Log a SessionStartLogEvent. The standardPrimaryCallType, “to”, and “from” elements MUST be populated.</w:t>
      </w:r>
    </w:p>
    <w:p w14:paraId="44C8559C" w14:textId="77777777" w:rsidR="00D73EF6" w:rsidDel="009B369E" w:rsidRDefault="00D73EF6" w:rsidP="00D73EF6">
      <w:pPr>
        <w:pStyle w:val="ListParagraph"/>
        <w:ind w:left="2160"/>
        <w:rPr>
          <w:del w:id="608" w:author="Daniel Mongrain" w:date="2026-05-29T13:46:00Z"/>
        </w:rPr>
      </w:pPr>
      <w:r>
        <w:t xml:space="preserve">Log a CallStateChangeLogEvent with state set to </w:t>
      </w:r>
      <w:ins w:id="609" w:author="Daniel Mongrain" w:date="2026-05-29T15:25:00Z">
        <w:r>
          <w:t>“</w:t>
        </w:r>
      </w:ins>
      <w:r>
        <w:t>callBegin</w:t>
      </w:r>
      <w:ins w:id="610" w:author="Daniel Mongrain" w:date="2026-05-29T15:25:00Z">
        <w:r>
          <w:t>”</w:t>
        </w:r>
      </w:ins>
    </w:p>
    <w:p w14:paraId="54892015" w14:textId="77777777" w:rsidR="00D73EF6" w:rsidRDefault="00D73EF6" w:rsidP="00D73EF6">
      <w:pPr>
        <w:pStyle w:val="ListParagraph"/>
        <w:ind w:left="2160"/>
        <w:rPr>
          <w:ins w:id="611" w:author="Daniel Mongrain" w:date="2026-05-29T13:46:00Z"/>
        </w:rPr>
      </w:pPr>
      <w:ins w:id="612" w:author="Daniel Mongrain" w:date="2026-06-19T15:47:00Z">
        <w:r>
          <w:t xml:space="preserve">If the incoming call includes a Call-Info header with </w:t>
        </w:r>
      </w:ins>
      <w:ins w:id="613" w:author="Daniel Mongrain" w:date="2026-06-19T15:48:00Z">
        <w:r>
          <w:t>“</w:t>
        </w:r>
      </w:ins>
      <w:ins w:id="614" w:author="Daniel Mongrain" w:date="2026-06-19T15:47:00Z">
        <w:r>
          <w:t>p</w:t>
        </w:r>
      </w:ins>
      <w:ins w:id="615" w:author="Daniel Mongrain" w:date="2026-06-19T15:48:00Z">
        <w:r>
          <w:t xml:space="preserve">urpose=emergency-eido” the CHFE MUST dereference </w:t>
        </w:r>
      </w:ins>
      <w:ins w:id="616" w:author="Daniel Mongrain" w:date="2026-06-19T15:49:00Z">
        <w:r>
          <w:t xml:space="preserve">the given EIDO URI as specified in </w:t>
        </w:r>
      </w:ins>
      <w:ins w:id="617" w:author="Daniel Mongrain" w:date="2026-06-19T15:54:00Z">
        <w:r>
          <w:t>section Passing Data to Agencies via Bridging of NENA-STA-010 [xxx]</w:t>
        </w:r>
      </w:ins>
    </w:p>
    <w:p w14:paraId="2BA09A60" w14:textId="77777777" w:rsidR="00D73EF6" w:rsidDel="009B369E" w:rsidRDefault="00D73EF6" w:rsidP="00D73EF6">
      <w:pPr>
        <w:pStyle w:val="ListParagraph"/>
        <w:ind w:left="2160"/>
        <w:rPr>
          <w:del w:id="618" w:author="Daniel Mongrain" w:date="2026-05-29T13:45:00Z"/>
        </w:rPr>
      </w:pPr>
      <w:del w:id="619" w:author="Daniel Mongrain" w:date="2026-05-29T13:45:00Z">
        <w:r w:rsidDel="009B369E">
          <w:delText>If the call is an Emergency Call:</w:delText>
        </w:r>
      </w:del>
    </w:p>
    <w:p w14:paraId="4B4F190F" w14:textId="77777777" w:rsidR="00D73EF6" w:rsidRPr="009B369E" w:rsidRDefault="00D73EF6">
      <w:pPr>
        <w:pStyle w:val="ListParagraph"/>
        <w:ind w:left="2160"/>
        <w:rPr>
          <w:ins w:id="620" w:author="Daniel Mongrain" w:date="2026-05-29T13:45:00Z"/>
        </w:rPr>
        <w:pPrChange w:id="621" w:author="Daniel Mongrain" w:date="2026-05-29T13:46:00Z">
          <w:pPr>
            <w:pStyle w:val="BodyText"/>
          </w:pPr>
        </w:pPrChange>
      </w:pPr>
      <w:del w:id="622" w:author="Daniel Mongrain" w:date="2026-05-29T13:45:00Z">
        <w:r w:rsidDel="009B369E">
          <w:delText>n</w:delText>
        </w:r>
      </w:del>
      <w:ins w:id="623" w:author="Daniel Mongrain" w:date="2026-05-29T13:45:00Z">
        <w:r>
          <w:t>N</w:t>
        </w:r>
      </w:ins>
      <w:r>
        <w:t xml:space="preserve">otify authorized EIDO Subscribers of the reception of the new </w:t>
      </w:r>
      <w:del w:id="624" w:author="Daniel Mongrain" w:date="2026-05-29T13:54:00Z">
        <w:r w:rsidDel="009B369E">
          <w:delText xml:space="preserve">Emergency </w:delText>
        </w:r>
      </w:del>
      <w:r>
        <w:t>Call</w:t>
      </w:r>
      <w:ins w:id="625" w:author="Daniel Mongrain" w:date="2026-05-29T13:45:00Z">
        <w:r>
          <w:t xml:space="preserve"> </w:t>
        </w:r>
        <w:bookmarkStart w:id="626" w:name="_Hlk230959624"/>
        <w:r w:rsidRPr="009B369E">
          <w:t>where the EIDOs are populated as follow:</w:t>
        </w:r>
      </w:ins>
    </w:p>
    <w:p w14:paraId="34813987" w14:textId="77777777" w:rsidR="00D73EF6" w:rsidRPr="009B369E" w:rsidRDefault="00D73EF6">
      <w:pPr>
        <w:pStyle w:val="ListParagraph"/>
        <w:numPr>
          <w:ilvl w:val="1"/>
          <w:numId w:val="17"/>
        </w:numPr>
        <w:ind w:left="2880"/>
        <w:rPr>
          <w:ins w:id="627" w:author="Daniel Mongrain" w:date="2026-05-29T13:45:00Z"/>
          <w:lang w:val="en-CA"/>
        </w:rPr>
        <w:pPrChange w:id="628" w:author="Daniel Mongrain" w:date="2026-06-04T15:57:00Z">
          <w:pPr/>
        </w:pPrChange>
      </w:pPr>
      <w:bookmarkStart w:id="629" w:name="_Hlk230959695"/>
      <w:ins w:id="630" w:author="Daniel Mongrain" w:date="2026-05-29T13:45:00Z">
        <w:r w:rsidRPr="009B369E">
          <w:rPr>
            <w:lang w:val="en-CA"/>
          </w:rPr>
          <w:t>Incident Identifier: MUST be the identifier f</w:t>
        </w:r>
      </w:ins>
      <w:ins w:id="631" w:author="Daniel Mongrain" w:date="2026-05-29T15:16:00Z">
        <w:r>
          <w:rPr>
            <w:lang w:val="en-CA"/>
          </w:rPr>
          <w:t>or the call</w:t>
        </w:r>
      </w:ins>
    </w:p>
    <w:p w14:paraId="5C88CB28" w14:textId="77777777" w:rsidR="00D73EF6" w:rsidRPr="009B369E" w:rsidRDefault="00D73EF6">
      <w:pPr>
        <w:pStyle w:val="ListParagraph"/>
        <w:numPr>
          <w:ilvl w:val="1"/>
          <w:numId w:val="17"/>
        </w:numPr>
        <w:ind w:left="2880"/>
        <w:rPr>
          <w:ins w:id="632" w:author="Daniel Mongrain" w:date="2026-05-29T13:45:00Z"/>
          <w:lang w:val="en-CA"/>
        </w:rPr>
        <w:pPrChange w:id="633" w:author="Daniel Mongrain" w:date="2026-06-04T15:57:00Z">
          <w:pPr/>
        </w:pPrChange>
      </w:pPr>
      <w:ins w:id="634" w:author="Daniel Mongrain" w:date="2026-05-29T13:45:00Z">
        <w:r w:rsidRPr="009B369E">
          <w:rPr>
            <w:lang w:val="en-CA"/>
          </w:rPr>
          <w:lastRenderedPageBreak/>
          <w:t>Agency Data Components:</w:t>
        </w:r>
      </w:ins>
    </w:p>
    <w:p w14:paraId="06E69294" w14:textId="77777777" w:rsidR="00D73EF6" w:rsidRDefault="00D73EF6" w:rsidP="00D73EF6">
      <w:pPr>
        <w:pStyle w:val="ListParagraph"/>
        <w:numPr>
          <w:ilvl w:val="2"/>
          <w:numId w:val="17"/>
        </w:numPr>
        <w:ind w:left="3600"/>
        <w:rPr>
          <w:ins w:id="635" w:author="Daniel Mongrain" w:date="2026-06-19T15:56:00Z"/>
          <w:lang w:val="en-CA"/>
        </w:rPr>
      </w:pPr>
      <w:ins w:id="636" w:author="Daniel Mongrain" w:date="2026-05-29T13:45:00Z">
        <w:r w:rsidRPr="009B369E">
          <w:rPr>
            <w:lang w:val="en-CA"/>
          </w:rPr>
          <w:t xml:space="preserve">There MUST be one Agency Data Component specifying the Agency receiving the </w:t>
        </w:r>
      </w:ins>
      <w:ins w:id="637" w:author="Daniel Mongrain" w:date="2026-05-29T15:17:00Z">
        <w:r>
          <w:rPr>
            <w:lang w:val="en-CA"/>
          </w:rPr>
          <w:t>INVITE</w:t>
        </w:r>
      </w:ins>
    </w:p>
    <w:p w14:paraId="5691F176" w14:textId="77777777" w:rsidR="00D73EF6" w:rsidRPr="009B369E" w:rsidRDefault="00D73EF6">
      <w:pPr>
        <w:pStyle w:val="ListParagraph"/>
        <w:numPr>
          <w:ilvl w:val="2"/>
          <w:numId w:val="17"/>
        </w:numPr>
        <w:ind w:left="3600"/>
        <w:rPr>
          <w:ins w:id="638" w:author="Daniel Mongrain" w:date="2026-05-29T13:45:00Z"/>
          <w:lang w:val="en-CA"/>
        </w:rPr>
        <w:pPrChange w:id="639" w:author="Daniel Mongrain" w:date="2026-06-04T15:57:00Z">
          <w:pPr>
            <w:numPr>
              <w:numId w:val="87"/>
            </w:numPr>
            <w:ind w:left="720" w:hanging="360"/>
          </w:pPr>
        </w:pPrChange>
      </w:pPr>
      <w:ins w:id="640" w:author="Daniel Mongrain" w:date="2026-06-19T15:57:00Z">
        <w:r>
          <w:rPr>
            <w:lang w:val="en-CA"/>
          </w:rPr>
          <w:t>If the incoming call included an EIDO specifying other Agencies (such as the transferring Agency), there MUST be additional Agency Data Components</w:t>
        </w:r>
      </w:ins>
      <w:ins w:id="641" w:author="Daniel Mongrain" w:date="2026-06-19T15:58:00Z">
        <w:r>
          <w:rPr>
            <w:lang w:val="en-CA"/>
          </w:rPr>
          <w:t xml:space="preserve"> specifying the identities of the other Agencies</w:t>
        </w:r>
      </w:ins>
    </w:p>
    <w:p w14:paraId="37E91076" w14:textId="77777777" w:rsidR="00D73EF6" w:rsidRPr="009B369E" w:rsidRDefault="00D73EF6">
      <w:pPr>
        <w:pStyle w:val="ListParagraph"/>
        <w:numPr>
          <w:ilvl w:val="1"/>
          <w:numId w:val="17"/>
        </w:numPr>
        <w:ind w:left="2880"/>
        <w:rPr>
          <w:ins w:id="642" w:author="Daniel Mongrain" w:date="2026-05-29T13:45:00Z"/>
          <w:lang w:val="en-CA"/>
        </w:rPr>
        <w:pPrChange w:id="643" w:author="Daniel Mongrain" w:date="2026-06-04T15:57:00Z">
          <w:pPr/>
        </w:pPrChange>
      </w:pPr>
      <w:ins w:id="644" w:author="Daniel Mongrain" w:date="2026-05-29T13:45:00Z">
        <w:r w:rsidRPr="009B369E">
          <w:rPr>
            <w:lang w:val="en-CA"/>
          </w:rPr>
          <w:t>Location Data Components:</w:t>
        </w:r>
      </w:ins>
    </w:p>
    <w:p w14:paraId="03295B7C" w14:textId="77777777" w:rsidR="00D73EF6" w:rsidRPr="009B369E" w:rsidRDefault="00D73EF6">
      <w:pPr>
        <w:pStyle w:val="ListParagraph"/>
        <w:numPr>
          <w:ilvl w:val="2"/>
          <w:numId w:val="17"/>
        </w:numPr>
        <w:ind w:left="3600"/>
        <w:rPr>
          <w:ins w:id="645" w:author="Daniel Mongrain" w:date="2026-05-29T13:45:00Z"/>
          <w:lang w:val="en-CA"/>
        </w:rPr>
        <w:pPrChange w:id="646" w:author="Daniel Mongrain" w:date="2026-06-04T15:57:00Z">
          <w:pPr>
            <w:numPr>
              <w:numId w:val="87"/>
            </w:numPr>
            <w:ind w:left="720" w:hanging="360"/>
          </w:pPr>
        </w:pPrChange>
      </w:pPr>
      <w:ins w:id="647" w:author="Daniel Mongrain" w:date="2026-05-29T13:45:00Z">
        <w:r w:rsidRPr="009B369E">
          <w:rPr>
            <w:lang w:val="en-CA"/>
          </w:rPr>
          <w:t xml:space="preserve">There MUST be as many Location Data Components as there are locations in the </w:t>
        </w:r>
      </w:ins>
      <w:ins w:id="648" w:author="Daniel Mongrain" w:date="2026-05-29T15:17:00Z">
        <w:r>
          <w:rPr>
            <w:lang w:val="en-CA"/>
          </w:rPr>
          <w:t>INVITE</w:t>
        </w:r>
      </w:ins>
      <w:ins w:id="649" w:author="Daniel Mongrain" w:date="2026-06-19T15:59:00Z">
        <w:r>
          <w:rPr>
            <w:lang w:val="en-CA"/>
          </w:rPr>
          <w:t xml:space="preserve"> or in the related Call Data Component of the EIDO received with the call</w:t>
        </w:r>
      </w:ins>
    </w:p>
    <w:p w14:paraId="64A744A4" w14:textId="77777777" w:rsidR="00D73EF6" w:rsidRPr="009B369E" w:rsidRDefault="00D73EF6">
      <w:pPr>
        <w:pStyle w:val="ListParagraph"/>
        <w:numPr>
          <w:ilvl w:val="3"/>
          <w:numId w:val="17"/>
        </w:numPr>
        <w:ind w:left="4320"/>
        <w:rPr>
          <w:ins w:id="650" w:author="Daniel Mongrain" w:date="2026-05-29T13:45:00Z"/>
          <w:lang w:val="en-CA"/>
        </w:rPr>
        <w:pPrChange w:id="651" w:author="Daniel Mongrain" w:date="2026-06-04T15:57:00Z">
          <w:pPr>
            <w:numPr>
              <w:ilvl w:val="1"/>
              <w:numId w:val="87"/>
            </w:numPr>
            <w:ind w:left="1440" w:hanging="360"/>
          </w:pPr>
        </w:pPrChange>
      </w:pPr>
      <w:ins w:id="652" w:author="Daniel Mongrain" w:date="2026-05-29T13:45:00Z">
        <w:r w:rsidRPr="009B369E">
          <w:rPr>
            <w:lang w:val="en-CA"/>
          </w:rPr>
          <w:t>locationTypeDescriptionRegistryText MUST be “Caller”</w:t>
        </w:r>
      </w:ins>
    </w:p>
    <w:p w14:paraId="000121F3" w14:textId="77777777" w:rsidR="00D73EF6" w:rsidRPr="009B369E" w:rsidRDefault="00D73EF6">
      <w:pPr>
        <w:pStyle w:val="ListParagraph"/>
        <w:numPr>
          <w:ilvl w:val="1"/>
          <w:numId w:val="17"/>
        </w:numPr>
        <w:ind w:left="2880"/>
        <w:rPr>
          <w:ins w:id="653" w:author="Daniel Mongrain" w:date="2026-05-29T13:45:00Z"/>
          <w:lang w:val="en-CA"/>
        </w:rPr>
        <w:pPrChange w:id="654" w:author="Daniel Mongrain" w:date="2026-06-04T15:57:00Z">
          <w:pPr/>
        </w:pPrChange>
      </w:pPr>
      <w:ins w:id="655" w:author="Daniel Mongrain" w:date="2026-05-29T13:45:00Z">
        <w:r w:rsidRPr="009B369E">
          <w:rPr>
            <w:lang w:val="en-CA"/>
          </w:rPr>
          <w:t>Additional Data Components:</w:t>
        </w:r>
      </w:ins>
    </w:p>
    <w:p w14:paraId="46800DA4" w14:textId="77777777" w:rsidR="00D73EF6" w:rsidRPr="009B369E" w:rsidRDefault="00D73EF6">
      <w:pPr>
        <w:pStyle w:val="ListParagraph"/>
        <w:numPr>
          <w:ilvl w:val="2"/>
          <w:numId w:val="17"/>
        </w:numPr>
        <w:ind w:left="3600"/>
        <w:rPr>
          <w:ins w:id="656" w:author="Daniel Mongrain" w:date="2026-05-29T13:45:00Z"/>
          <w:lang w:val="en-CA"/>
        </w:rPr>
        <w:pPrChange w:id="657" w:author="Daniel Mongrain" w:date="2026-06-04T15:57:00Z">
          <w:pPr>
            <w:numPr>
              <w:numId w:val="88"/>
            </w:numPr>
            <w:ind w:left="1020" w:hanging="360"/>
          </w:pPr>
        </w:pPrChange>
      </w:pPr>
      <w:ins w:id="658" w:author="Daniel Mongrain" w:date="2026-05-29T13:45:00Z">
        <w:r w:rsidRPr="009B369E">
          <w:rPr>
            <w:lang w:val="en-CA"/>
          </w:rPr>
          <w:t xml:space="preserve">There MUST be as many Additional Data Components as there are in the </w:t>
        </w:r>
      </w:ins>
      <w:ins w:id="659" w:author="Daniel Mongrain" w:date="2026-05-29T15:18:00Z">
        <w:r>
          <w:rPr>
            <w:lang w:val="en-CA"/>
          </w:rPr>
          <w:t>INVITE</w:t>
        </w:r>
      </w:ins>
      <w:ins w:id="660" w:author="Daniel Mongrain" w:date="2026-06-19T16:00:00Z">
        <w:r w:rsidRPr="006F54A1">
          <w:rPr>
            <w:lang w:val="en-CA"/>
          </w:rPr>
          <w:t xml:space="preserve"> </w:t>
        </w:r>
        <w:r>
          <w:rPr>
            <w:lang w:val="en-CA"/>
          </w:rPr>
          <w:t>or in the related Call Data Component of the EIDO received with the call</w:t>
        </w:r>
      </w:ins>
    </w:p>
    <w:p w14:paraId="3998266B" w14:textId="77777777" w:rsidR="00D73EF6" w:rsidRPr="009B369E" w:rsidRDefault="00D73EF6">
      <w:pPr>
        <w:pStyle w:val="ListParagraph"/>
        <w:numPr>
          <w:ilvl w:val="1"/>
          <w:numId w:val="17"/>
        </w:numPr>
        <w:ind w:left="2880"/>
        <w:rPr>
          <w:ins w:id="661" w:author="Daniel Mongrain" w:date="2026-05-29T13:45:00Z"/>
          <w:lang w:val="en-CA"/>
        </w:rPr>
        <w:pPrChange w:id="662" w:author="Daniel Mongrain" w:date="2026-06-04T15:57:00Z">
          <w:pPr/>
        </w:pPrChange>
      </w:pPr>
      <w:ins w:id="663" w:author="Daniel Mongrain" w:date="2026-05-29T13:45:00Z">
        <w:r w:rsidRPr="009B369E">
          <w:rPr>
            <w:lang w:val="en-CA"/>
          </w:rPr>
          <w:t>Callback Data Component:</w:t>
        </w:r>
      </w:ins>
    </w:p>
    <w:p w14:paraId="1D06B668" w14:textId="77777777" w:rsidR="00D73EF6" w:rsidRDefault="00D73EF6" w:rsidP="00D73EF6">
      <w:pPr>
        <w:pStyle w:val="ListParagraph"/>
        <w:numPr>
          <w:ilvl w:val="2"/>
          <w:numId w:val="17"/>
        </w:numPr>
        <w:ind w:left="3600"/>
        <w:rPr>
          <w:ins w:id="664" w:author="Daniel Mongrain" w:date="2026-06-19T16:01:00Z"/>
          <w:lang w:val="en-CA"/>
        </w:rPr>
      </w:pPr>
      <w:ins w:id="665" w:author="Daniel Mongrain" w:date="2026-05-29T13:45:00Z">
        <w:r w:rsidRPr="009B369E">
          <w:rPr>
            <w:lang w:val="en-CA"/>
          </w:rPr>
          <w:t>This is populated as follow:</w:t>
        </w:r>
      </w:ins>
    </w:p>
    <w:p w14:paraId="25907DF6" w14:textId="77777777" w:rsidR="00D73EF6" w:rsidRDefault="00D73EF6" w:rsidP="00D73EF6">
      <w:pPr>
        <w:pStyle w:val="ListParagraph"/>
        <w:numPr>
          <w:ilvl w:val="3"/>
          <w:numId w:val="17"/>
        </w:numPr>
        <w:ind w:left="4320"/>
        <w:rPr>
          <w:ins w:id="666" w:author="Daniel Mongrain" w:date="2026-06-19T16:02:00Z"/>
          <w:lang w:val="en-CA"/>
        </w:rPr>
      </w:pPr>
      <w:ins w:id="667" w:author="Daniel Mongrain" w:date="2026-06-19T16:01:00Z">
        <w:r>
          <w:rPr>
            <w:lang w:val="en-CA"/>
          </w:rPr>
          <w:t>If the incoming call contained an EIDO:</w:t>
        </w:r>
      </w:ins>
    </w:p>
    <w:p w14:paraId="333D1977" w14:textId="77777777" w:rsidR="00D73EF6" w:rsidRDefault="00D73EF6">
      <w:pPr>
        <w:pStyle w:val="ListParagraph"/>
        <w:numPr>
          <w:ilvl w:val="4"/>
          <w:numId w:val="17"/>
        </w:numPr>
        <w:ind w:left="5040"/>
        <w:rPr>
          <w:ins w:id="668" w:author="Daniel Mongrain" w:date="2026-06-19T16:01:00Z"/>
          <w:lang w:val="en-CA"/>
        </w:rPr>
        <w:pPrChange w:id="669" w:author="Daniel Mongrain" w:date="2026-06-19T16:02:00Z">
          <w:pPr>
            <w:pStyle w:val="ListParagraph"/>
            <w:numPr>
              <w:ilvl w:val="3"/>
            </w:numPr>
            <w:ind w:left="2880"/>
          </w:pPr>
        </w:pPrChange>
      </w:pPr>
      <w:ins w:id="670" w:author="Daniel Mongrain" w:date="2026-06-19T16:03:00Z">
        <w:r>
          <w:rPr>
            <w:lang w:val="en-CA"/>
          </w:rPr>
          <w:t xml:space="preserve">As specified </w:t>
        </w:r>
      </w:ins>
      <w:ins w:id="671" w:author="Daniel Mongrain" w:date="2026-06-19T16:02:00Z">
        <w:r>
          <w:rPr>
            <w:lang w:val="en-CA"/>
          </w:rPr>
          <w:t>in the related Call Data Component of the EIDO received with the call</w:t>
        </w:r>
      </w:ins>
    </w:p>
    <w:p w14:paraId="4A06AE91" w14:textId="77777777" w:rsidR="00D73EF6" w:rsidRPr="009B369E" w:rsidRDefault="00D73EF6">
      <w:pPr>
        <w:pStyle w:val="ListParagraph"/>
        <w:numPr>
          <w:ilvl w:val="3"/>
          <w:numId w:val="17"/>
        </w:numPr>
        <w:ind w:left="4320"/>
        <w:rPr>
          <w:ins w:id="672" w:author="Daniel Mongrain" w:date="2026-05-29T13:45:00Z"/>
          <w:lang w:val="en-CA"/>
        </w:rPr>
        <w:pPrChange w:id="673" w:author="Daniel Mongrain" w:date="2026-06-19T16:01:00Z">
          <w:pPr>
            <w:numPr>
              <w:numId w:val="90"/>
            </w:numPr>
            <w:ind w:left="1020" w:hanging="360"/>
          </w:pPr>
        </w:pPrChange>
      </w:pPr>
      <w:ins w:id="674" w:author="Daniel Mongrain" w:date="2026-06-19T16:02:00Z">
        <w:r>
          <w:rPr>
            <w:lang w:val="en-CA"/>
          </w:rPr>
          <w:t>Else</w:t>
        </w:r>
      </w:ins>
    </w:p>
    <w:p w14:paraId="7D63BD53" w14:textId="77777777" w:rsidR="00D73EF6" w:rsidRPr="009B369E" w:rsidRDefault="00D73EF6">
      <w:pPr>
        <w:pStyle w:val="ListParagraph"/>
        <w:numPr>
          <w:ilvl w:val="4"/>
          <w:numId w:val="17"/>
        </w:numPr>
        <w:ind w:left="5040"/>
        <w:rPr>
          <w:ins w:id="675" w:author="Daniel Mongrain" w:date="2026-05-29T13:45:00Z"/>
          <w:lang w:val="en-CA"/>
        </w:rPr>
        <w:pPrChange w:id="676" w:author="Daniel Mongrain" w:date="2026-06-19T16:02:00Z">
          <w:pPr>
            <w:numPr>
              <w:ilvl w:val="1"/>
              <w:numId w:val="90"/>
            </w:numPr>
            <w:ind w:left="1020" w:hanging="360"/>
          </w:pPr>
        </w:pPrChange>
      </w:pPr>
      <w:ins w:id="677" w:author="Daniel Mongrain" w:date="2026-05-29T13:45:00Z">
        <w:r w:rsidRPr="009B369E">
          <w:rPr>
            <w:lang w:val="en-CA"/>
          </w:rPr>
          <w:t xml:space="preserve">If one or more P-Asserted-Identify headers are found in the </w:t>
        </w:r>
      </w:ins>
      <w:ins w:id="678" w:author="Daniel Mongrain" w:date="2026-05-29T15:17:00Z">
        <w:r>
          <w:rPr>
            <w:lang w:val="en-CA"/>
          </w:rPr>
          <w:t>INVITE</w:t>
        </w:r>
      </w:ins>
      <w:ins w:id="679" w:author="Daniel Mongrain" w:date="2026-05-29T13:45:00Z">
        <w:r w:rsidRPr="009B369E">
          <w:rPr>
            <w:lang w:val="en-CA"/>
          </w:rPr>
          <w:t>, then there MUST be one callBackInformationUri per header else</w:t>
        </w:r>
      </w:ins>
    </w:p>
    <w:p w14:paraId="76631262" w14:textId="77777777" w:rsidR="00D73EF6" w:rsidRPr="009B369E" w:rsidRDefault="00D73EF6">
      <w:pPr>
        <w:pStyle w:val="ListParagraph"/>
        <w:numPr>
          <w:ilvl w:val="4"/>
          <w:numId w:val="17"/>
        </w:numPr>
        <w:ind w:left="5040"/>
        <w:rPr>
          <w:ins w:id="680" w:author="Daniel Mongrain" w:date="2026-05-29T13:45:00Z"/>
          <w:lang w:val="en-CA"/>
        </w:rPr>
        <w:pPrChange w:id="681" w:author="Daniel Mongrain" w:date="2026-06-19T16:02:00Z">
          <w:pPr>
            <w:numPr>
              <w:ilvl w:val="1"/>
              <w:numId w:val="90"/>
            </w:numPr>
            <w:ind w:left="1020" w:hanging="360"/>
          </w:pPr>
        </w:pPrChange>
      </w:pPr>
      <w:ins w:id="682" w:author="Daniel Mongrain" w:date="2026-05-29T13:45:00Z">
        <w:r w:rsidRPr="009B369E">
          <w:rPr>
            <w:lang w:val="en-CA"/>
          </w:rPr>
          <w:t>MUST be only one callBackInformationUri containing the From header URI</w:t>
        </w:r>
      </w:ins>
    </w:p>
    <w:p w14:paraId="51C535E8" w14:textId="77777777" w:rsidR="00D73EF6" w:rsidRPr="009B369E" w:rsidRDefault="00D73EF6">
      <w:pPr>
        <w:pStyle w:val="ListParagraph"/>
        <w:numPr>
          <w:ilvl w:val="4"/>
          <w:numId w:val="17"/>
        </w:numPr>
        <w:ind w:left="5040"/>
        <w:rPr>
          <w:ins w:id="683" w:author="Daniel Mongrain" w:date="2026-05-29T13:45:00Z"/>
          <w:lang w:val="en-CA"/>
        </w:rPr>
        <w:pPrChange w:id="684" w:author="Daniel Mongrain" w:date="2026-06-19T16:02:00Z">
          <w:pPr>
            <w:numPr>
              <w:ilvl w:val="1"/>
              <w:numId w:val="90"/>
            </w:numPr>
            <w:ind w:left="1020" w:hanging="360"/>
          </w:pPr>
        </w:pPrChange>
      </w:pPr>
      <w:ins w:id="685" w:author="Daniel Mongrain" w:date="2026-05-29T13:45:00Z">
        <w:r w:rsidRPr="009B369E">
          <w:rPr>
            <w:lang w:val="en-CA"/>
          </w:rPr>
          <w:t xml:space="preserve">deviceContactHeader MUST contain the Contact URI found in the </w:t>
        </w:r>
      </w:ins>
      <w:ins w:id="686" w:author="Daniel Mongrain" w:date="2026-05-29T15:17:00Z">
        <w:r>
          <w:rPr>
            <w:lang w:val="en-CA"/>
          </w:rPr>
          <w:t>INVITE</w:t>
        </w:r>
      </w:ins>
    </w:p>
    <w:p w14:paraId="15B1EC50" w14:textId="77777777" w:rsidR="00D73EF6" w:rsidRPr="009B369E" w:rsidRDefault="00D73EF6">
      <w:pPr>
        <w:pStyle w:val="ListParagraph"/>
        <w:numPr>
          <w:ilvl w:val="4"/>
          <w:numId w:val="17"/>
        </w:numPr>
        <w:ind w:left="5040"/>
        <w:rPr>
          <w:ins w:id="687" w:author="Daniel Mongrain" w:date="2026-05-29T13:45:00Z"/>
          <w:lang w:val="en-CA"/>
        </w:rPr>
        <w:pPrChange w:id="688" w:author="Daniel Mongrain" w:date="2026-06-19T16:02:00Z">
          <w:pPr>
            <w:numPr>
              <w:ilvl w:val="1"/>
              <w:numId w:val="90"/>
            </w:numPr>
            <w:ind w:left="1020" w:hanging="360"/>
          </w:pPr>
        </w:pPrChange>
      </w:pPr>
      <w:ins w:id="689" w:author="Daniel Mongrain" w:date="2026-05-29T13:45:00Z">
        <w:r w:rsidRPr="009B369E">
          <w:rPr>
            <w:lang w:val="en-CA"/>
          </w:rPr>
          <w:t>“verstat” MUST contain the verstat parameter value, if provided</w:t>
        </w:r>
      </w:ins>
    </w:p>
    <w:p w14:paraId="65C3632C" w14:textId="77777777" w:rsidR="00D73EF6" w:rsidRPr="006F54A1" w:rsidRDefault="00D73EF6">
      <w:pPr>
        <w:pStyle w:val="ListParagraph"/>
        <w:numPr>
          <w:ilvl w:val="4"/>
          <w:numId w:val="17"/>
        </w:numPr>
        <w:ind w:left="5040"/>
        <w:rPr>
          <w:ins w:id="690" w:author="Daniel Mongrain" w:date="2026-05-29T13:45:00Z"/>
          <w:lang w:val="en-CA"/>
        </w:rPr>
        <w:pPrChange w:id="691" w:author="Daniel Mongrain" w:date="2026-06-19T16:02:00Z">
          <w:pPr>
            <w:numPr>
              <w:ilvl w:val="1"/>
              <w:numId w:val="90"/>
            </w:numPr>
            <w:ind w:left="1020" w:hanging="360"/>
          </w:pPr>
        </w:pPrChange>
      </w:pPr>
      <w:ins w:id="692" w:author="Daniel Mongrain" w:date="2026-05-29T13:45:00Z">
        <w:r w:rsidRPr="009B369E">
          <w:rPr>
            <w:lang w:val="en-CA"/>
          </w:rPr>
          <w:t>sipIdentities array MUST contain the contents of all of the Identity headers</w:t>
        </w:r>
      </w:ins>
      <w:ins w:id="693" w:author="Daniel Mongrain" w:date="2026-05-29T15:19:00Z">
        <w:r>
          <w:rPr>
            <w:lang w:val="en-CA"/>
          </w:rPr>
          <w:t xml:space="preserve"> found in the INVITE</w:t>
        </w:r>
      </w:ins>
      <w:ins w:id="694" w:author="Daniel Mongrain" w:date="2026-05-29T13:45:00Z">
        <w:r w:rsidRPr="009B369E">
          <w:rPr>
            <w:lang w:val="en-CA"/>
          </w:rPr>
          <w:t>, if present</w:t>
        </w:r>
      </w:ins>
    </w:p>
    <w:p w14:paraId="13C06BF9" w14:textId="77777777" w:rsidR="00D73EF6" w:rsidRPr="009B369E" w:rsidRDefault="00D73EF6">
      <w:pPr>
        <w:pStyle w:val="ListParagraph"/>
        <w:numPr>
          <w:ilvl w:val="1"/>
          <w:numId w:val="17"/>
        </w:numPr>
        <w:ind w:left="2880"/>
        <w:rPr>
          <w:ins w:id="695" w:author="Daniel Mongrain" w:date="2026-05-29T13:45:00Z"/>
          <w:lang w:val="en-CA"/>
        </w:rPr>
        <w:pPrChange w:id="696" w:author="Daniel Mongrain" w:date="2026-06-04T15:57:00Z">
          <w:pPr/>
        </w:pPrChange>
      </w:pPr>
      <w:ins w:id="697" w:author="Daniel Mongrain" w:date="2026-05-29T13:45:00Z">
        <w:r w:rsidRPr="009B369E">
          <w:rPr>
            <w:lang w:val="en-CA"/>
          </w:rPr>
          <w:t>Person Data Component:</w:t>
        </w:r>
      </w:ins>
    </w:p>
    <w:p w14:paraId="57FAF2E4" w14:textId="77777777" w:rsidR="00D73EF6" w:rsidRDefault="00D73EF6">
      <w:pPr>
        <w:pStyle w:val="ListParagraph"/>
        <w:numPr>
          <w:ilvl w:val="2"/>
          <w:numId w:val="17"/>
        </w:numPr>
        <w:ind w:left="3600"/>
        <w:rPr>
          <w:ins w:id="698" w:author="Daniel Mongrain" w:date="2026-06-19T16:09:00Z"/>
          <w:lang w:val="en-CA"/>
        </w:rPr>
        <w:pPrChange w:id="699" w:author="Daniel Mongrain" w:date="2026-06-19T16:09:00Z">
          <w:pPr>
            <w:pStyle w:val="ListParagraph"/>
            <w:numPr>
              <w:ilvl w:val="3"/>
            </w:numPr>
            <w:ind w:left="2880"/>
          </w:pPr>
        </w:pPrChange>
      </w:pPr>
      <w:ins w:id="700" w:author="Daniel Mongrain" w:date="2026-06-19T16:09:00Z">
        <w:r>
          <w:rPr>
            <w:lang w:val="en-CA"/>
          </w:rPr>
          <w:t>If the incoming call contained an EIDO:</w:t>
        </w:r>
      </w:ins>
    </w:p>
    <w:p w14:paraId="514500F3" w14:textId="77777777" w:rsidR="00D73EF6" w:rsidRDefault="00D73EF6">
      <w:pPr>
        <w:pStyle w:val="ListParagraph"/>
        <w:numPr>
          <w:ilvl w:val="3"/>
          <w:numId w:val="17"/>
        </w:numPr>
        <w:ind w:left="4320"/>
        <w:rPr>
          <w:ins w:id="701" w:author="Daniel Mongrain" w:date="2026-06-19T16:09:00Z"/>
          <w:lang w:val="en-CA"/>
        </w:rPr>
        <w:pPrChange w:id="702" w:author="Daniel Mongrain" w:date="2026-06-19T16:09:00Z">
          <w:pPr>
            <w:pStyle w:val="ListParagraph"/>
            <w:numPr>
              <w:ilvl w:val="4"/>
            </w:numPr>
            <w:ind w:left="3600"/>
          </w:pPr>
        </w:pPrChange>
      </w:pPr>
      <w:ins w:id="703" w:author="Daniel Mongrain" w:date="2026-06-19T16:09:00Z">
        <w:r>
          <w:rPr>
            <w:lang w:val="en-CA"/>
          </w:rPr>
          <w:t>As specified in the related Call Data Component of the EIDO received with the call</w:t>
        </w:r>
      </w:ins>
    </w:p>
    <w:p w14:paraId="5F42483C" w14:textId="77777777" w:rsidR="00D73EF6" w:rsidRPr="009B369E" w:rsidRDefault="00D73EF6">
      <w:pPr>
        <w:pStyle w:val="ListParagraph"/>
        <w:numPr>
          <w:ilvl w:val="2"/>
          <w:numId w:val="17"/>
        </w:numPr>
        <w:ind w:left="3600"/>
        <w:rPr>
          <w:ins w:id="704" w:author="Daniel Mongrain" w:date="2026-06-19T16:09:00Z"/>
          <w:lang w:val="en-CA"/>
        </w:rPr>
        <w:pPrChange w:id="705" w:author="Daniel Mongrain" w:date="2026-06-19T16:09:00Z">
          <w:pPr>
            <w:pStyle w:val="ListParagraph"/>
            <w:numPr>
              <w:ilvl w:val="3"/>
            </w:numPr>
            <w:ind w:left="2880"/>
          </w:pPr>
        </w:pPrChange>
      </w:pPr>
      <w:ins w:id="706" w:author="Daniel Mongrain" w:date="2026-06-19T16:09:00Z">
        <w:r>
          <w:rPr>
            <w:lang w:val="en-CA"/>
          </w:rPr>
          <w:t>Else</w:t>
        </w:r>
      </w:ins>
    </w:p>
    <w:p w14:paraId="0CDA1D76" w14:textId="77777777" w:rsidR="00D73EF6" w:rsidRPr="009B369E" w:rsidRDefault="00D73EF6">
      <w:pPr>
        <w:pStyle w:val="ListParagraph"/>
        <w:numPr>
          <w:ilvl w:val="3"/>
          <w:numId w:val="17"/>
        </w:numPr>
        <w:ind w:left="4320"/>
        <w:rPr>
          <w:ins w:id="707" w:author="Daniel Mongrain" w:date="2026-05-29T13:45:00Z"/>
          <w:lang w:val="en-CA"/>
        </w:rPr>
        <w:pPrChange w:id="708" w:author="Daniel Mongrain" w:date="2026-06-19T16:10:00Z">
          <w:pPr>
            <w:numPr>
              <w:numId w:val="89"/>
            </w:numPr>
            <w:ind w:left="720" w:hanging="360"/>
          </w:pPr>
        </w:pPrChange>
      </w:pPr>
      <w:ins w:id="709" w:author="Daniel Mongrain" w:date="2026-05-29T13:45:00Z">
        <w:r w:rsidRPr="009B369E">
          <w:rPr>
            <w:lang w:val="en-CA"/>
          </w:rPr>
          <w:t>There MUST be a Person Data Component providing information regarding the caller:</w:t>
        </w:r>
      </w:ins>
    </w:p>
    <w:p w14:paraId="26A8EE6B" w14:textId="77777777" w:rsidR="00D73EF6" w:rsidRPr="009B369E" w:rsidRDefault="00D73EF6">
      <w:pPr>
        <w:pStyle w:val="ListParagraph"/>
        <w:numPr>
          <w:ilvl w:val="4"/>
          <w:numId w:val="17"/>
        </w:numPr>
        <w:ind w:left="5040"/>
        <w:rPr>
          <w:ins w:id="710" w:author="Daniel Mongrain" w:date="2026-05-29T13:45:00Z"/>
          <w:lang w:val="en-CA"/>
        </w:rPr>
        <w:pPrChange w:id="711" w:author="Daniel Mongrain" w:date="2026-06-19T16:10:00Z">
          <w:pPr>
            <w:numPr>
              <w:ilvl w:val="1"/>
              <w:numId w:val="89"/>
            </w:numPr>
            <w:ind w:left="720" w:hanging="360"/>
          </w:pPr>
        </w:pPrChange>
      </w:pPr>
      <w:ins w:id="712" w:author="Daniel Mongrain" w:date="2026-05-29T13:45:00Z">
        <w:r w:rsidRPr="009B369E">
          <w:rPr>
            <w:lang w:val="en-CA"/>
          </w:rPr>
          <w:t>“personIncidentRoleRegistryText” array MUST contain “Caller”</w:t>
        </w:r>
      </w:ins>
    </w:p>
    <w:p w14:paraId="39CF3B57" w14:textId="77777777" w:rsidR="00D73EF6" w:rsidRPr="009B369E" w:rsidRDefault="00D73EF6">
      <w:pPr>
        <w:pStyle w:val="ListParagraph"/>
        <w:numPr>
          <w:ilvl w:val="4"/>
          <w:numId w:val="17"/>
        </w:numPr>
        <w:ind w:left="5040"/>
        <w:rPr>
          <w:ins w:id="713" w:author="Daniel Mongrain" w:date="2026-05-29T13:45:00Z"/>
          <w:lang w:val="en-CA"/>
        </w:rPr>
        <w:pPrChange w:id="714" w:author="Daniel Mongrain" w:date="2026-06-19T16:10:00Z">
          <w:pPr>
            <w:numPr>
              <w:ilvl w:val="1"/>
              <w:numId w:val="89"/>
            </w:numPr>
            <w:ind w:left="720" w:hanging="360"/>
          </w:pPr>
        </w:pPrChange>
      </w:pPr>
      <w:ins w:id="715" w:author="Daniel Mongrain" w:date="2026-05-29T13:45:00Z">
        <w:r w:rsidRPr="009B369E">
          <w:rPr>
            <w:lang w:val="en-CA"/>
          </w:rPr>
          <w:t>“callIdentifier” MUST link to the Call Data Component instance in the EIDO</w:t>
        </w:r>
      </w:ins>
    </w:p>
    <w:p w14:paraId="5E24427C" w14:textId="77777777" w:rsidR="00D73EF6" w:rsidRPr="009B369E" w:rsidRDefault="00D73EF6">
      <w:pPr>
        <w:pStyle w:val="ListParagraph"/>
        <w:numPr>
          <w:ilvl w:val="4"/>
          <w:numId w:val="17"/>
        </w:numPr>
        <w:ind w:left="5040"/>
        <w:rPr>
          <w:ins w:id="716" w:author="Daniel Mongrain" w:date="2026-05-29T13:45:00Z"/>
          <w:lang w:val="en-CA"/>
        </w:rPr>
        <w:pPrChange w:id="717" w:author="Daniel Mongrain" w:date="2026-06-19T16:10:00Z">
          <w:pPr>
            <w:numPr>
              <w:ilvl w:val="1"/>
              <w:numId w:val="89"/>
            </w:numPr>
            <w:ind w:left="720" w:hanging="360"/>
          </w:pPr>
        </w:pPrChange>
      </w:pPr>
      <w:ins w:id="718" w:author="Daniel Mongrain" w:date="2026-05-29T13:45:00Z">
        <w:r w:rsidRPr="009B369E">
          <w:rPr>
            <w:lang w:val="en-CA"/>
          </w:rPr>
          <w:t>“callBackReference” MUST link to the Callback Data Component instance in the EIDO</w:t>
        </w:r>
      </w:ins>
    </w:p>
    <w:p w14:paraId="30176CA2" w14:textId="77777777" w:rsidR="00D73EF6" w:rsidRPr="009B369E" w:rsidRDefault="00D73EF6">
      <w:pPr>
        <w:pStyle w:val="ListParagraph"/>
        <w:numPr>
          <w:ilvl w:val="1"/>
          <w:numId w:val="17"/>
        </w:numPr>
        <w:ind w:left="2880"/>
        <w:rPr>
          <w:ins w:id="719" w:author="Daniel Mongrain" w:date="2026-05-29T13:45:00Z"/>
          <w:lang w:val="en-CA"/>
        </w:rPr>
        <w:pPrChange w:id="720" w:author="Daniel Mongrain" w:date="2026-06-04T15:57:00Z">
          <w:pPr/>
        </w:pPrChange>
      </w:pPr>
      <w:ins w:id="721" w:author="Daniel Mongrain" w:date="2026-05-29T13:45:00Z">
        <w:r w:rsidRPr="009B369E">
          <w:rPr>
            <w:lang w:val="en-CA"/>
          </w:rPr>
          <w:t>Call Data Component:</w:t>
        </w:r>
      </w:ins>
    </w:p>
    <w:p w14:paraId="0DAF57AC" w14:textId="77777777" w:rsidR="00D73EF6" w:rsidRPr="009B369E" w:rsidRDefault="00D73EF6">
      <w:pPr>
        <w:pStyle w:val="ListParagraph"/>
        <w:numPr>
          <w:ilvl w:val="2"/>
          <w:numId w:val="17"/>
        </w:numPr>
        <w:ind w:left="3600"/>
        <w:rPr>
          <w:ins w:id="722" w:author="Daniel Mongrain" w:date="2026-05-29T13:45:00Z"/>
          <w:lang w:val="en-CA"/>
        </w:rPr>
        <w:pPrChange w:id="723" w:author="Daniel Mongrain" w:date="2026-06-04T15:57:00Z">
          <w:pPr>
            <w:numPr>
              <w:numId w:val="89"/>
            </w:numPr>
            <w:ind w:left="720" w:hanging="360"/>
          </w:pPr>
        </w:pPrChange>
      </w:pPr>
      <w:ins w:id="724" w:author="Daniel Mongrain" w:date="2026-05-29T13:45:00Z">
        <w:r w:rsidRPr="009B369E">
          <w:rPr>
            <w:lang w:val="en-CA"/>
          </w:rPr>
          <w:t xml:space="preserve">Contains the details of the </w:t>
        </w:r>
      </w:ins>
      <w:ins w:id="725" w:author="Daniel Mongrain" w:date="2026-05-29T13:48:00Z">
        <w:r>
          <w:rPr>
            <w:lang w:val="en-CA"/>
          </w:rPr>
          <w:t>received</w:t>
        </w:r>
      </w:ins>
      <w:ins w:id="726" w:author="Daniel Mongrain" w:date="2026-05-29T15:19:00Z">
        <w:r>
          <w:rPr>
            <w:lang w:val="en-CA"/>
          </w:rPr>
          <w:t xml:space="preserve"> INVITE</w:t>
        </w:r>
      </w:ins>
      <w:ins w:id="727" w:author="Daniel Mongrain" w:date="2026-05-29T13:45:00Z">
        <w:r w:rsidRPr="009B369E">
          <w:rPr>
            <w:lang w:val="en-CA"/>
          </w:rPr>
          <w:t>:</w:t>
        </w:r>
      </w:ins>
    </w:p>
    <w:p w14:paraId="1AC32CA4" w14:textId="77777777" w:rsidR="00D73EF6" w:rsidRPr="009B369E" w:rsidRDefault="00D73EF6">
      <w:pPr>
        <w:pStyle w:val="ListParagraph"/>
        <w:numPr>
          <w:ilvl w:val="3"/>
          <w:numId w:val="17"/>
        </w:numPr>
        <w:ind w:left="4320"/>
        <w:rPr>
          <w:ins w:id="728" w:author="Daniel Mongrain" w:date="2026-05-29T13:45:00Z"/>
          <w:lang w:val="en-CA"/>
        </w:rPr>
        <w:pPrChange w:id="729" w:author="Daniel Mongrain" w:date="2026-06-04T15:57:00Z">
          <w:pPr>
            <w:numPr>
              <w:ilvl w:val="1"/>
              <w:numId w:val="89"/>
            </w:numPr>
            <w:ind w:left="720" w:hanging="360"/>
          </w:pPr>
        </w:pPrChange>
      </w:pPr>
      <w:ins w:id="730" w:author="Daniel Mongrain" w:date="2026-05-29T13:45:00Z">
        <w:r w:rsidRPr="009B369E">
          <w:rPr>
            <w:lang w:val="en-CA"/>
          </w:rPr>
          <w:t>Identifier of this Data Component MUST be the Call Identifier assigned to the call</w:t>
        </w:r>
      </w:ins>
    </w:p>
    <w:p w14:paraId="4C944A2C" w14:textId="77777777" w:rsidR="00D73EF6" w:rsidRPr="009B369E" w:rsidRDefault="00D73EF6">
      <w:pPr>
        <w:pStyle w:val="ListParagraph"/>
        <w:numPr>
          <w:ilvl w:val="3"/>
          <w:numId w:val="17"/>
        </w:numPr>
        <w:ind w:left="4320"/>
        <w:rPr>
          <w:ins w:id="731" w:author="Daniel Mongrain" w:date="2026-05-29T13:45:00Z"/>
          <w:lang w:val="en-CA"/>
        </w:rPr>
        <w:pPrChange w:id="732" w:author="Daniel Mongrain" w:date="2026-06-04T15:57:00Z">
          <w:pPr>
            <w:numPr>
              <w:ilvl w:val="1"/>
              <w:numId w:val="89"/>
            </w:numPr>
            <w:ind w:left="720" w:hanging="360"/>
          </w:pPr>
        </w:pPrChange>
      </w:pPr>
      <w:ins w:id="733" w:author="Daniel Mongrain" w:date="2026-05-29T13:45:00Z">
        <w:r w:rsidRPr="009B369E">
          <w:rPr>
            <w:lang w:val="en-CA"/>
          </w:rPr>
          <w:lastRenderedPageBreak/>
          <w:t>“standardPrimaryCallType” MUST be set to an appropriate value found in the IANA Emergency “LogEvent CallTypes” registry</w:t>
        </w:r>
      </w:ins>
    </w:p>
    <w:p w14:paraId="6FEE5578" w14:textId="77777777" w:rsidR="00D73EF6" w:rsidRDefault="00D73EF6">
      <w:pPr>
        <w:pStyle w:val="ListParagraph"/>
        <w:numPr>
          <w:ilvl w:val="4"/>
          <w:numId w:val="17"/>
        </w:numPr>
        <w:ind w:left="5040"/>
        <w:rPr>
          <w:ins w:id="734" w:author="Daniel Mongrain" w:date="2026-06-04T14:45:00Z"/>
          <w:lang w:val="en-CA"/>
        </w:rPr>
        <w:pPrChange w:id="735" w:author="Daniel Mongrain" w:date="2026-06-04T15:57:00Z">
          <w:pPr>
            <w:pStyle w:val="ListParagraph"/>
            <w:numPr>
              <w:ilvl w:val="3"/>
            </w:numPr>
            <w:ind w:left="2880"/>
          </w:pPr>
        </w:pPrChange>
      </w:pPr>
      <w:ins w:id="736" w:author="Daniel Mongrain" w:date="2026-05-29T13:45:00Z">
        <w:r w:rsidRPr="009B369E">
          <w:rPr>
            <w:lang w:val="en-CA"/>
          </w:rPr>
          <w:t>For an emergency call (</w:t>
        </w:r>
      </w:ins>
      <w:ins w:id="737" w:author="Daniel Mongrain" w:date="2026-05-29T13:59:00Z">
        <w:r>
          <w:rPr>
            <w:lang w:val="en-CA"/>
          </w:rPr>
          <w:t xml:space="preserve">such as when </w:t>
        </w:r>
        <w:r w:rsidRPr="009B369E">
          <w:rPr>
            <w:lang w:val="en-CA"/>
          </w:rPr>
          <w:t>the Request URI of the INVITE is a Service URN</w:t>
        </w:r>
        <w:r>
          <w:rPr>
            <w:lang w:val="en-CA"/>
          </w:rPr>
          <w:t xml:space="preserve">, </w:t>
        </w:r>
      </w:ins>
      <w:ins w:id="738" w:author="Daniel Mongrain" w:date="2026-05-29T13:45:00Z">
        <w:r w:rsidRPr="009B369E">
          <w:rPr>
            <w:lang w:val="en-CA"/>
          </w:rPr>
          <w:t>including abandoned 9-1-1 calls) value MUST be “emergency”</w:t>
        </w:r>
      </w:ins>
    </w:p>
    <w:p w14:paraId="2551D47B" w14:textId="77777777" w:rsidR="00D73EF6" w:rsidRDefault="00D73EF6" w:rsidP="00D73EF6">
      <w:pPr>
        <w:pStyle w:val="ListParagraph"/>
        <w:numPr>
          <w:ilvl w:val="3"/>
          <w:numId w:val="17"/>
        </w:numPr>
        <w:ind w:left="4320"/>
        <w:rPr>
          <w:ins w:id="739" w:author="Daniel Mongrain" w:date="2026-05-29T13:56:00Z"/>
          <w:lang w:val="en-CA"/>
        </w:rPr>
      </w:pPr>
      <w:ins w:id="740" w:author="Daniel Mongrain" w:date="2026-06-04T14:45:00Z">
        <w:r>
          <w:rPr>
            <w:lang w:val="en-CA"/>
          </w:rPr>
          <w:t xml:space="preserve">“queueIdentifier” MUST be </w:t>
        </w:r>
      </w:ins>
      <w:ins w:id="741" w:author="Daniel Mongrain" w:date="2026-06-04T14:46:00Z">
        <w:r>
          <w:rPr>
            <w:lang w:val="en-CA"/>
          </w:rPr>
          <w:t>the SIP URI on which the call was received</w:t>
        </w:r>
      </w:ins>
    </w:p>
    <w:p w14:paraId="4F513E23" w14:textId="77777777" w:rsidR="00D73EF6" w:rsidRPr="009B369E" w:rsidRDefault="00D73EF6">
      <w:pPr>
        <w:pStyle w:val="ListParagraph"/>
        <w:numPr>
          <w:ilvl w:val="3"/>
          <w:numId w:val="17"/>
        </w:numPr>
        <w:ind w:left="4320"/>
        <w:rPr>
          <w:ins w:id="742" w:author="Daniel Mongrain" w:date="2026-05-29T13:45:00Z"/>
          <w:lang w:val="en-CA"/>
        </w:rPr>
        <w:pPrChange w:id="743" w:author="Daniel Mongrain" w:date="2026-06-04T15:57:00Z">
          <w:pPr>
            <w:numPr>
              <w:ilvl w:val="1"/>
              <w:numId w:val="89"/>
            </w:numPr>
            <w:ind w:left="720" w:hanging="360"/>
          </w:pPr>
        </w:pPrChange>
      </w:pPr>
      <w:ins w:id="744" w:author="Daniel Mongrain" w:date="2026-05-29T13:59:00Z">
        <w:r w:rsidRPr="009B369E">
          <w:rPr>
            <w:lang w:val="en-CA"/>
          </w:rPr>
          <w:t xml:space="preserve"> </w:t>
        </w:r>
      </w:ins>
      <w:ins w:id="745" w:author="Daniel Mongrain" w:date="2026-05-29T13:45:00Z">
        <w:r w:rsidRPr="009B369E">
          <w:rPr>
            <w:lang w:val="en-CA"/>
          </w:rPr>
          <w:t xml:space="preserve">“direction” MUST be set to “incoming” </w:t>
        </w:r>
      </w:ins>
    </w:p>
    <w:p w14:paraId="7AC99B2E" w14:textId="77777777" w:rsidR="00D73EF6" w:rsidRPr="009B369E" w:rsidRDefault="00D73EF6">
      <w:pPr>
        <w:pStyle w:val="ListParagraph"/>
        <w:numPr>
          <w:ilvl w:val="3"/>
          <w:numId w:val="17"/>
        </w:numPr>
        <w:ind w:left="4320"/>
        <w:rPr>
          <w:ins w:id="746" w:author="Daniel Mongrain" w:date="2026-05-29T13:45:00Z"/>
          <w:lang w:val="en-CA"/>
        </w:rPr>
        <w:pPrChange w:id="747" w:author="Daniel Mongrain" w:date="2026-06-04T15:57:00Z">
          <w:pPr>
            <w:numPr>
              <w:ilvl w:val="1"/>
              <w:numId w:val="89"/>
            </w:numPr>
            <w:ind w:left="720" w:hanging="360"/>
          </w:pPr>
        </w:pPrChange>
      </w:pPr>
      <w:ins w:id="748" w:author="Daniel Mongrain" w:date="2026-05-29T13:45:00Z">
        <w:r w:rsidRPr="009B369E">
          <w:rPr>
            <w:lang w:val="en-CA"/>
          </w:rPr>
          <w:t xml:space="preserve"> “callStartTimestamp” MUST contain the time the </w:t>
        </w:r>
      </w:ins>
      <w:ins w:id="749" w:author="Daniel Mongrain" w:date="2026-05-29T14:00:00Z">
        <w:r>
          <w:rPr>
            <w:lang w:val="en-CA"/>
          </w:rPr>
          <w:t>INVITE was received</w:t>
        </w:r>
      </w:ins>
    </w:p>
    <w:p w14:paraId="23532514" w14:textId="77777777" w:rsidR="00D73EF6" w:rsidRPr="009B369E" w:rsidRDefault="00D73EF6">
      <w:pPr>
        <w:pStyle w:val="ListParagraph"/>
        <w:numPr>
          <w:ilvl w:val="3"/>
          <w:numId w:val="17"/>
        </w:numPr>
        <w:ind w:left="4320"/>
        <w:rPr>
          <w:ins w:id="750" w:author="Daniel Mongrain" w:date="2026-05-29T13:45:00Z"/>
          <w:lang w:val="en-CA"/>
        </w:rPr>
        <w:pPrChange w:id="751" w:author="Daniel Mongrain" w:date="2026-06-04T15:57:00Z">
          <w:pPr>
            <w:numPr>
              <w:ilvl w:val="1"/>
              <w:numId w:val="89"/>
            </w:numPr>
            <w:ind w:left="720" w:hanging="360"/>
          </w:pPr>
        </w:pPrChange>
      </w:pPr>
      <w:ins w:id="752" w:author="Daniel Mongrain" w:date="2026-05-29T13:45:00Z">
        <w:r w:rsidRPr="009B369E">
          <w:rPr>
            <w:lang w:val="en-CA"/>
          </w:rPr>
          <w:t>“callStateRegistryText” MUST contain “call</w:t>
        </w:r>
      </w:ins>
      <w:ins w:id="753" w:author="Daniel Mongrain" w:date="2026-05-29T14:00:00Z">
        <w:r>
          <w:rPr>
            <w:lang w:val="en-CA"/>
          </w:rPr>
          <w:t>Begin</w:t>
        </w:r>
      </w:ins>
      <w:ins w:id="754" w:author="Daniel Mongrain" w:date="2026-05-29T13:45:00Z">
        <w:r w:rsidRPr="009B369E">
          <w:rPr>
            <w:lang w:val="en-CA"/>
          </w:rPr>
          <w:t>”</w:t>
        </w:r>
      </w:ins>
    </w:p>
    <w:p w14:paraId="47C2435C" w14:textId="77777777" w:rsidR="00D73EF6" w:rsidRDefault="00D73EF6">
      <w:pPr>
        <w:pStyle w:val="ListParagraph"/>
        <w:numPr>
          <w:ilvl w:val="3"/>
          <w:numId w:val="17"/>
        </w:numPr>
        <w:ind w:left="4320"/>
        <w:rPr>
          <w:ins w:id="755" w:author="Daniel Mongrain" w:date="2026-06-19T16:10:00Z"/>
          <w:lang w:val="en-CA"/>
        </w:rPr>
        <w:pPrChange w:id="756" w:author="Daniel Mongrain" w:date="2026-06-19T16:10:00Z">
          <w:pPr>
            <w:pStyle w:val="ListParagraph"/>
            <w:numPr>
              <w:ilvl w:val="2"/>
            </w:numPr>
            <w:ind w:left="2160"/>
          </w:pPr>
        </w:pPrChange>
      </w:pPr>
      <w:ins w:id="757" w:author="Daniel Mongrain" w:date="2026-06-19T16:10:00Z">
        <w:r>
          <w:rPr>
            <w:lang w:val="en-CA"/>
          </w:rPr>
          <w:t>If the incoming call contained an EIDO:</w:t>
        </w:r>
      </w:ins>
    </w:p>
    <w:p w14:paraId="029F0B20" w14:textId="77777777" w:rsidR="00D73EF6" w:rsidRDefault="00D73EF6">
      <w:pPr>
        <w:pStyle w:val="ListParagraph"/>
        <w:numPr>
          <w:ilvl w:val="4"/>
          <w:numId w:val="17"/>
        </w:numPr>
        <w:ind w:left="5040"/>
        <w:rPr>
          <w:ins w:id="758" w:author="Daniel Mongrain" w:date="2026-06-19T16:10:00Z"/>
          <w:lang w:val="en-CA"/>
        </w:rPr>
        <w:pPrChange w:id="759" w:author="Daniel Mongrain" w:date="2026-06-19T16:10:00Z">
          <w:pPr>
            <w:pStyle w:val="ListParagraph"/>
            <w:numPr>
              <w:ilvl w:val="3"/>
            </w:numPr>
            <w:ind w:left="2880"/>
          </w:pPr>
        </w:pPrChange>
      </w:pPr>
      <w:ins w:id="760" w:author="Daniel Mongrain" w:date="2026-06-19T16:11:00Z">
        <w:r>
          <w:rPr>
            <w:lang w:val="en-CA"/>
          </w:rPr>
          <w:t>“verstat”, “sipIdentity” and “sipIdenti</w:t>
        </w:r>
      </w:ins>
      <w:ins w:id="761" w:author="Daniel Mongrain" w:date="2026-06-19T16:12:00Z">
        <w:r>
          <w:rPr>
            <w:lang w:val="en-CA"/>
          </w:rPr>
          <w:t>ties” a</w:t>
        </w:r>
      </w:ins>
      <w:ins w:id="762" w:author="Daniel Mongrain" w:date="2026-06-19T16:10:00Z">
        <w:r>
          <w:rPr>
            <w:lang w:val="en-CA"/>
          </w:rPr>
          <w:t>s specified in the related Call Data Component of the EIDO received with the call</w:t>
        </w:r>
      </w:ins>
    </w:p>
    <w:p w14:paraId="2A7A70EA" w14:textId="77777777" w:rsidR="00D73EF6" w:rsidRPr="009B369E" w:rsidRDefault="00D73EF6">
      <w:pPr>
        <w:pStyle w:val="ListParagraph"/>
        <w:numPr>
          <w:ilvl w:val="3"/>
          <w:numId w:val="17"/>
        </w:numPr>
        <w:ind w:left="4320"/>
        <w:rPr>
          <w:ins w:id="763" w:author="Daniel Mongrain" w:date="2026-06-19T16:10:00Z"/>
          <w:lang w:val="en-CA"/>
        </w:rPr>
        <w:pPrChange w:id="764" w:author="Daniel Mongrain" w:date="2026-06-19T16:10:00Z">
          <w:pPr>
            <w:pStyle w:val="ListParagraph"/>
            <w:numPr>
              <w:ilvl w:val="2"/>
            </w:numPr>
            <w:ind w:left="2160"/>
          </w:pPr>
        </w:pPrChange>
      </w:pPr>
      <w:ins w:id="765" w:author="Daniel Mongrain" w:date="2026-06-19T16:10:00Z">
        <w:r>
          <w:rPr>
            <w:lang w:val="en-CA"/>
          </w:rPr>
          <w:t>Else</w:t>
        </w:r>
      </w:ins>
    </w:p>
    <w:p w14:paraId="364A93E2" w14:textId="77777777" w:rsidR="00D73EF6" w:rsidRPr="009B369E" w:rsidRDefault="00D73EF6">
      <w:pPr>
        <w:pStyle w:val="ListParagraph"/>
        <w:numPr>
          <w:ilvl w:val="4"/>
          <w:numId w:val="17"/>
        </w:numPr>
        <w:ind w:left="5040"/>
        <w:rPr>
          <w:ins w:id="766" w:author="Daniel Mongrain" w:date="2026-05-29T13:45:00Z"/>
          <w:lang w:val="en-CA"/>
        </w:rPr>
        <w:pPrChange w:id="767" w:author="Daniel Mongrain" w:date="2026-06-19T16:11:00Z">
          <w:pPr>
            <w:numPr>
              <w:ilvl w:val="1"/>
              <w:numId w:val="89"/>
            </w:numPr>
            <w:ind w:left="720" w:hanging="360"/>
          </w:pPr>
        </w:pPrChange>
      </w:pPr>
      <w:ins w:id="768" w:author="Daniel Mongrain" w:date="2026-06-19T16:10:00Z">
        <w:r w:rsidRPr="009B369E">
          <w:rPr>
            <w:lang w:val="en-CA"/>
          </w:rPr>
          <w:t xml:space="preserve"> </w:t>
        </w:r>
      </w:ins>
      <w:ins w:id="769" w:author="Daniel Mongrain" w:date="2026-05-29T13:45:00Z">
        <w:r w:rsidRPr="009B369E">
          <w:rPr>
            <w:lang w:val="en-CA"/>
          </w:rPr>
          <w:t>“verstat” MUST contain the verstat parameter value, if provided. MUST also be the same value as the “verstat” element in the Callback Data Component.</w:t>
        </w:r>
      </w:ins>
    </w:p>
    <w:p w14:paraId="66180B88" w14:textId="77777777" w:rsidR="00D73EF6" w:rsidRPr="009B369E" w:rsidRDefault="00D73EF6">
      <w:pPr>
        <w:pStyle w:val="ListParagraph"/>
        <w:numPr>
          <w:ilvl w:val="4"/>
          <w:numId w:val="17"/>
        </w:numPr>
        <w:ind w:left="5040"/>
        <w:rPr>
          <w:ins w:id="770" w:author="Daniel Mongrain" w:date="2026-05-29T13:45:00Z"/>
          <w:lang w:val="en-CA"/>
        </w:rPr>
        <w:pPrChange w:id="771" w:author="Daniel Mongrain" w:date="2026-06-19T16:11:00Z">
          <w:pPr>
            <w:numPr>
              <w:ilvl w:val="1"/>
              <w:numId w:val="89"/>
            </w:numPr>
            <w:ind w:left="720" w:hanging="360"/>
          </w:pPr>
        </w:pPrChange>
      </w:pPr>
      <w:ins w:id="772" w:author="Daniel Mongrain" w:date="2026-06-19T16:12:00Z">
        <w:r>
          <w:rPr>
            <w:lang w:val="en-CA"/>
          </w:rPr>
          <w:t>“</w:t>
        </w:r>
      </w:ins>
      <w:ins w:id="773" w:author="Daniel Mongrain" w:date="2026-05-29T13:45:00Z">
        <w:r w:rsidRPr="009B369E">
          <w:rPr>
            <w:lang w:val="en-CA"/>
          </w:rPr>
          <w:t>sipIdentity</w:t>
        </w:r>
      </w:ins>
      <w:ins w:id="774" w:author="Daniel Mongrain" w:date="2026-06-19T16:12:00Z">
        <w:r>
          <w:rPr>
            <w:lang w:val="en-CA"/>
          </w:rPr>
          <w:t>”</w:t>
        </w:r>
      </w:ins>
      <w:ins w:id="775" w:author="Daniel Mongrain" w:date="2026-05-29T13:45:00Z">
        <w:r w:rsidRPr="009B369E">
          <w:rPr>
            <w:lang w:val="en-CA"/>
          </w:rPr>
          <w:t xml:space="preserve"> MUST contain the content of the first Identity header, if any</w:t>
        </w:r>
      </w:ins>
    </w:p>
    <w:p w14:paraId="437F56B8" w14:textId="77777777" w:rsidR="00D73EF6" w:rsidRPr="009B369E" w:rsidRDefault="00D73EF6">
      <w:pPr>
        <w:pStyle w:val="ListParagraph"/>
        <w:numPr>
          <w:ilvl w:val="4"/>
          <w:numId w:val="17"/>
        </w:numPr>
        <w:ind w:left="5040"/>
        <w:rPr>
          <w:ins w:id="776" w:author="Daniel Mongrain" w:date="2026-05-29T13:45:00Z"/>
          <w:lang w:val="en-CA"/>
        </w:rPr>
        <w:pPrChange w:id="777" w:author="Daniel Mongrain" w:date="2026-06-19T16:11:00Z">
          <w:pPr>
            <w:numPr>
              <w:ilvl w:val="1"/>
              <w:numId w:val="89"/>
            </w:numPr>
            <w:ind w:left="720" w:hanging="360"/>
          </w:pPr>
        </w:pPrChange>
      </w:pPr>
      <w:ins w:id="778" w:author="Daniel Mongrain" w:date="2026-06-19T16:12:00Z">
        <w:r>
          <w:rPr>
            <w:lang w:val="en-CA"/>
          </w:rPr>
          <w:t>“</w:t>
        </w:r>
      </w:ins>
      <w:ins w:id="779" w:author="Daniel Mongrain" w:date="2026-05-29T13:45:00Z">
        <w:r w:rsidRPr="009B369E">
          <w:rPr>
            <w:lang w:val="en-CA"/>
          </w:rPr>
          <w:t>sipIdentities</w:t>
        </w:r>
      </w:ins>
      <w:ins w:id="780" w:author="Daniel Mongrain" w:date="2026-06-19T16:12:00Z">
        <w:r>
          <w:rPr>
            <w:lang w:val="en-CA"/>
          </w:rPr>
          <w:t>”</w:t>
        </w:r>
      </w:ins>
      <w:ins w:id="781" w:author="Daniel Mongrain" w:date="2026-05-29T13:45:00Z">
        <w:r w:rsidRPr="009B369E">
          <w:rPr>
            <w:lang w:val="en-CA"/>
          </w:rPr>
          <w:t xml:space="preserve"> array MUST contain the contents of all of the Identity headers, if any (even if only one and it was provided above). MUST be identical to the “sipIdentities” element in the Callback Data Component</w:t>
        </w:r>
      </w:ins>
    </w:p>
    <w:p w14:paraId="072EA36B" w14:textId="77777777" w:rsidR="00D73EF6" w:rsidRPr="009B369E" w:rsidRDefault="00D73EF6">
      <w:pPr>
        <w:pStyle w:val="ListParagraph"/>
        <w:numPr>
          <w:ilvl w:val="3"/>
          <w:numId w:val="17"/>
        </w:numPr>
        <w:ind w:left="4320"/>
        <w:rPr>
          <w:ins w:id="782" w:author="Daniel Mongrain" w:date="2026-05-29T13:45:00Z"/>
          <w:lang w:val="en-CA"/>
        </w:rPr>
        <w:pPrChange w:id="783" w:author="Daniel Mongrain" w:date="2026-06-04T15:57:00Z">
          <w:pPr>
            <w:numPr>
              <w:ilvl w:val="1"/>
              <w:numId w:val="89"/>
            </w:numPr>
            <w:ind w:left="720" w:hanging="360"/>
          </w:pPr>
        </w:pPrChange>
      </w:pPr>
      <w:ins w:id="784" w:author="Daniel Mongrain" w:date="2026-05-29T13:45:00Z">
        <w:r w:rsidRPr="009B369E">
          <w:rPr>
            <w:lang w:val="en-CA"/>
          </w:rPr>
          <w:t>“callBackReference” MUST link to the Callback Data Component instance in the EIDO</w:t>
        </w:r>
      </w:ins>
    </w:p>
    <w:p w14:paraId="233FF9CB" w14:textId="77777777" w:rsidR="00D73EF6" w:rsidRPr="009B369E" w:rsidRDefault="00D73EF6">
      <w:pPr>
        <w:pStyle w:val="ListParagraph"/>
        <w:numPr>
          <w:ilvl w:val="3"/>
          <w:numId w:val="17"/>
        </w:numPr>
        <w:ind w:left="4320"/>
        <w:rPr>
          <w:ins w:id="785" w:author="Daniel Mongrain" w:date="2026-05-29T13:45:00Z"/>
          <w:lang w:val="en-CA"/>
        </w:rPr>
        <w:pPrChange w:id="786" w:author="Daniel Mongrain" w:date="2026-06-04T15:57:00Z">
          <w:pPr>
            <w:numPr>
              <w:ilvl w:val="1"/>
              <w:numId w:val="89"/>
            </w:numPr>
            <w:ind w:left="720" w:hanging="360"/>
          </w:pPr>
        </w:pPrChange>
      </w:pPr>
      <w:ins w:id="787" w:author="Daniel Mongrain" w:date="2026-05-29T13:45:00Z">
        <w:r w:rsidRPr="009B369E">
          <w:rPr>
            <w:lang w:val="en-CA"/>
          </w:rPr>
          <w:t>“locationReference” array MUST contain links to Location Data Component instances found in the EIDO applicable to the call</w:t>
        </w:r>
      </w:ins>
    </w:p>
    <w:p w14:paraId="685EA3E1" w14:textId="77777777" w:rsidR="00D73EF6" w:rsidRPr="009B369E" w:rsidRDefault="00D73EF6">
      <w:pPr>
        <w:pStyle w:val="ListParagraph"/>
        <w:numPr>
          <w:ilvl w:val="3"/>
          <w:numId w:val="17"/>
        </w:numPr>
        <w:ind w:left="4320"/>
        <w:rPr>
          <w:ins w:id="788" w:author="Daniel Mongrain" w:date="2026-05-29T13:45:00Z"/>
          <w:lang w:val="en-CA"/>
        </w:rPr>
        <w:pPrChange w:id="789" w:author="Daniel Mongrain" w:date="2026-06-04T15:57:00Z">
          <w:pPr>
            <w:numPr>
              <w:ilvl w:val="1"/>
              <w:numId w:val="89"/>
            </w:numPr>
            <w:spacing w:line="260" w:lineRule="exact"/>
            <w:ind w:left="1434" w:hanging="357"/>
          </w:pPr>
        </w:pPrChange>
      </w:pPr>
      <w:ins w:id="790" w:author="Daniel Mongrain" w:date="2026-05-29T13:45:00Z">
        <w:r w:rsidRPr="009B369E">
          <w:rPr>
            <w:lang w:val="en-CA"/>
          </w:rPr>
          <w:t>“additionalDataReference” array MUST contain links to Additional Data Component instances found in the EIDO applicable to the call</w:t>
        </w:r>
      </w:ins>
    </w:p>
    <w:p w14:paraId="11C1E55A" w14:textId="77777777" w:rsidR="00D73EF6" w:rsidRDefault="00D73EF6">
      <w:pPr>
        <w:pStyle w:val="ListParagraph"/>
        <w:numPr>
          <w:ilvl w:val="3"/>
          <w:numId w:val="17"/>
        </w:numPr>
        <w:ind w:left="4320"/>
        <w:pPrChange w:id="791" w:author="Daniel Mongrain" w:date="2026-06-04T15:57:00Z">
          <w:pPr>
            <w:pStyle w:val="ListParagraph"/>
            <w:numPr>
              <w:ilvl w:val="1"/>
            </w:numPr>
            <w:ind w:left="1440"/>
          </w:pPr>
        </w:pPrChange>
      </w:pPr>
      <w:ins w:id="792" w:author="Daniel Mongrain" w:date="2026-05-29T13:45:00Z">
        <w:r w:rsidRPr="009B369E">
          <w:rPr>
            <w:lang w:val="en-CA"/>
          </w:rPr>
          <w:t xml:space="preserve"> “personReference” array MUST contain links to Person Data Component instance found in the EIDO applicable to the call</w:t>
        </w:r>
      </w:ins>
      <w:ins w:id="793" w:author="Daniel Mongrain" w:date="2026-05-29T14:00:00Z">
        <w:r>
          <w:rPr>
            <w:lang w:val="en-CA"/>
          </w:rPr>
          <w:t>.</w:t>
        </w:r>
      </w:ins>
      <w:bookmarkEnd w:id="626"/>
    </w:p>
    <w:bookmarkEnd w:id="629"/>
    <w:p w14:paraId="568875C6" w14:textId="77777777" w:rsidR="00D73EF6" w:rsidRDefault="00D73EF6" w:rsidP="00D73EF6">
      <w:pPr>
        <w:rPr>
          <w:ins w:id="794" w:author="Daniel Mongrain" w:date="2026-06-22T16:06:00Z"/>
        </w:rPr>
      </w:pPr>
    </w:p>
    <w:p w14:paraId="4C1B2317" w14:textId="77777777" w:rsidR="00D73EF6" w:rsidRDefault="00D73EF6" w:rsidP="00D73EF6">
      <w:pPr>
        <w:rPr>
          <w:ins w:id="795" w:author="Daniel Mongrain" w:date="2026-06-22T16:10:00Z"/>
        </w:rPr>
      </w:pPr>
      <w:moveToRangeStart w:id="796" w:author="Daniel Mongrain" w:date="2026-06-22T16:04:00Z" w:name="move233036713"/>
      <w:moveTo w:id="797" w:author="Daniel Mongrain" w:date="2026-06-22T16:04:00Z">
        <w:r w:rsidRPr="00A972BF">
          <w:t xml:space="preserve">If a call is received on a queue that has a queue state of </w:t>
        </w:r>
      </w:moveTo>
      <w:ins w:id="798" w:author="Daniel Mongrain" w:date="2026-06-22T16:05:00Z">
        <w:r>
          <w:t xml:space="preserve">Inactive, Disabled, </w:t>
        </w:r>
      </w:ins>
      <w:ins w:id="799" w:author="Daniel Mongrain" w:date="2026-06-22T16:07:00Z">
        <w:r>
          <w:t xml:space="preserve">Full, </w:t>
        </w:r>
      </w:ins>
      <w:ins w:id="800" w:author="Daniel Mongrain" w:date="2026-06-22T16:05:00Z">
        <w:r>
          <w:t xml:space="preserve">ResourceExhausted or </w:t>
        </w:r>
      </w:ins>
      <w:moveTo w:id="801" w:author="Daniel Mongrain" w:date="2026-06-22T16:04:00Z">
        <w:r w:rsidRPr="00A972BF">
          <w:t>Standby, the call SHOULD be rejected</w:t>
        </w:r>
      </w:moveTo>
      <w:ins w:id="802" w:author="Daniel Mongrain" w:date="2026-06-22T16:06:00Z">
        <w:r>
          <w:t xml:space="preserve"> with an appropriate response </w:t>
        </w:r>
      </w:ins>
      <w:ins w:id="803" w:author="Daniel Mongrain" w:date="2026-06-22T16:07:00Z">
        <w:r>
          <w:t>code</w:t>
        </w:r>
      </w:ins>
      <w:moveTo w:id="804" w:author="Daniel Mongrain" w:date="2026-06-22T16:04:00Z">
        <w:r w:rsidRPr="00A972BF">
          <w:t>.</w:t>
        </w:r>
        <w:r>
          <w:rPr>
            <w:rStyle w:val="FootnoteReference"/>
          </w:rPr>
          <w:footnoteReference w:id="11"/>
        </w:r>
      </w:moveTo>
      <w:ins w:id="807" w:author="Daniel Mongrain" w:date="2026-06-22T16:07:00Z">
        <w:r>
          <w:t xml:space="preserve"> The CHFE MAY reject an incoming call </w:t>
        </w:r>
      </w:ins>
      <w:ins w:id="808" w:author="Daniel Mongrain" w:date="2026-06-22T16:08:00Z">
        <w:r>
          <w:t xml:space="preserve">for other </w:t>
        </w:r>
      </w:ins>
      <w:ins w:id="809" w:author="Daniel Mongrain" w:date="2026-06-22T16:10:00Z">
        <w:r>
          <w:t>conditions</w:t>
        </w:r>
      </w:ins>
      <w:ins w:id="810" w:author="Daniel Mongrain" w:date="2026-06-22T16:08:00Z">
        <w:r>
          <w:t xml:space="preserve">, but </w:t>
        </w:r>
      </w:ins>
      <w:ins w:id="811" w:author="Daniel Mongrain" w:date="2026-06-22T16:09:00Z">
        <w:r>
          <w:t>SHOULD immediately update the Queue State to an appropriate value</w:t>
        </w:r>
      </w:ins>
      <w:ins w:id="812" w:author="Daniel Mongrain" w:date="2026-06-22T16:10:00Z">
        <w:r>
          <w:t>, and MUST change the Queue State when the condition no longer exists.</w:t>
        </w:r>
      </w:ins>
    </w:p>
    <w:p w14:paraId="481E145A" w14:textId="77777777" w:rsidR="00D73EF6" w:rsidRDefault="00D73EF6">
      <w:pPr>
        <w:rPr>
          <w:moveTo w:id="813" w:author="Daniel Mongrain" w:date="2026-06-22T16:04:00Z"/>
        </w:rPr>
        <w:pPrChange w:id="814" w:author="Daniel Mongrain" w:date="2026-06-22T16:05:00Z">
          <w:pPr>
            <w:pStyle w:val="ListParagraph"/>
          </w:pPr>
        </w:pPrChange>
      </w:pPr>
      <w:ins w:id="815" w:author="Daniel Mongrain" w:date="2026-06-22T16:10:00Z">
        <w:r>
          <w:t>When rejecting a</w:t>
        </w:r>
      </w:ins>
      <w:ins w:id="816" w:author="Daniel Mongrain" w:date="2026-06-22T16:11:00Z">
        <w:r>
          <w:t>n incoming</w:t>
        </w:r>
      </w:ins>
      <w:ins w:id="817" w:author="Daniel Mongrain" w:date="2026-06-22T16:10:00Z">
        <w:r>
          <w:t xml:space="preserve"> call, the CHFE MUST:</w:t>
        </w:r>
      </w:ins>
    </w:p>
    <w:moveToRangeEnd w:id="796"/>
    <w:p w14:paraId="44FFA938" w14:textId="77777777" w:rsidR="00D73EF6" w:rsidRDefault="00D73EF6" w:rsidP="00D73EF6">
      <w:pPr>
        <w:pStyle w:val="ListParagraph"/>
        <w:ind w:left="2160"/>
        <w:rPr>
          <w:ins w:id="818" w:author="Daniel Mongrain" w:date="2026-06-22T16:42:00Z"/>
        </w:rPr>
      </w:pPr>
      <w:ins w:id="819" w:author="Daniel Mongrain" w:date="2026-06-22T16:42:00Z">
        <w:r>
          <w:t>Decrease by one the length of the Queue on which the call was received on and generate a NOTIFY to Queue State subscriber(s)</w:t>
        </w:r>
      </w:ins>
    </w:p>
    <w:p w14:paraId="1F0BB219" w14:textId="77777777" w:rsidR="00D73EF6" w:rsidRDefault="00D73EF6" w:rsidP="00D73EF6">
      <w:pPr>
        <w:pStyle w:val="ListParagraph"/>
        <w:ind w:left="2160"/>
        <w:rPr>
          <w:ins w:id="820" w:author="Daniel Mongrain" w:date="2026-06-22T16:12:00Z"/>
        </w:rPr>
      </w:pPr>
      <w:ins w:id="821" w:author="Daniel Mongrain" w:date="2026-06-22T16:12:00Z">
        <w:r>
          <w:t>Log a CallEndLogEvent</w:t>
        </w:r>
      </w:ins>
    </w:p>
    <w:p w14:paraId="1EBC1A03" w14:textId="77777777" w:rsidR="00D73EF6" w:rsidRDefault="00D73EF6" w:rsidP="00D73EF6">
      <w:pPr>
        <w:pStyle w:val="ListParagraph"/>
        <w:ind w:left="2160"/>
        <w:rPr>
          <w:ins w:id="822" w:author="Daniel Mongrain" w:date="2026-06-22T16:12:00Z"/>
        </w:rPr>
      </w:pPr>
      <w:ins w:id="823" w:author="Daniel Mongrain" w:date="2026-06-22T16:12:00Z">
        <w:r>
          <w:t>Log a SessionEndLogEvent</w:t>
        </w:r>
      </w:ins>
    </w:p>
    <w:p w14:paraId="313EB005" w14:textId="77777777" w:rsidR="00D73EF6" w:rsidRDefault="00D73EF6" w:rsidP="00D73EF6">
      <w:pPr>
        <w:pStyle w:val="ListParagraph"/>
        <w:ind w:left="2160"/>
        <w:rPr>
          <w:ins w:id="824" w:author="Daniel Mongrain" w:date="2026-06-22T16:12:00Z"/>
        </w:rPr>
      </w:pPr>
      <w:ins w:id="825" w:author="Daniel Mongrain" w:date="2026-06-22T16:12:00Z">
        <w:r>
          <w:lastRenderedPageBreak/>
          <w:t>Log a CallStateChangeLogEvent with state set to callEnd</w:t>
        </w:r>
      </w:ins>
    </w:p>
    <w:p w14:paraId="4CF37BDE" w14:textId="77777777" w:rsidR="00D73EF6" w:rsidRDefault="00D73EF6" w:rsidP="00D73EF6">
      <w:pPr>
        <w:pStyle w:val="ListParagraph"/>
        <w:ind w:left="2160"/>
        <w:rPr>
          <w:ins w:id="826" w:author="Daniel Mongrain" w:date="2026-06-22T16:12:00Z"/>
        </w:rPr>
      </w:pPr>
      <w:ins w:id="827" w:author="Daniel Mongrain" w:date="2026-06-22T16:12:00Z">
        <w:r>
          <w:t>Log a SessionStateChangeLogEvent with state set to callEnd</w:t>
        </w:r>
      </w:ins>
    </w:p>
    <w:p w14:paraId="33E3DB80" w14:textId="77777777" w:rsidR="00D73EF6" w:rsidRDefault="00D73EF6" w:rsidP="00D73EF6">
      <w:pPr>
        <w:pStyle w:val="ListParagraph"/>
        <w:ind w:left="2160"/>
        <w:rPr>
          <w:ins w:id="828" w:author="Daniel Mongrain" w:date="2026-06-22T16:12:00Z"/>
        </w:rPr>
      </w:pPr>
      <w:ins w:id="829" w:author="Daniel Mongrain" w:date="2026-06-22T16:13:00Z">
        <w:r>
          <w:t>N</w:t>
        </w:r>
      </w:ins>
      <w:ins w:id="830" w:author="Daniel Mongrain" w:date="2026-06-22T16:12:00Z">
        <w:r>
          <w:t xml:space="preserve">otify all authorized EIDO Subscribers of the </w:t>
        </w:r>
      </w:ins>
      <w:ins w:id="831" w:author="Daniel Mongrain" w:date="2026-06-22T16:13:00Z">
        <w:r>
          <w:t>rejection</w:t>
        </w:r>
      </w:ins>
      <w:ins w:id="832" w:author="Daniel Mongrain" w:date="2026-06-22T16:12:00Z">
        <w:r>
          <w:t xml:space="preserve"> of the call</w:t>
        </w:r>
        <w:r w:rsidRPr="003B2800">
          <w:t xml:space="preserve"> </w:t>
        </w:r>
        <w:r>
          <w:t xml:space="preserve">where the EIDO MUST be composed identically </w:t>
        </w:r>
      </w:ins>
      <w:ins w:id="833" w:author="Daniel Mongrain" w:date="2026-06-22T16:14:00Z">
        <w:r>
          <w:t xml:space="preserve">to the EIDO with </w:t>
        </w:r>
        <w:r w:rsidRPr="004B1F49">
          <w:rPr>
            <w:lang w:val="en-CA"/>
          </w:rPr>
          <w:t>“callStateRegistryText” contain</w:t>
        </w:r>
      </w:ins>
      <w:ins w:id="834" w:author="Daniel Mongrain" w:date="2026-06-22T16:15:00Z">
        <w:r w:rsidRPr="004B1F49">
          <w:rPr>
            <w:lang w:val="en-CA"/>
          </w:rPr>
          <w:t>ing</w:t>
        </w:r>
      </w:ins>
      <w:ins w:id="835" w:author="Daniel Mongrain" w:date="2026-06-22T16:14:00Z">
        <w:r w:rsidRPr="004B1F49">
          <w:rPr>
            <w:lang w:val="en-CA"/>
          </w:rPr>
          <w:t xml:space="preserve"> “callBegin”</w:t>
        </w:r>
      </w:ins>
      <w:ins w:id="836" w:author="Daniel Mongrain" w:date="2026-06-22T16:12:00Z">
        <w:r>
          <w:t xml:space="preserve"> except </w:t>
        </w:r>
      </w:ins>
      <w:ins w:id="837" w:author="Daniel Mongrain" w:date="2026-06-22T16:15:00Z">
        <w:r>
          <w:t xml:space="preserve">now </w:t>
        </w:r>
      </w:ins>
      <w:ins w:id="838" w:author="Daniel Mongrain" w:date="2026-06-22T16:12:00Z">
        <w:r>
          <w:t>callStateRegistryText MUST be “callEnd”.</w:t>
        </w:r>
      </w:ins>
    </w:p>
    <w:p w14:paraId="47688DE6" w14:textId="77777777" w:rsidR="00D73EF6" w:rsidRDefault="00D73EF6" w:rsidP="00D73EF6">
      <w:pPr>
        <w:pStyle w:val="BodyText"/>
        <w:rPr>
          <w:ins w:id="839" w:author="Daniel Mongrain" w:date="2026-06-22T16:04:00Z"/>
        </w:rPr>
      </w:pPr>
    </w:p>
    <w:p w14:paraId="11188693" w14:textId="77777777" w:rsidR="00D73EF6" w:rsidDel="002F702C" w:rsidRDefault="00D73EF6" w:rsidP="00D73EF6">
      <w:pPr>
        <w:pStyle w:val="ListParagraph"/>
        <w:numPr>
          <w:ilvl w:val="1"/>
          <w:numId w:val="17"/>
        </w:numPr>
        <w:ind w:left="2880"/>
        <w:rPr>
          <w:del w:id="840" w:author="Michael Smith [2]" w:date="2026-04-16T13:33:00Z"/>
        </w:rPr>
      </w:pPr>
      <w:del w:id="841" w:author="Michael Smith [2]" w:date="2026-04-16T13:33:00Z">
        <w:r w:rsidDel="002F702C">
          <w:delText>Log the EidoLogEvent.</w:delText>
        </w:r>
      </w:del>
    </w:p>
    <w:p w14:paraId="74EF7CF5" w14:textId="77777777" w:rsidR="00D73EF6" w:rsidRPr="00247AB6" w:rsidDel="008853AB" w:rsidRDefault="00D73EF6" w:rsidP="00D73EF6">
      <w:pPr>
        <w:pStyle w:val="BodyText"/>
        <w:rPr>
          <w:del w:id="842" w:author="Daniel Mongrain" w:date="2026-06-04T14:46:00Z"/>
          <w:color w:val="000000"/>
        </w:rPr>
      </w:pPr>
      <w:del w:id="843" w:author="Daniel Mongrain" w:date="2026-06-04T14:46:00Z">
        <w:r w:rsidDel="008853AB">
          <w:rPr>
            <w:color w:val="000000"/>
          </w:rPr>
          <w:delText>The CHFE MAY Log a CallStateChangeLogEvent with state set to callQueued if it needs to capture the Queue URI on which the call was received</w:delText>
        </w:r>
      </w:del>
      <w:del w:id="844" w:author="Daniel Mongrain" w:date="2026-05-29T14:02:00Z">
        <w:r w:rsidDel="001F3B31">
          <w:rPr>
            <w:color w:val="000000"/>
          </w:rPr>
          <w:delText>.</w:delText>
        </w:r>
      </w:del>
    </w:p>
    <w:p w14:paraId="2299AEC1" w14:textId="77777777" w:rsidR="00D73EF6" w:rsidRDefault="00D73EF6" w:rsidP="00D73EF6">
      <w:pPr>
        <w:pStyle w:val="BodyText"/>
        <w:rPr>
          <w:ins w:id="845" w:author="Daniel Mongrain" w:date="2026-05-29T15:42:00Z"/>
        </w:rPr>
      </w:pPr>
      <w:ins w:id="846" w:author="Daniel Mongrain" w:date="2026-05-29T15:42:00Z">
        <w:r>
          <w:t>If no Call Taker is available to answer the incoming call and the call needs to be queued waiting for the next available Call Taker to become available, then the CHFE MAY queue the call to an Interactive Media Response system (IMR) as defined in the Interactive Media Response section of this document. Otherwise, if no announcement is to be played, the CHFE MUST Return a 182 Queued or a 180 Ringing provisional response.</w:t>
        </w:r>
      </w:ins>
      <w:ins w:id="847" w:author="Daniel Mongrain" w:date="2026-06-22T16:19:00Z">
        <w:r>
          <w:t xml:space="preserve"> The provisional response MUST be retransmitted</w:t>
        </w:r>
      </w:ins>
      <w:ins w:id="848" w:author="Daniel Mongrain" w:date="2026-06-22T16:22:00Z">
        <w:r>
          <w:t xml:space="preserve"> </w:t>
        </w:r>
      </w:ins>
    </w:p>
    <w:p w14:paraId="7CD1DD61" w14:textId="77777777" w:rsidR="00D73EF6" w:rsidRDefault="00D73EF6" w:rsidP="00D73EF6">
      <w:pPr>
        <w:pStyle w:val="BodyText"/>
        <w:rPr>
          <w:ins w:id="849" w:author="Daniel Mongrain" w:date="2026-05-29T15:42:00Z"/>
        </w:rPr>
      </w:pPr>
      <w:ins w:id="850" w:author="Daniel Mongrain" w:date="2026-05-29T15:42:00Z">
        <w:r>
          <w:t>When the call is queued, the CHFE MUST:</w:t>
        </w:r>
      </w:ins>
    </w:p>
    <w:p w14:paraId="1A26C614" w14:textId="77777777" w:rsidR="00D73EF6" w:rsidRDefault="00D73EF6">
      <w:pPr>
        <w:pStyle w:val="BodyText"/>
        <w:numPr>
          <w:ilvl w:val="0"/>
          <w:numId w:val="95"/>
        </w:numPr>
        <w:rPr>
          <w:ins w:id="851" w:author="Daniel Mongrain" w:date="2026-05-29T15:42:00Z"/>
        </w:rPr>
        <w:pPrChange w:id="852" w:author="Daniel Mongrain" w:date="2026-06-04T14:42:00Z">
          <w:pPr>
            <w:pStyle w:val="BodyText"/>
          </w:pPr>
        </w:pPrChange>
      </w:pPr>
      <w:ins w:id="853" w:author="Daniel Mongrain" w:date="2026-05-29T15:42:00Z">
        <w:r>
          <w:t>Log a CallStateChangeLogEvent with state set to callQueued.</w:t>
        </w:r>
      </w:ins>
    </w:p>
    <w:p w14:paraId="5C89C036" w14:textId="77777777" w:rsidR="00D73EF6" w:rsidRDefault="00D73EF6">
      <w:pPr>
        <w:pStyle w:val="BodyText"/>
        <w:numPr>
          <w:ilvl w:val="0"/>
          <w:numId w:val="95"/>
        </w:numPr>
        <w:rPr>
          <w:ins w:id="854" w:author="Daniel Mongrain" w:date="2026-05-29T15:42:00Z"/>
        </w:rPr>
        <w:pPrChange w:id="855" w:author="Daniel Mongrain" w:date="2026-06-04T14:42:00Z">
          <w:pPr>
            <w:pStyle w:val="BodyText"/>
          </w:pPr>
        </w:pPrChange>
      </w:pPr>
      <w:ins w:id="856" w:author="Daniel Mongrain" w:date="2026-05-29T15:42:00Z">
        <w:r>
          <w:t>Log a SessionStateChangeLogEvent with state set to callQueued.</w:t>
        </w:r>
      </w:ins>
    </w:p>
    <w:p w14:paraId="2B9FB461" w14:textId="77777777" w:rsidR="00D73EF6" w:rsidRDefault="00D73EF6" w:rsidP="00D73EF6">
      <w:pPr>
        <w:pStyle w:val="BodyText"/>
        <w:numPr>
          <w:ilvl w:val="0"/>
          <w:numId w:val="95"/>
        </w:numPr>
        <w:rPr>
          <w:ins w:id="857" w:author="Daniel Mongrain" w:date="2026-06-04T14:42:00Z"/>
        </w:rPr>
      </w:pPr>
      <w:ins w:id="858" w:author="Daniel Mongrain" w:date="2026-05-29T15:42:00Z">
        <w:r>
          <w:t>Notify all EIDO Subscribers of the queuing of the call</w:t>
        </w:r>
      </w:ins>
      <w:ins w:id="859" w:author="Daniel Mongrain" w:date="2026-06-04T14:40:00Z">
        <w:r>
          <w:t xml:space="preserve"> </w:t>
        </w:r>
      </w:ins>
      <w:ins w:id="860" w:author="Daniel Mongrain" w:date="2026-06-04T14:39:00Z">
        <w:r>
          <w:t>where the EIDO MUST be composed identically as for the EIDO with callStateRegistryText value is “callBegin” except as follow:</w:t>
        </w:r>
      </w:ins>
    </w:p>
    <w:p w14:paraId="28D7C222" w14:textId="77777777" w:rsidR="00D73EF6" w:rsidRDefault="00D73EF6">
      <w:pPr>
        <w:pStyle w:val="BodyText"/>
        <w:numPr>
          <w:ilvl w:val="1"/>
          <w:numId w:val="95"/>
        </w:numPr>
        <w:rPr>
          <w:ins w:id="861" w:author="Daniel Mongrain" w:date="2026-06-04T14:39:00Z"/>
        </w:rPr>
        <w:pPrChange w:id="862" w:author="Daniel Mongrain" w:date="2026-06-04T14:43:00Z">
          <w:pPr>
            <w:pStyle w:val="BodyText"/>
          </w:pPr>
        </w:pPrChange>
      </w:pPr>
      <w:ins w:id="863" w:author="Daniel Mongrain" w:date="2026-06-04T14:39:00Z">
        <w:r>
          <w:t>callStateRegistryText MUST be “call</w:t>
        </w:r>
      </w:ins>
      <w:ins w:id="864" w:author="Daniel Mongrain" w:date="2026-06-04T14:43:00Z">
        <w:r>
          <w:t>Queued</w:t>
        </w:r>
      </w:ins>
      <w:ins w:id="865" w:author="Daniel Mongrain" w:date="2026-06-04T14:39:00Z">
        <w:r>
          <w:t>”</w:t>
        </w:r>
      </w:ins>
    </w:p>
    <w:p w14:paraId="783F6478" w14:textId="77777777" w:rsidR="00D73EF6" w:rsidRDefault="00D73EF6" w:rsidP="00D73EF6">
      <w:pPr>
        <w:pStyle w:val="BodyText"/>
        <w:rPr>
          <w:ins w:id="866" w:author="Daniel Mongrain" w:date="2026-06-04T15:15:00Z"/>
        </w:rPr>
      </w:pPr>
    </w:p>
    <w:p w14:paraId="32FE52CB" w14:textId="77777777" w:rsidR="00D73EF6" w:rsidRDefault="00D73EF6" w:rsidP="00D73EF6">
      <w:pPr>
        <w:pStyle w:val="BodyText"/>
      </w:pPr>
      <w:ins w:id="867" w:author="Daniel Mongrain" w:date="2026-05-29T15:42:00Z">
        <w:r>
          <w:t>CHFE MUST implement the ability to alert Call Takers of Abandoned Calls and if enabled by local policy, MUST alert appropriate Call Taker(s) of the abandonment of the call.</w:t>
        </w:r>
      </w:ins>
      <w:commentRangeStart w:id="868"/>
      <w:commentRangeStart w:id="869"/>
      <w:commentRangeStart w:id="870"/>
      <w:r>
        <w:t>Distribution of the incoming call to one or more Call Takers for answering is not specified in this document. If AgentState is required for proper distribution, the CHFE MUST subscribe to the Presence Server to receive notifications of the appropriate Agent and/or Activity State.</w:t>
      </w:r>
    </w:p>
    <w:p w14:paraId="61BB11AE" w14:textId="77777777" w:rsidR="00D73EF6" w:rsidRDefault="00D73EF6" w:rsidP="00D73EF6">
      <w:pPr>
        <w:pStyle w:val="BodyText"/>
      </w:pPr>
      <w:r>
        <w:t>When the call is offered to one or more Call Taker(s), the CHFE MUST notify authorized EIDO Subscribers of the offering of the call, specifying the Call Taker(s) the call is offered to.</w:t>
      </w:r>
      <w:commentRangeEnd w:id="869"/>
      <w:r>
        <w:rPr>
          <w:rStyle w:val="CommentReference"/>
          <w:sz w:val="20"/>
          <w:szCs w:val="20"/>
        </w:rPr>
        <w:commentReference w:id="869"/>
      </w:r>
      <w:commentRangeEnd w:id="870"/>
      <w:r w:rsidR="008A3C41">
        <w:rPr>
          <w:rStyle w:val="CommentReference"/>
          <w:sz w:val="20"/>
          <w:szCs w:val="20"/>
        </w:rPr>
        <w:commentReference w:id="870"/>
      </w:r>
      <w:commentRangeEnd w:id="868"/>
      <w:r>
        <w:rPr>
          <w:rStyle w:val="CommentReference"/>
          <w:sz w:val="20"/>
          <w:szCs w:val="20"/>
        </w:rPr>
        <w:commentReference w:id="868"/>
      </w:r>
    </w:p>
    <w:p w14:paraId="60A23B8B" w14:textId="77777777" w:rsidR="00D73EF6" w:rsidRPr="00C371D0" w:rsidRDefault="00D73EF6" w:rsidP="00D73EF6">
      <w:pPr>
        <w:pStyle w:val="BodyText"/>
      </w:pPr>
      <w:r w:rsidRPr="00C371D0">
        <w:t>If one or more Call Taker(s) need to be alerted of the incoming call, then the CHFE MUST do the following:</w:t>
      </w:r>
    </w:p>
    <w:p w14:paraId="4AD31C96" w14:textId="77777777" w:rsidR="00D73EF6" w:rsidRDefault="00D73EF6" w:rsidP="00D73EF6">
      <w:pPr>
        <w:pStyle w:val="ListParagraph"/>
        <w:ind w:left="2160"/>
      </w:pPr>
      <w:r w:rsidRPr="00C371D0">
        <w:t>MUST return a 180 Ringing provisional response</w:t>
      </w:r>
    </w:p>
    <w:p w14:paraId="1FFC7F36" w14:textId="77777777" w:rsidR="00D73EF6" w:rsidRPr="00DD2E66" w:rsidDel="00EE5482" w:rsidRDefault="00D73EF6" w:rsidP="00D73EF6">
      <w:pPr>
        <w:pStyle w:val="ListParagraph"/>
        <w:ind w:left="2160"/>
        <w:rPr>
          <w:del w:id="871" w:author="Michael Smith [2]" w:date="2026-04-16T13:37:00Z"/>
        </w:rPr>
      </w:pPr>
      <w:del w:id="872" w:author="Michael Smith [2]" w:date="2026-04-16T13:37:00Z">
        <w:r w:rsidRPr="00DD2E66" w:rsidDel="00EE5482">
          <w:delText>If an announcement needs to be played, the CHFE MUST:</w:delText>
        </w:r>
      </w:del>
    </w:p>
    <w:p w14:paraId="34A8F07E" w14:textId="77777777" w:rsidR="00D73EF6" w:rsidRPr="00C371D0" w:rsidDel="00EE5482" w:rsidRDefault="00D73EF6" w:rsidP="00D73EF6">
      <w:pPr>
        <w:pStyle w:val="ListParagraph"/>
        <w:numPr>
          <w:ilvl w:val="1"/>
          <w:numId w:val="17"/>
        </w:numPr>
        <w:ind w:left="2880"/>
        <w:rPr>
          <w:del w:id="873" w:author="Michael Smith [2]" w:date="2026-04-16T13:37:00Z"/>
        </w:rPr>
      </w:pPr>
      <w:del w:id="874" w:author="Michael Smith [2]" w:date="2026-04-16T13:37:00Z">
        <w:r w:rsidRPr="00DD2E66" w:rsidDel="00EE5482">
          <w:delText xml:space="preserve">Answer the call with a </w:delText>
        </w:r>
        <w:r w:rsidDel="00EE5482">
          <w:delText>200 OK. T</w:delText>
        </w:r>
        <w:r w:rsidRPr="00D97D95" w:rsidDel="00EE5482">
          <w:delText xml:space="preserve">he CHFE MUST NOT offer </w:delText>
        </w:r>
        <w:r w:rsidDel="00EE5482">
          <w:delText>E</w:delText>
        </w:r>
        <w:r w:rsidRPr="00D97D95" w:rsidDel="00EE5482">
          <w:delText xml:space="preserve">arly </w:delText>
        </w:r>
        <w:r w:rsidDel="00EE5482">
          <w:delText>M</w:delText>
        </w:r>
        <w:r w:rsidRPr="00D97D95" w:rsidDel="00EE5482">
          <w:delText xml:space="preserve">edia in response to </w:delText>
        </w:r>
        <w:r w:rsidDel="00EE5482">
          <w:delText>inbound</w:delText>
        </w:r>
        <w:r w:rsidRPr="00D97D95" w:rsidDel="00EE5482">
          <w:delText xml:space="preserve"> call request</w:delText>
        </w:r>
        <w:r w:rsidDel="00EE5482">
          <w:delText>s</w:delText>
        </w:r>
        <w:r w:rsidRPr="00D97D95" w:rsidDel="00EE5482">
          <w:delText>.</w:delText>
        </w:r>
      </w:del>
    </w:p>
    <w:p w14:paraId="501EDC40" w14:textId="77777777" w:rsidR="00D73EF6" w:rsidRPr="00C371D0" w:rsidRDefault="00D73EF6" w:rsidP="00D73EF6">
      <w:pPr>
        <w:pStyle w:val="ListParagraph"/>
        <w:ind w:left="2160"/>
      </w:pPr>
      <w:r w:rsidRPr="00C371D0">
        <w:t>If an announcement needs to be played, the CHFE MUST:</w:t>
      </w:r>
    </w:p>
    <w:p w14:paraId="4AF47238" w14:textId="77777777" w:rsidR="00D73EF6" w:rsidRPr="00C371D0" w:rsidRDefault="00D73EF6" w:rsidP="00D73EF6">
      <w:pPr>
        <w:pStyle w:val="ListParagraph"/>
        <w:numPr>
          <w:ilvl w:val="1"/>
          <w:numId w:val="17"/>
        </w:numPr>
        <w:ind w:left="2880"/>
      </w:pPr>
      <w:r w:rsidRPr="00C371D0">
        <w:t xml:space="preserve">Answer the call with a </w:t>
      </w:r>
      <w:r>
        <w:t>200 OK.</w:t>
      </w:r>
    </w:p>
    <w:p w14:paraId="1ECEA88F" w14:textId="77777777" w:rsidR="00D73EF6" w:rsidRPr="00C371D0" w:rsidRDefault="00D73EF6" w:rsidP="00D73EF6">
      <w:pPr>
        <w:pStyle w:val="ListParagraph"/>
        <w:numPr>
          <w:ilvl w:val="1"/>
          <w:numId w:val="17"/>
        </w:numPr>
        <w:ind w:left="2880"/>
      </w:pPr>
      <w:r w:rsidRPr="00C371D0">
        <w:t>MUST NOT log a CallStateChangeLogEvent with CallAnswered but it MUST log a SessionStateChangeLogEvent with CallAnswered</w:t>
      </w:r>
      <w:r w:rsidRPr="00C371D0">
        <w:rPr>
          <w:vertAlign w:val="superscript"/>
        </w:rPr>
        <w:footnoteReference w:id="12"/>
      </w:r>
      <w:r>
        <w:t>.</w:t>
      </w:r>
    </w:p>
    <w:p w14:paraId="79254419" w14:textId="77777777" w:rsidR="00D73EF6" w:rsidRPr="00C371D0" w:rsidRDefault="00D73EF6" w:rsidP="00D73EF6">
      <w:pPr>
        <w:pStyle w:val="ListParagraph"/>
        <w:numPr>
          <w:ilvl w:val="1"/>
          <w:numId w:val="17"/>
        </w:numPr>
        <w:ind w:left="2880"/>
      </w:pPr>
      <w:r w:rsidRPr="00C371D0">
        <w:lastRenderedPageBreak/>
        <w:t>Log an AnnouncementStartLogEvent when the announcement starts being transmitted</w:t>
      </w:r>
      <w:r>
        <w:t>.</w:t>
      </w:r>
    </w:p>
    <w:p w14:paraId="25B25E3B" w14:textId="77777777" w:rsidR="00D73EF6" w:rsidRPr="00C371D0" w:rsidRDefault="00D73EF6" w:rsidP="00D73EF6">
      <w:pPr>
        <w:pStyle w:val="ListParagraph"/>
        <w:numPr>
          <w:ilvl w:val="1"/>
          <w:numId w:val="17"/>
        </w:numPr>
        <w:ind w:left="2880"/>
      </w:pPr>
      <w:r w:rsidRPr="00C371D0">
        <w:t>Log a MediaStartLogEvent for each medium in the announcement (audio, video and/or text)</w:t>
      </w:r>
      <w:r>
        <w:t>.</w:t>
      </w:r>
      <w:r w:rsidRPr="00C371D0">
        <w:t xml:space="preserve"> </w:t>
      </w:r>
    </w:p>
    <w:p w14:paraId="46D5CDAF" w14:textId="77777777" w:rsidR="00D73EF6" w:rsidRPr="00C371D0" w:rsidRDefault="00D73EF6" w:rsidP="00D73EF6">
      <w:pPr>
        <w:pStyle w:val="ListParagraph"/>
        <w:numPr>
          <w:ilvl w:val="1"/>
          <w:numId w:val="17"/>
        </w:numPr>
        <w:ind w:left="2880"/>
      </w:pPr>
      <w:r w:rsidRPr="00C371D0">
        <w:t>Log an AnnouncementStopLogEvent when the announcement stops being transmitted, all with annoucementType of StandardAnnouncement</w:t>
      </w:r>
      <w:r>
        <w:t>.</w:t>
      </w:r>
    </w:p>
    <w:p w14:paraId="13407AA9" w14:textId="77777777" w:rsidR="00D73EF6" w:rsidRPr="00C371D0" w:rsidRDefault="00D73EF6" w:rsidP="00D73EF6">
      <w:pPr>
        <w:pStyle w:val="ListParagraph"/>
        <w:ind w:left="2160"/>
      </w:pPr>
      <w:r w:rsidRPr="00C371D0">
        <w:t>Log a CallStateChangeLogEvent with state set to callAlerting, one for each Call Taker the call is offered to</w:t>
      </w:r>
      <w:r>
        <w:t>.</w:t>
      </w:r>
    </w:p>
    <w:p w14:paraId="2BAE4ED5" w14:textId="77777777" w:rsidR="00D73EF6" w:rsidRPr="00C371D0" w:rsidRDefault="00D73EF6" w:rsidP="00D73EF6">
      <w:pPr>
        <w:pStyle w:val="ListParagraph"/>
        <w:ind w:left="2160"/>
      </w:pPr>
      <w:r w:rsidRPr="00C371D0">
        <w:t>Log a SessionStateChangeLogEvent with state set to callAlerting, one for each Call Taker the call is offered to</w:t>
      </w:r>
      <w:r>
        <w:t>.</w:t>
      </w:r>
    </w:p>
    <w:p w14:paraId="59130603" w14:textId="77777777" w:rsidR="00D73EF6" w:rsidRDefault="00D73EF6" w:rsidP="00D73EF6">
      <w:pPr>
        <w:pStyle w:val="ListParagraph"/>
        <w:ind w:left="2160"/>
        <w:rPr>
          <w:ins w:id="875" w:author="Daniel Mongrain" w:date="2026-05-29T15:26:00Z"/>
        </w:rPr>
      </w:pPr>
      <w:r w:rsidRPr="00C371D0">
        <w:t>Notify all authorized EIDO Subscribers of the alerting of the call, with an EIDO which includes all alerted Call Takers</w:t>
      </w:r>
      <w:ins w:id="876" w:author="Daniel Mongrain" w:date="2026-05-29T15:06:00Z">
        <w:r>
          <w:t xml:space="preserve"> </w:t>
        </w:r>
      </w:ins>
      <w:ins w:id="877" w:author="Daniel Mongrain" w:date="2026-05-29T15:15:00Z">
        <w:r>
          <w:t xml:space="preserve">where the EIDO </w:t>
        </w:r>
      </w:ins>
      <w:ins w:id="878" w:author="Daniel Mongrain" w:date="2026-05-29T15:24:00Z">
        <w:r>
          <w:t>MUST</w:t>
        </w:r>
      </w:ins>
      <w:ins w:id="879" w:author="Daniel Mongrain" w:date="2026-05-29T15:25:00Z">
        <w:r>
          <w:t xml:space="preserve"> be</w:t>
        </w:r>
      </w:ins>
      <w:ins w:id="880" w:author="Daniel Mongrain" w:date="2026-05-29T15:15:00Z">
        <w:r>
          <w:t xml:space="preserve"> composed </w:t>
        </w:r>
      </w:ins>
      <w:ins w:id="881" w:author="Daniel Mongrain" w:date="2026-05-29T15:25:00Z">
        <w:r>
          <w:t xml:space="preserve">identically as for the EIDO with </w:t>
        </w:r>
      </w:ins>
      <w:ins w:id="882" w:author="Daniel Mongrain" w:date="2026-05-29T15:26:00Z">
        <w:r w:rsidRPr="00702D9B">
          <w:t xml:space="preserve">callStateRegistryText </w:t>
        </w:r>
        <w:r>
          <w:t>value is “</w:t>
        </w:r>
      </w:ins>
      <w:ins w:id="883" w:author="Daniel Mongrain" w:date="2026-05-29T15:25:00Z">
        <w:r>
          <w:t>callBegin</w:t>
        </w:r>
      </w:ins>
      <w:ins w:id="884" w:author="Daniel Mongrain" w:date="2026-05-29T15:26:00Z">
        <w:r>
          <w:t>”</w:t>
        </w:r>
      </w:ins>
      <w:ins w:id="885" w:author="Daniel Mongrain" w:date="2026-05-29T15:25:00Z">
        <w:r>
          <w:t xml:space="preserve"> except </w:t>
        </w:r>
      </w:ins>
      <w:ins w:id="886" w:author="Daniel Mongrain" w:date="2026-05-29T15:15:00Z">
        <w:r>
          <w:t>as follow</w:t>
        </w:r>
      </w:ins>
      <w:ins w:id="887" w:author="Daniel Mongrain" w:date="2026-05-29T15:21:00Z">
        <w:r>
          <w:t>:</w:t>
        </w:r>
      </w:ins>
      <w:del w:id="888" w:author="Daniel Mongrain" w:date="2026-05-29T15:21:00Z">
        <w:r w:rsidDel="00702D9B">
          <w:delText>.</w:delText>
        </w:r>
      </w:del>
    </w:p>
    <w:p w14:paraId="49DA899D" w14:textId="77777777" w:rsidR="00D73EF6" w:rsidRDefault="00D73EF6" w:rsidP="00D73EF6">
      <w:pPr>
        <w:pStyle w:val="ListParagraph"/>
        <w:numPr>
          <w:ilvl w:val="1"/>
          <w:numId w:val="17"/>
        </w:numPr>
        <w:ind w:left="2880"/>
        <w:rPr>
          <w:ins w:id="889" w:author="Daniel Mongrain" w:date="2026-05-29T15:28:00Z"/>
        </w:rPr>
      </w:pPr>
      <w:bookmarkStart w:id="890" w:name="_Hlk231821535"/>
      <w:ins w:id="891" w:author="Daniel Mongrain" w:date="2026-05-29T15:28:00Z">
        <w:r>
          <w:t>There MUST be one Agent Call Component for each Agent alerted for the incoming call:</w:t>
        </w:r>
      </w:ins>
    </w:p>
    <w:p w14:paraId="5FDE34C9" w14:textId="77777777" w:rsidR="00D73EF6" w:rsidRDefault="00D73EF6" w:rsidP="00D73EF6">
      <w:pPr>
        <w:pStyle w:val="ListParagraph"/>
        <w:numPr>
          <w:ilvl w:val="2"/>
          <w:numId w:val="17"/>
        </w:numPr>
        <w:ind w:left="3600"/>
        <w:rPr>
          <w:ins w:id="892" w:author="Daniel Mongrain" w:date="2026-05-29T15:30:00Z"/>
        </w:rPr>
      </w:pPr>
      <w:ins w:id="893" w:author="Daniel Mongrain" w:date="2026-05-29T15:29:00Z">
        <w:r w:rsidRPr="00E061A4">
          <w:t xml:space="preserve">Identifier of </w:t>
        </w:r>
      </w:ins>
      <w:ins w:id="894" w:author="Daniel Mongrain" w:date="2026-05-29T15:30:00Z">
        <w:r>
          <w:t>the Agent</w:t>
        </w:r>
      </w:ins>
      <w:ins w:id="895" w:author="Daniel Mongrain" w:date="2026-05-29T15:29:00Z">
        <w:r w:rsidRPr="00E061A4">
          <w:t xml:space="preserve"> Component MUST be the </w:t>
        </w:r>
      </w:ins>
      <w:ins w:id="896" w:author="Daniel Mongrain" w:date="2026-05-29T15:30:00Z">
        <w:r>
          <w:t>Agent’s Agent</w:t>
        </w:r>
      </w:ins>
      <w:ins w:id="897" w:author="Daniel Mongrain" w:date="2026-05-29T15:29:00Z">
        <w:r w:rsidRPr="00E061A4">
          <w:t xml:space="preserve"> Identifier</w:t>
        </w:r>
      </w:ins>
    </w:p>
    <w:p w14:paraId="6A9BDA4F" w14:textId="77777777" w:rsidR="00D73EF6" w:rsidRDefault="00D73EF6" w:rsidP="00D73EF6">
      <w:pPr>
        <w:pStyle w:val="ListParagraph"/>
        <w:numPr>
          <w:ilvl w:val="2"/>
          <w:numId w:val="17"/>
        </w:numPr>
        <w:ind w:left="3600"/>
        <w:rPr>
          <w:ins w:id="898" w:author="Daniel Mongrain" w:date="2026-05-29T15:33:00Z"/>
        </w:rPr>
      </w:pPr>
      <w:ins w:id="899" w:author="Daniel Mongrain" w:date="2026-05-29T15:31:00Z">
        <w:r w:rsidRPr="00E061A4">
          <w:t>agentRoleRegistryText</w:t>
        </w:r>
        <w:r>
          <w:t xml:space="preserve"> MUST contain at a minim</w:t>
        </w:r>
      </w:ins>
      <w:ins w:id="900" w:author="Daniel Mongrain" w:date="2026-05-29T15:32:00Z">
        <w:r>
          <w:t>um</w:t>
        </w:r>
      </w:ins>
      <w:ins w:id="901" w:author="Daniel Mongrain" w:date="2026-05-29T15:31:00Z">
        <w:r>
          <w:t xml:space="preserve"> “</w:t>
        </w:r>
      </w:ins>
      <w:ins w:id="902" w:author="Daniel Mongrain" w:date="2026-05-29T15:32:00Z">
        <w:r>
          <w:t>C</w:t>
        </w:r>
      </w:ins>
      <w:ins w:id="903" w:author="Daniel Mongrain" w:date="2026-05-29T15:31:00Z">
        <w:r>
          <w:t>all</w:t>
        </w:r>
      </w:ins>
      <w:ins w:id="904" w:author="Daniel Mongrain" w:date="2026-05-29T15:32:00Z">
        <w:r>
          <w:t xml:space="preserve"> T</w:t>
        </w:r>
      </w:ins>
      <w:ins w:id="905" w:author="Daniel Mongrain" w:date="2026-05-29T15:31:00Z">
        <w:r>
          <w:t>ak</w:t>
        </w:r>
      </w:ins>
      <w:ins w:id="906" w:author="Daniel Mongrain" w:date="2026-05-29T15:32:00Z">
        <w:r>
          <w:t>ing</w:t>
        </w:r>
      </w:ins>
      <w:ins w:id="907" w:author="Daniel Mongrain" w:date="2026-05-29T15:31:00Z">
        <w:r>
          <w:t>”</w:t>
        </w:r>
      </w:ins>
    </w:p>
    <w:p w14:paraId="7812F9FD" w14:textId="77777777" w:rsidR="00D73EF6" w:rsidRPr="00E061A4" w:rsidRDefault="00D73EF6">
      <w:pPr>
        <w:pStyle w:val="ListParagraph"/>
        <w:numPr>
          <w:ilvl w:val="2"/>
          <w:numId w:val="17"/>
        </w:numPr>
        <w:ind w:left="3600"/>
        <w:rPr>
          <w:ins w:id="908" w:author="Daniel Mongrain" w:date="2026-05-29T15:33:00Z"/>
          <w:rPrChange w:id="909" w:author="Daniel Mongrain" w:date="2026-05-29T15:33:00Z">
            <w:rPr>
              <w:ins w:id="910" w:author="Daniel Mongrain" w:date="2026-05-29T15:33:00Z"/>
              <w:lang w:val="en-CA"/>
            </w:rPr>
          </w:rPrChange>
        </w:rPr>
        <w:pPrChange w:id="911" w:author="Daniel Mongrain" w:date="2026-05-29T15:33:00Z">
          <w:pPr>
            <w:autoSpaceDE w:val="0"/>
            <w:autoSpaceDN w:val="0"/>
            <w:adjustRightInd w:val="0"/>
          </w:pPr>
        </w:pPrChange>
      </w:pPr>
      <w:ins w:id="912" w:author="Daniel Mongrain" w:date="2026-05-29T15:33:00Z">
        <w:r w:rsidRPr="00E061A4">
          <w:rPr>
            <w:rPrChange w:id="913" w:author="Daniel Mongrain" w:date="2026-05-29T15:38:00Z">
              <w:rPr>
                <w:lang w:val="en-CA"/>
              </w:rPr>
            </w:rPrChange>
          </w:rPr>
          <w:t xml:space="preserve">agencyReference </w:t>
        </w:r>
        <w:r w:rsidRPr="00E061A4">
          <w:rPr>
            <w:rPrChange w:id="914" w:author="Daniel Mongrain" w:date="2026-05-29T15:38:00Z">
              <w:rPr>
                <w:rFonts w:ascii="Tahoma" w:hAnsi="Tahoma" w:cs="Tahoma"/>
                <w:color w:val="000000"/>
                <w:sz w:val="23"/>
                <w:szCs w:val="23"/>
                <w:lang w:val="en-CA"/>
              </w:rPr>
            </w:rPrChange>
          </w:rPr>
          <w:t xml:space="preserve">MUST </w:t>
        </w:r>
      </w:ins>
      <w:ins w:id="915" w:author="Daniel Mongrain" w:date="2026-05-29T15:34:00Z">
        <w:r w:rsidRPr="00E061A4">
          <w:rPr>
            <w:rPrChange w:id="916" w:author="Daniel Mongrain" w:date="2026-05-29T15:38:00Z">
              <w:rPr>
                <w:rFonts w:ascii="Tahoma" w:hAnsi="Tahoma" w:cs="Tahoma"/>
                <w:color w:val="000000"/>
                <w:sz w:val="23"/>
                <w:szCs w:val="23"/>
                <w:lang w:val="en-CA"/>
              </w:rPr>
            </w:rPrChange>
          </w:rPr>
          <w:t>link to the Agency Data Component in the EIDO</w:t>
        </w:r>
      </w:ins>
    </w:p>
    <w:bookmarkEnd w:id="890"/>
    <w:p w14:paraId="0B0D5154" w14:textId="77777777" w:rsidR="00D73EF6" w:rsidRDefault="00D73EF6" w:rsidP="00D73EF6">
      <w:pPr>
        <w:pStyle w:val="ListParagraph"/>
        <w:numPr>
          <w:ilvl w:val="1"/>
          <w:numId w:val="17"/>
        </w:numPr>
        <w:ind w:left="2880"/>
        <w:rPr>
          <w:ins w:id="917" w:author="Daniel Mongrain" w:date="2026-05-29T15:40:00Z"/>
        </w:rPr>
      </w:pPr>
      <w:ins w:id="918" w:author="Daniel Mongrain" w:date="2026-05-29T15:40:00Z">
        <w:r>
          <w:t xml:space="preserve">For the </w:t>
        </w:r>
        <w:r w:rsidRPr="00E061A4">
          <w:t>Call Data Component</w:t>
        </w:r>
        <w:r>
          <w:t>:</w:t>
        </w:r>
      </w:ins>
    </w:p>
    <w:p w14:paraId="18F5C515" w14:textId="77777777" w:rsidR="00D73EF6" w:rsidRPr="00E061A4" w:rsidRDefault="00D73EF6">
      <w:pPr>
        <w:pStyle w:val="ListParagraph"/>
        <w:numPr>
          <w:ilvl w:val="2"/>
          <w:numId w:val="17"/>
        </w:numPr>
        <w:ind w:left="3600"/>
        <w:rPr>
          <w:ins w:id="919" w:author="Daniel Mongrain" w:date="2026-05-29T15:40:00Z"/>
        </w:rPr>
        <w:pPrChange w:id="920" w:author="Daniel Mongrain" w:date="2026-05-29T15:40:00Z">
          <w:pPr>
            <w:pStyle w:val="ListParagraph"/>
            <w:numPr>
              <w:ilvl w:val="1"/>
            </w:numPr>
            <w:ind w:left="1440"/>
          </w:pPr>
        </w:pPrChange>
      </w:pPr>
      <w:ins w:id="921" w:author="Daniel Mongrain" w:date="2026-05-29T15:40:00Z">
        <w:r w:rsidRPr="00E061A4">
          <w:t>callStateRegistryText MUST be “callAlerting”</w:t>
        </w:r>
      </w:ins>
    </w:p>
    <w:p w14:paraId="279667A2" w14:textId="77777777" w:rsidR="00D73EF6" w:rsidRPr="00E061A4" w:rsidRDefault="00D73EF6" w:rsidP="00D73EF6">
      <w:pPr>
        <w:pStyle w:val="ListParagraph"/>
        <w:numPr>
          <w:ilvl w:val="2"/>
          <w:numId w:val="17"/>
        </w:numPr>
        <w:ind w:left="3600"/>
        <w:rPr>
          <w:ins w:id="922" w:author="Daniel Mongrain" w:date="2026-05-29T15:29:00Z"/>
        </w:rPr>
      </w:pPr>
      <w:ins w:id="923" w:author="Daniel Mongrain" w:date="2026-05-29T15:37:00Z">
        <w:r>
          <w:t xml:space="preserve">agentReference </w:t>
        </w:r>
      </w:ins>
      <w:ins w:id="924" w:author="Daniel Mongrain" w:date="2026-05-29T15:38:00Z">
        <w:r>
          <w:t>MUST contain as many links as there are Agent Data Components found in the E</w:t>
        </w:r>
      </w:ins>
      <w:ins w:id="925" w:author="Daniel Mongrain" w:date="2026-05-29T15:39:00Z">
        <w:r>
          <w:t>IDO</w:t>
        </w:r>
      </w:ins>
    </w:p>
    <w:p w14:paraId="501283BF" w14:textId="77777777" w:rsidR="00D73EF6" w:rsidRDefault="00D73EF6">
      <w:pPr>
        <w:pStyle w:val="ListParagraph"/>
        <w:numPr>
          <w:ilvl w:val="2"/>
          <w:numId w:val="17"/>
        </w:numPr>
        <w:ind w:left="3600"/>
        <w:rPr>
          <w:ins w:id="926" w:author="Daniel Mongrain" w:date="2026-05-29T15:07:00Z"/>
        </w:rPr>
        <w:pPrChange w:id="927" w:author="Daniel Mongrain" w:date="2026-05-29T15:28:00Z">
          <w:pPr>
            <w:pStyle w:val="ListParagraph"/>
          </w:pPr>
        </w:pPrChange>
      </w:pPr>
    </w:p>
    <w:p w14:paraId="715524AE" w14:textId="77777777" w:rsidR="00D73EF6" w:rsidRDefault="00D73EF6">
      <w:pPr>
        <w:pPrChange w:id="928" w:author="Daniel Mongrain" w:date="2026-05-29T15:07:00Z">
          <w:pPr>
            <w:pStyle w:val="ListParagraph"/>
          </w:pPr>
        </w:pPrChange>
      </w:pPr>
    </w:p>
    <w:p w14:paraId="6A6D0F6F" w14:textId="77777777" w:rsidR="00D73EF6" w:rsidRDefault="00D73EF6" w:rsidP="00D73EF6">
      <w:pPr>
        <w:rPr>
          <w:ins w:id="929" w:author="Daniel Mongrain" w:date="2026-06-04T15:13:00Z"/>
        </w:rPr>
      </w:pPr>
      <w:ins w:id="930" w:author="Daniel Mongrain" w:date="2026-06-04T15:13:00Z">
        <w:r>
          <w:t>If a CANCEL is received prior to the call being answered by a Call Taker, or in the case the session was answered to play an announcement and a BYE is received during processing prior to being answered by a Call Taker, the CHFE MUST treat it as an Abandoned Call and MUST do the following:</w:t>
        </w:r>
      </w:ins>
    </w:p>
    <w:p w14:paraId="74F608A3" w14:textId="77777777" w:rsidR="00D73EF6" w:rsidRDefault="00D73EF6" w:rsidP="00D73EF6">
      <w:pPr>
        <w:pStyle w:val="ListParagraph"/>
        <w:numPr>
          <w:ilvl w:val="0"/>
          <w:numId w:val="99"/>
        </w:numPr>
        <w:rPr>
          <w:ins w:id="931" w:author="Daniel Mongrain" w:date="2026-06-22T16:43:00Z"/>
        </w:rPr>
      </w:pPr>
      <w:ins w:id="932" w:author="Daniel Mongrain" w:date="2026-06-22T16:43:00Z">
        <w:r>
          <w:t>Decrease by one the length of the Queue on which the call was received on and generate a NOTIFY to Queue State subscriber(s)</w:t>
        </w:r>
      </w:ins>
    </w:p>
    <w:p w14:paraId="1DB643F6" w14:textId="77777777" w:rsidR="00D73EF6" w:rsidRDefault="00D73EF6">
      <w:pPr>
        <w:pStyle w:val="ListParagraph"/>
        <w:numPr>
          <w:ilvl w:val="0"/>
          <w:numId w:val="99"/>
        </w:numPr>
        <w:ind w:left="709" w:hanging="349"/>
        <w:rPr>
          <w:ins w:id="933" w:author="Daniel Mongrain" w:date="2026-06-04T15:13:00Z"/>
        </w:rPr>
        <w:pPrChange w:id="934" w:author="Daniel Mongrain" w:date="2026-06-04T15:19:00Z">
          <w:pPr/>
        </w:pPrChange>
      </w:pPr>
      <w:ins w:id="935" w:author="Daniel Mongrain" w:date="2026-06-04T15:13:00Z">
        <w:r>
          <w:t>Log a CallStateChangeLogEvent with state set to callCancel.</w:t>
        </w:r>
      </w:ins>
    </w:p>
    <w:p w14:paraId="7459F9D3" w14:textId="77777777" w:rsidR="00D73EF6" w:rsidRDefault="00D73EF6">
      <w:pPr>
        <w:pStyle w:val="ListParagraph"/>
        <w:numPr>
          <w:ilvl w:val="0"/>
          <w:numId w:val="99"/>
        </w:numPr>
        <w:ind w:left="709" w:hanging="349"/>
        <w:rPr>
          <w:ins w:id="936" w:author="Daniel Mongrain" w:date="2026-06-04T15:13:00Z"/>
        </w:rPr>
        <w:pPrChange w:id="937" w:author="Daniel Mongrain" w:date="2026-06-04T15:19:00Z">
          <w:pPr/>
        </w:pPrChange>
      </w:pPr>
      <w:ins w:id="938" w:author="Daniel Mongrain" w:date="2026-06-04T15:13:00Z">
        <w:r>
          <w:t>Log a SessionStateChangeLogEvent with state set to callCancel if the session was never answered, or callEnd if the session was answered to play an announcement.</w:t>
        </w:r>
      </w:ins>
    </w:p>
    <w:p w14:paraId="3AD1FC1A" w14:textId="77777777" w:rsidR="00D73EF6" w:rsidRDefault="00D73EF6">
      <w:pPr>
        <w:pStyle w:val="ListParagraph"/>
        <w:numPr>
          <w:ilvl w:val="0"/>
          <w:numId w:val="99"/>
        </w:numPr>
        <w:ind w:left="709" w:hanging="349"/>
        <w:rPr>
          <w:ins w:id="939" w:author="Daniel Mongrain" w:date="2026-06-04T15:13:00Z"/>
        </w:rPr>
        <w:pPrChange w:id="940" w:author="Daniel Mongrain" w:date="2026-06-04T15:19:00Z">
          <w:pPr/>
        </w:pPrChange>
      </w:pPr>
      <w:ins w:id="941" w:author="Daniel Mongrain" w:date="2026-06-04T15:13:00Z">
        <w:r>
          <w:t>Log a CallEndLogEvent.</w:t>
        </w:r>
      </w:ins>
    </w:p>
    <w:p w14:paraId="24C15361" w14:textId="77777777" w:rsidR="00D73EF6" w:rsidRDefault="00D73EF6">
      <w:pPr>
        <w:pStyle w:val="ListParagraph"/>
        <w:ind w:left="709" w:hanging="349"/>
        <w:rPr>
          <w:ins w:id="942" w:author="Daniel Mongrain" w:date="2026-06-04T15:16:00Z"/>
        </w:rPr>
        <w:pPrChange w:id="943" w:author="Daniel Mongrain" w:date="2026-06-04T15:19:00Z">
          <w:pPr>
            <w:pStyle w:val="ListParagraph"/>
          </w:pPr>
        </w:pPrChange>
      </w:pPr>
      <w:ins w:id="944" w:author="Daniel Mongrain" w:date="2026-06-04T15:13:00Z">
        <w:r>
          <w:t>Log a SessionEndLogEvent.</w:t>
        </w:r>
      </w:ins>
    </w:p>
    <w:p w14:paraId="27A8733A" w14:textId="77777777" w:rsidR="00D73EF6" w:rsidRDefault="00D73EF6">
      <w:pPr>
        <w:pStyle w:val="ListParagraph"/>
        <w:ind w:left="709" w:hanging="349"/>
        <w:rPr>
          <w:ins w:id="945" w:author="Daniel Mongrain" w:date="2026-06-04T15:18:00Z"/>
        </w:rPr>
        <w:pPrChange w:id="946" w:author="Daniel Mongrain" w:date="2026-06-04T15:19:00Z">
          <w:pPr>
            <w:pStyle w:val="ListParagraph"/>
          </w:pPr>
        </w:pPrChange>
      </w:pPr>
      <w:ins w:id="947" w:author="Daniel Mongrain" w:date="2026-06-04T15:13:00Z">
        <w:r>
          <w:t xml:space="preserve">Notify all EIDO Subscribers of the cancelling of the call </w:t>
        </w:r>
      </w:ins>
      <w:ins w:id="948" w:author="Daniel Mongrain" w:date="2026-06-04T15:17:00Z">
        <w:r>
          <w:t xml:space="preserve">where the EIDO MUST be composed identically as for the </w:t>
        </w:r>
      </w:ins>
      <w:ins w:id="949" w:author="Daniel Mongrain" w:date="2026-06-04T15:18:00Z">
        <w:r>
          <w:t xml:space="preserve">most recent </w:t>
        </w:r>
      </w:ins>
      <w:ins w:id="950" w:author="Daniel Mongrain" w:date="2026-06-04T15:17:00Z">
        <w:r>
          <w:t xml:space="preserve">EIDO with callStateRegistryText value is “callBegin” </w:t>
        </w:r>
      </w:ins>
      <w:ins w:id="951" w:author="Daniel Mongrain" w:date="2026-06-04T15:18:00Z">
        <w:r>
          <w:t xml:space="preserve">or “callAlerting” </w:t>
        </w:r>
      </w:ins>
      <w:ins w:id="952" w:author="Daniel Mongrain" w:date="2026-06-04T15:17:00Z">
        <w:r>
          <w:t>except as follow:</w:t>
        </w:r>
      </w:ins>
    </w:p>
    <w:p w14:paraId="04593A63" w14:textId="77777777" w:rsidR="00D73EF6" w:rsidDel="00CC77CF" w:rsidRDefault="00D73EF6">
      <w:pPr>
        <w:pStyle w:val="ListParagraph"/>
        <w:ind w:left="2160"/>
        <w:rPr>
          <w:del w:id="953" w:author="Daniel Mongrain" w:date="2026-05-29T15:42:00Z"/>
        </w:rPr>
        <w:pPrChange w:id="954" w:author="Daniel Mongrain" w:date="2026-06-04T15:18:00Z">
          <w:pPr>
            <w:pStyle w:val="BodyText"/>
          </w:pPr>
        </w:pPrChange>
      </w:pPr>
      <w:ins w:id="955" w:author="Daniel Mongrain" w:date="2026-06-04T15:17:00Z">
        <w:r>
          <w:t>callStateRegistryText MUST be “call</w:t>
        </w:r>
      </w:ins>
      <w:ins w:id="956" w:author="Daniel Mongrain" w:date="2026-06-19T14:54:00Z">
        <w:r>
          <w:t>Cancel</w:t>
        </w:r>
      </w:ins>
      <w:ins w:id="957" w:author="Daniel Mongrain" w:date="2026-06-04T15:17:00Z">
        <w:r>
          <w:t>”</w:t>
        </w:r>
      </w:ins>
      <w:ins w:id="958" w:author="Daniel Mongrain" w:date="2026-06-04T15:13:00Z">
        <w:r>
          <w:t>.</w:t>
        </w:r>
      </w:ins>
      <w:del w:id="959" w:author="Daniel Mongrain" w:date="2026-05-29T15:42:00Z">
        <w:r w:rsidDel="00E061A4">
          <w:delText>If no Call Taker is available to answer the incoming call and the call needs to be queued waiting for the next available Call Taker to become available, then the CHFE MAY queue the call to an Interactive Media Response system (IMR) as defined in the Interactive Media Response section of this document. Otherwise, if no announcement is to be played, the CHFE MUST Return a 182 Queued or a 180 Ringing provisional response.</w:delText>
        </w:r>
      </w:del>
    </w:p>
    <w:p w14:paraId="6E2191EC" w14:textId="77777777" w:rsidR="00D73EF6" w:rsidRDefault="00D73EF6">
      <w:pPr>
        <w:pStyle w:val="ListParagraph"/>
        <w:ind w:left="2160"/>
        <w:rPr>
          <w:ins w:id="960" w:author="Daniel Mongrain" w:date="2026-06-04T15:13:00Z"/>
        </w:rPr>
        <w:pPrChange w:id="961" w:author="Daniel Mongrain" w:date="2026-06-04T15:18:00Z">
          <w:pPr>
            <w:pStyle w:val="BodyText"/>
          </w:pPr>
        </w:pPrChange>
      </w:pPr>
    </w:p>
    <w:p w14:paraId="18E80026" w14:textId="77777777" w:rsidR="00D73EF6" w:rsidRDefault="00D73EF6" w:rsidP="00D73EF6">
      <w:pPr>
        <w:pStyle w:val="BodyText"/>
        <w:rPr>
          <w:ins w:id="962" w:author="Daniel Mongrain" w:date="2026-06-04T15:13:00Z"/>
        </w:rPr>
      </w:pPr>
    </w:p>
    <w:p w14:paraId="175A7D8F" w14:textId="77777777" w:rsidR="00D73EF6" w:rsidDel="00E061A4" w:rsidRDefault="00D73EF6" w:rsidP="00D73EF6">
      <w:pPr>
        <w:pStyle w:val="BodyText"/>
        <w:rPr>
          <w:del w:id="963" w:author="Daniel Mongrain" w:date="2026-05-29T15:42:00Z"/>
        </w:rPr>
      </w:pPr>
      <w:del w:id="964" w:author="Daniel Mongrain" w:date="2026-05-29T15:42:00Z">
        <w:r w:rsidDel="00E061A4">
          <w:lastRenderedPageBreak/>
          <w:delText>When the call is queued, the CHFE MUST:</w:delText>
        </w:r>
      </w:del>
    </w:p>
    <w:p w14:paraId="058FA2EE" w14:textId="77777777" w:rsidR="00D73EF6" w:rsidDel="00E061A4" w:rsidRDefault="00D73EF6" w:rsidP="00D73EF6">
      <w:pPr>
        <w:pStyle w:val="ListParagraph"/>
        <w:ind w:left="2160"/>
        <w:rPr>
          <w:del w:id="965" w:author="Daniel Mongrain" w:date="2026-05-29T15:42:00Z"/>
        </w:rPr>
      </w:pPr>
      <w:del w:id="966" w:author="Daniel Mongrain" w:date="2026-05-29T15:42:00Z">
        <w:r w:rsidDel="00E061A4">
          <w:delText>Log a CallStateChangeLogEvent with state set to callQueued.</w:delText>
        </w:r>
      </w:del>
    </w:p>
    <w:p w14:paraId="726A3EFA" w14:textId="77777777" w:rsidR="00D73EF6" w:rsidDel="00E061A4" w:rsidRDefault="00D73EF6" w:rsidP="00D73EF6">
      <w:pPr>
        <w:pStyle w:val="ListParagraph"/>
        <w:ind w:left="2160"/>
        <w:rPr>
          <w:del w:id="967" w:author="Daniel Mongrain" w:date="2026-05-29T15:42:00Z"/>
        </w:rPr>
      </w:pPr>
      <w:del w:id="968" w:author="Daniel Mongrain" w:date="2026-05-29T15:42:00Z">
        <w:r w:rsidDel="00E061A4">
          <w:delText>Log a SessionStateChangeLogEvent with state set to callQueued.</w:delText>
        </w:r>
      </w:del>
    </w:p>
    <w:p w14:paraId="70FEF7B3" w14:textId="77777777" w:rsidR="00D73EF6" w:rsidDel="00E061A4" w:rsidRDefault="00D73EF6" w:rsidP="00D73EF6">
      <w:pPr>
        <w:pStyle w:val="ListParagraph"/>
        <w:ind w:left="2160"/>
        <w:rPr>
          <w:del w:id="969" w:author="Daniel Mongrain" w:date="2026-05-29T15:42:00Z"/>
        </w:rPr>
      </w:pPr>
      <w:del w:id="970" w:author="Daniel Mongrain" w:date="2026-05-29T15:42:00Z">
        <w:r w:rsidDel="00E061A4">
          <w:delText>Notify all EIDO Subscribers of the queuing of the call.</w:delText>
        </w:r>
      </w:del>
    </w:p>
    <w:p w14:paraId="00718A0A" w14:textId="77777777" w:rsidR="00D73EF6" w:rsidDel="00E061A4" w:rsidRDefault="00D73EF6" w:rsidP="00D73EF6">
      <w:pPr>
        <w:pStyle w:val="BodyText"/>
        <w:rPr>
          <w:del w:id="971" w:author="Daniel Mongrain" w:date="2026-05-29T15:42:00Z"/>
        </w:rPr>
      </w:pPr>
      <w:del w:id="972" w:author="Daniel Mongrain" w:date="2026-05-29T15:42:00Z">
        <w:r w:rsidDel="00E061A4">
          <w:delText>If a CANCEL is received prior to the call being answered by a Call Taker, or in the case the session was answered to play an announcement and a BYE is received during processing prior to being answered by a Call Taker, the CHFE MUST treat it as an Abandoned Call and MUST do the following:</w:delText>
        </w:r>
      </w:del>
    </w:p>
    <w:p w14:paraId="1EC9466D" w14:textId="77777777" w:rsidR="00D73EF6" w:rsidDel="00E061A4" w:rsidRDefault="00D73EF6" w:rsidP="00D73EF6">
      <w:pPr>
        <w:pStyle w:val="ListParagraph"/>
        <w:ind w:left="2160"/>
        <w:rPr>
          <w:del w:id="973" w:author="Daniel Mongrain" w:date="2026-05-29T15:42:00Z"/>
        </w:rPr>
      </w:pPr>
      <w:del w:id="974" w:author="Daniel Mongrain" w:date="2026-05-29T15:42:00Z">
        <w:r w:rsidDel="00E061A4">
          <w:delText>Log a CallStateChangeLogEvent with state set to callCancel.</w:delText>
        </w:r>
      </w:del>
    </w:p>
    <w:p w14:paraId="2A9F7E32" w14:textId="77777777" w:rsidR="00D73EF6" w:rsidDel="00E061A4" w:rsidRDefault="00D73EF6" w:rsidP="00D73EF6">
      <w:pPr>
        <w:pStyle w:val="ListParagraph"/>
        <w:ind w:left="2160"/>
        <w:rPr>
          <w:del w:id="975" w:author="Daniel Mongrain" w:date="2026-05-29T15:42:00Z"/>
        </w:rPr>
      </w:pPr>
      <w:del w:id="976" w:author="Daniel Mongrain" w:date="2026-05-29T15:42:00Z">
        <w:r w:rsidDel="00E061A4">
          <w:delText>Log a SessionStateChangeLogEvent with state set to callCancel if the session was never answered, or callEnd if the session was answered to play an announcement.</w:delText>
        </w:r>
      </w:del>
    </w:p>
    <w:p w14:paraId="43B904CA" w14:textId="77777777" w:rsidR="00D73EF6" w:rsidDel="00E061A4" w:rsidRDefault="00D73EF6" w:rsidP="00D73EF6">
      <w:pPr>
        <w:pStyle w:val="ListParagraph"/>
        <w:ind w:left="2160"/>
        <w:rPr>
          <w:del w:id="977" w:author="Daniel Mongrain" w:date="2026-05-29T15:42:00Z"/>
        </w:rPr>
      </w:pPr>
      <w:del w:id="978" w:author="Daniel Mongrain" w:date="2026-05-29T15:42:00Z">
        <w:r w:rsidDel="00E061A4">
          <w:delText>Log a CallEndLogEvent.</w:delText>
        </w:r>
      </w:del>
    </w:p>
    <w:p w14:paraId="2BF9998E" w14:textId="77777777" w:rsidR="00D73EF6" w:rsidDel="00E061A4" w:rsidRDefault="00D73EF6" w:rsidP="00D73EF6">
      <w:pPr>
        <w:pStyle w:val="ListParagraph"/>
        <w:ind w:left="2160"/>
        <w:rPr>
          <w:del w:id="979" w:author="Daniel Mongrain" w:date="2026-05-29T15:42:00Z"/>
        </w:rPr>
      </w:pPr>
      <w:del w:id="980" w:author="Daniel Mongrain" w:date="2026-05-29T15:42:00Z">
        <w:r w:rsidDel="00E061A4">
          <w:delText>Log a SessionEndLogEvent.</w:delText>
        </w:r>
      </w:del>
    </w:p>
    <w:p w14:paraId="2184A86A" w14:textId="77777777" w:rsidR="00D73EF6" w:rsidDel="00E061A4" w:rsidRDefault="00D73EF6" w:rsidP="00D73EF6">
      <w:pPr>
        <w:pStyle w:val="ListParagraph"/>
        <w:ind w:left="2160"/>
        <w:rPr>
          <w:del w:id="981" w:author="Daniel Mongrain" w:date="2026-05-29T15:42:00Z"/>
        </w:rPr>
      </w:pPr>
      <w:del w:id="982" w:author="Daniel Mongrain" w:date="2026-05-29T15:42:00Z">
        <w:r w:rsidDel="00E061A4">
          <w:delText>Notify all EIDO Subscribers of the cancelling of the call.</w:delText>
        </w:r>
      </w:del>
    </w:p>
    <w:p w14:paraId="793DBD73" w14:textId="77777777" w:rsidR="00D73EF6" w:rsidDel="00E061A4" w:rsidRDefault="00D73EF6" w:rsidP="00D73EF6">
      <w:pPr>
        <w:pStyle w:val="ListParagraph"/>
        <w:ind w:left="2160"/>
        <w:rPr>
          <w:del w:id="983" w:author="Daniel Mongrain" w:date="2026-05-29T15:42:00Z"/>
        </w:rPr>
      </w:pPr>
      <w:del w:id="984" w:author="Daniel Mongrain" w:date="2026-05-29T15:42:00Z">
        <w:r w:rsidDel="00E061A4">
          <w:delText>CHFE MUST implement the ability to alert Call Takers of Abandoned Calls and if enabled by local policy, MUST alert appropriate Call Taker(s) of the abandonment of the call.</w:delText>
        </w:r>
      </w:del>
    </w:p>
    <w:p w14:paraId="5099E7E7" w14:textId="77777777" w:rsidR="00D73EF6" w:rsidRDefault="00D73EF6" w:rsidP="00D73EF6">
      <w:pPr>
        <w:pStyle w:val="BodyText"/>
      </w:pPr>
      <w:r>
        <w:t xml:space="preserve">The CHFE MUST implement the ability to answer a call and present it to a Call Taker (a feature sometimes called automatic answer). The CHFE MAY implement the ability to play a greeting if policy enables answering a call on behalf of a Call Taker and policy specifies if a greeting is to be played and if so which greeting. If the call is auto answered, the CHFE MUST </w:t>
      </w:r>
      <w:commentRangeStart w:id="985"/>
      <w:r>
        <w:t xml:space="preserve">implement </w:t>
      </w:r>
      <w:commentRangeEnd w:id="985"/>
      <w:r>
        <w:rPr>
          <w:rStyle w:val="CommentReference"/>
          <w:sz w:val="20"/>
          <w:szCs w:val="20"/>
        </w:rPr>
        <w:commentReference w:id="985"/>
      </w:r>
      <w:r>
        <w:t>the ability to notify the Call Taker when answered. The CHFE MUST allow the Call Taker to interrupt an auto-greeting. The greeting MUST be in the form of all media accepted for the call (audio, video and/or text). The CHFE MUST have the ability to allow a Call Taker to record their own greeting to be played, if permitted by policy.</w:t>
      </w:r>
    </w:p>
    <w:p w14:paraId="3B625DF6" w14:textId="77777777" w:rsidR="00D73EF6" w:rsidRDefault="00D73EF6" w:rsidP="00D73EF6">
      <w:pPr>
        <w:pStyle w:val="BodyText"/>
      </w:pPr>
      <w:r>
        <w:t>When a call is answered by a Call Taker, the CHFE MUST do the following:</w:t>
      </w:r>
    </w:p>
    <w:p w14:paraId="47BB866D" w14:textId="77777777" w:rsidR="00D73EF6" w:rsidRDefault="00D73EF6" w:rsidP="00D73EF6">
      <w:pPr>
        <w:pStyle w:val="ListParagraph"/>
        <w:ind w:left="2160"/>
        <w:rPr>
          <w:ins w:id="986" w:author="Daniel Mongrain" w:date="2026-06-22T16:43:00Z"/>
        </w:rPr>
      </w:pPr>
      <w:ins w:id="987" w:author="Daniel Mongrain" w:date="2026-06-22T16:43:00Z">
        <w:r>
          <w:t>Decrease by one the length of the Queue on which the call was received on and generate a NOTIFY to Queue State subscriber(s)</w:t>
        </w:r>
      </w:ins>
    </w:p>
    <w:p w14:paraId="0020D832" w14:textId="77777777" w:rsidR="00D73EF6" w:rsidRDefault="00D73EF6" w:rsidP="00D73EF6">
      <w:pPr>
        <w:pStyle w:val="ListParagraph"/>
        <w:ind w:left="2160"/>
      </w:pPr>
      <w:r>
        <w:t xml:space="preserve">Log a CallStateChangeLogEvent with the state set to callAnswered. </w:t>
      </w:r>
    </w:p>
    <w:p w14:paraId="0712AC6A" w14:textId="77777777" w:rsidR="00D73EF6" w:rsidRDefault="00D73EF6" w:rsidP="00D73EF6">
      <w:pPr>
        <w:pStyle w:val="ListParagraph"/>
        <w:ind w:left="2160"/>
      </w:pPr>
      <w:r>
        <w:t>Log a SessionStateChangeLogEvent with the state set to callAnswered (unless it was already logged for the session).</w:t>
      </w:r>
    </w:p>
    <w:p w14:paraId="726D2577" w14:textId="77777777" w:rsidR="00D73EF6" w:rsidRDefault="00D73EF6" w:rsidP="00D73EF6">
      <w:pPr>
        <w:pStyle w:val="ListParagraph"/>
        <w:ind w:left="2160"/>
      </w:pPr>
      <w:r>
        <w:t>Log a MediaStartLogEvent for each media negotiated (audio, video and/or text) (if not already logged for the session).</w:t>
      </w:r>
    </w:p>
    <w:p w14:paraId="60432EF8" w14:textId="77777777" w:rsidR="00D73EF6" w:rsidRDefault="00D73EF6" w:rsidP="00D73EF6">
      <w:pPr>
        <w:pStyle w:val="ListParagraph"/>
        <w:ind w:left="2160"/>
      </w:pPr>
      <w:r>
        <w:t>If a greeting is played the CHFE MUST log an AnnouncementStartLogEvent when the announcement starts being transmitted and the CHFE MUST log an AnnouncementStopLogEvent when the announcement stops being transmitted, all with announcementType of AutoAnswerGreeting.</w:t>
      </w:r>
    </w:p>
    <w:p w14:paraId="0C6DCE9E" w14:textId="77777777" w:rsidR="00D73EF6" w:rsidRDefault="00D73EF6" w:rsidP="00D73EF6">
      <w:pPr>
        <w:pStyle w:val="ListParagraph"/>
        <w:ind w:left="2160"/>
        <w:rPr>
          <w:ins w:id="988" w:author="Daniel Mongrain" w:date="2026-06-04T15:27:00Z"/>
        </w:rPr>
      </w:pPr>
      <w:r>
        <w:t>Notify all EIDO Subscribers of the answering of the call</w:t>
      </w:r>
      <w:ins w:id="989" w:author="Daniel Mongrain" w:date="2026-06-04T15:27:00Z">
        <w:r w:rsidRPr="00806242">
          <w:t xml:space="preserve"> </w:t>
        </w:r>
        <w:r>
          <w:t>where the EIDO MUST be composed identically as for the most recent EIDO with callStateRegistryText value is “callBegin” or “callAlerting” except as follow:</w:t>
        </w:r>
      </w:ins>
    </w:p>
    <w:p w14:paraId="6B9C33CD" w14:textId="77777777" w:rsidR="00D73EF6" w:rsidRDefault="00D73EF6" w:rsidP="00D73EF6">
      <w:pPr>
        <w:pStyle w:val="ListParagraph"/>
        <w:numPr>
          <w:ilvl w:val="1"/>
          <w:numId w:val="17"/>
        </w:numPr>
        <w:ind w:left="2880"/>
        <w:rPr>
          <w:ins w:id="990" w:author="Daniel Mongrain" w:date="2026-06-04T15:29:00Z"/>
        </w:rPr>
      </w:pPr>
      <w:ins w:id="991" w:author="Daniel Mongrain" w:date="2026-06-04T15:27:00Z">
        <w:r>
          <w:t>callStateRegistryText MUST be “callAnswered”</w:t>
        </w:r>
      </w:ins>
      <w:del w:id="992" w:author="Daniel Mongrain" w:date="2026-06-04T15:27:00Z">
        <w:r w:rsidDel="00806242">
          <w:delText>,</w:delText>
        </w:r>
      </w:del>
    </w:p>
    <w:p w14:paraId="627C2659" w14:textId="77777777" w:rsidR="00D73EF6" w:rsidRDefault="00D73EF6" w:rsidP="00D73EF6">
      <w:pPr>
        <w:pStyle w:val="ListParagraph"/>
        <w:numPr>
          <w:ilvl w:val="1"/>
          <w:numId w:val="17"/>
        </w:numPr>
        <w:ind w:left="2880"/>
        <w:rPr>
          <w:ins w:id="993" w:author="Daniel Mongrain" w:date="2026-06-04T15:30:00Z"/>
        </w:rPr>
      </w:pPr>
      <w:del w:id="994" w:author="Daniel Mongrain" w:date="2026-06-04T15:29:00Z">
        <w:r w:rsidDel="00806242">
          <w:delText xml:space="preserve"> </w:delText>
        </w:r>
      </w:del>
      <w:del w:id="995" w:author="Daniel Mongrain" w:date="2026-06-04T15:30:00Z">
        <w:r w:rsidDel="00806242">
          <w:delText>with an EIDO which only specifies the</w:delText>
        </w:r>
      </w:del>
      <w:ins w:id="996" w:author="Daniel Mongrain" w:date="2026-06-04T15:30:00Z">
        <w:r>
          <w:t>MUST contain only a single Agent Data Component with the</w:t>
        </w:r>
      </w:ins>
      <w:r>
        <w:t xml:space="preserve"> agentId of the Call Taker that answered the call</w:t>
      </w:r>
    </w:p>
    <w:p w14:paraId="4FD80D4E" w14:textId="77777777" w:rsidR="00D73EF6" w:rsidRDefault="00D73EF6" w:rsidP="00D73EF6">
      <w:pPr>
        <w:pStyle w:val="ListParagraph"/>
        <w:numPr>
          <w:ilvl w:val="2"/>
          <w:numId w:val="17"/>
        </w:numPr>
        <w:ind w:left="3600"/>
        <w:rPr>
          <w:ins w:id="997" w:author="Daniel Mongrain" w:date="2026-06-22T15:52:00Z"/>
        </w:rPr>
      </w:pPr>
      <w:del w:id="998" w:author="Daniel Mongrain" w:date="2026-06-04T15:30:00Z">
        <w:r w:rsidDel="00806242">
          <w:delText xml:space="preserve"> (and not </w:delText>
        </w:r>
      </w:del>
      <w:ins w:id="999" w:author="Daniel Mongrain" w:date="2026-06-04T15:30:00Z">
        <w:r>
          <w:t xml:space="preserve">All </w:t>
        </w:r>
      </w:ins>
      <w:r>
        <w:t>other Call Takers that were offered the call</w:t>
      </w:r>
      <w:ins w:id="1000" w:author="Daniel Mongrain" w:date="2026-06-04T15:31:00Z">
        <w:r>
          <w:t xml:space="preserve"> MUST be removed</w:t>
        </w:r>
      </w:ins>
      <w:del w:id="1001" w:author="Daniel Mongrain" w:date="2026-06-04T15:31:00Z">
        <w:r w:rsidDel="00806242">
          <w:delText>).</w:delText>
        </w:r>
      </w:del>
    </w:p>
    <w:p w14:paraId="2E835589" w14:textId="77777777" w:rsidR="00D73EF6" w:rsidRPr="00247AB6" w:rsidRDefault="00D73EF6">
      <w:pPr>
        <w:pPrChange w:id="1002" w:author="Daniel Mongrain" w:date="2026-06-22T15:52:00Z">
          <w:pPr>
            <w:pStyle w:val="ListParagraph"/>
          </w:pPr>
        </w:pPrChange>
      </w:pPr>
      <w:ins w:id="1003" w:author="Daniel Mongrain" w:date="2026-06-22T15:53:00Z">
        <w:r>
          <w:lastRenderedPageBreak/>
          <w:t xml:space="preserve">Upon answering a call originating from a Bridge (that is, where the Contact header of the incoming call has a parameter of “isfocus”), the CHFE MUST subscribe to the Bridge specifying the “conference” event package per </w:t>
        </w:r>
        <w:r w:rsidRPr="00A66283">
          <w:rPr>
            <w:i/>
            <w:iCs/>
          </w:rPr>
          <w:t>A Session Initiation Protocol (SIP) Event Package for Conference State,</w:t>
        </w:r>
        <w:r>
          <w:t xml:space="preserve"> RFC 4575 </w:t>
        </w:r>
        <w:r>
          <w:fldChar w:fldCharType="begin"/>
        </w:r>
        <w:r>
          <w:instrText xml:space="preserve"> REF _Ref225804647 \r \h </w:instrText>
        </w:r>
      </w:ins>
      <w:ins w:id="1004" w:author="Daniel Mongrain" w:date="2026-06-22T15:53:00Z">
        <w:r>
          <w:fldChar w:fldCharType="separate"/>
        </w:r>
        <w:r>
          <w:t>[46]</w:t>
        </w:r>
        <w:r>
          <w:fldChar w:fldCharType="end"/>
        </w:r>
        <w:r>
          <w:t xml:space="preserve">. The CHFE MUST implement out of dialog subscriptions </w:t>
        </w:r>
        <w:commentRangeStart w:id="1005"/>
        <w:commentRangeStart w:id="1006"/>
        <w:commentRangeStart w:id="1007"/>
        <w:commentRangeStart w:id="1008"/>
        <w:r>
          <w:t xml:space="preserve">per the </w:t>
        </w:r>
        <w:r w:rsidRPr="00A66283">
          <w:rPr>
            <w:i/>
            <w:iCs/>
          </w:rPr>
          <w:t>Clarifications for the Use of REFER with RFC 6665,</w:t>
        </w:r>
        <w:r>
          <w:t xml:space="preserve"> RFC 7647 </w:t>
        </w:r>
        <w:r>
          <w:fldChar w:fldCharType="begin"/>
        </w:r>
        <w:r>
          <w:instrText xml:space="preserve"> REF _Ref225804673 \r \h </w:instrText>
        </w:r>
      </w:ins>
      <w:ins w:id="1009" w:author="Daniel Mongrain" w:date="2026-06-22T15:53:00Z">
        <w:r>
          <w:fldChar w:fldCharType="separate"/>
        </w:r>
        <w:r>
          <w:t>[47]</w:t>
        </w:r>
        <w:r>
          <w:fldChar w:fldCharType="end"/>
        </w:r>
        <w:r>
          <w:t xml:space="preserve">  section “Dialog re-use is prohibited"</w:t>
        </w:r>
      </w:ins>
      <w:commentRangeEnd w:id="1007"/>
      <w:r>
        <w:rPr>
          <w:rStyle w:val="CommentReference"/>
          <w:sz w:val="20"/>
          <w:szCs w:val="20"/>
        </w:rPr>
        <w:commentReference w:id="1007"/>
      </w:r>
      <w:commentRangeEnd w:id="1008"/>
      <w:r w:rsidR="00D26A84">
        <w:rPr>
          <w:rStyle w:val="CommentReference"/>
          <w:sz w:val="20"/>
          <w:szCs w:val="20"/>
        </w:rPr>
        <w:commentReference w:id="1008"/>
      </w:r>
      <w:commentRangeEnd w:id="1006"/>
      <w:r>
        <w:rPr>
          <w:rStyle w:val="CommentReference"/>
          <w:sz w:val="20"/>
          <w:szCs w:val="20"/>
        </w:rPr>
        <w:commentReference w:id="1006"/>
      </w:r>
      <w:commentRangeEnd w:id="1005"/>
      <w:r>
        <w:rPr>
          <w:rStyle w:val="CommentReference"/>
          <w:sz w:val="20"/>
          <w:szCs w:val="20"/>
        </w:rPr>
        <w:commentReference w:id="1005"/>
      </w:r>
      <w:ins w:id="1010" w:author="Daniel Mongrain" w:date="2026-06-22T15:53:00Z">
        <w:r>
          <w:t xml:space="preserve">. All EIDOs sent as the result of being invited to a bridged call </w:t>
        </w:r>
        <w:commentRangeStart w:id="1011"/>
        <w:commentRangeStart w:id="1012"/>
        <w:commentRangeStart w:id="1013"/>
        <w:commentRangeStart w:id="1014"/>
        <w:commentRangeStart w:id="1015"/>
        <w:commentRangeStart w:id="1016"/>
        <w:r>
          <w:t>MUST specify all of the parties on the call</w:t>
        </w:r>
      </w:ins>
      <w:commentRangeEnd w:id="1015"/>
      <w:r>
        <w:rPr>
          <w:rStyle w:val="CommentReference"/>
          <w:sz w:val="20"/>
          <w:szCs w:val="20"/>
        </w:rPr>
        <w:commentReference w:id="1015"/>
      </w:r>
      <w:commentRangeEnd w:id="1016"/>
      <w:r w:rsidR="00D26A84">
        <w:rPr>
          <w:rStyle w:val="CommentReference"/>
          <w:sz w:val="20"/>
          <w:szCs w:val="20"/>
        </w:rPr>
        <w:commentReference w:id="1016"/>
      </w:r>
      <w:commentRangeEnd w:id="1012"/>
      <w:r>
        <w:rPr>
          <w:rStyle w:val="CommentReference"/>
          <w:sz w:val="20"/>
          <w:szCs w:val="20"/>
        </w:rPr>
        <w:commentReference w:id="1012"/>
      </w:r>
      <w:commentRangeEnd w:id="1013"/>
      <w:r w:rsidR="00D26A84">
        <w:rPr>
          <w:rStyle w:val="CommentReference"/>
          <w:sz w:val="20"/>
          <w:szCs w:val="20"/>
        </w:rPr>
        <w:commentReference w:id="1013"/>
      </w:r>
      <w:commentRangeEnd w:id="1014"/>
      <w:r w:rsidR="00D26A84">
        <w:rPr>
          <w:rStyle w:val="CommentReference"/>
          <w:sz w:val="20"/>
          <w:szCs w:val="20"/>
        </w:rPr>
        <w:commentReference w:id="1014"/>
      </w:r>
      <w:commentRangeEnd w:id="1011"/>
      <w:r>
        <w:rPr>
          <w:rStyle w:val="CommentReference"/>
          <w:sz w:val="20"/>
          <w:szCs w:val="20"/>
        </w:rPr>
        <w:commentReference w:id="1011"/>
      </w:r>
      <w:ins w:id="1017" w:author="Daniel Mongrain" w:date="2026-06-22T15:53:00Z">
        <w:r>
          <w:t>.</w:t>
        </w:r>
      </w:ins>
    </w:p>
    <w:p w14:paraId="7F752755" w14:textId="77777777" w:rsidR="00D73EF6" w:rsidRPr="00E06A13" w:rsidRDefault="00D73EF6" w:rsidP="00D73EF6">
      <w:pPr>
        <w:pStyle w:val="Heading4"/>
      </w:pPr>
      <w:bookmarkStart w:id="1018" w:name="_Toc221701651"/>
      <w:r w:rsidRPr="00E06A13">
        <w:t>Emergency Calls Originating from External Switching Systems</w:t>
      </w:r>
      <w:bookmarkEnd w:id="1018"/>
    </w:p>
    <w:p w14:paraId="4C72DB6B" w14:textId="77777777" w:rsidR="00D73EF6" w:rsidRDefault="00D73EF6" w:rsidP="00D73EF6">
      <w:pPr>
        <w:pStyle w:val="BodyText"/>
      </w:pPr>
      <w:r>
        <w:t>The CHFE MUST be able to receive Emergency Calls from External Switching Systems, for example, on a queue dedicated to a telephone number advertised for such a purpose. All calls received on such a queue MUST be assigned a Call Priority Identifier of High or Highest as specified above, no different than if they were received from the ESInet. This includes the CHFE assigning Call and Incident Tracking Identifiers. Because such calls will not have a location upon reception, the CHFE MUST assign a location, either a default location, or optionally, a more appropriate location (from a reverse telephone number database or from previous calls received from the same calling number).</w:t>
      </w:r>
      <w:r>
        <w:rPr>
          <w:sz w:val="26"/>
          <w:szCs w:val="26"/>
          <w:vertAlign w:val="superscript"/>
        </w:rPr>
        <w:footnoteReference w:id="13"/>
      </w:r>
    </w:p>
    <w:p w14:paraId="6D58754E" w14:textId="77777777" w:rsidR="00D73EF6" w:rsidRPr="00E06A13" w:rsidRDefault="00D73EF6" w:rsidP="00D73EF6">
      <w:pPr>
        <w:pStyle w:val="Heading4"/>
      </w:pPr>
      <w:bookmarkStart w:id="1019" w:name="_Toc221701652"/>
      <w:r w:rsidRPr="00E06A13">
        <w:t>Incoming Non-Interactive Calls</w:t>
      </w:r>
      <w:bookmarkEnd w:id="1019"/>
    </w:p>
    <w:p w14:paraId="75991E94" w14:textId="77777777" w:rsidR="00D73EF6" w:rsidRDefault="00D73EF6" w:rsidP="00D73EF6">
      <w:pPr>
        <w:pStyle w:val="BodyText"/>
      </w:pPr>
      <w:r>
        <w:t>The CHFE MUST be able to process Non-Interactive Calls, also called data-only Emergency Calls, as specified in the Non-interactive calls section of NENA</w:t>
      </w:r>
      <w:r>
        <w:noBreakHyphen/>
        <w:t>STA</w:t>
      </w:r>
      <w:r>
        <w:noBreakHyphen/>
        <w:t xml:space="preserve">010 </w:t>
      </w:r>
      <w:r>
        <w:fldChar w:fldCharType="begin"/>
      </w:r>
      <w:r>
        <w:instrText xml:space="preserve"> REF _Ref200179524 \n \h  \* MERGEFORMAT </w:instrText>
      </w:r>
      <w:r>
        <w:fldChar w:fldCharType="separate"/>
      </w:r>
      <w:r>
        <w:fldChar w:fldCharType="begin"/>
      </w:r>
      <w:r>
        <w:instrText xml:space="preserve"> REF _Ref129852940 \r \h </w:instrText>
      </w:r>
      <w:r>
        <w:fldChar w:fldCharType="separate"/>
      </w:r>
      <w:r>
        <w:t>[7]</w:t>
      </w:r>
      <w:r>
        <w:fldChar w:fldCharType="end"/>
      </w:r>
      <w:r>
        <w:fldChar w:fldCharType="end"/>
      </w:r>
      <w:r>
        <w:fldChar w:fldCharType="begin"/>
      </w:r>
      <w:r>
        <w:instrText xml:space="preserve"> REF _Ref200179524 \r \h  \* MERGEFORMAT </w:instrText>
      </w:r>
      <w:r>
        <w:fldChar w:fldCharType="end"/>
      </w:r>
      <w:r>
        <w:t xml:space="preserve">. </w:t>
      </w:r>
    </w:p>
    <w:p w14:paraId="0E370DAD" w14:textId="77777777" w:rsidR="00D73EF6" w:rsidRDefault="00D73EF6" w:rsidP="00D73EF6">
      <w:pPr>
        <w:pStyle w:val="BodyText"/>
      </w:pPr>
      <w:r>
        <w:t>Upon reception of a MESSAGE</w:t>
      </w:r>
      <w:r>
        <w:rPr>
          <w:sz w:val="26"/>
          <w:szCs w:val="26"/>
          <w:vertAlign w:val="superscript"/>
        </w:rPr>
        <w:footnoteReference w:id="14"/>
      </w:r>
      <w:r>
        <w:t>, the CHFE MUST do the following:</w:t>
      </w:r>
    </w:p>
    <w:p w14:paraId="71146DB4" w14:textId="77777777" w:rsidR="00D73EF6" w:rsidRDefault="00D73EF6" w:rsidP="00D73EF6">
      <w:pPr>
        <w:pStyle w:val="ListParagraph"/>
        <w:ind w:left="2160"/>
      </w:pPr>
      <w:r>
        <w:t>Log a CallStartLogEvent. The standardPrimaryCallType, “to”, and “from” elements MUST be populated.</w:t>
      </w:r>
    </w:p>
    <w:p w14:paraId="37C173A6" w14:textId="77777777" w:rsidR="00D73EF6" w:rsidRDefault="00D73EF6" w:rsidP="00D73EF6">
      <w:pPr>
        <w:pStyle w:val="ListParagraph"/>
        <w:ind w:left="2160"/>
      </w:pPr>
      <w:r>
        <w:t>Log a CallEndLogEvent.</w:t>
      </w:r>
    </w:p>
    <w:p w14:paraId="137E7874" w14:textId="77777777" w:rsidR="00D73EF6" w:rsidRDefault="00D73EF6" w:rsidP="00D73EF6">
      <w:pPr>
        <w:pStyle w:val="ListParagraph"/>
        <w:ind w:left="2160"/>
        <w:rPr>
          <w:ins w:id="1020" w:author="Daniel Mongrain" w:date="2026-06-04T15:58:00Z"/>
        </w:rPr>
      </w:pPr>
      <w:r>
        <w:t xml:space="preserve">If the MESSAGE request is </w:t>
      </w:r>
      <w:del w:id="1021" w:author="Daniel Mongrain" w:date="2026-06-04T15:58:00Z">
        <w:r w:rsidDel="00147898">
          <w:delText>accepted</w:delText>
        </w:r>
      </w:del>
      <w:ins w:id="1022" w:author="Daniel Mongrain" w:date="2026-06-04T15:58:00Z">
        <w:r>
          <w:t>refused</w:t>
        </w:r>
      </w:ins>
      <w:r>
        <w:t>:</w:t>
      </w:r>
    </w:p>
    <w:p w14:paraId="75DFC91D" w14:textId="77777777" w:rsidR="00D73EF6" w:rsidRDefault="00D73EF6" w:rsidP="00D73EF6">
      <w:pPr>
        <w:pStyle w:val="ListParagraph"/>
        <w:numPr>
          <w:ilvl w:val="1"/>
          <w:numId w:val="17"/>
        </w:numPr>
        <w:ind w:left="2880"/>
        <w:rPr>
          <w:ins w:id="1023" w:author="Daniel Mongrain" w:date="2026-06-04T15:58:00Z"/>
        </w:rPr>
      </w:pPr>
      <w:ins w:id="1024" w:author="Daniel Mongrain" w:date="2026-06-04T15:58:00Z">
        <w:r>
          <w:t>R</w:t>
        </w:r>
        <w:r w:rsidRPr="00147898">
          <w:t>eturn an appropriate final response</w:t>
        </w:r>
      </w:ins>
    </w:p>
    <w:p w14:paraId="2533489C" w14:textId="77777777" w:rsidR="00D73EF6" w:rsidRDefault="00D73EF6" w:rsidP="00D73EF6">
      <w:pPr>
        <w:pStyle w:val="ListParagraph"/>
        <w:ind w:left="2160"/>
      </w:pPr>
      <w:ins w:id="1025" w:author="Daniel Mongrain" w:date="2026-06-04T15:58:00Z">
        <w:r>
          <w:t>Else if accepted</w:t>
        </w:r>
      </w:ins>
    </w:p>
    <w:p w14:paraId="3B7551E1" w14:textId="77777777" w:rsidR="00D73EF6" w:rsidRDefault="00D73EF6" w:rsidP="00D73EF6">
      <w:pPr>
        <w:pStyle w:val="ListParagraph"/>
        <w:numPr>
          <w:ilvl w:val="1"/>
          <w:numId w:val="17"/>
        </w:numPr>
        <w:ind w:left="2880"/>
      </w:pPr>
      <w:r>
        <w:t>Return a 200 OK regardless of Agent availability.</w:t>
      </w:r>
    </w:p>
    <w:p w14:paraId="1ED2E9F9" w14:textId="77777777" w:rsidR="00D73EF6" w:rsidDel="00147898" w:rsidRDefault="00D73EF6" w:rsidP="00D73EF6">
      <w:pPr>
        <w:pStyle w:val="ListParagraph"/>
        <w:numPr>
          <w:ilvl w:val="1"/>
          <w:numId w:val="17"/>
        </w:numPr>
        <w:ind w:left="2880"/>
        <w:rPr>
          <w:del w:id="1026" w:author="Daniel Mongrain" w:date="2026-06-04T15:59:00Z"/>
        </w:rPr>
      </w:pPr>
      <w:del w:id="1027" w:author="Daniel Mongrain" w:date="2026-06-04T15:59:00Z">
        <w:r w:rsidDel="00147898">
          <w:delText xml:space="preserve">Notify authorized EIDO Subscribers of the reception of the new non-interactive call. </w:delText>
        </w:r>
      </w:del>
    </w:p>
    <w:p w14:paraId="1C66C901" w14:textId="77777777" w:rsidR="00D73EF6" w:rsidDel="00147898" w:rsidRDefault="00D73EF6" w:rsidP="00D73EF6">
      <w:pPr>
        <w:pStyle w:val="ListParagraph"/>
        <w:numPr>
          <w:ilvl w:val="1"/>
          <w:numId w:val="17"/>
        </w:numPr>
        <w:ind w:left="2880"/>
        <w:rPr>
          <w:del w:id="1028" w:author="Daniel Mongrain" w:date="2026-06-04T15:59:00Z"/>
        </w:rPr>
      </w:pPr>
      <w:del w:id="1029" w:author="Daniel Mongrain" w:date="2026-06-04T15:59:00Z">
        <w:r w:rsidDel="00147898">
          <w:delText>Log the EidoLogEvent.</w:delText>
        </w:r>
      </w:del>
    </w:p>
    <w:p w14:paraId="2E39F325" w14:textId="77777777" w:rsidR="00D73EF6" w:rsidRDefault="00D73EF6" w:rsidP="00D73EF6">
      <w:pPr>
        <w:pStyle w:val="ListParagraph"/>
        <w:numPr>
          <w:ilvl w:val="1"/>
          <w:numId w:val="17"/>
        </w:numPr>
        <w:ind w:left="2880"/>
      </w:pPr>
      <w:r>
        <w:t>Alert one or more Agents of non-interactive call reception.</w:t>
      </w:r>
    </w:p>
    <w:p w14:paraId="0031ACBC" w14:textId="77777777" w:rsidR="00D73EF6" w:rsidRDefault="00D73EF6" w:rsidP="00D73EF6">
      <w:pPr>
        <w:pStyle w:val="ListParagraph"/>
        <w:numPr>
          <w:ilvl w:val="1"/>
          <w:numId w:val="17"/>
        </w:numPr>
        <w:ind w:left="2880"/>
        <w:rPr>
          <w:ins w:id="1030" w:author="Daniel Mongrain" w:date="2026-06-04T16:00:00Z"/>
        </w:rPr>
      </w:pPr>
      <w:r>
        <w:t xml:space="preserve">Notify authorized </w:t>
      </w:r>
      <w:commentRangeStart w:id="1031"/>
      <w:commentRangeStart w:id="1032"/>
      <w:r>
        <w:t xml:space="preserve">EIDO </w:t>
      </w:r>
      <w:commentRangeEnd w:id="1031"/>
      <w:r>
        <w:rPr>
          <w:rStyle w:val="CommentReference"/>
          <w:sz w:val="20"/>
          <w:szCs w:val="20"/>
        </w:rPr>
        <w:commentReference w:id="1031"/>
      </w:r>
      <w:commentRangeEnd w:id="1032"/>
      <w:r w:rsidR="00135474">
        <w:rPr>
          <w:rStyle w:val="CommentReference"/>
          <w:sz w:val="20"/>
          <w:szCs w:val="20"/>
        </w:rPr>
        <w:commentReference w:id="1032"/>
      </w:r>
      <w:r>
        <w:t>Subscribers of the</w:t>
      </w:r>
      <w:ins w:id="1033" w:author="Daniel Mongrain" w:date="2026-06-04T15:59:00Z">
        <w:r>
          <w:t xml:space="preserve"> reception of the Non-Interactive Call where </w:t>
        </w:r>
      </w:ins>
      <w:ins w:id="1034" w:author="Daniel Mongrain" w:date="2026-06-04T16:00:00Z">
        <w:r>
          <w:t>the EIDOs are populated as follow:</w:t>
        </w:r>
      </w:ins>
    </w:p>
    <w:p w14:paraId="0CBC570E" w14:textId="77777777" w:rsidR="00D73EF6" w:rsidRDefault="00D73EF6">
      <w:pPr>
        <w:pStyle w:val="ListParagraph"/>
        <w:numPr>
          <w:ilvl w:val="2"/>
          <w:numId w:val="17"/>
        </w:numPr>
        <w:ind w:left="3600"/>
        <w:rPr>
          <w:ins w:id="1035" w:author="Daniel Mongrain" w:date="2026-06-04T16:00:00Z"/>
        </w:rPr>
        <w:pPrChange w:id="1036" w:author="Daniel Mongrain" w:date="2026-06-04T16:01:00Z">
          <w:pPr>
            <w:pStyle w:val="ListParagraph"/>
            <w:numPr>
              <w:ilvl w:val="1"/>
            </w:numPr>
            <w:ind w:left="1440"/>
          </w:pPr>
        </w:pPrChange>
      </w:pPr>
      <w:ins w:id="1037" w:author="Daniel Mongrain" w:date="2026-06-04T16:00:00Z">
        <w:r>
          <w:t>Incident Identifier: MUST be the identifier for the call</w:t>
        </w:r>
      </w:ins>
    </w:p>
    <w:p w14:paraId="306474C0" w14:textId="77777777" w:rsidR="00D73EF6" w:rsidRDefault="00D73EF6">
      <w:pPr>
        <w:pStyle w:val="ListParagraph"/>
        <w:numPr>
          <w:ilvl w:val="2"/>
          <w:numId w:val="17"/>
        </w:numPr>
        <w:ind w:left="3600"/>
        <w:rPr>
          <w:ins w:id="1038" w:author="Daniel Mongrain" w:date="2026-06-04T16:00:00Z"/>
        </w:rPr>
        <w:pPrChange w:id="1039" w:author="Daniel Mongrain" w:date="2026-06-04T16:01:00Z">
          <w:pPr>
            <w:pStyle w:val="ListParagraph"/>
            <w:numPr>
              <w:ilvl w:val="1"/>
            </w:numPr>
            <w:ind w:left="1440"/>
          </w:pPr>
        </w:pPrChange>
      </w:pPr>
      <w:ins w:id="1040" w:author="Daniel Mongrain" w:date="2026-06-04T16:00:00Z">
        <w:r>
          <w:t>Agency Data Components:</w:t>
        </w:r>
      </w:ins>
    </w:p>
    <w:p w14:paraId="18DFC89A" w14:textId="77777777" w:rsidR="00D73EF6" w:rsidRDefault="00D73EF6">
      <w:pPr>
        <w:pStyle w:val="ListParagraph"/>
        <w:numPr>
          <w:ilvl w:val="3"/>
          <w:numId w:val="17"/>
        </w:numPr>
        <w:ind w:left="4320"/>
        <w:rPr>
          <w:ins w:id="1041" w:author="Daniel Mongrain" w:date="2026-06-04T16:00:00Z"/>
        </w:rPr>
        <w:pPrChange w:id="1042" w:author="Daniel Mongrain" w:date="2026-06-04T16:01:00Z">
          <w:pPr>
            <w:pStyle w:val="ListParagraph"/>
            <w:numPr>
              <w:ilvl w:val="1"/>
            </w:numPr>
            <w:ind w:left="1440"/>
          </w:pPr>
        </w:pPrChange>
      </w:pPr>
      <w:ins w:id="1043" w:author="Daniel Mongrain" w:date="2026-06-04T16:00:00Z">
        <w:r>
          <w:t>There MUST be one Agency Data Components specifying the Agency receiving the INVITE</w:t>
        </w:r>
      </w:ins>
    </w:p>
    <w:p w14:paraId="5C1F84E3" w14:textId="77777777" w:rsidR="00D73EF6" w:rsidRDefault="00D73EF6">
      <w:pPr>
        <w:pStyle w:val="ListParagraph"/>
        <w:numPr>
          <w:ilvl w:val="2"/>
          <w:numId w:val="17"/>
        </w:numPr>
        <w:ind w:left="3600"/>
        <w:rPr>
          <w:ins w:id="1044" w:author="Daniel Mongrain" w:date="2026-06-04T16:00:00Z"/>
        </w:rPr>
        <w:pPrChange w:id="1045" w:author="Daniel Mongrain" w:date="2026-06-04T16:01:00Z">
          <w:pPr>
            <w:pStyle w:val="ListParagraph"/>
            <w:numPr>
              <w:ilvl w:val="1"/>
            </w:numPr>
            <w:ind w:left="1440"/>
          </w:pPr>
        </w:pPrChange>
      </w:pPr>
      <w:ins w:id="1046" w:author="Daniel Mongrain" w:date="2026-06-04T16:00:00Z">
        <w:r>
          <w:t>Location Data Components:</w:t>
        </w:r>
      </w:ins>
    </w:p>
    <w:p w14:paraId="4039DEDB" w14:textId="77777777" w:rsidR="00D73EF6" w:rsidRDefault="00D73EF6">
      <w:pPr>
        <w:pStyle w:val="ListParagraph"/>
        <w:numPr>
          <w:ilvl w:val="3"/>
          <w:numId w:val="17"/>
        </w:numPr>
        <w:ind w:left="4320"/>
        <w:rPr>
          <w:ins w:id="1047" w:author="Daniel Mongrain" w:date="2026-06-04T16:00:00Z"/>
        </w:rPr>
        <w:pPrChange w:id="1048" w:author="Daniel Mongrain" w:date="2026-06-04T16:01:00Z">
          <w:pPr>
            <w:pStyle w:val="ListParagraph"/>
            <w:numPr>
              <w:ilvl w:val="1"/>
            </w:numPr>
            <w:ind w:left="1440"/>
          </w:pPr>
        </w:pPrChange>
      </w:pPr>
      <w:ins w:id="1049" w:author="Daniel Mongrain" w:date="2026-06-04T16:00:00Z">
        <w:r>
          <w:t>There MUST be as many Location Data Components as there are locations in the INVITE</w:t>
        </w:r>
      </w:ins>
    </w:p>
    <w:p w14:paraId="07274663" w14:textId="77777777" w:rsidR="00D73EF6" w:rsidRDefault="00D73EF6">
      <w:pPr>
        <w:pStyle w:val="ListParagraph"/>
        <w:numPr>
          <w:ilvl w:val="3"/>
          <w:numId w:val="17"/>
        </w:numPr>
        <w:ind w:left="4320"/>
        <w:rPr>
          <w:ins w:id="1050" w:author="Daniel Mongrain" w:date="2026-06-04T16:00:00Z"/>
        </w:rPr>
        <w:pPrChange w:id="1051" w:author="Daniel Mongrain" w:date="2026-06-04T16:01:00Z">
          <w:pPr>
            <w:pStyle w:val="ListParagraph"/>
            <w:numPr>
              <w:ilvl w:val="1"/>
            </w:numPr>
            <w:ind w:left="1440"/>
          </w:pPr>
        </w:pPrChange>
      </w:pPr>
      <w:ins w:id="1052" w:author="Daniel Mongrain" w:date="2026-06-04T16:00:00Z">
        <w:r>
          <w:t>locationTypeDescriptionRegistryText MUST be “Caller”</w:t>
        </w:r>
      </w:ins>
    </w:p>
    <w:p w14:paraId="08C3FABE" w14:textId="77777777" w:rsidR="00D73EF6" w:rsidRDefault="00D73EF6">
      <w:pPr>
        <w:pStyle w:val="ListParagraph"/>
        <w:numPr>
          <w:ilvl w:val="2"/>
          <w:numId w:val="17"/>
        </w:numPr>
        <w:ind w:left="3600"/>
        <w:rPr>
          <w:ins w:id="1053" w:author="Daniel Mongrain" w:date="2026-06-04T16:00:00Z"/>
        </w:rPr>
        <w:pPrChange w:id="1054" w:author="Daniel Mongrain" w:date="2026-06-04T16:01:00Z">
          <w:pPr>
            <w:pStyle w:val="ListParagraph"/>
            <w:numPr>
              <w:ilvl w:val="1"/>
            </w:numPr>
            <w:ind w:left="1440"/>
          </w:pPr>
        </w:pPrChange>
      </w:pPr>
      <w:ins w:id="1055" w:author="Daniel Mongrain" w:date="2026-06-04T16:00:00Z">
        <w:r>
          <w:t>Additional Data Components:</w:t>
        </w:r>
      </w:ins>
    </w:p>
    <w:p w14:paraId="6176F608" w14:textId="77777777" w:rsidR="00D73EF6" w:rsidRDefault="00D73EF6">
      <w:pPr>
        <w:pStyle w:val="ListParagraph"/>
        <w:numPr>
          <w:ilvl w:val="3"/>
          <w:numId w:val="17"/>
        </w:numPr>
        <w:ind w:left="4320"/>
        <w:rPr>
          <w:ins w:id="1056" w:author="Daniel Mongrain" w:date="2026-06-04T16:00:00Z"/>
        </w:rPr>
        <w:pPrChange w:id="1057" w:author="Daniel Mongrain" w:date="2026-06-04T16:01:00Z">
          <w:pPr>
            <w:pStyle w:val="ListParagraph"/>
            <w:numPr>
              <w:ilvl w:val="1"/>
            </w:numPr>
            <w:ind w:left="1440"/>
          </w:pPr>
        </w:pPrChange>
      </w:pPr>
      <w:ins w:id="1058" w:author="Daniel Mongrain" w:date="2026-06-04T16:00:00Z">
        <w:r>
          <w:t xml:space="preserve">There MUST be as many Additional Data Components as there are in the </w:t>
        </w:r>
      </w:ins>
      <w:ins w:id="1059" w:author="Daniel Mongrain" w:date="2026-06-08T13:51:00Z">
        <w:r>
          <w:t>MESSAGE</w:t>
        </w:r>
      </w:ins>
      <w:ins w:id="1060" w:author="Daniel Mongrain" w:date="2026-06-08T13:50:00Z">
        <w:r>
          <w:t>, includin</w:t>
        </w:r>
      </w:ins>
      <w:ins w:id="1061" w:author="Daniel Mongrain" w:date="2026-06-08T13:51:00Z">
        <w:r>
          <w:t>g the alarm and other data found in the MESSAGE body</w:t>
        </w:r>
      </w:ins>
    </w:p>
    <w:p w14:paraId="2BC974CA" w14:textId="77777777" w:rsidR="00D73EF6" w:rsidRDefault="00D73EF6">
      <w:pPr>
        <w:pStyle w:val="ListParagraph"/>
        <w:numPr>
          <w:ilvl w:val="2"/>
          <w:numId w:val="17"/>
        </w:numPr>
        <w:ind w:left="3600"/>
        <w:rPr>
          <w:ins w:id="1062" w:author="Daniel Mongrain" w:date="2026-06-04T16:00:00Z"/>
        </w:rPr>
        <w:pPrChange w:id="1063" w:author="Daniel Mongrain" w:date="2026-06-04T16:01:00Z">
          <w:pPr>
            <w:pStyle w:val="ListParagraph"/>
            <w:numPr>
              <w:ilvl w:val="1"/>
            </w:numPr>
            <w:ind w:left="1440"/>
          </w:pPr>
        </w:pPrChange>
      </w:pPr>
      <w:ins w:id="1064" w:author="Daniel Mongrain" w:date="2026-06-04T16:00:00Z">
        <w:r>
          <w:lastRenderedPageBreak/>
          <w:t>Callback Data Component:</w:t>
        </w:r>
      </w:ins>
    </w:p>
    <w:p w14:paraId="6A9221BA" w14:textId="77777777" w:rsidR="00D73EF6" w:rsidRDefault="00D73EF6">
      <w:pPr>
        <w:pStyle w:val="ListParagraph"/>
        <w:numPr>
          <w:ilvl w:val="3"/>
          <w:numId w:val="17"/>
        </w:numPr>
        <w:ind w:left="4320"/>
        <w:rPr>
          <w:ins w:id="1065" w:author="Daniel Mongrain" w:date="2026-06-04T16:00:00Z"/>
        </w:rPr>
        <w:pPrChange w:id="1066" w:author="Daniel Mongrain" w:date="2026-06-04T16:01:00Z">
          <w:pPr>
            <w:pStyle w:val="ListParagraph"/>
            <w:numPr>
              <w:ilvl w:val="1"/>
            </w:numPr>
            <w:ind w:left="1440"/>
          </w:pPr>
        </w:pPrChange>
      </w:pPr>
      <w:ins w:id="1067" w:author="Daniel Mongrain" w:date="2026-06-04T16:00:00Z">
        <w:r>
          <w:t>This is populated as follow:</w:t>
        </w:r>
      </w:ins>
    </w:p>
    <w:p w14:paraId="0324CD31" w14:textId="77777777" w:rsidR="00D73EF6" w:rsidRDefault="00D73EF6">
      <w:pPr>
        <w:pStyle w:val="ListParagraph"/>
        <w:numPr>
          <w:ilvl w:val="3"/>
          <w:numId w:val="17"/>
        </w:numPr>
        <w:ind w:left="4320"/>
        <w:rPr>
          <w:ins w:id="1068" w:author="Daniel Mongrain" w:date="2026-06-04T16:00:00Z"/>
        </w:rPr>
        <w:pPrChange w:id="1069" w:author="Daniel Mongrain" w:date="2026-06-04T16:01:00Z">
          <w:pPr>
            <w:pStyle w:val="ListParagraph"/>
            <w:numPr>
              <w:ilvl w:val="1"/>
            </w:numPr>
            <w:ind w:left="1440"/>
          </w:pPr>
        </w:pPrChange>
      </w:pPr>
      <w:ins w:id="1070" w:author="Daniel Mongrain" w:date="2026-06-04T16:00:00Z">
        <w:r>
          <w:t>If one or more P-Asserted-Identify headers are found in the INVITE, then there MUST be one callBackInformationUri per header else</w:t>
        </w:r>
      </w:ins>
    </w:p>
    <w:p w14:paraId="35E08481" w14:textId="77777777" w:rsidR="00D73EF6" w:rsidRDefault="00D73EF6">
      <w:pPr>
        <w:pStyle w:val="ListParagraph"/>
        <w:numPr>
          <w:ilvl w:val="3"/>
          <w:numId w:val="17"/>
        </w:numPr>
        <w:ind w:left="4320"/>
        <w:rPr>
          <w:ins w:id="1071" w:author="Daniel Mongrain" w:date="2026-06-04T16:00:00Z"/>
        </w:rPr>
        <w:pPrChange w:id="1072" w:author="Daniel Mongrain" w:date="2026-06-04T16:01:00Z">
          <w:pPr>
            <w:pStyle w:val="ListParagraph"/>
            <w:numPr>
              <w:ilvl w:val="1"/>
            </w:numPr>
            <w:ind w:left="1440"/>
          </w:pPr>
        </w:pPrChange>
      </w:pPr>
      <w:ins w:id="1073" w:author="Daniel Mongrain" w:date="2026-06-04T16:00:00Z">
        <w:r>
          <w:t>MUST be only one callBackInformationUri containing the From header URI</w:t>
        </w:r>
      </w:ins>
    </w:p>
    <w:p w14:paraId="01480915" w14:textId="77777777" w:rsidR="00D73EF6" w:rsidRDefault="00D73EF6">
      <w:pPr>
        <w:pStyle w:val="ListParagraph"/>
        <w:numPr>
          <w:ilvl w:val="3"/>
          <w:numId w:val="17"/>
        </w:numPr>
        <w:ind w:left="4320"/>
        <w:rPr>
          <w:ins w:id="1074" w:author="Daniel Mongrain" w:date="2026-06-04T16:00:00Z"/>
        </w:rPr>
        <w:pPrChange w:id="1075" w:author="Daniel Mongrain" w:date="2026-06-04T16:01:00Z">
          <w:pPr>
            <w:pStyle w:val="ListParagraph"/>
            <w:numPr>
              <w:ilvl w:val="1"/>
            </w:numPr>
            <w:ind w:left="1440"/>
          </w:pPr>
        </w:pPrChange>
      </w:pPr>
      <w:ins w:id="1076" w:author="Daniel Mongrain" w:date="2026-06-04T16:00:00Z">
        <w:r>
          <w:t>deviceContactHeader MUST contain the Contact URI found in the INVITE</w:t>
        </w:r>
      </w:ins>
    </w:p>
    <w:p w14:paraId="4391284C" w14:textId="77777777" w:rsidR="00D73EF6" w:rsidRDefault="00D73EF6">
      <w:pPr>
        <w:pStyle w:val="ListParagraph"/>
        <w:numPr>
          <w:ilvl w:val="3"/>
          <w:numId w:val="17"/>
        </w:numPr>
        <w:ind w:left="4320"/>
        <w:rPr>
          <w:ins w:id="1077" w:author="Daniel Mongrain" w:date="2026-06-04T16:00:00Z"/>
        </w:rPr>
        <w:pPrChange w:id="1078" w:author="Daniel Mongrain" w:date="2026-06-04T16:01:00Z">
          <w:pPr>
            <w:pStyle w:val="ListParagraph"/>
            <w:numPr>
              <w:ilvl w:val="1"/>
            </w:numPr>
            <w:ind w:left="1440"/>
          </w:pPr>
        </w:pPrChange>
      </w:pPr>
      <w:ins w:id="1079" w:author="Daniel Mongrain" w:date="2026-06-04T16:00:00Z">
        <w:r>
          <w:t>“verstat” MUST contain the verstat parameter value, if provided</w:t>
        </w:r>
      </w:ins>
    </w:p>
    <w:p w14:paraId="32C3B1E5" w14:textId="77777777" w:rsidR="00D73EF6" w:rsidRDefault="00D73EF6">
      <w:pPr>
        <w:pStyle w:val="ListParagraph"/>
        <w:numPr>
          <w:ilvl w:val="3"/>
          <w:numId w:val="17"/>
        </w:numPr>
        <w:ind w:left="4320"/>
        <w:rPr>
          <w:ins w:id="1080" w:author="Daniel Mongrain" w:date="2026-06-04T16:00:00Z"/>
        </w:rPr>
        <w:pPrChange w:id="1081" w:author="Daniel Mongrain" w:date="2026-06-04T16:01:00Z">
          <w:pPr>
            <w:pStyle w:val="ListParagraph"/>
            <w:numPr>
              <w:ilvl w:val="1"/>
            </w:numPr>
            <w:ind w:left="1440"/>
          </w:pPr>
        </w:pPrChange>
      </w:pPr>
      <w:ins w:id="1082" w:author="Daniel Mongrain" w:date="2026-06-04T16:00:00Z">
        <w:r>
          <w:t>sipIdentities array MUST contain the contents of all of the Identity headers found in the INVITE, if present</w:t>
        </w:r>
      </w:ins>
    </w:p>
    <w:p w14:paraId="188C6BAC" w14:textId="77777777" w:rsidR="00D73EF6" w:rsidRDefault="00D73EF6">
      <w:pPr>
        <w:pStyle w:val="ListParagraph"/>
        <w:numPr>
          <w:ilvl w:val="2"/>
          <w:numId w:val="17"/>
        </w:numPr>
        <w:ind w:left="3600"/>
        <w:rPr>
          <w:ins w:id="1083" w:author="Daniel Mongrain" w:date="2026-06-04T16:00:00Z"/>
        </w:rPr>
        <w:pPrChange w:id="1084" w:author="Daniel Mongrain" w:date="2026-06-04T16:01:00Z">
          <w:pPr>
            <w:pStyle w:val="ListParagraph"/>
            <w:numPr>
              <w:ilvl w:val="1"/>
            </w:numPr>
            <w:ind w:left="1440"/>
          </w:pPr>
        </w:pPrChange>
      </w:pPr>
      <w:ins w:id="1085" w:author="Daniel Mongrain" w:date="2026-06-04T16:00:00Z">
        <w:r>
          <w:t>Call Data Component:</w:t>
        </w:r>
      </w:ins>
    </w:p>
    <w:p w14:paraId="5E0B51EA" w14:textId="77777777" w:rsidR="00D73EF6" w:rsidRDefault="00D73EF6">
      <w:pPr>
        <w:pStyle w:val="ListParagraph"/>
        <w:numPr>
          <w:ilvl w:val="3"/>
          <w:numId w:val="17"/>
        </w:numPr>
        <w:ind w:left="4320"/>
        <w:rPr>
          <w:ins w:id="1086" w:author="Daniel Mongrain" w:date="2026-06-04T16:00:00Z"/>
        </w:rPr>
        <w:pPrChange w:id="1087" w:author="Daniel Mongrain" w:date="2026-06-04T16:02:00Z">
          <w:pPr>
            <w:pStyle w:val="ListParagraph"/>
            <w:numPr>
              <w:ilvl w:val="1"/>
            </w:numPr>
            <w:ind w:left="1440"/>
          </w:pPr>
        </w:pPrChange>
      </w:pPr>
      <w:ins w:id="1088" w:author="Daniel Mongrain" w:date="2026-06-04T16:00:00Z">
        <w:r>
          <w:t>Contains the details of the received INVITE:</w:t>
        </w:r>
      </w:ins>
    </w:p>
    <w:p w14:paraId="73527331" w14:textId="77777777" w:rsidR="00D73EF6" w:rsidRDefault="00D73EF6">
      <w:pPr>
        <w:pStyle w:val="ListParagraph"/>
        <w:numPr>
          <w:ilvl w:val="4"/>
          <w:numId w:val="17"/>
        </w:numPr>
        <w:ind w:left="5040"/>
        <w:rPr>
          <w:ins w:id="1089" w:author="Daniel Mongrain" w:date="2026-06-04T16:00:00Z"/>
        </w:rPr>
        <w:pPrChange w:id="1090" w:author="Daniel Mongrain" w:date="2026-06-04T16:02:00Z">
          <w:pPr>
            <w:pStyle w:val="ListParagraph"/>
            <w:numPr>
              <w:ilvl w:val="1"/>
            </w:numPr>
            <w:ind w:left="1440"/>
          </w:pPr>
        </w:pPrChange>
      </w:pPr>
      <w:ins w:id="1091" w:author="Daniel Mongrain" w:date="2026-06-04T16:00:00Z">
        <w:r>
          <w:t>Identifier of this Data Component MUST be the Call Identifier assigned to the call</w:t>
        </w:r>
      </w:ins>
    </w:p>
    <w:p w14:paraId="3D1A224D" w14:textId="77777777" w:rsidR="00D73EF6" w:rsidRDefault="00D73EF6">
      <w:pPr>
        <w:pStyle w:val="ListParagraph"/>
        <w:numPr>
          <w:ilvl w:val="4"/>
          <w:numId w:val="17"/>
        </w:numPr>
        <w:ind w:left="5040"/>
        <w:rPr>
          <w:ins w:id="1092" w:author="Daniel Mongrain" w:date="2026-06-04T16:00:00Z"/>
        </w:rPr>
        <w:pPrChange w:id="1093" w:author="Daniel Mongrain" w:date="2026-06-04T16:02:00Z">
          <w:pPr>
            <w:pStyle w:val="ListParagraph"/>
            <w:numPr>
              <w:ilvl w:val="1"/>
            </w:numPr>
            <w:ind w:left="1440"/>
          </w:pPr>
        </w:pPrChange>
      </w:pPr>
      <w:ins w:id="1094" w:author="Daniel Mongrain" w:date="2026-06-04T16:00:00Z">
        <w:r>
          <w:t>“standardPrimaryCallType” MUST be set to an appropriate value found in the IANA Emergency “LogEvent CallTypes” registry</w:t>
        </w:r>
      </w:ins>
    </w:p>
    <w:p w14:paraId="2EA2B56C" w14:textId="77777777" w:rsidR="00D73EF6" w:rsidRDefault="00D73EF6">
      <w:pPr>
        <w:pStyle w:val="ListParagraph"/>
        <w:numPr>
          <w:ilvl w:val="5"/>
          <w:numId w:val="17"/>
        </w:numPr>
        <w:ind w:left="5760"/>
        <w:rPr>
          <w:ins w:id="1095" w:author="Daniel Mongrain" w:date="2026-06-04T16:00:00Z"/>
        </w:rPr>
        <w:pPrChange w:id="1096" w:author="Daniel Mongrain" w:date="2026-06-04T16:03:00Z">
          <w:pPr>
            <w:pStyle w:val="ListParagraph"/>
            <w:numPr>
              <w:ilvl w:val="1"/>
            </w:numPr>
            <w:ind w:left="1440"/>
          </w:pPr>
        </w:pPrChange>
      </w:pPr>
      <w:ins w:id="1097" w:author="Daniel Mongrain" w:date="2026-06-04T16:00:00Z">
        <w:r>
          <w:t>For an emergency call (such as when the Request URI of the INVITE is a Service URN) value MUST be “emergency”</w:t>
        </w:r>
      </w:ins>
    </w:p>
    <w:p w14:paraId="3316B4B8" w14:textId="77777777" w:rsidR="00D73EF6" w:rsidRDefault="00D73EF6">
      <w:pPr>
        <w:pStyle w:val="ListParagraph"/>
        <w:numPr>
          <w:ilvl w:val="4"/>
          <w:numId w:val="17"/>
        </w:numPr>
        <w:ind w:left="5040"/>
        <w:rPr>
          <w:ins w:id="1098" w:author="Daniel Mongrain" w:date="2026-06-04T16:00:00Z"/>
        </w:rPr>
        <w:pPrChange w:id="1099" w:author="Daniel Mongrain" w:date="2026-06-04T16:02:00Z">
          <w:pPr>
            <w:pStyle w:val="ListParagraph"/>
            <w:numPr>
              <w:ilvl w:val="1"/>
            </w:numPr>
            <w:ind w:left="1440"/>
          </w:pPr>
        </w:pPrChange>
      </w:pPr>
      <w:ins w:id="1100" w:author="Daniel Mongrain" w:date="2026-06-04T16:00:00Z">
        <w:r>
          <w:t>“queueIdentifier” MUST be the SIP URI on which the call was received</w:t>
        </w:r>
      </w:ins>
    </w:p>
    <w:p w14:paraId="091FD170" w14:textId="77777777" w:rsidR="00D73EF6" w:rsidRDefault="00D73EF6">
      <w:pPr>
        <w:pStyle w:val="ListParagraph"/>
        <w:numPr>
          <w:ilvl w:val="4"/>
          <w:numId w:val="17"/>
        </w:numPr>
        <w:ind w:left="5040"/>
        <w:rPr>
          <w:ins w:id="1101" w:author="Daniel Mongrain" w:date="2026-06-04T16:00:00Z"/>
        </w:rPr>
        <w:pPrChange w:id="1102" w:author="Daniel Mongrain" w:date="2026-06-04T16:02:00Z">
          <w:pPr>
            <w:pStyle w:val="ListParagraph"/>
            <w:numPr>
              <w:ilvl w:val="1"/>
            </w:numPr>
            <w:ind w:left="1440"/>
          </w:pPr>
        </w:pPrChange>
      </w:pPr>
      <w:ins w:id="1103" w:author="Daniel Mongrain" w:date="2026-06-04T16:00:00Z">
        <w:r>
          <w:t xml:space="preserve">“direction” MUST be set to “incoming” </w:t>
        </w:r>
      </w:ins>
    </w:p>
    <w:p w14:paraId="24B259F4" w14:textId="77777777" w:rsidR="00D73EF6" w:rsidRDefault="00D73EF6">
      <w:pPr>
        <w:pStyle w:val="ListParagraph"/>
        <w:numPr>
          <w:ilvl w:val="4"/>
          <w:numId w:val="17"/>
        </w:numPr>
        <w:ind w:left="5040"/>
        <w:rPr>
          <w:ins w:id="1104" w:author="Daniel Mongrain" w:date="2026-06-04T16:00:00Z"/>
        </w:rPr>
        <w:pPrChange w:id="1105" w:author="Daniel Mongrain" w:date="2026-06-04T16:02:00Z">
          <w:pPr>
            <w:pStyle w:val="ListParagraph"/>
            <w:numPr>
              <w:ilvl w:val="1"/>
            </w:numPr>
            <w:ind w:left="1440"/>
          </w:pPr>
        </w:pPrChange>
      </w:pPr>
      <w:ins w:id="1106" w:author="Daniel Mongrain" w:date="2026-06-04T16:00:00Z">
        <w:r>
          <w:t xml:space="preserve">“callStartTimestamp” MUST contain the time the </w:t>
        </w:r>
      </w:ins>
      <w:ins w:id="1107" w:author="Daniel Mongrain" w:date="2026-06-04T16:03:00Z">
        <w:r>
          <w:t>MESSAGE</w:t>
        </w:r>
      </w:ins>
      <w:ins w:id="1108" w:author="Daniel Mongrain" w:date="2026-06-04T16:00:00Z">
        <w:r>
          <w:t xml:space="preserve"> was received</w:t>
        </w:r>
      </w:ins>
    </w:p>
    <w:p w14:paraId="6931BC2E" w14:textId="77777777" w:rsidR="00D73EF6" w:rsidRDefault="00D73EF6">
      <w:pPr>
        <w:pStyle w:val="ListParagraph"/>
        <w:numPr>
          <w:ilvl w:val="4"/>
          <w:numId w:val="17"/>
        </w:numPr>
        <w:ind w:left="5040"/>
        <w:rPr>
          <w:ins w:id="1109" w:author="Daniel Mongrain" w:date="2026-06-04T16:00:00Z"/>
        </w:rPr>
        <w:pPrChange w:id="1110" w:author="Daniel Mongrain" w:date="2026-06-04T16:04:00Z">
          <w:pPr>
            <w:pStyle w:val="ListParagraph"/>
            <w:numPr>
              <w:ilvl w:val="1"/>
            </w:numPr>
            <w:ind w:left="1440"/>
          </w:pPr>
        </w:pPrChange>
      </w:pPr>
      <w:ins w:id="1111" w:author="Daniel Mongrain" w:date="2026-06-04T16:00:00Z">
        <w:r>
          <w:t>“callStateRegistryText” MUST contain “callBegin”</w:t>
        </w:r>
      </w:ins>
    </w:p>
    <w:p w14:paraId="340D290C" w14:textId="77777777" w:rsidR="00D73EF6" w:rsidRDefault="00D73EF6">
      <w:pPr>
        <w:pStyle w:val="ListParagraph"/>
        <w:numPr>
          <w:ilvl w:val="4"/>
          <w:numId w:val="17"/>
        </w:numPr>
        <w:ind w:left="5040"/>
        <w:rPr>
          <w:ins w:id="1112" w:author="Daniel Mongrain" w:date="2026-06-04T16:00:00Z"/>
        </w:rPr>
        <w:pPrChange w:id="1113" w:author="Daniel Mongrain" w:date="2026-06-04T16:02:00Z">
          <w:pPr>
            <w:pStyle w:val="ListParagraph"/>
            <w:numPr>
              <w:ilvl w:val="1"/>
            </w:numPr>
            <w:ind w:left="1440"/>
          </w:pPr>
        </w:pPrChange>
      </w:pPr>
      <w:ins w:id="1114" w:author="Daniel Mongrain" w:date="2026-06-04T16:00:00Z">
        <w:r>
          <w:t>“callBackReference” MUST link to the Callback Data Component instance in the EIDO</w:t>
        </w:r>
      </w:ins>
    </w:p>
    <w:p w14:paraId="77EC8041" w14:textId="77777777" w:rsidR="00D73EF6" w:rsidRDefault="00D73EF6">
      <w:pPr>
        <w:pStyle w:val="ListParagraph"/>
        <w:numPr>
          <w:ilvl w:val="4"/>
          <w:numId w:val="17"/>
        </w:numPr>
        <w:ind w:left="5040"/>
        <w:rPr>
          <w:ins w:id="1115" w:author="Daniel Mongrain" w:date="2026-06-04T16:00:00Z"/>
        </w:rPr>
        <w:pPrChange w:id="1116" w:author="Daniel Mongrain" w:date="2026-06-04T16:02:00Z">
          <w:pPr>
            <w:pStyle w:val="ListParagraph"/>
            <w:numPr>
              <w:ilvl w:val="1"/>
            </w:numPr>
            <w:ind w:left="1440"/>
          </w:pPr>
        </w:pPrChange>
      </w:pPr>
      <w:ins w:id="1117" w:author="Daniel Mongrain" w:date="2026-06-04T16:00:00Z">
        <w:r>
          <w:t>“locationReference” array MUST contain links to Location Data Component instances found in the EIDO applicable to the call</w:t>
        </w:r>
      </w:ins>
    </w:p>
    <w:p w14:paraId="47014815" w14:textId="77777777" w:rsidR="00D73EF6" w:rsidRDefault="00D73EF6">
      <w:pPr>
        <w:pStyle w:val="ListParagraph"/>
        <w:numPr>
          <w:ilvl w:val="4"/>
          <w:numId w:val="17"/>
        </w:numPr>
        <w:ind w:left="5040"/>
        <w:pPrChange w:id="1118" w:author="Daniel Mongrain" w:date="2026-06-04T16:05:00Z">
          <w:pPr>
            <w:pStyle w:val="ListParagraph"/>
            <w:numPr>
              <w:ilvl w:val="1"/>
            </w:numPr>
            <w:ind w:left="1440"/>
          </w:pPr>
        </w:pPrChange>
      </w:pPr>
      <w:ins w:id="1119" w:author="Daniel Mongrain" w:date="2026-06-04T16:00:00Z">
        <w:r>
          <w:t>“additionalDataReference” array MUST contain links to Additional Data Component instances found in the EIDO applicable to the call</w:t>
        </w:r>
      </w:ins>
      <w:del w:id="1120" w:author="Daniel Mongrain" w:date="2026-06-04T15:59:00Z">
        <w:r w:rsidDel="00147898">
          <w:delText xml:space="preserve"> alerting of Agents</w:delText>
        </w:r>
      </w:del>
      <w:r>
        <w:t>.</w:t>
      </w:r>
    </w:p>
    <w:p w14:paraId="17371AE2" w14:textId="77777777" w:rsidR="00D73EF6" w:rsidDel="00147898" w:rsidRDefault="00D73EF6" w:rsidP="00D73EF6">
      <w:pPr>
        <w:pStyle w:val="ListParagraph"/>
        <w:ind w:left="2160"/>
        <w:rPr>
          <w:del w:id="1121" w:author="Daniel Mongrain" w:date="2026-06-04T15:59:00Z"/>
        </w:rPr>
      </w:pPr>
      <w:del w:id="1122" w:author="Daniel Mongrain" w:date="2026-06-04T15:59:00Z">
        <w:r w:rsidDel="00147898">
          <w:delText>Else</w:delText>
        </w:r>
      </w:del>
      <w:del w:id="1123" w:author="Daniel Mongrain" w:date="2026-06-04T15:58:00Z">
        <w:r w:rsidDel="00147898">
          <w:delText xml:space="preserve"> return an appropriate final response</w:delText>
        </w:r>
      </w:del>
      <w:del w:id="1124" w:author="Daniel Mongrain" w:date="2026-06-04T15:59:00Z">
        <w:r w:rsidDel="00147898">
          <w:delText>.</w:delText>
        </w:r>
      </w:del>
    </w:p>
    <w:p w14:paraId="380F0DFE" w14:textId="77777777" w:rsidR="00D73EF6" w:rsidRDefault="00D73EF6" w:rsidP="00D73EF6">
      <w:pPr>
        <w:pStyle w:val="BodyText"/>
      </w:pPr>
      <w:r>
        <w:t>How a Non-interactive call is “transferred” to another Agency will be the subject of future work.</w:t>
      </w:r>
    </w:p>
    <w:p w14:paraId="3498A476" w14:textId="77777777" w:rsidR="00D73EF6" w:rsidDel="00A34050" w:rsidRDefault="00D73EF6" w:rsidP="00D73EF6">
      <w:pPr>
        <w:pStyle w:val="Heading4"/>
        <w:rPr>
          <w:del w:id="1125" w:author="Daniel Mongrain" w:date="2026-06-04T16:05:00Z"/>
        </w:rPr>
      </w:pPr>
      <w:del w:id="1126" w:author="Daniel Mongrain" w:date="2026-06-04T16:05:00Z">
        <w:r w:rsidRPr="00E06A13" w:rsidDel="004104D7">
          <w:delText>Incoming Non-Interactive Calls</w:delText>
        </w:r>
      </w:del>
    </w:p>
    <w:p w14:paraId="5EEA1EE1" w14:textId="77777777" w:rsidR="00D73EF6" w:rsidRDefault="00D73EF6" w:rsidP="00D73EF6">
      <w:pPr>
        <w:pStyle w:val="Heading4"/>
        <w:rPr>
          <w:ins w:id="1127" w:author="Daniel Mongrain" w:date="2026-06-08T22:16:00Z"/>
        </w:rPr>
      </w:pPr>
      <w:ins w:id="1128" w:author="Daniel Mongrain" w:date="2026-06-08T22:14:00Z">
        <w:r>
          <w:t>Outbound Calls</w:t>
        </w:r>
      </w:ins>
    </w:p>
    <w:p w14:paraId="56AF79AD" w14:textId="77777777" w:rsidR="00D73EF6" w:rsidRPr="00A34050" w:rsidRDefault="00D73EF6">
      <w:pPr>
        <w:pStyle w:val="Heading5"/>
        <w:rPr>
          <w:ins w:id="1129" w:author="Daniel Mongrain" w:date="2026-06-08T22:13:00Z"/>
        </w:rPr>
        <w:pPrChange w:id="1130" w:author="Daniel Mongrain" w:date="2026-06-08T22:16:00Z">
          <w:pPr>
            <w:pStyle w:val="Heading4"/>
          </w:pPr>
        </w:pPrChange>
      </w:pPr>
      <w:ins w:id="1131" w:author="Daniel Mongrain" w:date="2026-06-08T22:16:00Z">
        <w:r>
          <w:t>Placing an Outbound Call</w:t>
        </w:r>
      </w:ins>
    </w:p>
    <w:p w14:paraId="24DBB6D1" w14:textId="77777777" w:rsidR="00D73EF6" w:rsidDel="004104D7" w:rsidRDefault="00D73EF6">
      <w:pPr>
        <w:pStyle w:val="Heading6"/>
        <w:rPr>
          <w:del w:id="1132" w:author="Daniel Mongrain" w:date="2026-06-04T16:05:00Z"/>
        </w:rPr>
        <w:pPrChange w:id="1133" w:author="Daniel Mongrain" w:date="2026-06-08T22:17:00Z">
          <w:pPr>
            <w:pStyle w:val="BodyText"/>
          </w:pPr>
        </w:pPrChange>
      </w:pPr>
      <w:del w:id="1134" w:author="Daniel Mongrain" w:date="2026-06-04T16:05:00Z">
        <w:r w:rsidDel="004104D7">
          <w:delText>The CHFE MUST be able to process Non-Interactive Calls, also called data-only Emergency Calls, as specified in the Non-interactive calls section of NENA</w:delText>
        </w:r>
        <w:r w:rsidDel="004104D7">
          <w:noBreakHyphen/>
          <w:delText>STA</w:delText>
        </w:r>
        <w:r w:rsidDel="004104D7">
          <w:noBreakHyphen/>
          <w:delText xml:space="preserve">010 </w:delText>
        </w:r>
        <w:r w:rsidDel="004104D7">
          <w:rPr>
            <w:b w:val="0"/>
          </w:rPr>
          <w:fldChar w:fldCharType="begin"/>
        </w:r>
        <w:r w:rsidDel="004104D7">
          <w:delInstrText xml:space="preserve"> REF _Ref200179524 \n \h  \* MERGEFORMAT </w:delInstrText>
        </w:r>
        <w:r w:rsidDel="004104D7">
          <w:rPr>
            <w:b w:val="0"/>
          </w:rPr>
        </w:r>
        <w:r w:rsidDel="004104D7">
          <w:rPr>
            <w:b w:val="0"/>
          </w:rPr>
          <w:fldChar w:fldCharType="separate"/>
        </w:r>
        <w:r w:rsidDel="004104D7">
          <w:rPr>
            <w:b w:val="0"/>
          </w:rPr>
          <w:fldChar w:fldCharType="begin"/>
        </w:r>
        <w:r w:rsidDel="004104D7">
          <w:delInstrText xml:space="preserve"> REF _Ref129852940 \r \h </w:delInstrText>
        </w:r>
        <w:r w:rsidDel="004104D7">
          <w:rPr>
            <w:b w:val="0"/>
          </w:rPr>
        </w:r>
        <w:r w:rsidDel="004104D7">
          <w:rPr>
            <w:b w:val="0"/>
          </w:rPr>
          <w:fldChar w:fldCharType="separate"/>
        </w:r>
        <w:r w:rsidDel="004104D7">
          <w:delText>[7]</w:delText>
        </w:r>
        <w:r w:rsidDel="004104D7">
          <w:rPr>
            <w:b w:val="0"/>
          </w:rPr>
          <w:fldChar w:fldCharType="end"/>
        </w:r>
        <w:r w:rsidDel="004104D7">
          <w:rPr>
            <w:b w:val="0"/>
          </w:rPr>
          <w:fldChar w:fldCharType="end"/>
        </w:r>
        <w:r w:rsidDel="004104D7">
          <w:rPr>
            <w:b w:val="0"/>
          </w:rPr>
          <w:fldChar w:fldCharType="begin"/>
        </w:r>
        <w:r w:rsidDel="004104D7">
          <w:delInstrText xml:space="preserve"> REF _Ref200179524 \r \h  \* MERGEFORMAT </w:delInstrText>
        </w:r>
        <w:r w:rsidDel="004104D7">
          <w:rPr>
            <w:b w:val="0"/>
          </w:rPr>
        </w:r>
        <w:r w:rsidDel="004104D7">
          <w:rPr>
            <w:b w:val="0"/>
          </w:rPr>
          <w:fldChar w:fldCharType="end"/>
        </w:r>
        <w:r w:rsidDel="004104D7">
          <w:delText xml:space="preserve">. </w:delText>
        </w:r>
      </w:del>
    </w:p>
    <w:p w14:paraId="1C014905" w14:textId="77777777" w:rsidR="00D73EF6" w:rsidDel="004104D7" w:rsidRDefault="00D73EF6">
      <w:pPr>
        <w:pStyle w:val="Heading6"/>
        <w:rPr>
          <w:del w:id="1135" w:author="Daniel Mongrain" w:date="2026-06-04T16:05:00Z"/>
        </w:rPr>
        <w:pPrChange w:id="1136" w:author="Daniel Mongrain" w:date="2026-06-08T22:17:00Z">
          <w:pPr>
            <w:pStyle w:val="BodyText"/>
          </w:pPr>
        </w:pPrChange>
      </w:pPr>
      <w:del w:id="1137" w:author="Daniel Mongrain" w:date="2026-06-04T16:05:00Z">
        <w:r w:rsidDel="004104D7">
          <w:lastRenderedPageBreak/>
          <w:delText>Upon reception of a MESSAGE</w:delText>
        </w:r>
        <w:r w:rsidDel="004104D7">
          <w:rPr>
            <w:sz w:val="26"/>
            <w:szCs w:val="26"/>
            <w:vertAlign w:val="superscript"/>
          </w:rPr>
          <w:footnoteReference w:id="15"/>
        </w:r>
        <w:r w:rsidDel="004104D7">
          <w:delText>, the CHFE MUST do the following:</w:delText>
        </w:r>
      </w:del>
    </w:p>
    <w:p w14:paraId="785AF72A" w14:textId="77777777" w:rsidR="00D73EF6" w:rsidDel="004104D7" w:rsidRDefault="00D73EF6">
      <w:pPr>
        <w:pStyle w:val="Heading6"/>
        <w:rPr>
          <w:del w:id="1140" w:author="Daniel Mongrain" w:date="2026-06-04T16:05:00Z"/>
        </w:rPr>
        <w:pPrChange w:id="1141" w:author="Daniel Mongrain" w:date="2026-06-08T22:17:00Z">
          <w:pPr>
            <w:pStyle w:val="ListParagraph"/>
          </w:pPr>
        </w:pPrChange>
      </w:pPr>
      <w:del w:id="1142" w:author="Daniel Mongrain" w:date="2026-06-04T16:05:00Z">
        <w:r w:rsidDel="004104D7">
          <w:delText>Log a CallStartLogEvent. The standardPrimaryCallType, “to”, and “from” elements MUST be populated.</w:delText>
        </w:r>
      </w:del>
    </w:p>
    <w:p w14:paraId="54C908DB" w14:textId="77777777" w:rsidR="00D73EF6" w:rsidDel="004104D7" w:rsidRDefault="00D73EF6">
      <w:pPr>
        <w:pStyle w:val="Heading6"/>
        <w:rPr>
          <w:del w:id="1143" w:author="Daniel Mongrain" w:date="2026-06-04T16:05:00Z"/>
        </w:rPr>
        <w:pPrChange w:id="1144" w:author="Daniel Mongrain" w:date="2026-06-08T22:17:00Z">
          <w:pPr>
            <w:pStyle w:val="ListParagraph"/>
          </w:pPr>
        </w:pPrChange>
      </w:pPr>
      <w:del w:id="1145" w:author="Daniel Mongrain" w:date="2026-06-04T15:55:00Z">
        <w:r w:rsidDel="00147898">
          <w:delText xml:space="preserve">Log </w:delText>
        </w:r>
      </w:del>
      <w:del w:id="1146" w:author="Daniel Mongrain" w:date="2026-06-04T16:05:00Z">
        <w:r w:rsidDel="004104D7">
          <w:delText>a CallEndLogEvent.</w:delText>
        </w:r>
      </w:del>
    </w:p>
    <w:p w14:paraId="3F65AA7A" w14:textId="77777777" w:rsidR="00D73EF6" w:rsidDel="004104D7" w:rsidRDefault="00D73EF6">
      <w:pPr>
        <w:pStyle w:val="Heading6"/>
        <w:rPr>
          <w:del w:id="1147" w:author="Daniel Mongrain" w:date="2026-06-04T16:05:00Z"/>
        </w:rPr>
        <w:pPrChange w:id="1148" w:author="Daniel Mongrain" w:date="2026-06-08T22:17:00Z">
          <w:pPr>
            <w:pStyle w:val="ListParagraph"/>
          </w:pPr>
        </w:pPrChange>
      </w:pPr>
      <w:del w:id="1149" w:author="Daniel Mongrain" w:date="2026-06-04T16:05:00Z">
        <w:r w:rsidDel="004104D7">
          <w:delText>If the MESSAGE request is accepted:</w:delText>
        </w:r>
      </w:del>
    </w:p>
    <w:p w14:paraId="3A49D9E5" w14:textId="77777777" w:rsidR="00D73EF6" w:rsidDel="004104D7" w:rsidRDefault="00D73EF6">
      <w:pPr>
        <w:pStyle w:val="Heading6"/>
        <w:rPr>
          <w:del w:id="1150" w:author="Daniel Mongrain" w:date="2026-06-04T16:05:00Z"/>
        </w:rPr>
        <w:pPrChange w:id="1151" w:author="Daniel Mongrain" w:date="2026-06-08T22:17:00Z">
          <w:pPr>
            <w:pStyle w:val="ListParagraph"/>
            <w:numPr>
              <w:ilvl w:val="1"/>
            </w:numPr>
            <w:ind w:left="1440"/>
          </w:pPr>
        </w:pPrChange>
      </w:pPr>
      <w:del w:id="1152" w:author="Daniel Mongrain" w:date="2026-06-04T16:05:00Z">
        <w:r w:rsidDel="004104D7">
          <w:delText>Return a 200 OK regardless of Agent availability.</w:delText>
        </w:r>
      </w:del>
    </w:p>
    <w:p w14:paraId="3E38FC49" w14:textId="77777777" w:rsidR="00D73EF6" w:rsidDel="00147898" w:rsidRDefault="00D73EF6">
      <w:pPr>
        <w:pStyle w:val="Heading6"/>
        <w:rPr>
          <w:del w:id="1153" w:author="Daniel Mongrain" w:date="2026-06-04T15:56:00Z"/>
        </w:rPr>
        <w:pPrChange w:id="1154" w:author="Daniel Mongrain" w:date="2026-06-08T22:17:00Z">
          <w:pPr>
            <w:pStyle w:val="ListParagraph"/>
            <w:numPr>
              <w:ilvl w:val="1"/>
            </w:numPr>
            <w:ind w:left="1440"/>
          </w:pPr>
        </w:pPrChange>
      </w:pPr>
      <w:del w:id="1155" w:author="Daniel Mongrain" w:date="2026-06-04T15:56:00Z">
        <w:r w:rsidDel="00147898">
          <w:delText xml:space="preserve">Notify authorized EIDO Subscribers of the reception of the new non-interactive call. </w:delText>
        </w:r>
      </w:del>
    </w:p>
    <w:p w14:paraId="2B334B0C" w14:textId="77777777" w:rsidR="00D73EF6" w:rsidDel="00147898" w:rsidRDefault="00D73EF6">
      <w:pPr>
        <w:pStyle w:val="Heading6"/>
        <w:rPr>
          <w:del w:id="1156" w:author="Daniel Mongrain" w:date="2026-06-04T15:56:00Z"/>
        </w:rPr>
        <w:pPrChange w:id="1157" w:author="Daniel Mongrain" w:date="2026-06-08T22:17:00Z">
          <w:pPr>
            <w:pStyle w:val="ListParagraph"/>
            <w:numPr>
              <w:ilvl w:val="1"/>
            </w:numPr>
            <w:ind w:left="1440"/>
          </w:pPr>
        </w:pPrChange>
      </w:pPr>
      <w:del w:id="1158" w:author="Daniel Mongrain" w:date="2026-06-04T15:56:00Z">
        <w:r w:rsidDel="00147898">
          <w:delText>Log the EidoLogEvent.</w:delText>
        </w:r>
      </w:del>
    </w:p>
    <w:p w14:paraId="69D2CC9F" w14:textId="77777777" w:rsidR="00D73EF6" w:rsidDel="004104D7" w:rsidRDefault="00D73EF6">
      <w:pPr>
        <w:pStyle w:val="Heading6"/>
        <w:rPr>
          <w:del w:id="1159" w:author="Daniel Mongrain" w:date="2026-06-04T16:05:00Z"/>
        </w:rPr>
        <w:pPrChange w:id="1160" w:author="Daniel Mongrain" w:date="2026-06-08T22:17:00Z">
          <w:pPr>
            <w:pStyle w:val="ListParagraph"/>
            <w:numPr>
              <w:ilvl w:val="1"/>
            </w:numPr>
            <w:ind w:left="1440"/>
          </w:pPr>
        </w:pPrChange>
      </w:pPr>
      <w:del w:id="1161" w:author="Daniel Mongrain" w:date="2026-06-04T16:05:00Z">
        <w:r w:rsidDel="004104D7">
          <w:delText>Alert one or more Agents of non-interactive call reception.</w:delText>
        </w:r>
      </w:del>
    </w:p>
    <w:p w14:paraId="5700D19E" w14:textId="77777777" w:rsidR="00D73EF6" w:rsidDel="004104D7" w:rsidRDefault="00D73EF6">
      <w:pPr>
        <w:pStyle w:val="Heading6"/>
        <w:rPr>
          <w:del w:id="1162" w:author="Daniel Mongrain" w:date="2026-06-04T16:05:00Z"/>
        </w:rPr>
        <w:pPrChange w:id="1163" w:author="Daniel Mongrain" w:date="2026-06-08T22:17:00Z">
          <w:pPr>
            <w:pStyle w:val="ListParagraph"/>
            <w:numPr>
              <w:ilvl w:val="1"/>
            </w:numPr>
            <w:ind w:left="1440"/>
          </w:pPr>
        </w:pPrChange>
      </w:pPr>
      <w:del w:id="1164" w:author="Daniel Mongrain" w:date="2026-06-04T16:05:00Z">
        <w:r w:rsidDel="004104D7">
          <w:delText>Notify authorized EIDO Subscribers of the alerting of Agents.</w:delText>
        </w:r>
      </w:del>
    </w:p>
    <w:p w14:paraId="55767CC7" w14:textId="77777777" w:rsidR="00D73EF6" w:rsidDel="004104D7" w:rsidRDefault="00D73EF6">
      <w:pPr>
        <w:pStyle w:val="Heading6"/>
        <w:rPr>
          <w:del w:id="1165" w:author="Daniel Mongrain" w:date="2026-06-04T16:05:00Z"/>
        </w:rPr>
        <w:pPrChange w:id="1166" w:author="Daniel Mongrain" w:date="2026-06-08T22:17:00Z">
          <w:pPr>
            <w:pStyle w:val="ListParagraph"/>
          </w:pPr>
        </w:pPrChange>
      </w:pPr>
      <w:del w:id="1167" w:author="Daniel Mongrain" w:date="2026-06-04T16:05:00Z">
        <w:r w:rsidDel="004104D7">
          <w:delText>Else return an appropriate final response.</w:delText>
        </w:r>
      </w:del>
    </w:p>
    <w:p w14:paraId="3D9DCB17" w14:textId="77777777" w:rsidR="00D73EF6" w:rsidDel="004104D7" w:rsidRDefault="00D73EF6">
      <w:pPr>
        <w:pStyle w:val="Heading6"/>
        <w:rPr>
          <w:del w:id="1168" w:author="Daniel Mongrain" w:date="2026-06-04T16:05:00Z"/>
        </w:rPr>
        <w:pPrChange w:id="1169" w:author="Daniel Mongrain" w:date="2026-06-08T22:17:00Z">
          <w:pPr>
            <w:pStyle w:val="BodyText"/>
          </w:pPr>
        </w:pPrChange>
      </w:pPr>
      <w:del w:id="1170" w:author="Daniel Mongrain" w:date="2026-06-04T16:05:00Z">
        <w:r w:rsidDel="004104D7">
          <w:delText>How a Non-interactive call is “transferred” to another Agency will be the subject of future work.</w:delText>
        </w:r>
      </w:del>
    </w:p>
    <w:p w14:paraId="6985014D" w14:textId="77777777" w:rsidR="00D73EF6" w:rsidRPr="00E06A13" w:rsidRDefault="00D73EF6">
      <w:pPr>
        <w:pStyle w:val="Heading6"/>
        <w:pPrChange w:id="1171" w:author="Daniel Mongrain" w:date="2026-06-08T22:17:00Z">
          <w:pPr>
            <w:pStyle w:val="Heading4"/>
          </w:pPr>
        </w:pPrChange>
      </w:pPr>
      <w:bookmarkStart w:id="1172" w:name="_Toc221701654"/>
      <w:r w:rsidRPr="00E06A13">
        <w:t>Invoking Privacy</w:t>
      </w:r>
      <w:bookmarkEnd w:id="1172"/>
    </w:p>
    <w:p w14:paraId="2E8FDFE9" w14:textId="77777777" w:rsidR="00D73EF6" w:rsidRDefault="00D73EF6" w:rsidP="00D73EF6">
      <w:pPr>
        <w:pStyle w:val="BodyText"/>
      </w:pPr>
      <w:r>
        <w:t xml:space="preserve">The CHFE MUST be able to request that the identity of the calling PSAP is not to be divulged to the called party when making a Callback Call, a Follow-Up Call or a Non-Emergency Call via OCIF or ESS. Privacy is signaled by setting the From header to the URI </w:t>
      </w:r>
      <w:r>
        <w:rPr>
          <w:color w:val="0000FF"/>
          <w:u w:val="single"/>
        </w:rPr>
        <w:t>“</w:t>
      </w:r>
      <w:r>
        <w:t>sip:anonymous@anonymous.invalid” and specifying a Privacy header with the value “id”. The CHFE MUST also be able to override privacy when the facilities used to make the call have privacy enabled by default by including a Privacy header with value set to “none”.</w:t>
      </w:r>
    </w:p>
    <w:p w14:paraId="608DA790" w14:textId="77777777" w:rsidR="00D73EF6" w:rsidRPr="00E06A13" w:rsidRDefault="00D73EF6">
      <w:pPr>
        <w:pStyle w:val="Heading6"/>
        <w:pPrChange w:id="1173" w:author="Daniel Mongrain" w:date="2026-06-08T22:17:00Z">
          <w:pPr>
            <w:pStyle w:val="Heading4"/>
          </w:pPr>
        </w:pPrChange>
      </w:pPr>
      <w:bookmarkStart w:id="1174" w:name="_Callback_Calls"/>
      <w:bookmarkStart w:id="1175" w:name="_Ref164858008"/>
      <w:bookmarkStart w:id="1176" w:name="_Ref164858066"/>
      <w:bookmarkStart w:id="1177" w:name="_Ref164858138"/>
      <w:bookmarkStart w:id="1178" w:name="_Toc221701655"/>
      <w:bookmarkEnd w:id="1174"/>
      <w:commentRangeStart w:id="1179"/>
      <w:commentRangeStart w:id="1180"/>
      <w:commentRangeStart w:id="1181"/>
      <w:commentRangeStart w:id="1182"/>
      <w:commentRangeStart w:id="1183"/>
      <w:r w:rsidRPr="00E06A13">
        <w:t>Callback Calls</w:t>
      </w:r>
      <w:bookmarkEnd w:id="1175"/>
      <w:bookmarkEnd w:id="1176"/>
      <w:bookmarkEnd w:id="1177"/>
      <w:bookmarkEnd w:id="1178"/>
      <w:commentRangeEnd w:id="1182"/>
      <w:r w:rsidRPr="00E06A13">
        <w:rPr>
          <w:rStyle w:val="CommentReference"/>
          <w:sz w:val="20"/>
          <w:szCs w:val="20"/>
        </w:rPr>
        <w:commentReference w:id="1182"/>
      </w:r>
      <w:commentRangeEnd w:id="1183"/>
      <w:r w:rsidR="00F37803" w:rsidRPr="00E06A13">
        <w:rPr>
          <w:rStyle w:val="CommentReference"/>
          <w:sz w:val="20"/>
          <w:szCs w:val="20"/>
        </w:rPr>
        <w:commentReference w:id="1183"/>
      </w:r>
      <w:commentRangeEnd w:id="1179"/>
      <w:r w:rsidRPr="00E06A13">
        <w:rPr>
          <w:rStyle w:val="CommentReference"/>
          <w:sz w:val="20"/>
          <w:szCs w:val="20"/>
        </w:rPr>
        <w:commentReference w:id="1179"/>
      </w:r>
      <w:commentRangeEnd w:id="1180"/>
      <w:r w:rsidR="00977113" w:rsidRPr="00E06A13">
        <w:rPr>
          <w:rStyle w:val="CommentReference"/>
          <w:sz w:val="20"/>
          <w:szCs w:val="20"/>
        </w:rPr>
        <w:commentReference w:id="1180"/>
      </w:r>
      <w:commentRangeEnd w:id="1181"/>
      <w:r w:rsidR="00C777E6" w:rsidRPr="00E06A13">
        <w:rPr>
          <w:rStyle w:val="CommentReference"/>
          <w:sz w:val="20"/>
          <w:szCs w:val="20"/>
        </w:rPr>
        <w:commentReference w:id="1181"/>
      </w:r>
    </w:p>
    <w:p w14:paraId="356228D0" w14:textId="77777777" w:rsidR="00D73EF6" w:rsidRDefault="00D73EF6" w:rsidP="00D73EF6">
      <w:pPr>
        <w:pStyle w:val="BodyText"/>
      </w:pPr>
      <w:r>
        <w:t xml:space="preserve">The CHFE MUST be able to perform </w:t>
      </w:r>
      <w:del w:id="1184" w:author="Daniel Mongrain" w:date="2026-06-08T14:03:00Z">
        <w:r w:rsidDel="00E80B9C">
          <w:delText xml:space="preserve">callbacks </w:delText>
        </w:r>
      </w:del>
      <w:ins w:id="1185" w:author="Daniel Mongrain" w:date="2026-06-08T14:03:00Z">
        <w:r>
          <w:t xml:space="preserve">Callbacks </w:t>
        </w:r>
      </w:ins>
      <w:r>
        <w:t xml:space="preserve">of </w:t>
      </w:r>
      <w:del w:id="1186" w:author="Daniel Mongrain" w:date="2026-06-08T13:53:00Z">
        <w:r w:rsidDel="00E80B9C">
          <w:delText>emergency  calls</w:delText>
        </w:r>
      </w:del>
      <w:ins w:id="1187" w:author="Daniel Mongrain" w:date="2026-06-08T13:53:00Z">
        <w:r>
          <w:t>emergency calls</w:t>
        </w:r>
      </w:ins>
      <w:r>
        <w:t xml:space="preserve"> that have ended, within a configurable amount of time of its reception. This configurable timer is the CHFE Callback Period Timer. The PSAP SHOULD request the timer value from its NGCS operator. The default timer value per the </w:t>
      </w:r>
      <w:r w:rsidRPr="00D8618F">
        <w:rPr>
          <w:i/>
          <w:iCs/>
        </w:rPr>
        <w:t>Public Safety Answering Point (PSAP) Callback</w:t>
      </w:r>
      <w:r>
        <w:t xml:space="preserve">, RFC 7090 </w:t>
      </w:r>
      <w:r>
        <w:fldChar w:fldCharType="begin"/>
      </w:r>
      <w:r>
        <w:instrText xml:space="preserve"> REF _Ref225803938 \r \h </w:instrText>
      </w:r>
      <w:r>
        <w:fldChar w:fldCharType="separate"/>
      </w:r>
      <w:r>
        <w:t>[43]</w:t>
      </w:r>
      <w:r>
        <w:fldChar w:fldCharType="end"/>
      </w:r>
      <w:r>
        <w:t xml:space="preserve"> is 30 minutes. The CHFE MUST NOT originate a </w:t>
      </w:r>
      <w:del w:id="1188" w:author="Daniel Mongrain" w:date="2026-06-08T14:03:00Z">
        <w:r w:rsidDel="00E80B9C">
          <w:delText xml:space="preserve">callback </w:delText>
        </w:r>
      </w:del>
      <w:ins w:id="1189" w:author="Daniel Mongrain" w:date="2026-06-08T14:03:00Z">
        <w:r>
          <w:t xml:space="preserve">Callback </w:t>
        </w:r>
      </w:ins>
      <w:r>
        <w:t>request if the time that has elapsed since the reception of the emergency 9</w:t>
      </w:r>
      <w:r>
        <w:noBreakHyphen/>
        <w:t>1</w:t>
      </w:r>
      <w:r>
        <w:noBreakHyphen/>
        <w:t>1 call being called back is greater than the configured callback period value. Callbacks MUST always be sent to the NGCS Outbound Call InterFace (OCIF). If the emergency 9</w:t>
      </w:r>
      <w:r>
        <w:noBreakHyphen/>
        <w:t>1</w:t>
      </w:r>
      <w:r>
        <w:noBreakHyphen/>
        <w:t xml:space="preserve">1 call being called back was received with both a SIP and a </w:t>
      </w:r>
      <w:del w:id="1190" w:author="Daniel Mongrain" w:date="2026-06-08T13:55:00Z">
        <w:r w:rsidDel="00E80B9C">
          <w:delText>TEL callback</w:delText>
        </w:r>
      </w:del>
      <w:ins w:id="1191" w:author="Daniel Mongrain" w:date="2026-06-08T13:55:00Z">
        <w:r>
          <w:t>telephone number</w:t>
        </w:r>
      </w:ins>
      <w:r>
        <w:t xml:space="preserve"> URI, the SIP URI MUST be used first (if that callback attempt fails, then the </w:t>
      </w:r>
      <w:del w:id="1192" w:author="Daniel Mongrain" w:date="2026-06-08T13:55:00Z">
        <w:r w:rsidDel="00E80B9C">
          <w:delText xml:space="preserve">TEL </w:delText>
        </w:r>
      </w:del>
      <w:ins w:id="1193" w:author="Daniel Mongrain" w:date="2026-06-08T13:55:00Z">
        <w:r>
          <w:t xml:space="preserve">telephone number </w:t>
        </w:r>
      </w:ins>
      <w:r>
        <w:t>URI is used).</w:t>
      </w:r>
    </w:p>
    <w:p w14:paraId="11C483D0" w14:textId="77777777" w:rsidR="00D73EF6" w:rsidRDefault="00D73EF6" w:rsidP="00D73EF6">
      <w:pPr>
        <w:pStyle w:val="BodyText"/>
      </w:pPr>
      <w:r>
        <w:t xml:space="preserve">To perform a </w:t>
      </w:r>
      <w:del w:id="1194" w:author="Daniel Mongrain" w:date="2026-06-08T14:03:00Z">
        <w:r w:rsidDel="00E80B9C">
          <w:delText>callback</w:delText>
        </w:r>
      </w:del>
      <w:ins w:id="1195" w:author="Daniel Mongrain" w:date="2026-06-08T14:03:00Z">
        <w:r>
          <w:t>Callback</w:t>
        </w:r>
      </w:ins>
      <w:r>
        <w:t>, the CHFE MUST:</w:t>
      </w:r>
    </w:p>
    <w:p w14:paraId="3B018AA5" w14:textId="77777777" w:rsidR="00D73EF6" w:rsidRDefault="00D73EF6" w:rsidP="00D73EF6">
      <w:pPr>
        <w:pStyle w:val="ListParagraph"/>
        <w:ind w:left="2160"/>
      </w:pPr>
      <w:r>
        <w:t>Craft and send to the OCIF an INVITE request with the following:</w:t>
      </w:r>
    </w:p>
    <w:p w14:paraId="4530ABBD" w14:textId="77777777" w:rsidR="00D73EF6" w:rsidRDefault="00D73EF6" w:rsidP="00D73EF6">
      <w:pPr>
        <w:pStyle w:val="ListParagraph"/>
        <w:numPr>
          <w:ilvl w:val="1"/>
          <w:numId w:val="17"/>
        </w:numPr>
        <w:ind w:left="2880"/>
      </w:pPr>
      <w:r>
        <w:t xml:space="preserve">Request URI specifying the </w:t>
      </w:r>
      <w:del w:id="1196" w:author="Daniel Mongrain" w:date="2026-06-08T14:04:00Z">
        <w:r w:rsidDel="00E80B9C">
          <w:delText xml:space="preserve">callback </w:delText>
        </w:r>
      </w:del>
      <w:ins w:id="1197" w:author="Daniel Mongrain" w:date="2026-06-08T14:04:00Z">
        <w:r>
          <w:t xml:space="preserve">Callback </w:t>
        </w:r>
      </w:ins>
      <w:r>
        <w:t>URI</w:t>
      </w:r>
    </w:p>
    <w:p w14:paraId="77395CA8" w14:textId="77777777" w:rsidR="00D73EF6" w:rsidRDefault="00D73EF6" w:rsidP="00D73EF6">
      <w:pPr>
        <w:pStyle w:val="ListParagraph"/>
        <w:numPr>
          <w:ilvl w:val="1"/>
          <w:numId w:val="17"/>
        </w:numPr>
        <w:ind w:left="2880"/>
      </w:pPr>
      <w:r>
        <w:t>From header in one of the two following forms:</w:t>
      </w:r>
    </w:p>
    <w:p w14:paraId="6EA4818E" w14:textId="77777777" w:rsidR="00D73EF6" w:rsidRDefault="00D73EF6" w:rsidP="00D73EF6">
      <w:pPr>
        <w:pStyle w:val="ListParagraph"/>
        <w:numPr>
          <w:ilvl w:val="2"/>
          <w:numId w:val="17"/>
        </w:numPr>
        <w:ind w:left="3600"/>
      </w:pPr>
      <w:r>
        <w:t>If privacy is not necessary, the form “sip:&lt;telephone number&gt;@&lt;Agency-Identifier&gt;;user=phone” specifying one of the PSAP’s URIs provisioned for callback purposes (this is necessary in order for the NGCS to properly assert the identity of the PSAP)</w:t>
      </w:r>
    </w:p>
    <w:p w14:paraId="380B0D69" w14:textId="77777777" w:rsidR="00D73EF6" w:rsidRDefault="00D73EF6" w:rsidP="00D73EF6">
      <w:pPr>
        <w:pStyle w:val="ListParagraph"/>
        <w:numPr>
          <w:ilvl w:val="2"/>
          <w:numId w:val="17"/>
        </w:numPr>
        <w:ind w:left="3600"/>
      </w:pPr>
      <w:r>
        <w:t xml:space="preserve">If privacy is necessary, From header MUST specify URI </w:t>
      </w:r>
      <w:hyperlink r:id="rId30">
        <w:r>
          <w:rPr>
            <w:color w:val="0000FF"/>
            <w:u w:val="single"/>
          </w:rPr>
          <w:t>sip:anonymous@anonymous.invalid</w:t>
        </w:r>
      </w:hyperlink>
    </w:p>
    <w:p w14:paraId="1B0E537B" w14:textId="77777777" w:rsidR="00D73EF6" w:rsidRDefault="00D73EF6" w:rsidP="00D73EF6">
      <w:pPr>
        <w:pStyle w:val="ListParagraph"/>
        <w:numPr>
          <w:ilvl w:val="1"/>
          <w:numId w:val="17"/>
        </w:numPr>
        <w:ind w:left="2880"/>
      </w:pPr>
      <w:r>
        <w:t>Privacy header with one of the two following values:</w:t>
      </w:r>
    </w:p>
    <w:p w14:paraId="0FA56376" w14:textId="77777777" w:rsidR="00D73EF6" w:rsidRDefault="00D73EF6" w:rsidP="00D73EF6">
      <w:pPr>
        <w:pStyle w:val="ListParagraph"/>
        <w:numPr>
          <w:ilvl w:val="2"/>
          <w:numId w:val="17"/>
        </w:numPr>
        <w:ind w:left="3600"/>
      </w:pPr>
      <w:r>
        <w:t>If privacy is not necessary:</w:t>
      </w:r>
    </w:p>
    <w:p w14:paraId="56E56E2C" w14:textId="77777777" w:rsidR="00D73EF6" w:rsidRDefault="00D73EF6" w:rsidP="00D73EF6">
      <w:pPr>
        <w:pStyle w:val="ListParagraph"/>
        <w:numPr>
          <w:ilvl w:val="3"/>
          <w:numId w:val="17"/>
        </w:numPr>
        <w:ind w:left="4320"/>
      </w:pPr>
      <w:r>
        <w:t>If facilities used for the call are not provisioned with privacy by default, the CHFE SHOULD include a Privacy header with value “none”</w:t>
      </w:r>
    </w:p>
    <w:p w14:paraId="3AC072B0" w14:textId="77777777" w:rsidR="00D73EF6" w:rsidRDefault="00D73EF6" w:rsidP="00D73EF6">
      <w:pPr>
        <w:pStyle w:val="ListParagraph"/>
        <w:numPr>
          <w:ilvl w:val="3"/>
          <w:numId w:val="17"/>
        </w:numPr>
        <w:ind w:left="4320"/>
      </w:pPr>
      <w:r>
        <w:lastRenderedPageBreak/>
        <w:t xml:space="preserve">If the </w:t>
      </w:r>
      <w:del w:id="1198" w:author="Daniel Mongrain" w:date="2026-06-08T14:10:00Z">
        <w:r w:rsidDel="00E80B9C">
          <w:delText>facilites</w:delText>
        </w:r>
      </w:del>
      <w:ins w:id="1199" w:author="Daniel Mongrain" w:date="2026-06-08T14:10:00Z">
        <w:r>
          <w:t>facilities</w:t>
        </w:r>
      </w:ins>
      <w:r>
        <w:t xml:space="preserve"> are provisioned with privacy by default, the CHFE MUST include a Privacy header with value “none”</w:t>
      </w:r>
    </w:p>
    <w:p w14:paraId="03FCA893" w14:textId="77777777" w:rsidR="00D73EF6" w:rsidRDefault="00D73EF6" w:rsidP="00D73EF6">
      <w:pPr>
        <w:pStyle w:val="ListParagraph"/>
        <w:numPr>
          <w:ilvl w:val="2"/>
          <w:numId w:val="17"/>
        </w:numPr>
        <w:ind w:left="3600"/>
      </w:pPr>
      <w:r>
        <w:t>If privacy is necessary, the CHFE MUST include a Privacy header with the value “id”</w:t>
      </w:r>
    </w:p>
    <w:p w14:paraId="0EDBD2B1" w14:textId="77777777" w:rsidR="00D73EF6" w:rsidRDefault="00D73EF6" w:rsidP="00D73EF6">
      <w:pPr>
        <w:pStyle w:val="ListParagraph"/>
        <w:numPr>
          <w:ilvl w:val="1"/>
          <w:numId w:val="17"/>
        </w:numPr>
        <w:ind w:left="2880"/>
      </w:pPr>
      <w:r>
        <w:t>A first P-Asserted-Identity header in the form “sip:&lt;telephone number&gt;@&lt;Agency-Identifier&gt;;user=phone” specifying one of the PSAP’s URIs provisioned for callback purposes (this is necessary in order for the NGCS to properly assert the identity of the PSAP)</w:t>
      </w:r>
    </w:p>
    <w:p w14:paraId="222E8820" w14:textId="77777777" w:rsidR="00D73EF6" w:rsidRDefault="00D73EF6" w:rsidP="00D73EF6">
      <w:pPr>
        <w:pStyle w:val="ListParagraph"/>
        <w:numPr>
          <w:ilvl w:val="1"/>
          <w:numId w:val="17"/>
        </w:numPr>
        <w:ind w:left="2880"/>
      </w:pPr>
      <w:r>
        <w:t>A second P-Asserted-Identity specifying the identity of the agent originating the callback, in the form “sip: “Agent name” &lt;Agent Identifier&gt;” (display name optional)</w:t>
      </w:r>
    </w:p>
    <w:p w14:paraId="6E28F376" w14:textId="77777777" w:rsidR="00D73EF6" w:rsidRDefault="00D73EF6" w:rsidP="00D73EF6">
      <w:pPr>
        <w:pStyle w:val="ListParagraph"/>
        <w:numPr>
          <w:ilvl w:val="1"/>
          <w:numId w:val="17"/>
        </w:numPr>
        <w:ind w:left="2880"/>
      </w:pPr>
      <w:r>
        <w:t xml:space="preserve">An Identity header that contains a PASSporT is defined per </w:t>
      </w:r>
      <w:r w:rsidRPr="004C2D22">
        <w:rPr>
          <w:i/>
          <w:iCs/>
        </w:rPr>
        <w:t>Multiple Language Content Type,</w:t>
      </w:r>
      <w:r>
        <w:t xml:space="preserve"> RFC 8255 </w:t>
      </w:r>
      <w:r>
        <w:fldChar w:fldCharType="begin"/>
      </w:r>
      <w:r>
        <w:instrText xml:space="preserve"> REF _Ref225803958 \r \h </w:instrText>
      </w:r>
      <w:r>
        <w:fldChar w:fldCharType="separate"/>
      </w:r>
      <w:r>
        <w:t>[44]</w:t>
      </w:r>
      <w:r>
        <w:fldChar w:fldCharType="end"/>
      </w:r>
      <w:r>
        <w:t xml:space="preserve"> consisting of the calling TN signed using a certificate traceable to the PCA associated with the agent or agency identified in the second P-Asserted-Identity header (see above). Specifically:</w:t>
      </w:r>
    </w:p>
    <w:p w14:paraId="3410ECC8" w14:textId="77777777" w:rsidR="00D73EF6" w:rsidRDefault="00D73EF6" w:rsidP="00D73EF6">
      <w:pPr>
        <w:pStyle w:val="ListParagraph"/>
        <w:numPr>
          <w:ilvl w:val="1"/>
          <w:numId w:val="17"/>
        </w:numPr>
        <w:ind w:left="2880"/>
      </w:pPr>
      <w:r>
        <w:t>the PASSporT header information consisting of:</w:t>
      </w:r>
    </w:p>
    <w:p w14:paraId="08587253" w14:textId="77777777" w:rsidR="00D73EF6" w:rsidRDefault="00D73EF6" w:rsidP="00D73EF6">
      <w:pPr>
        <w:pStyle w:val="ListParagraph"/>
        <w:numPr>
          <w:ilvl w:val="2"/>
          <w:numId w:val="17"/>
        </w:numPr>
        <w:ind w:left="3600"/>
      </w:pPr>
      <w:r>
        <w:t xml:space="preserve"> “typ” = “passport”</w:t>
      </w:r>
    </w:p>
    <w:p w14:paraId="4426A06F" w14:textId="77777777" w:rsidR="00D73EF6" w:rsidRDefault="00D73EF6" w:rsidP="00D73EF6">
      <w:pPr>
        <w:pStyle w:val="ListParagraph"/>
        <w:numPr>
          <w:ilvl w:val="2"/>
          <w:numId w:val="17"/>
        </w:numPr>
        <w:ind w:left="3600"/>
      </w:pPr>
      <w:r>
        <w:t>"alg" = "ES256",</w:t>
      </w:r>
    </w:p>
    <w:p w14:paraId="18E5AAB4" w14:textId="77777777" w:rsidR="00D73EF6" w:rsidRDefault="00D73EF6" w:rsidP="00D73EF6">
      <w:pPr>
        <w:pStyle w:val="ListParagraph"/>
        <w:numPr>
          <w:ilvl w:val="2"/>
          <w:numId w:val="17"/>
        </w:numPr>
        <w:ind w:left="3600"/>
      </w:pPr>
      <w:r>
        <w:t xml:space="preserve"> "x5u" = the URI associated with a certificate traceable to the PCA associated with the agent or agency identified in the second P-Asserted-Identity header</w:t>
      </w:r>
    </w:p>
    <w:p w14:paraId="3DD26FD7" w14:textId="77777777" w:rsidR="00D73EF6" w:rsidRDefault="00D73EF6" w:rsidP="00D73EF6">
      <w:pPr>
        <w:pStyle w:val="ListParagraph"/>
        <w:numPr>
          <w:ilvl w:val="1"/>
          <w:numId w:val="17"/>
        </w:numPr>
        <w:ind w:left="2880"/>
      </w:pPr>
      <w:r>
        <w:t>PASSporT payload information consisting of:</w:t>
      </w:r>
    </w:p>
    <w:p w14:paraId="4D196AA3" w14:textId="77777777" w:rsidR="00D73EF6" w:rsidRDefault="00D73EF6" w:rsidP="00D73EF6">
      <w:pPr>
        <w:pStyle w:val="ListParagraph"/>
        <w:numPr>
          <w:ilvl w:val="2"/>
          <w:numId w:val="17"/>
        </w:numPr>
        <w:ind w:left="3600"/>
      </w:pPr>
      <w:r>
        <w:t>“dest” claim = callback TN from the To header/Request URI line</w:t>
      </w:r>
    </w:p>
    <w:p w14:paraId="631CDFC1" w14:textId="77777777" w:rsidR="00D73EF6" w:rsidRDefault="00D73EF6" w:rsidP="00D73EF6">
      <w:pPr>
        <w:pStyle w:val="ListParagraph"/>
        <w:numPr>
          <w:ilvl w:val="2"/>
          <w:numId w:val="17"/>
        </w:numPr>
        <w:ind w:left="3600"/>
      </w:pPr>
      <w:r>
        <w:t>“iat” (Issued At) claim = the date and time of issuance of the token/origination of the call</w:t>
      </w:r>
    </w:p>
    <w:p w14:paraId="65C0E892" w14:textId="77777777" w:rsidR="00D73EF6" w:rsidRDefault="00D73EF6" w:rsidP="00D73EF6">
      <w:pPr>
        <w:pStyle w:val="ListParagraph"/>
        <w:numPr>
          <w:ilvl w:val="2"/>
          <w:numId w:val="17"/>
        </w:numPr>
        <w:ind w:left="3600"/>
      </w:pPr>
      <w:r>
        <w:t>“orig” claim = PSAP calling TN from P-Asserted-Identity header (see #7 above)</w:t>
      </w:r>
    </w:p>
    <w:p w14:paraId="34A713BD" w14:textId="77777777" w:rsidR="00D73EF6" w:rsidRDefault="00D73EF6" w:rsidP="00D73EF6">
      <w:pPr>
        <w:pStyle w:val="ListParagraph"/>
        <w:numPr>
          <w:ilvl w:val="1"/>
          <w:numId w:val="17"/>
        </w:numPr>
        <w:ind w:left="2880"/>
      </w:pPr>
      <w:r>
        <w:t xml:space="preserve">Priority header value of “psap-callback” as per RFC 7090 </w:t>
      </w:r>
      <w:r>
        <w:fldChar w:fldCharType="begin"/>
      </w:r>
      <w:r>
        <w:instrText xml:space="preserve"> REF _Ref225803938 \r \h </w:instrText>
      </w:r>
      <w:r>
        <w:fldChar w:fldCharType="separate"/>
      </w:r>
      <w:r>
        <w:t>[43]</w:t>
      </w:r>
      <w:r>
        <w:fldChar w:fldCharType="end"/>
      </w:r>
    </w:p>
    <w:p w14:paraId="08AD0651" w14:textId="77777777" w:rsidR="00D73EF6" w:rsidRDefault="00D73EF6" w:rsidP="00D73EF6">
      <w:pPr>
        <w:pStyle w:val="ListParagraph"/>
        <w:numPr>
          <w:ilvl w:val="1"/>
          <w:numId w:val="17"/>
        </w:numPr>
        <w:ind w:left="2880"/>
      </w:pPr>
      <w:r>
        <w:t>Resource-Priority header value of “esnet.0” as specified in NENA</w:t>
      </w:r>
      <w:r>
        <w:noBreakHyphen/>
        <w:t>STA</w:t>
      </w:r>
      <w:r>
        <w:noBreakHyphen/>
        <w:t xml:space="preserve">010 </w:t>
      </w:r>
      <w:r>
        <w:fldChar w:fldCharType="begin"/>
      </w:r>
      <w:r>
        <w:instrText xml:space="preserve"> REF _Ref200179524 \n \h  \* MERGEFORMAT </w:instrText>
      </w:r>
      <w:r>
        <w:fldChar w:fldCharType="separate"/>
      </w:r>
      <w:r>
        <w:fldChar w:fldCharType="begin"/>
      </w:r>
      <w:r>
        <w:instrText xml:space="preserve"> REF _Ref129852940 \r \h </w:instrText>
      </w:r>
      <w:r>
        <w:fldChar w:fldCharType="separate"/>
      </w:r>
      <w:r>
        <w:t>[7]</w:t>
      </w:r>
      <w:r>
        <w:fldChar w:fldCharType="end"/>
      </w:r>
      <w:r>
        <w:fldChar w:fldCharType="end"/>
      </w:r>
      <w:r>
        <w:fldChar w:fldCharType="begin"/>
      </w:r>
      <w:r>
        <w:instrText xml:space="preserve"> REF _Ref200179524 \r \h  \* MERGEFORMAT </w:instrText>
      </w:r>
      <w:r>
        <w:fldChar w:fldCharType="end"/>
      </w:r>
    </w:p>
    <w:p w14:paraId="70D7FDEE" w14:textId="77777777" w:rsidR="00D73EF6" w:rsidRDefault="00D73EF6" w:rsidP="00D73EF6">
      <w:pPr>
        <w:pStyle w:val="ListParagraph"/>
        <w:numPr>
          <w:ilvl w:val="1"/>
          <w:numId w:val="17"/>
        </w:numPr>
        <w:ind w:left="2880"/>
      </w:pPr>
      <w:r>
        <w:t>Route header value set to the OCIF’s URI and “lr” parameter</w:t>
      </w:r>
    </w:p>
    <w:p w14:paraId="29358F9E" w14:textId="77777777" w:rsidR="00D73EF6" w:rsidRDefault="00D73EF6" w:rsidP="00D73EF6">
      <w:pPr>
        <w:pStyle w:val="ListParagraph"/>
        <w:numPr>
          <w:ilvl w:val="1"/>
          <w:numId w:val="17"/>
        </w:numPr>
        <w:ind w:left="2880"/>
      </w:pPr>
      <w:r>
        <w:t>A Call-Info header containing a new Call Identifier</w:t>
      </w:r>
    </w:p>
    <w:p w14:paraId="06D3797E" w14:textId="77777777" w:rsidR="00D73EF6" w:rsidRDefault="00D73EF6" w:rsidP="00D73EF6">
      <w:pPr>
        <w:pStyle w:val="ListParagraph"/>
        <w:numPr>
          <w:ilvl w:val="1"/>
          <w:numId w:val="17"/>
        </w:numPr>
        <w:ind w:left="2880"/>
      </w:pPr>
      <w:r>
        <w:t>A Call-Info header containing the Incident Tracking Identifier for the Incident to which the call applies</w:t>
      </w:r>
    </w:p>
    <w:p w14:paraId="79E8891F" w14:textId="77777777" w:rsidR="00D73EF6" w:rsidRDefault="00D73EF6" w:rsidP="00D73EF6">
      <w:pPr>
        <w:pStyle w:val="ListParagraph"/>
        <w:numPr>
          <w:ilvl w:val="1"/>
          <w:numId w:val="17"/>
        </w:numPr>
        <w:ind w:left="2880"/>
      </w:pPr>
      <w:r>
        <w:t>An SDP Offer which includes all supported media choices, subject to operational considerations, which includes the media and codecs negotiated for the emergency 9</w:t>
      </w:r>
      <w:r>
        <w:noBreakHyphen/>
        <w:t>1</w:t>
      </w:r>
      <w:r>
        <w:noBreakHyphen/>
        <w:t>1 call as preferred (top-most of the Offer)</w:t>
      </w:r>
    </w:p>
    <w:p w14:paraId="68E16CDC" w14:textId="77777777" w:rsidR="00D73EF6" w:rsidRDefault="00D73EF6" w:rsidP="00D73EF6">
      <w:pPr>
        <w:pStyle w:val="ListParagraph"/>
        <w:ind w:left="2160"/>
      </w:pPr>
      <w:r>
        <w:t>Log a CallStartLogEvent where standardPrimaryCallType is set to “</w:t>
      </w:r>
      <w:commentRangeStart w:id="1200"/>
      <w:commentRangeStart w:id="1201"/>
      <w:r>
        <w:t>callback</w:t>
      </w:r>
      <w:commentRangeEnd w:id="1200"/>
      <w:r>
        <w:rPr>
          <w:rStyle w:val="CommentReference"/>
          <w:sz w:val="20"/>
          <w:szCs w:val="20"/>
        </w:rPr>
        <w:commentReference w:id="1200"/>
      </w:r>
      <w:commentRangeEnd w:id="1201"/>
      <w:r w:rsidR="003B66AE">
        <w:rPr>
          <w:rStyle w:val="CommentReference"/>
          <w:sz w:val="20"/>
          <w:szCs w:val="20"/>
        </w:rPr>
        <w:commentReference w:id="1201"/>
      </w:r>
      <w:r>
        <w:t>”. The standardPrimaryCallType, “to”, and “from” elements MUST be populated.</w:t>
      </w:r>
    </w:p>
    <w:p w14:paraId="2B1A24D7" w14:textId="77777777" w:rsidR="00D73EF6" w:rsidRDefault="00D73EF6" w:rsidP="00D73EF6">
      <w:pPr>
        <w:pStyle w:val="ListParagraph"/>
        <w:ind w:left="2160"/>
      </w:pPr>
      <w:r>
        <w:t>Log a SessionStartLogEvent where standardPrimaryCallType is set to “callback”. The standardPrimaryCallType, “to”, and “from” elements MUST be populated.</w:t>
      </w:r>
    </w:p>
    <w:p w14:paraId="25041BAE" w14:textId="77777777" w:rsidR="00D73EF6" w:rsidRDefault="00D73EF6" w:rsidP="00D73EF6">
      <w:pPr>
        <w:pStyle w:val="ListParagraph"/>
        <w:ind w:left="2160"/>
      </w:pPr>
      <w:r>
        <w:t>Log a CallStateChangeLogEvent with state set to callBegin</w:t>
      </w:r>
    </w:p>
    <w:p w14:paraId="29A6B84E" w14:textId="77777777" w:rsidR="00D73EF6" w:rsidRDefault="00D73EF6" w:rsidP="00D73EF6">
      <w:pPr>
        <w:pStyle w:val="ListParagraph"/>
        <w:ind w:left="2160"/>
      </w:pPr>
      <w:r>
        <w:t>Log a SessionStateChangeLogEvent with state set to callBegin</w:t>
      </w:r>
    </w:p>
    <w:p w14:paraId="7BF956DC" w14:textId="77777777" w:rsidR="00D73EF6" w:rsidRPr="009B369E" w:rsidRDefault="00D73EF6" w:rsidP="00D73EF6">
      <w:pPr>
        <w:pStyle w:val="ListParagraph"/>
        <w:ind w:left="2160"/>
        <w:rPr>
          <w:ins w:id="1202" w:author="Daniel Mongrain" w:date="2026-06-08T13:58:00Z"/>
        </w:rPr>
      </w:pPr>
      <w:r>
        <w:t>Notify authorized EIDO Subscribers of the origination of callback</w:t>
      </w:r>
      <w:ins w:id="1203" w:author="Daniel Mongrain" w:date="2026-06-08T13:58:00Z">
        <w:r>
          <w:t xml:space="preserve"> </w:t>
        </w:r>
        <w:bookmarkStart w:id="1204" w:name="_Hlk231844616"/>
        <w:r w:rsidRPr="009B369E">
          <w:t>where the EIDOs are populated as follow:</w:t>
        </w:r>
      </w:ins>
    </w:p>
    <w:p w14:paraId="27861D8D" w14:textId="77777777" w:rsidR="00D73EF6" w:rsidRPr="009B369E" w:rsidRDefault="00D73EF6" w:rsidP="00D73EF6">
      <w:pPr>
        <w:pStyle w:val="ListParagraph"/>
        <w:numPr>
          <w:ilvl w:val="1"/>
          <w:numId w:val="17"/>
        </w:numPr>
        <w:ind w:left="2880"/>
        <w:rPr>
          <w:ins w:id="1205" w:author="Daniel Mongrain" w:date="2026-06-08T13:58:00Z"/>
          <w:lang w:val="en-CA"/>
        </w:rPr>
      </w:pPr>
      <w:ins w:id="1206" w:author="Daniel Mongrain" w:date="2026-06-08T13:58:00Z">
        <w:r w:rsidRPr="009B369E">
          <w:rPr>
            <w:lang w:val="en-CA"/>
          </w:rPr>
          <w:t xml:space="preserve">Incident Identifier: MUST be the identifier </w:t>
        </w:r>
      </w:ins>
      <w:ins w:id="1207" w:author="Daniel Mongrain" w:date="2026-06-08T13:59:00Z">
        <w:r>
          <w:rPr>
            <w:lang w:val="en-CA"/>
          </w:rPr>
          <w:t xml:space="preserve">associated to the Incident </w:t>
        </w:r>
      </w:ins>
      <w:ins w:id="1208" w:author="Daniel Mongrain" w:date="2026-06-08T14:00:00Z">
        <w:r>
          <w:rPr>
            <w:lang w:val="en-CA"/>
          </w:rPr>
          <w:t>to which call getting called back is related</w:t>
        </w:r>
      </w:ins>
    </w:p>
    <w:p w14:paraId="5F2865CA" w14:textId="77777777" w:rsidR="00D73EF6" w:rsidRPr="009B369E" w:rsidRDefault="00D73EF6" w:rsidP="00D73EF6">
      <w:pPr>
        <w:pStyle w:val="ListParagraph"/>
        <w:numPr>
          <w:ilvl w:val="1"/>
          <w:numId w:val="17"/>
        </w:numPr>
        <w:ind w:left="2880"/>
        <w:rPr>
          <w:ins w:id="1209" w:author="Daniel Mongrain" w:date="2026-06-08T13:58:00Z"/>
          <w:lang w:val="en-CA"/>
        </w:rPr>
      </w:pPr>
      <w:ins w:id="1210" w:author="Daniel Mongrain" w:date="2026-06-08T13:58:00Z">
        <w:r w:rsidRPr="009B369E">
          <w:rPr>
            <w:lang w:val="en-CA"/>
          </w:rPr>
          <w:lastRenderedPageBreak/>
          <w:t>Agency Data Components:</w:t>
        </w:r>
      </w:ins>
    </w:p>
    <w:p w14:paraId="2BD5DFBC" w14:textId="77777777" w:rsidR="00D73EF6" w:rsidRPr="009B369E" w:rsidRDefault="00D73EF6" w:rsidP="00D73EF6">
      <w:pPr>
        <w:pStyle w:val="ListParagraph"/>
        <w:numPr>
          <w:ilvl w:val="2"/>
          <w:numId w:val="17"/>
        </w:numPr>
        <w:ind w:left="3600"/>
        <w:rPr>
          <w:ins w:id="1211" w:author="Daniel Mongrain" w:date="2026-06-08T13:58:00Z"/>
          <w:lang w:val="en-CA"/>
        </w:rPr>
      </w:pPr>
      <w:ins w:id="1212" w:author="Daniel Mongrain" w:date="2026-06-08T13:58:00Z">
        <w:r w:rsidRPr="009B369E">
          <w:rPr>
            <w:lang w:val="en-CA"/>
          </w:rPr>
          <w:t xml:space="preserve">There MUST be one Agency Data Components specifying the Agency </w:t>
        </w:r>
      </w:ins>
      <w:ins w:id="1213" w:author="Daniel Mongrain" w:date="2026-06-08T14:00:00Z">
        <w:r>
          <w:rPr>
            <w:lang w:val="en-CA"/>
          </w:rPr>
          <w:t>placing the callback</w:t>
        </w:r>
      </w:ins>
    </w:p>
    <w:p w14:paraId="46F4F19C" w14:textId="77777777" w:rsidR="00D73EF6" w:rsidRDefault="00D73EF6" w:rsidP="00D73EF6">
      <w:pPr>
        <w:pStyle w:val="ListParagraph"/>
        <w:numPr>
          <w:ilvl w:val="1"/>
          <w:numId w:val="17"/>
        </w:numPr>
        <w:ind w:left="2880"/>
        <w:rPr>
          <w:ins w:id="1214" w:author="Daniel Mongrain" w:date="2026-06-08T14:32:00Z"/>
        </w:rPr>
      </w:pPr>
      <w:ins w:id="1215" w:author="Daniel Mongrain" w:date="2026-06-08T14:32:00Z">
        <w:r>
          <w:t>There MUST be one Agent Call Component for the Agent placing the Callback:</w:t>
        </w:r>
      </w:ins>
    </w:p>
    <w:p w14:paraId="3DE5BDFF" w14:textId="77777777" w:rsidR="00D73EF6" w:rsidRDefault="00D73EF6" w:rsidP="00D73EF6">
      <w:pPr>
        <w:pStyle w:val="ListParagraph"/>
        <w:numPr>
          <w:ilvl w:val="2"/>
          <w:numId w:val="17"/>
        </w:numPr>
        <w:ind w:left="3600"/>
        <w:rPr>
          <w:ins w:id="1216" w:author="Daniel Mongrain" w:date="2026-06-08T14:32:00Z"/>
        </w:rPr>
      </w:pPr>
      <w:ins w:id="1217" w:author="Daniel Mongrain" w:date="2026-06-08T14:32:00Z">
        <w:r w:rsidRPr="00E061A4">
          <w:t xml:space="preserve">Identifier of </w:t>
        </w:r>
        <w:r>
          <w:t>the Agent</w:t>
        </w:r>
        <w:r w:rsidRPr="00E061A4">
          <w:t xml:space="preserve"> Component MUST be the </w:t>
        </w:r>
        <w:r>
          <w:t>Agent’s Agent</w:t>
        </w:r>
        <w:r w:rsidRPr="00E061A4">
          <w:t xml:space="preserve"> Identifier</w:t>
        </w:r>
      </w:ins>
    </w:p>
    <w:p w14:paraId="31B6AEB0" w14:textId="77777777" w:rsidR="00D73EF6" w:rsidRDefault="00D73EF6" w:rsidP="00D73EF6">
      <w:pPr>
        <w:pStyle w:val="ListParagraph"/>
        <w:numPr>
          <w:ilvl w:val="2"/>
          <w:numId w:val="17"/>
        </w:numPr>
        <w:ind w:left="3600"/>
        <w:rPr>
          <w:ins w:id="1218" w:author="Daniel Mongrain" w:date="2026-06-08T14:32:00Z"/>
        </w:rPr>
      </w:pPr>
      <w:ins w:id="1219" w:author="Daniel Mongrain" w:date="2026-06-08T14:32:00Z">
        <w:r w:rsidRPr="00E061A4">
          <w:t>agentRoleRegistryText</w:t>
        </w:r>
        <w:r>
          <w:t xml:space="preserve"> MUST contain at a minimum “Call Taking”</w:t>
        </w:r>
      </w:ins>
    </w:p>
    <w:p w14:paraId="4858619D" w14:textId="77777777" w:rsidR="00D73EF6" w:rsidRPr="00A066BA" w:rsidRDefault="00D73EF6" w:rsidP="00D73EF6">
      <w:pPr>
        <w:pStyle w:val="ListParagraph"/>
        <w:numPr>
          <w:ilvl w:val="2"/>
          <w:numId w:val="17"/>
        </w:numPr>
        <w:ind w:left="3600"/>
        <w:rPr>
          <w:ins w:id="1220" w:author="Daniel Mongrain" w:date="2026-06-08T14:32:00Z"/>
        </w:rPr>
      </w:pPr>
      <w:ins w:id="1221" w:author="Daniel Mongrain" w:date="2026-06-08T14:32:00Z">
        <w:r w:rsidRPr="00A066BA">
          <w:t>agencyReference MUST link to the Agency Data Component in the EIDO</w:t>
        </w:r>
      </w:ins>
    </w:p>
    <w:p w14:paraId="01A5AF69" w14:textId="77777777" w:rsidR="00D73EF6" w:rsidRDefault="00D73EF6">
      <w:pPr>
        <w:pStyle w:val="ListParagraph"/>
        <w:numPr>
          <w:ilvl w:val="1"/>
          <w:numId w:val="17"/>
        </w:numPr>
        <w:ind w:left="2880"/>
        <w:rPr>
          <w:ins w:id="1222" w:author="Daniel Mongrain" w:date="2026-06-08T14:14:00Z"/>
          <w:lang w:val="en-CA"/>
        </w:rPr>
        <w:pPrChange w:id="1223" w:author="Daniel Mongrain" w:date="2026-06-08T14:32:00Z">
          <w:pPr>
            <w:pStyle w:val="ListParagraph"/>
            <w:numPr>
              <w:ilvl w:val="2"/>
            </w:numPr>
            <w:ind w:left="2160"/>
          </w:pPr>
        </w:pPrChange>
      </w:pPr>
      <w:ins w:id="1224" w:author="Daniel Mongrain" w:date="2026-06-08T14:12:00Z">
        <w:r>
          <w:rPr>
            <w:lang w:val="en-CA"/>
          </w:rPr>
          <w:t>If the call being called back had locations associated with it,</w:t>
        </w:r>
      </w:ins>
      <w:ins w:id="1225" w:author="Daniel Mongrain" w:date="2026-06-08T14:13:00Z">
        <w:r>
          <w:rPr>
            <w:lang w:val="en-CA"/>
          </w:rPr>
          <w:t xml:space="preserve"> there </w:t>
        </w:r>
      </w:ins>
      <w:ins w:id="1226" w:author="Daniel Mongrain" w:date="2026-06-08T14:14:00Z">
        <w:r>
          <w:rPr>
            <w:lang w:val="en-CA"/>
          </w:rPr>
          <w:t>MUST</w:t>
        </w:r>
      </w:ins>
      <w:ins w:id="1227" w:author="Daniel Mongrain" w:date="2026-06-08T14:13:00Z">
        <w:r>
          <w:rPr>
            <w:lang w:val="en-CA"/>
          </w:rPr>
          <w:t xml:space="preserve"> be as many Location Data Components as there was </w:t>
        </w:r>
      </w:ins>
      <w:ins w:id="1228" w:author="Daniel Mongrain" w:date="2026-06-08T14:14:00Z">
        <w:r>
          <w:rPr>
            <w:lang w:val="en-CA"/>
          </w:rPr>
          <w:t>in the EIDO related to that call</w:t>
        </w:r>
      </w:ins>
    </w:p>
    <w:p w14:paraId="4C470DC9" w14:textId="77777777" w:rsidR="00D73EF6" w:rsidRDefault="00D73EF6">
      <w:pPr>
        <w:pStyle w:val="ListParagraph"/>
        <w:numPr>
          <w:ilvl w:val="2"/>
          <w:numId w:val="17"/>
        </w:numPr>
        <w:ind w:left="3600"/>
        <w:rPr>
          <w:ins w:id="1229" w:author="Daniel Mongrain" w:date="2026-06-08T14:20:00Z"/>
          <w:lang w:val="en-CA"/>
        </w:rPr>
        <w:pPrChange w:id="1230" w:author="Daniel Mongrain" w:date="2026-06-08T21:08:00Z">
          <w:pPr>
            <w:pStyle w:val="ListParagraph"/>
            <w:numPr>
              <w:ilvl w:val="3"/>
            </w:numPr>
            <w:ind w:left="2880"/>
          </w:pPr>
        </w:pPrChange>
      </w:pPr>
      <w:ins w:id="1231" w:author="Daniel Mongrain" w:date="2026-06-08T14:14:00Z">
        <w:r w:rsidRPr="008F7927">
          <w:rPr>
            <w:lang w:val="en-CA"/>
          </w:rPr>
          <w:t>In addition, if any of the locations were provided by referenc</w:t>
        </w:r>
      </w:ins>
      <w:ins w:id="1232" w:author="Daniel Mongrain" w:date="2026-06-08T14:15:00Z">
        <w:r w:rsidRPr="008F7927">
          <w:rPr>
            <w:lang w:val="en-CA"/>
          </w:rPr>
          <w:t>e, and valid locations were obtained from those references, then for each refer</w:t>
        </w:r>
      </w:ins>
      <w:ins w:id="1233" w:author="Daniel Mongrain" w:date="2026-06-08T14:16:00Z">
        <w:r w:rsidRPr="008F7927">
          <w:rPr>
            <w:lang w:val="en-CA"/>
          </w:rPr>
          <w:t>ence</w:t>
        </w:r>
      </w:ins>
      <w:ins w:id="1234" w:author="Daniel Mongrain" w:date="2026-06-08T14:19:00Z">
        <w:r>
          <w:rPr>
            <w:lang w:val="en-CA"/>
          </w:rPr>
          <w:t xml:space="preserve"> t</w:t>
        </w:r>
      </w:ins>
      <w:ins w:id="1235" w:author="Daniel Mongrain" w:date="2026-06-08T14:16:00Z">
        <w:r w:rsidRPr="008F7927">
          <w:rPr>
            <w:lang w:val="en-CA"/>
          </w:rPr>
          <w:t xml:space="preserve">here must be </w:t>
        </w:r>
      </w:ins>
      <w:ins w:id="1236" w:author="Daniel Mongrain" w:date="2026-06-08T14:20:00Z">
        <w:r>
          <w:rPr>
            <w:lang w:val="en-CA"/>
          </w:rPr>
          <w:t xml:space="preserve">a </w:t>
        </w:r>
      </w:ins>
      <w:ins w:id="1237" w:author="Daniel Mongrain" w:date="2026-06-08T14:16:00Z">
        <w:r w:rsidRPr="008F7927">
          <w:rPr>
            <w:lang w:val="en-CA"/>
          </w:rPr>
          <w:t>Location Data Component where</w:t>
        </w:r>
      </w:ins>
      <w:ins w:id="1238" w:author="Daniel Mongrain" w:date="2026-06-08T14:20:00Z">
        <w:r>
          <w:rPr>
            <w:lang w:val="en-CA"/>
          </w:rPr>
          <w:t>:</w:t>
        </w:r>
      </w:ins>
    </w:p>
    <w:p w14:paraId="5CE8AC2A" w14:textId="77777777" w:rsidR="00D73EF6" w:rsidRPr="008F7927" w:rsidRDefault="00D73EF6" w:rsidP="00D73EF6">
      <w:pPr>
        <w:pStyle w:val="ListParagraph"/>
        <w:numPr>
          <w:ilvl w:val="3"/>
          <w:numId w:val="17"/>
        </w:numPr>
        <w:ind w:left="4320"/>
        <w:rPr>
          <w:ins w:id="1239" w:author="Daniel Mongrain" w:date="2026-06-08T14:18:00Z"/>
          <w:lang w:val="en-CA"/>
        </w:rPr>
      </w:pPr>
      <w:ins w:id="1240" w:author="Daniel Mongrain" w:date="2026-06-08T14:17:00Z">
        <w:r w:rsidRPr="008F7927">
          <w:rPr>
            <w:lang w:val="en-CA"/>
          </w:rPr>
          <w:t>“locationByValue” contains the last location obtained for that reference</w:t>
        </w:r>
      </w:ins>
    </w:p>
    <w:p w14:paraId="6521ABE2" w14:textId="77777777" w:rsidR="00D73EF6" w:rsidRDefault="00D73EF6">
      <w:pPr>
        <w:pStyle w:val="ListParagraph"/>
        <w:numPr>
          <w:ilvl w:val="3"/>
          <w:numId w:val="17"/>
        </w:numPr>
        <w:ind w:left="4320"/>
        <w:rPr>
          <w:ins w:id="1241" w:author="Daniel Mongrain" w:date="2026-06-08T14:21:00Z"/>
          <w:lang w:val="en-CA"/>
        </w:rPr>
        <w:pPrChange w:id="1242" w:author="Daniel Mongrain" w:date="2026-06-08T21:08:00Z">
          <w:pPr>
            <w:pStyle w:val="ListParagraph"/>
            <w:numPr>
              <w:ilvl w:val="4"/>
            </w:numPr>
            <w:ind w:left="3600"/>
          </w:pPr>
        </w:pPrChange>
      </w:pPr>
      <w:ins w:id="1243" w:author="Daniel Mongrain" w:date="2026-06-08T14:20:00Z">
        <w:r>
          <w:rPr>
            <w:lang w:val="en-CA"/>
          </w:rPr>
          <w:t>“</w:t>
        </w:r>
        <w:r w:rsidRPr="008F7927">
          <w:rPr>
            <w:lang w:val="en-CA"/>
          </w:rPr>
          <w:t>locationDereferencedFromReference</w:t>
        </w:r>
        <w:r>
          <w:rPr>
            <w:lang w:val="en-CA"/>
          </w:rPr>
          <w:t xml:space="preserve">” contains the reference of the Location Data Component which contains the reference used to obtain this </w:t>
        </w:r>
      </w:ins>
      <w:ins w:id="1244" w:author="Daniel Mongrain" w:date="2026-06-08T14:21:00Z">
        <w:r>
          <w:rPr>
            <w:lang w:val="en-CA"/>
          </w:rPr>
          <w:t>location</w:t>
        </w:r>
      </w:ins>
    </w:p>
    <w:p w14:paraId="57CBFB21" w14:textId="77777777" w:rsidR="00D73EF6" w:rsidRPr="009B369E" w:rsidRDefault="00D73EF6" w:rsidP="00D73EF6">
      <w:pPr>
        <w:pStyle w:val="ListParagraph"/>
        <w:numPr>
          <w:ilvl w:val="3"/>
          <w:numId w:val="17"/>
        </w:numPr>
        <w:ind w:left="4320"/>
        <w:rPr>
          <w:ins w:id="1245" w:author="Daniel Mongrain" w:date="2026-06-08T13:58:00Z"/>
          <w:lang w:val="en-CA"/>
        </w:rPr>
      </w:pPr>
      <w:ins w:id="1246" w:author="Daniel Mongrain" w:date="2026-06-08T14:21:00Z">
        <w:r>
          <w:rPr>
            <w:lang w:val="en-CA"/>
          </w:rPr>
          <w:t>“</w:t>
        </w:r>
        <w:r w:rsidRPr="008F7927">
          <w:rPr>
            <w:lang w:val="en-CA"/>
          </w:rPr>
          <w:t>locationTypeDescriptionRegistryText</w:t>
        </w:r>
        <w:r>
          <w:rPr>
            <w:lang w:val="en-CA"/>
          </w:rPr>
          <w:t xml:space="preserve">” </w:t>
        </w:r>
      </w:ins>
      <w:commentRangeStart w:id="1247"/>
      <w:ins w:id="1248" w:author="Daniel Mongrain" w:date="2026-06-08T14:22:00Z">
        <w:r>
          <w:rPr>
            <w:lang w:val="en-CA"/>
          </w:rPr>
          <w:t xml:space="preserve">containing the same value as the </w:t>
        </w:r>
        <w:r w:rsidRPr="008F7927">
          <w:rPr>
            <w:lang w:val="en-CA"/>
          </w:rPr>
          <w:t>Location Data Component which contains the reference used to obtain this location</w:t>
        </w:r>
      </w:ins>
      <w:commentRangeEnd w:id="1247"/>
      <w:r w:rsidRPr="009B369E">
        <w:rPr>
          <w:rStyle w:val="CommentReference"/>
          <w:sz w:val="20"/>
          <w:szCs w:val="20"/>
          <w:lang w:val="en-CA"/>
        </w:rPr>
        <w:commentReference w:id="1247"/>
      </w:r>
    </w:p>
    <w:p w14:paraId="476E0EC2" w14:textId="77777777" w:rsidR="00D73EF6" w:rsidRPr="009B369E" w:rsidRDefault="00D73EF6" w:rsidP="00D73EF6">
      <w:pPr>
        <w:pStyle w:val="ListParagraph"/>
        <w:numPr>
          <w:ilvl w:val="1"/>
          <w:numId w:val="17"/>
        </w:numPr>
        <w:ind w:left="2880"/>
        <w:rPr>
          <w:ins w:id="1249" w:author="Daniel Mongrain" w:date="2026-06-08T13:58:00Z"/>
          <w:lang w:val="en-CA"/>
        </w:rPr>
      </w:pPr>
      <w:ins w:id="1250" w:author="Daniel Mongrain" w:date="2026-06-08T13:58:00Z">
        <w:r w:rsidRPr="009B369E">
          <w:rPr>
            <w:lang w:val="en-CA"/>
          </w:rPr>
          <w:t>Additional Data Components:</w:t>
        </w:r>
      </w:ins>
    </w:p>
    <w:p w14:paraId="64390649" w14:textId="77777777" w:rsidR="00D73EF6" w:rsidRPr="009B369E" w:rsidRDefault="00D73EF6" w:rsidP="00D73EF6">
      <w:pPr>
        <w:pStyle w:val="ListParagraph"/>
        <w:numPr>
          <w:ilvl w:val="2"/>
          <w:numId w:val="17"/>
        </w:numPr>
        <w:ind w:left="3600"/>
        <w:rPr>
          <w:ins w:id="1251" w:author="Daniel Mongrain" w:date="2026-06-08T13:58:00Z"/>
          <w:lang w:val="en-CA"/>
        </w:rPr>
      </w:pPr>
      <w:ins w:id="1252" w:author="Daniel Mongrain" w:date="2026-06-08T13:58:00Z">
        <w:r w:rsidRPr="009B369E">
          <w:rPr>
            <w:lang w:val="en-CA"/>
          </w:rPr>
          <w:t xml:space="preserve">There MUST be as many Additional Data Components as there </w:t>
        </w:r>
      </w:ins>
      <w:ins w:id="1253" w:author="Daniel Mongrain" w:date="2026-06-08T14:25:00Z">
        <w:r>
          <w:rPr>
            <w:lang w:val="en-CA"/>
          </w:rPr>
          <w:t>was for the call being called back, except for Additional Data relate</w:t>
        </w:r>
      </w:ins>
      <w:ins w:id="1254" w:author="Daniel Mongrain" w:date="2026-06-08T14:26:00Z">
        <w:r>
          <w:rPr>
            <w:lang w:val="en-CA"/>
          </w:rPr>
          <w:t>d to the call itself (such as Service or Provider Info)</w:t>
        </w:r>
      </w:ins>
    </w:p>
    <w:p w14:paraId="7AB3083D" w14:textId="77777777" w:rsidR="00D73EF6" w:rsidRPr="009B369E" w:rsidRDefault="00D73EF6" w:rsidP="00D73EF6">
      <w:pPr>
        <w:pStyle w:val="ListParagraph"/>
        <w:numPr>
          <w:ilvl w:val="1"/>
          <w:numId w:val="17"/>
        </w:numPr>
        <w:ind w:left="2880"/>
        <w:rPr>
          <w:ins w:id="1255" w:author="Daniel Mongrain" w:date="2026-06-08T13:58:00Z"/>
          <w:lang w:val="en-CA"/>
        </w:rPr>
      </w:pPr>
      <w:ins w:id="1256" w:author="Daniel Mongrain" w:date="2026-06-08T13:58:00Z">
        <w:r w:rsidRPr="009B369E">
          <w:rPr>
            <w:lang w:val="en-CA"/>
          </w:rPr>
          <w:t>Callback Data Component:</w:t>
        </w:r>
      </w:ins>
    </w:p>
    <w:p w14:paraId="415017AD" w14:textId="77777777" w:rsidR="00D73EF6" w:rsidRPr="009B369E" w:rsidRDefault="00D73EF6">
      <w:pPr>
        <w:pStyle w:val="ListParagraph"/>
        <w:numPr>
          <w:ilvl w:val="2"/>
          <w:numId w:val="17"/>
        </w:numPr>
        <w:ind w:left="3600"/>
        <w:rPr>
          <w:ins w:id="1257" w:author="Daniel Mongrain" w:date="2026-06-08T13:58:00Z"/>
          <w:lang w:val="en-CA"/>
        </w:rPr>
        <w:pPrChange w:id="1258" w:author="Daniel Mongrain" w:date="2026-06-08T14:27:00Z">
          <w:pPr>
            <w:pStyle w:val="ListParagraph"/>
            <w:numPr>
              <w:ilvl w:val="3"/>
            </w:numPr>
            <w:ind w:left="2880"/>
          </w:pPr>
        </w:pPrChange>
      </w:pPr>
      <w:ins w:id="1259" w:author="Daniel Mongrain" w:date="2026-06-08T13:58:00Z">
        <w:r w:rsidRPr="009B369E">
          <w:rPr>
            <w:lang w:val="en-CA"/>
          </w:rPr>
          <w:t xml:space="preserve">This is </w:t>
        </w:r>
      </w:ins>
      <w:ins w:id="1260" w:author="Daniel Mongrain" w:date="2026-06-08T14:27:00Z">
        <w:r>
          <w:rPr>
            <w:lang w:val="en-CA"/>
          </w:rPr>
          <w:t>populated identically to the EIDO associated to the call being called back</w:t>
        </w:r>
      </w:ins>
    </w:p>
    <w:p w14:paraId="38A92A14" w14:textId="77777777" w:rsidR="00D73EF6" w:rsidRPr="009B369E" w:rsidRDefault="00D73EF6" w:rsidP="00D73EF6">
      <w:pPr>
        <w:pStyle w:val="ListParagraph"/>
        <w:numPr>
          <w:ilvl w:val="1"/>
          <w:numId w:val="17"/>
        </w:numPr>
        <w:ind w:left="2880"/>
        <w:rPr>
          <w:ins w:id="1261" w:author="Daniel Mongrain" w:date="2026-06-08T13:58:00Z"/>
          <w:lang w:val="en-CA"/>
        </w:rPr>
      </w:pPr>
      <w:ins w:id="1262" w:author="Daniel Mongrain" w:date="2026-06-08T13:58:00Z">
        <w:r w:rsidRPr="009B369E">
          <w:rPr>
            <w:lang w:val="en-CA"/>
          </w:rPr>
          <w:t>Person Data Component:</w:t>
        </w:r>
      </w:ins>
    </w:p>
    <w:p w14:paraId="4CC02020" w14:textId="77777777" w:rsidR="00D73EF6" w:rsidRPr="008F7927" w:rsidRDefault="00D73EF6" w:rsidP="00D73EF6">
      <w:pPr>
        <w:pStyle w:val="ListParagraph"/>
        <w:numPr>
          <w:ilvl w:val="3"/>
          <w:numId w:val="17"/>
        </w:numPr>
        <w:ind w:left="4320"/>
        <w:rPr>
          <w:ins w:id="1263" w:author="Daniel Mongrain" w:date="2026-06-08T13:58:00Z"/>
          <w:lang w:val="en-CA"/>
        </w:rPr>
      </w:pPr>
      <w:ins w:id="1264" w:author="Daniel Mongrain" w:date="2026-06-08T14:38:00Z">
        <w:r w:rsidRPr="008F7927">
          <w:rPr>
            <w:lang w:val="en-CA"/>
          </w:rPr>
          <w:t>This is populated identically to the EIDO associated to the call being called back</w:t>
        </w:r>
      </w:ins>
      <w:ins w:id="1265" w:author="Daniel Mongrain" w:date="2026-06-08T14:40:00Z">
        <w:r>
          <w:rPr>
            <w:lang w:val="en-CA"/>
          </w:rPr>
          <w:t xml:space="preserve"> except for</w:t>
        </w:r>
        <w:r w:rsidRPr="008F7927">
          <w:rPr>
            <w:lang w:val="en-CA"/>
          </w:rPr>
          <w:t xml:space="preserve"> </w:t>
        </w:r>
      </w:ins>
      <w:ins w:id="1266" w:author="Daniel Mongrain" w:date="2026-06-08T13:58:00Z">
        <w:r w:rsidRPr="008F7927">
          <w:rPr>
            <w:lang w:val="en-CA"/>
          </w:rPr>
          <w:t xml:space="preserve">“callIdentifier” </w:t>
        </w:r>
      </w:ins>
      <w:ins w:id="1267" w:author="Daniel Mongrain" w:date="2026-06-08T14:40:00Z">
        <w:r>
          <w:rPr>
            <w:lang w:val="en-CA"/>
          </w:rPr>
          <w:t xml:space="preserve">which </w:t>
        </w:r>
      </w:ins>
      <w:ins w:id="1268" w:author="Daniel Mongrain" w:date="2026-06-08T13:58:00Z">
        <w:r w:rsidRPr="008F7927">
          <w:rPr>
            <w:lang w:val="en-CA"/>
          </w:rPr>
          <w:t>MUST link to the Call Data Component instance in th</w:t>
        </w:r>
      </w:ins>
      <w:ins w:id="1269" w:author="Daniel Mongrain" w:date="2026-06-08T14:42:00Z">
        <w:r>
          <w:rPr>
            <w:lang w:val="en-CA"/>
          </w:rPr>
          <w:t xml:space="preserve">is </w:t>
        </w:r>
      </w:ins>
      <w:ins w:id="1270" w:author="Daniel Mongrain" w:date="2026-06-08T13:58:00Z">
        <w:r w:rsidRPr="008F7927">
          <w:rPr>
            <w:lang w:val="en-CA"/>
          </w:rPr>
          <w:t>EIDO</w:t>
        </w:r>
      </w:ins>
    </w:p>
    <w:p w14:paraId="019D43D2" w14:textId="77777777" w:rsidR="00D73EF6" w:rsidRDefault="00D73EF6" w:rsidP="00D73EF6">
      <w:pPr>
        <w:pStyle w:val="ListParagraph"/>
        <w:numPr>
          <w:ilvl w:val="3"/>
          <w:numId w:val="17"/>
        </w:numPr>
        <w:ind w:left="4320"/>
        <w:rPr>
          <w:ins w:id="1271" w:author="Daniel Mongrain" w:date="2026-06-08T14:40:00Z"/>
          <w:lang w:val="en-CA"/>
        </w:rPr>
      </w:pPr>
      <w:ins w:id="1272" w:author="Daniel Mongrain" w:date="2026-06-08T14:40:00Z">
        <w:r>
          <w:rPr>
            <w:lang w:val="en-CA"/>
          </w:rPr>
          <w:t>In addition:</w:t>
        </w:r>
      </w:ins>
    </w:p>
    <w:p w14:paraId="093F7AC0" w14:textId="77777777" w:rsidR="00D73EF6" w:rsidRDefault="00D73EF6" w:rsidP="00D73EF6">
      <w:pPr>
        <w:pStyle w:val="ListParagraph"/>
        <w:numPr>
          <w:ilvl w:val="4"/>
          <w:numId w:val="17"/>
        </w:numPr>
        <w:ind w:left="5040"/>
        <w:rPr>
          <w:ins w:id="1273" w:author="Daniel Mongrain" w:date="2026-06-08T14:41:00Z"/>
          <w:lang w:val="en-CA"/>
        </w:rPr>
      </w:pPr>
      <w:ins w:id="1274" w:author="Daniel Mongrain" w:date="2026-06-08T14:40:00Z">
        <w:r>
          <w:rPr>
            <w:lang w:val="en-CA"/>
          </w:rPr>
          <w:t xml:space="preserve"> </w:t>
        </w:r>
      </w:ins>
      <w:ins w:id="1275" w:author="Daniel Mongrain" w:date="2026-06-08T14:27:00Z">
        <w:r>
          <w:rPr>
            <w:lang w:val="en-CA"/>
          </w:rPr>
          <w:t>“locationReference”</w:t>
        </w:r>
      </w:ins>
      <w:ins w:id="1276" w:author="Daniel Mongrain" w:date="2026-06-08T14:28:00Z">
        <w:r>
          <w:rPr>
            <w:lang w:val="en-CA"/>
          </w:rPr>
          <w:t xml:space="preserve"> MUST link to the Location Data Component instances in the EIDO</w:t>
        </w:r>
      </w:ins>
    </w:p>
    <w:p w14:paraId="6354D8B6" w14:textId="77777777" w:rsidR="00D73EF6" w:rsidRPr="009B369E" w:rsidRDefault="00D73EF6">
      <w:pPr>
        <w:pStyle w:val="ListParagraph"/>
        <w:numPr>
          <w:ilvl w:val="4"/>
          <w:numId w:val="17"/>
        </w:numPr>
        <w:ind w:left="5040"/>
        <w:rPr>
          <w:ins w:id="1277" w:author="Daniel Mongrain" w:date="2026-06-08T13:58:00Z"/>
          <w:lang w:val="en-CA"/>
        </w:rPr>
        <w:pPrChange w:id="1278" w:author="Daniel Mongrain" w:date="2026-06-08T14:40:00Z">
          <w:pPr>
            <w:pStyle w:val="ListParagraph"/>
            <w:numPr>
              <w:ilvl w:val="3"/>
            </w:numPr>
            <w:ind w:left="2880"/>
          </w:pPr>
        </w:pPrChange>
      </w:pPr>
      <w:ins w:id="1279" w:author="Daniel Mongrain" w:date="2026-06-08T14:41:00Z">
        <w:r>
          <w:rPr>
            <w:lang w:val="en-CA"/>
          </w:rPr>
          <w:t>“</w:t>
        </w:r>
        <w:r w:rsidRPr="00AE2B99">
          <w:rPr>
            <w:lang w:val="en-CA"/>
          </w:rPr>
          <w:t xml:space="preserve">additionalDataReference” MUST link to the </w:t>
        </w:r>
        <w:r>
          <w:rPr>
            <w:lang w:val="en-CA"/>
          </w:rPr>
          <w:t>Additional</w:t>
        </w:r>
        <w:r w:rsidRPr="00AE2B99">
          <w:rPr>
            <w:lang w:val="en-CA"/>
          </w:rPr>
          <w:t xml:space="preserve"> Data Component instances in the EIDO</w:t>
        </w:r>
      </w:ins>
    </w:p>
    <w:p w14:paraId="490AB5F7" w14:textId="77777777" w:rsidR="00D73EF6" w:rsidRPr="009B369E" w:rsidRDefault="00D73EF6" w:rsidP="00D73EF6">
      <w:pPr>
        <w:pStyle w:val="ListParagraph"/>
        <w:numPr>
          <w:ilvl w:val="1"/>
          <w:numId w:val="17"/>
        </w:numPr>
        <w:ind w:left="2880"/>
        <w:rPr>
          <w:ins w:id="1280" w:author="Daniel Mongrain" w:date="2026-06-08T13:58:00Z"/>
          <w:lang w:val="en-CA"/>
        </w:rPr>
      </w:pPr>
      <w:ins w:id="1281" w:author="Daniel Mongrain" w:date="2026-06-08T13:58:00Z">
        <w:r w:rsidRPr="009B369E">
          <w:rPr>
            <w:lang w:val="en-CA"/>
          </w:rPr>
          <w:t>Call Data Component:</w:t>
        </w:r>
      </w:ins>
    </w:p>
    <w:p w14:paraId="3AF39FD8" w14:textId="77777777" w:rsidR="00D73EF6" w:rsidRPr="009B369E" w:rsidRDefault="00D73EF6" w:rsidP="00D73EF6">
      <w:pPr>
        <w:pStyle w:val="ListParagraph"/>
        <w:numPr>
          <w:ilvl w:val="2"/>
          <w:numId w:val="17"/>
        </w:numPr>
        <w:ind w:left="3600"/>
        <w:rPr>
          <w:ins w:id="1282" w:author="Daniel Mongrain" w:date="2026-06-08T13:58:00Z"/>
          <w:lang w:val="en-CA"/>
        </w:rPr>
      </w:pPr>
      <w:ins w:id="1283" w:author="Daniel Mongrain" w:date="2026-06-08T13:58:00Z">
        <w:r w:rsidRPr="009B369E">
          <w:rPr>
            <w:lang w:val="en-CA"/>
          </w:rPr>
          <w:t xml:space="preserve">Contains the details of the </w:t>
        </w:r>
      </w:ins>
      <w:ins w:id="1284" w:author="Daniel Mongrain" w:date="2026-06-08T14:29:00Z">
        <w:r>
          <w:rPr>
            <w:lang w:val="en-CA"/>
          </w:rPr>
          <w:t>Callback</w:t>
        </w:r>
      </w:ins>
      <w:ins w:id="1285" w:author="Daniel Mongrain" w:date="2026-06-08T13:58:00Z">
        <w:r>
          <w:rPr>
            <w:lang w:val="en-CA"/>
          </w:rPr>
          <w:t xml:space="preserve"> INVITE</w:t>
        </w:r>
        <w:r w:rsidRPr="009B369E">
          <w:rPr>
            <w:lang w:val="en-CA"/>
          </w:rPr>
          <w:t>:</w:t>
        </w:r>
      </w:ins>
    </w:p>
    <w:p w14:paraId="2F47F684" w14:textId="77777777" w:rsidR="00D73EF6" w:rsidRPr="009B369E" w:rsidRDefault="00D73EF6" w:rsidP="00D73EF6">
      <w:pPr>
        <w:pStyle w:val="ListParagraph"/>
        <w:numPr>
          <w:ilvl w:val="3"/>
          <w:numId w:val="17"/>
        </w:numPr>
        <w:ind w:left="4320"/>
        <w:rPr>
          <w:ins w:id="1286" w:author="Daniel Mongrain" w:date="2026-06-08T13:58:00Z"/>
          <w:lang w:val="en-CA"/>
        </w:rPr>
      </w:pPr>
      <w:ins w:id="1287" w:author="Daniel Mongrain" w:date="2026-06-08T13:58:00Z">
        <w:r w:rsidRPr="009B369E">
          <w:rPr>
            <w:lang w:val="en-CA"/>
          </w:rPr>
          <w:t xml:space="preserve">Identifier of this Data Component MUST be </w:t>
        </w:r>
      </w:ins>
      <w:ins w:id="1288" w:author="Daniel Mongrain" w:date="2026-06-08T14:29:00Z">
        <w:r>
          <w:rPr>
            <w:lang w:val="en-CA"/>
          </w:rPr>
          <w:t>a new</w:t>
        </w:r>
      </w:ins>
      <w:ins w:id="1289" w:author="Daniel Mongrain" w:date="2026-06-08T13:58:00Z">
        <w:r w:rsidRPr="009B369E">
          <w:rPr>
            <w:lang w:val="en-CA"/>
          </w:rPr>
          <w:t xml:space="preserve"> Call Identifier assigned to the </w:t>
        </w:r>
      </w:ins>
      <w:ins w:id="1290" w:author="Daniel Mongrain" w:date="2026-06-08T14:33:00Z">
        <w:r>
          <w:rPr>
            <w:lang w:val="en-CA"/>
          </w:rPr>
          <w:t>Callback</w:t>
        </w:r>
      </w:ins>
    </w:p>
    <w:p w14:paraId="76C8DFA5" w14:textId="77777777" w:rsidR="00D73EF6" w:rsidRDefault="00D73EF6">
      <w:pPr>
        <w:pStyle w:val="ListParagraph"/>
        <w:numPr>
          <w:ilvl w:val="3"/>
          <w:numId w:val="17"/>
        </w:numPr>
        <w:ind w:left="4320"/>
        <w:rPr>
          <w:ins w:id="1291" w:author="Daniel Mongrain" w:date="2026-06-08T13:58:00Z"/>
          <w:lang w:val="en-CA"/>
        </w:rPr>
        <w:pPrChange w:id="1292" w:author="Daniel Mongrain" w:date="2026-06-08T14:29:00Z">
          <w:pPr>
            <w:pStyle w:val="ListParagraph"/>
            <w:numPr>
              <w:ilvl w:val="4"/>
            </w:numPr>
            <w:ind w:left="3600"/>
          </w:pPr>
        </w:pPrChange>
      </w:pPr>
      <w:ins w:id="1293" w:author="Daniel Mongrain" w:date="2026-06-08T13:58:00Z">
        <w:r w:rsidRPr="009B369E">
          <w:rPr>
            <w:lang w:val="en-CA"/>
          </w:rPr>
          <w:t xml:space="preserve">“standardPrimaryCallType” MUST be </w:t>
        </w:r>
      </w:ins>
      <w:ins w:id="1294" w:author="Daniel Mongrain" w:date="2026-06-08T14:30:00Z">
        <w:r>
          <w:rPr>
            <w:lang w:val="en-CA"/>
          </w:rPr>
          <w:t>“</w:t>
        </w:r>
      </w:ins>
      <w:ins w:id="1295" w:author="Daniel Mongrain" w:date="2026-06-08T14:29:00Z">
        <w:r>
          <w:rPr>
            <w:lang w:val="en-CA"/>
          </w:rPr>
          <w:t>callback</w:t>
        </w:r>
      </w:ins>
      <w:ins w:id="1296" w:author="Daniel Mongrain" w:date="2026-06-08T13:58:00Z">
        <w:r w:rsidRPr="009B369E">
          <w:rPr>
            <w:lang w:val="en-CA"/>
          </w:rPr>
          <w:t>”</w:t>
        </w:r>
      </w:ins>
    </w:p>
    <w:p w14:paraId="1338B7E7" w14:textId="77777777" w:rsidR="00D73EF6" w:rsidRPr="009B369E" w:rsidRDefault="00D73EF6" w:rsidP="00D73EF6">
      <w:pPr>
        <w:pStyle w:val="ListParagraph"/>
        <w:numPr>
          <w:ilvl w:val="3"/>
          <w:numId w:val="17"/>
        </w:numPr>
        <w:ind w:left="4320"/>
        <w:rPr>
          <w:ins w:id="1297" w:author="Daniel Mongrain" w:date="2026-06-08T13:58:00Z"/>
          <w:lang w:val="en-CA"/>
        </w:rPr>
      </w:pPr>
      <w:ins w:id="1298" w:author="Daniel Mongrain" w:date="2026-06-08T13:58:00Z">
        <w:r w:rsidRPr="009B369E">
          <w:rPr>
            <w:lang w:val="en-CA"/>
          </w:rPr>
          <w:t>“direction” MUST be set to “</w:t>
        </w:r>
      </w:ins>
      <w:ins w:id="1299" w:author="Daniel Mongrain" w:date="2026-06-08T14:33:00Z">
        <w:r>
          <w:rPr>
            <w:lang w:val="en-CA"/>
          </w:rPr>
          <w:t>outgo</w:t>
        </w:r>
      </w:ins>
      <w:ins w:id="1300" w:author="Daniel Mongrain" w:date="2026-06-08T13:58:00Z">
        <w:r w:rsidRPr="009B369E">
          <w:rPr>
            <w:lang w:val="en-CA"/>
          </w:rPr>
          <w:t xml:space="preserve">ing” </w:t>
        </w:r>
      </w:ins>
    </w:p>
    <w:p w14:paraId="01F3CF3F" w14:textId="77777777" w:rsidR="00D73EF6" w:rsidRPr="009B369E" w:rsidRDefault="00D73EF6" w:rsidP="00D73EF6">
      <w:pPr>
        <w:pStyle w:val="ListParagraph"/>
        <w:numPr>
          <w:ilvl w:val="3"/>
          <w:numId w:val="17"/>
        </w:numPr>
        <w:ind w:left="4320"/>
        <w:rPr>
          <w:ins w:id="1301" w:author="Daniel Mongrain" w:date="2026-06-08T13:58:00Z"/>
          <w:lang w:val="en-CA"/>
        </w:rPr>
      </w:pPr>
      <w:ins w:id="1302" w:author="Daniel Mongrain" w:date="2026-06-08T13:58:00Z">
        <w:r w:rsidRPr="009B369E">
          <w:rPr>
            <w:lang w:val="en-CA"/>
          </w:rPr>
          <w:t xml:space="preserve"> “callStartTimestamp” MUST contain the time the </w:t>
        </w:r>
        <w:r>
          <w:rPr>
            <w:lang w:val="en-CA"/>
          </w:rPr>
          <w:t xml:space="preserve">INVITE was </w:t>
        </w:r>
      </w:ins>
      <w:ins w:id="1303" w:author="Daniel Mongrain" w:date="2026-06-08T14:33:00Z">
        <w:r>
          <w:rPr>
            <w:lang w:val="en-CA"/>
          </w:rPr>
          <w:t>sent</w:t>
        </w:r>
      </w:ins>
    </w:p>
    <w:p w14:paraId="01624B74" w14:textId="77777777" w:rsidR="00D73EF6" w:rsidRDefault="00D73EF6" w:rsidP="00D73EF6">
      <w:pPr>
        <w:pStyle w:val="ListParagraph"/>
        <w:numPr>
          <w:ilvl w:val="3"/>
          <w:numId w:val="17"/>
        </w:numPr>
        <w:ind w:left="4320"/>
        <w:rPr>
          <w:ins w:id="1304" w:author="Daniel Mongrain" w:date="2026-06-08T14:35:00Z"/>
          <w:lang w:val="en-CA"/>
        </w:rPr>
      </w:pPr>
      <w:ins w:id="1305" w:author="Daniel Mongrain" w:date="2026-06-08T13:58:00Z">
        <w:r w:rsidRPr="009B369E">
          <w:rPr>
            <w:lang w:val="en-CA"/>
          </w:rPr>
          <w:lastRenderedPageBreak/>
          <w:t>“callStateRegistryText” MUST contain “call</w:t>
        </w:r>
        <w:r>
          <w:rPr>
            <w:lang w:val="en-CA"/>
          </w:rPr>
          <w:t>Begin</w:t>
        </w:r>
        <w:r w:rsidRPr="009B369E">
          <w:rPr>
            <w:lang w:val="en-CA"/>
          </w:rPr>
          <w:t>”</w:t>
        </w:r>
      </w:ins>
    </w:p>
    <w:p w14:paraId="32F55106" w14:textId="77777777" w:rsidR="00D73EF6" w:rsidRPr="008F7927" w:rsidRDefault="00D73EF6">
      <w:pPr>
        <w:pStyle w:val="ListParagraph"/>
        <w:numPr>
          <w:ilvl w:val="3"/>
          <w:numId w:val="17"/>
        </w:numPr>
        <w:ind w:left="4320"/>
        <w:rPr>
          <w:lang w:val="en-CA"/>
          <w:rPrChange w:id="1306" w:author="Daniel Mongrain" w:date="2026-06-08T14:35:00Z">
            <w:rPr/>
          </w:rPrChange>
        </w:rPr>
        <w:pPrChange w:id="1307" w:author="Daniel Mongrain" w:date="2026-06-08T14:35:00Z">
          <w:pPr>
            <w:pStyle w:val="ListParagraph"/>
          </w:pPr>
        </w:pPrChange>
      </w:pPr>
      <w:ins w:id="1308" w:author="Daniel Mongrain" w:date="2026-06-08T13:58:00Z">
        <w:r w:rsidRPr="008F7927">
          <w:rPr>
            <w:lang w:val="en-CA"/>
          </w:rPr>
          <w:t>“personReference” array MUST contain links to Person Data Component instance found in the EIDO applicable to the call.</w:t>
        </w:r>
      </w:ins>
      <w:bookmarkEnd w:id="1204"/>
    </w:p>
    <w:p w14:paraId="08322047" w14:textId="77777777" w:rsidR="00D73EF6" w:rsidRDefault="00D73EF6" w:rsidP="00D73EF6">
      <w:pPr>
        <w:pStyle w:val="BodyText"/>
        <w:rPr>
          <w:ins w:id="1309" w:author="Daniel Mongrain" w:date="2026-06-08T14:43:00Z"/>
        </w:rPr>
      </w:pPr>
      <w:r>
        <w:t>If an error is received in response to the INVITE</w:t>
      </w:r>
      <w:ins w:id="1310" w:author="Daniel Mongrain" w:date="2026-06-08T20:47:00Z">
        <w:r>
          <w:t xml:space="preserve"> of the SIP URI and there is a telephone URI, the CHFE MUST retry </w:t>
        </w:r>
      </w:ins>
      <w:ins w:id="1311" w:author="Daniel Mongrain" w:date="2026-06-08T20:49:00Z">
        <w:r>
          <w:t>the Callback with the telephone URI. If the Calllback attempt(s) fail(s)</w:t>
        </w:r>
      </w:ins>
      <w:r>
        <w:t>, the CHFE SHOULD retry the call as a Follow-Up call (see below).</w:t>
      </w:r>
    </w:p>
    <w:p w14:paraId="060D06F8" w14:textId="77777777" w:rsidR="00D73EF6" w:rsidDel="001C423E" w:rsidRDefault="00D73EF6">
      <w:pPr>
        <w:pStyle w:val="Heading6"/>
        <w:rPr>
          <w:del w:id="1312" w:author="Daniel Mongrain" w:date="2026-06-08T20:45:00Z"/>
        </w:rPr>
        <w:pPrChange w:id="1313" w:author="Daniel Mongrain" w:date="2026-06-08T22:18:00Z">
          <w:pPr>
            <w:pStyle w:val="BodyText"/>
          </w:pPr>
        </w:pPrChange>
      </w:pPr>
    </w:p>
    <w:p w14:paraId="3CD118A5" w14:textId="77777777" w:rsidR="00D73EF6" w:rsidRPr="00E06A13" w:rsidRDefault="00D73EF6">
      <w:pPr>
        <w:pStyle w:val="Heading6"/>
        <w:pPrChange w:id="1314" w:author="Daniel Mongrain" w:date="2026-06-08T22:18:00Z">
          <w:pPr>
            <w:pStyle w:val="Heading4"/>
          </w:pPr>
        </w:pPrChange>
      </w:pPr>
      <w:bookmarkStart w:id="1315" w:name="_Follow-Up_Calls"/>
      <w:bookmarkStart w:id="1316" w:name="_Ref165040274"/>
      <w:bookmarkStart w:id="1317" w:name="_Toc221701656"/>
      <w:bookmarkEnd w:id="1315"/>
      <w:r w:rsidRPr="00E06A13">
        <w:t>Follow-Up Calls</w:t>
      </w:r>
      <w:bookmarkEnd w:id="1316"/>
      <w:bookmarkEnd w:id="1317"/>
    </w:p>
    <w:p w14:paraId="3CAB4B25" w14:textId="77777777" w:rsidR="00D73EF6" w:rsidRDefault="00D73EF6" w:rsidP="00D73EF6">
      <w:pPr>
        <w:pStyle w:val="BodyText"/>
      </w:pPr>
      <w:r>
        <w:t>The CHFE MUST be able to return a call to a previous 9</w:t>
      </w:r>
      <w:r>
        <w:noBreakHyphen/>
        <w:t>1</w:t>
      </w:r>
      <w:r>
        <w:noBreakHyphen/>
        <w:t>1 caller after the CHFE Callback Period Timer has elapsed and while the Incident is active. These calls are defined as Follow-Up Calls. Follow-Up Calls MUST always be sent to the NGCS Outbound Call Interface Function (OCIF). If the emergency 9</w:t>
      </w:r>
      <w:r>
        <w:noBreakHyphen/>
        <w:t>1</w:t>
      </w:r>
      <w:r>
        <w:noBreakHyphen/>
        <w:t>1 call being followed-up was received with both a SIP and a TEL callback URI, the SIP URI MUST ALWAYS be used first (if the follow-up call attempt fails, then the TEL URI is used).</w:t>
      </w:r>
    </w:p>
    <w:p w14:paraId="126E9A78" w14:textId="77777777" w:rsidR="00D73EF6" w:rsidRDefault="00D73EF6" w:rsidP="00D73EF6">
      <w:pPr>
        <w:pStyle w:val="BodyText"/>
      </w:pPr>
      <w:r>
        <w:t>To perform a Follow-Up call, the CHFE MUST:</w:t>
      </w:r>
    </w:p>
    <w:p w14:paraId="3828A0C5" w14:textId="77777777" w:rsidR="00D73EF6" w:rsidRDefault="00D73EF6" w:rsidP="00D73EF6">
      <w:pPr>
        <w:pStyle w:val="ListParagraph"/>
        <w:ind w:left="2160"/>
      </w:pPr>
      <w:r>
        <w:t>Craft and send to the OCIF an INVITE request with the following:</w:t>
      </w:r>
    </w:p>
    <w:p w14:paraId="09AC81BB" w14:textId="77777777" w:rsidR="00D73EF6" w:rsidRDefault="00D73EF6" w:rsidP="00D73EF6">
      <w:pPr>
        <w:pStyle w:val="ListParagraph"/>
        <w:numPr>
          <w:ilvl w:val="1"/>
          <w:numId w:val="17"/>
        </w:numPr>
        <w:ind w:left="2880"/>
      </w:pPr>
      <w:r>
        <w:t>Request URI specifying the callback number</w:t>
      </w:r>
    </w:p>
    <w:p w14:paraId="39F9A672" w14:textId="77777777" w:rsidR="00D73EF6" w:rsidRDefault="00D73EF6" w:rsidP="00D73EF6">
      <w:pPr>
        <w:pStyle w:val="ListParagraph"/>
        <w:numPr>
          <w:ilvl w:val="1"/>
          <w:numId w:val="17"/>
        </w:numPr>
        <w:ind w:left="2880"/>
      </w:pPr>
      <w:r>
        <w:t>From header in one of the two following forms:</w:t>
      </w:r>
    </w:p>
    <w:p w14:paraId="39733024" w14:textId="77777777" w:rsidR="00D73EF6" w:rsidRDefault="00D73EF6" w:rsidP="00D73EF6">
      <w:pPr>
        <w:pStyle w:val="ListParagraph"/>
        <w:numPr>
          <w:ilvl w:val="2"/>
          <w:numId w:val="17"/>
        </w:numPr>
        <w:ind w:left="3600"/>
      </w:pPr>
      <w:r>
        <w:t>If privacy is not necessary, the form “sip:&lt;telephone number&gt;@&lt;Agency-Identifier&gt;;user=phone” specifying one of the PSAP’s URIs provisioned for callback purposes (this is necessary in order for the NGCS to properly assert the identity of the PSAP)</w:t>
      </w:r>
    </w:p>
    <w:p w14:paraId="130AAEEC" w14:textId="77777777" w:rsidR="00D73EF6" w:rsidRDefault="00D73EF6" w:rsidP="00D73EF6">
      <w:pPr>
        <w:pStyle w:val="ListParagraph"/>
        <w:numPr>
          <w:ilvl w:val="2"/>
          <w:numId w:val="17"/>
        </w:numPr>
        <w:ind w:left="3600"/>
      </w:pPr>
      <w:r>
        <w:t xml:space="preserve">If privacy is necessary, From header MUST specify URI </w:t>
      </w:r>
      <w:hyperlink r:id="rId31">
        <w:r>
          <w:rPr>
            <w:color w:val="0000FF"/>
            <w:u w:val="single"/>
          </w:rPr>
          <w:t>sip:anonymous@anonymous.invalid</w:t>
        </w:r>
      </w:hyperlink>
    </w:p>
    <w:p w14:paraId="1BE53F0C" w14:textId="77777777" w:rsidR="00D73EF6" w:rsidRDefault="00D73EF6" w:rsidP="00D73EF6">
      <w:pPr>
        <w:pStyle w:val="ListParagraph"/>
        <w:numPr>
          <w:ilvl w:val="1"/>
          <w:numId w:val="17"/>
        </w:numPr>
        <w:ind w:left="2880"/>
      </w:pPr>
      <w:r>
        <w:t>Privacy header with one of the two following values:</w:t>
      </w:r>
    </w:p>
    <w:p w14:paraId="44B06263" w14:textId="77777777" w:rsidR="00D73EF6" w:rsidRDefault="00D73EF6" w:rsidP="00D73EF6">
      <w:pPr>
        <w:pStyle w:val="ListParagraph"/>
        <w:numPr>
          <w:ilvl w:val="2"/>
          <w:numId w:val="17"/>
        </w:numPr>
        <w:ind w:left="3600"/>
      </w:pPr>
      <w:r>
        <w:t>If privacy is not necessary:</w:t>
      </w:r>
    </w:p>
    <w:p w14:paraId="3DBB3E31" w14:textId="77777777" w:rsidR="00D73EF6" w:rsidRDefault="00D73EF6" w:rsidP="00D73EF6">
      <w:pPr>
        <w:pStyle w:val="ListParagraph"/>
        <w:numPr>
          <w:ilvl w:val="3"/>
          <w:numId w:val="17"/>
        </w:numPr>
        <w:ind w:left="4320"/>
      </w:pPr>
      <w:r>
        <w:t>If facilities used for the call are not provisioned with privacy by default, the CHFE SHOULD include a Privacy header with value “none”</w:t>
      </w:r>
    </w:p>
    <w:p w14:paraId="534DA98D" w14:textId="77777777" w:rsidR="00D73EF6" w:rsidRDefault="00D73EF6" w:rsidP="00D73EF6">
      <w:pPr>
        <w:pStyle w:val="ListParagraph"/>
        <w:numPr>
          <w:ilvl w:val="3"/>
          <w:numId w:val="17"/>
        </w:numPr>
        <w:ind w:left="4320"/>
      </w:pPr>
      <w:r>
        <w:t>If the facilites are provisioned with privacy by default, the CHFE MUST include a Privacy header with value “none”</w:t>
      </w:r>
    </w:p>
    <w:p w14:paraId="656E7890" w14:textId="77777777" w:rsidR="00D73EF6" w:rsidRDefault="00D73EF6" w:rsidP="00D73EF6">
      <w:pPr>
        <w:pStyle w:val="ListParagraph"/>
        <w:numPr>
          <w:ilvl w:val="2"/>
          <w:numId w:val="17"/>
        </w:numPr>
        <w:ind w:left="3600"/>
      </w:pPr>
      <w:r>
        <w:t>If privacy is necessary, the CHFE MUST include a Privacy header with the value “id”</w:t>
      </w:r>
    </w:p>
    <w:p w14:paraId="5A140D32" w14:textId="77777777" w:rsidR="00D73EF6" w:rsidRDefault="00D73EF6" w:rsidP="00D73EF6">
      <w:pPr>
        <w:pStyle w:val="ListParagraph"/>
        <w:numPr>
          <w:ilvl w:val="1"/>
          <w:numId w:val="17"/>
        </w:numPr>
        <w:ind w:left="2880"/>
      </w:pPr>
      <w:r>
        <w:t>A first P-Asserted-Identity header in the form “sip:TN@&lt;Agency-Identifier&gt;;user=phone” specifying one of the PSAP’s URIs provisioned for callback purposes (this is necessary in order for the NGCS to properly assert the identity of the PSAP)</w:t>
      </w:r>
    </w:p>
    <w:p w14:paraId="4E4B0BAF" w14:textId="77777777" w:rsidR="00D73EF6" w:rsidRDefault="00D73EF6" w:rsidP="00D73EF6">
      <w:pPr>
        <w:pStyle w:val="ListParagraph"/>
        <w:numPr>
          <w:ilvl w:val="1"/>
          <w:numId w:val="17"/>
        </w:numPr>
        <w:ind w:left="2880"/>
      </w:pPr>
      <w:r>
        <w:t>A second P-Asserted-Identity specifying the identity of the agent originating the callback, in the form “sip: “Agent name” &lt;Agent Identifier&gt;” (display name optional)</w:t>
      </w:r>
    </w:p>
    <w:p w14:paraId="300C0E38" w14:textId="77777777" w:rsidR="00D73EF6" w:rsidRDefault="00D73EF6" w:rsidP="00D73EF6">
      <w:pPr>
        <w:pStyle w:val="ListParagraph"/>
        <w:numPr>
          <w:ilvl w:val="1"/>
          <w:numId w:val="17"/>
        </w:numPr>
        <w:ind w:left="2880"/>
      </w:pPr>
      <w:r>
        <w:t xml:space="preserve">An Identity header that contains a PASSporT (RFC 8225 </w:t>
      </w:r>
      <w:r>
        <w:fldChar w:fldCharType="begin"/>
      </w:r>
      <w:r>
        <w:instrText xml:space="preserve"> REF _Ref225804471 \r \h </w:instrText>
      </w:r>
      <w:r>
        <w:fldChar w:fldCharType="separate"/>
      </w:r>
      <w:r>
        <w:t>[21]</w:t>
      </w:r>
      <w:r>
        <w:fldChar w:fldCharType="end"/>
      </w:r>
      <w:r>
        <w:t>) consisting of the calling TN signed using a certificate traceable to the PCA associated with the agent or agency identified in the second P-Asserted-Identity header (see above). Specifically:</w:t>
      </w:r>
    </w:p>
    <w:p w14:paraId="598A456C" w14:textId="77777777" w:rsidR="00D73EF6" w:rsidRDefault="00D73EF6" w:rsidP="00D73EF6">
      <w:pPr>
        <w:pStyle w:val="ListParagraph"/>
        <w:numPr>
          <w:ilvl w:val="1"/>
          <w:numId w:val="17"/>
        </w:numPr>
        <w:ind w:left="2880"/>
      </w:pPr>
      <w:r>
        <w:t>the PASSporT header information consisting of:</w:t>
      </w:r>
    </w:p>
    <w:p w14:paraId="28961A3A" w14:textId="77777777" w:rsidR="00D73EF6" w:rsidRDefault="00D73EF6" w:rsidP="00D73EF6">
      <w:pPr>
        <w:pStyle w:val="ListParagraph"/>
        <w:numPr>
          <w:ilvl w:val="2"/>
          <w:numId w:val="17"/>
        </w:numPr>
        <w:ind w:left="3600"/>
      </w:pPr>
      <w:r>
        <w:t xml:space="preserve"> “typ” = “passport”</w:t>
      </w:r>
    </w:p>
    <w:p w14:paraId="2178DC51" w14:textId="77777777" w:rsidR="00D73EF6" w:rsidRDefault="00D73EF6" w:rsidP="00D73EF6">
      <w:pPr>
        <w:pStyle w:val="ListParagraph"/>
        <w:numPr>
          <w:ilvl w:val="2"/>
          <w:numId w:val="17"/>
        </w:numPr>
        <w:ind w:left="3600"/>
      </w:pPr>
      <w:r>
        <w:t>"alg" = "ES256",</w:t>
      </w:r>
    </w:p>
    <w:p w14:paraId="34A8E093" w14:textId="77777777" w:rsidR="00D73EF6" w:rsidRDefault="00D73EF6" w:rsidP="00D73EF6">
      <w:pPr>
        <w:pStyle w:val="ListParagraph"/>
        <w:numPr>
          <w:ilvl w:val="2"/>
          <w:numId w:val="17"/>
        </w:numPr>
        <w:ind w:left="3600"/>
      </w:pPr>
      <w:r>
        <w:lastRenderedPageBreak/>
        <w:t xml:space="preserve"> "x5u" = the URI associated with a certificate traceable to the PCA associated with the agent or agency identified in the second P-Asserted-Identity header</w:t>
      </w:r>
    </w:p>
    <w:p w14:paraId="4DBC3660" w14:textId="77777777" w:rsidR="00D73EF6" w:rsidRDefault="00D73EF6" w:rsidP="00D73EF6">
      <w:pPr>
        <w:pStyle w:val="ListParagraph"/>
        <w:numPr>
          <w:ilvl w:val="1"/>
          <w:numId w:val="17"/>
        </w:numPr>
        <w:ind w:left="2880"/>
      </w:pPr>
      <w:r>
        <w:t>PASSporT payload information consisting of:</w:t>
      </w:r>
    </w:p>
    <w:p w14:paraId="487EEBF3" w14:textId="77777777" w:rsidR="00D73EF6" w:rsidRDefault="00D73EF6" w:rsidP="00D73EF6">
      <w:pPr>
        <w:pStyle w:val="ListParagraph"/>
        <w:numPr>
          <w:ilvl w:val="2"/>
          <w:numId w:val="17"/>
        </w:numPr>
        <w:ind w:left="3600"/>
      </w:pPr>
      <w:r>
        <w:t>“dest” claim = callback TN from the To header/Request URI line</w:t>
      </w:r>
    </w:p>
    <w:p w14:paraId="482E9268" w14:textId="77777777" w:rsidR="00D73EF6" w:rsidRDefault="00D73EF6" w:rsidP="00D73EF6">
      <w:pPr>
        <w:pStyle w:val="ListParagraph"/>
        <w:numPr>
          <w:ilvl w:val="2"/>
          <w:numId w:val="17"/>
        </w:numPr>
        <w:ind w:left="3600"/>
      </w:pPr>
      <w:r>
        <w:t>“iat” (Issued At) claim = the date and time of issuance of the token/origination of the call</w:t>
      </w:r>
    </w:p>
    <w:p w14:paraId="3DB38469" w14:textId="77777777" w:rsidR="00D73EF6" w:rsidRDefault="00D73EF6" w:rsidP="00D73EF6">
      <w:pPr>
        <w:pStyle w:val="ListParagraph"/>
        <w:numPr>
          <w:ilvl w:val="2"/>
          <w:numId w:val="17"/>
        </w:numPr>
        <w:ind w:left="3600"/>
      </w:pPr>
      <w:r>
        <w:t>“orig” claim = PSAP calling TN from P-Asserted-Identity header (see #7 above)</w:t>
      </w:r>
    </w:p>
    <w:p w14:paraId="2AEB87D0" w14:textId="77777777" w:rsidR="00D73EF6" w:rsidRDefault="00D73EF6" w:rsidP="00D73EF6">
      <w:pPr>
        <w:pStyle w:val="ListParagraph"/>
        <w:numPr>
          <w:ilvl w:val="1"/>
          <w:numId w:val="17"/>
        </w:numPr>
        <w:ind w:left="2880"/>
      </w:pPr>
      <w:r>
        <w:t>Resource-Priority header value of “esnet.0” as specified in NENA</w:t>
      </w:r>
      <w:r>
        <w:noBreakHyphen/>
        <w:t>STA</w:t>
      </w:r>
      <w:r>
        <w:noBreakHyphen/>
        <w:t xml:space="preserve">010 </w:t>
      </w:r>
      <w:r>
        <w:fldChar w:fldCharType="begin"/>
      </w:r>
      <w:r>
        <w:instrText xml:space="preserve"> REF _Ref200179524 \n \h  \* MERGEFORMAT </w:instrText>
      </w:r>
      <w:r>
        <w:fldChar w:fldCharType="separate"/>
      </w:r>
      <w:r>
        <w:fldChar w:fldCharType="begin"/>
      </w:r>
      <w:r>
        <w:instrText xml:space="preserve"> REF _Ref129852940 \r \h </w:instrText>
      </w:r>
      <w:r>
        <w:fldChar w:fldCharType="separate"/>
      </w:r>
      <w:r>
        <w:t>[7]</w:t>
      </w:r>
      <w:r>
        <w:fldChar w:fldCharType="end"/>
      </w:r>
      <w:r>
        <w:fldChar w:fldCharType="end"/>
      </w:r>
    </w:p>
    <w:p w14:paraId="28C5FDF9" w14:textId="77777777" w:rsidR="00D73EF6" w:rsidRDefault="00D73EF6" w:rsidP="00D73EF6">
      <w:pPr>
        <w:pStyle w:val="ListParagraph"/>
        <w:numPr>
          <w:ilvl w:val="1"/>
          <w:numId w:val="17"/>
        </w:numPr>
        <w:ind w:left="2880"/>
      </w:pPr>
      <w:r>
        <w:t>Route header value set to the OCIF’s URI and “lr” parameter</w:t>
      </w:r>
    </w:p>
    <w:p w14:paraId="4EACF0E7" w14:textId="77777777" w:rsidR="00D73EF6" w:rsidRDefault="00D73EF6" w:rsidP="00D73EF6">
      <w:pPr>
        <w:pStyle w:val="ListParagraph"/>
        <w:numPr>
          <w:ilvl w:val="1"/>
          <w:numId w:val="17"/>
        </w:numPr>
        <w:ind w:left="2880"/>
      </w:pPr>
      <w:r>
        <w:t>Call-Info header specifying the same Incident Tracking Identifiers as the emergency 9</w:t>
      </w:r>
      <w:r>
        <w:noBreakHyphen/>
        <w:t>1</w:t>
      </w:r>
      <w:r>
        <w:noBreakHyphen/>
        <w:t>1 call being followed up</w:t>
      </w:r>
    </w:p>
    <w:p w14:paraId="5BA2B7A4" w14:textId="77777777" w:rsidR="00D73EF6" w:rsidRDefault="00D73EF6" w:rsidP="00D73EF6">
      <w:pPr>
        <w:pStyle w:val="ListParagraph"/>
        <w:numPr>
          <w:ilvl w:val="1"/>
          <w:numId w:val="17"/>
        </w:numPr>
        <w:ind w:left="2880"/>
      </w:pPr>
      <w:r>
        <w:t>Call-Info header specifying a new Call Identifier</w:t>
      </w:r>
    </w:p>
    <w:p w14:paraId="0C6BF3BC" w14:textId="77777777" w:rsidR="00D73EF6" w:rsidRDefault="00D73EF6" w:rsidP="00D73EF6">
      <w:pPr>
        <w:pStyle w:val="ListParagraph"/>
        <w:numPr>
          <w:ilvl w:val="1"/>
          <w:numId w:val="17"/>
        </w:numPr>
        <w:ind w:left="2880"/>
      </w:pPr>
      <w:r>
        <w:t>An SDP Offer which includes all supported media choices, subject to operational considerations, which includes the media and codecs negotiated for the emergency 9</w:t>
      </w:r>
      <w:r>
        <w:noBreakHyphen/>
        <w:t>1</w:t>
      </w:r>
      <w:r>
        <w:noBreakHyphen/>
        <w:t>1 call as preferred (top-most of the Offer)</w:t>
      </w:r>
    </w:p>
    <w:p w14:paraId="24722F04" w14:textId="77777777" w:rsidR="00D73EF6" w:rsidRDefault="00D73EF6" w:rsidP="00D73EF6">
      <w:pPr>
        <w:pStyle w:val="ListParagraph"/>
        <w:ind w:left="2160"/>
      </w:pPr>
      <w:r>
        <w:t>Log a CallStartLogEvent where standardPrimaryCallType is set to “</w:t>
      </w:r>
      <w:commentRangeStart w:id="1318"/>
      <w:commentRangeStart w:id="1319"/>
      <w:r>
        <w:t>followUp</w:t>
      </w:r>
      <w:commentRangeEnd w:id="1318"/>
      <w:r>
        <w:rPr>
          <w:rStyle w:val="CommentReference"/>
          <w:sz w:val="20"/>
          <w:szCs w:val="20"/>
        </w:rPr>
        <w:commentReference w:id="1318"/>
      </w:r>
      <w:commentRangeEnd w:id="1319"/>
      <w:r w:rsidR="00B273D8">
        <w:rPr>
          <w:rStyle w:val="CommentReference"/>
          <w:sz w:val="20"/>
          <w:szCs w:val="20"/>
        </w:rPr>
        <w:commentReference w:id="1319"/>
      </w:r>
      <w:r>
        <w:t>”. The standardPrimaryCallType, “to”, and “from” elements MUST be populated.</w:t>
      </w:r>
    </w:p>
    <w:p w14:paraId="4B827D60" w14:textId="77777777" w:rsidR="00D73EF6" w:rsidRDefault="00D73EF6" w:rsidP="00D73EF6">
      <w:pPr>
        <w:pStyle w:val="ListParagraph"/>
        <w:ind w:left="2160"/>
      </w:pPr>
      <w:r>
        <w:t>Log a SessionStartLogEvent where standardPrimaryCallType is set to “followUp”. The standardPrimaryCallType, “to”, and “from” elements MUST be populated.</w:t>
      </w:r>
    </w:p>
    <w:p w14:paraId="6810AC4E" w14:textId="77777777" w:rsidR="00D73EF6" w:rsidRDefault="00D73EF6" w:rsidP="00D73EF6">
      <w:pPr>
        <w:pStyle w:val="ListParagraph"/>
        <w:ind w:left="2160"/>
      </w:pPr>
      <w:r>
        <w:t>Log a CallStateChangeLogEvent with state set to callBegin</w:t>
      </w:r>
    </w:p>
    <w:p w14:paraId="62AF23C5" w14:textId="77777777" w:rsidR="00D73EF6" w:rsidRDefault="00D73EF6" w:rsidP="00D73EF6">
      <w:pPr>
        <w:pStyle w:val="ListParagraph"/>
        <w:ind w:left="2160"/>
      </w:pPr>
      <w:r>
        <w:t>Log a SessionStateChangeLogEvent with state set to callBegin</w:t>
      </w:r>
    </w:p>
    <w:p w14:paraId="73FC2AEF" w14:textId="77777777" w:rsidR="00D73EF6" w:rsidRPr="009B369E" w:rsidRDefault="00D73EF6" w:rsidP="00D73EF6">
      <w:pPr>
        <w:pStyle w:val="ListParagraph"/>
        <w:ind w:left="2160"/>
        <w:rPr>
          <w:ins w:id="1320" w:author="Daniel Mongrain" w:date="2026-06-08T21:08:00Z"/>
        </w:rPr>
      </w:pPr>
      <w:r w:rsidRPr="009B4501">
        <w:rPr>
          <w:color w:val="000000"/>
        </w:rPr>
        <w:t>Notify authorized EIDO Subscribers of the origination of the Follow-Up call</w:t>
      </w:r>
      <w:ins w:id="1321" w:author="Daniel Mongrain" w:date="2026-06-08T20:56:00Z">
        <w:r>
          <w:rPr>
            <w:color w:val="000000"/>
          </w:rPr>
          <w:t xml:space="preserve"> </w:t>
        </w:r>
      </w:ins>
      <w:ins w:id="1322" w:author="Daniel Mongrain" w:date="2026-06-08T21:08:00Z">
        <w:r w:rsidRPr="009B369E">
          <w:t>where the EIDOs are populated as follow:</w:t>
        </w:r>
      </w:ins>
    </w:p>
    <w:p w14:paraId="2C080205" w14:textId="77777777" w:rsidR="00D73EF6" w:rsidRPr="009B369E" w:rsidRDefault="00D73EF6" w:rsidP="00D73EF6">
      <w:pPr>
        <w:pStyle w:val="ListParagraph"/>
        <w:numPr>
          <w:ilvl w:val="1"/>
          <w:numId w:val="17"/>
        </w:numPr>
        <w:ind w:left="2880"/>
        <w:rPr>
          <w:ins w:id="1323" w:author="Daniel Mongrain" w:date="2026-06-08T21:08:00Z"/>
          <w:lang w:val="en-CA"/>
        </w:rPr>
      </w:pPr>
      <w:ins w:id="1324" w:author="Daniel Mongrain" w:date="2026-06-08T21:08:00Z">
        <w:r w:rsidRPr="009B369E">
          <w:rPr>
            <w:lang w:val="en-CA"/>
          </w:rPr>
          <w:t xml:space="preserve">Incident Identifier: MUST be the identifier </w:t>
        </w:r>
        <w:r>
          <w:rPr>
            <w:lang w:val="en-CA"/>
          </w:rPr>
          <w:t xml:space="preserve">associated to the Incident to which call getting </w:t>
        </w:r>
      </w:ins>
      <w:ins w:id="1325" w:author="Daniel Mongrain" w:date="2026-06-08T21:09:00Z">
        <w:r>
          <w:rPr>
            <w:lang w:val="en-CA"/>
          </w:rPr>
          <w:t>followed-up</w:t>
        </w:r>
      </w:ins>
      <w:ins w:id="1326" w:author="Daniel Mongrain" w:date="2026-06-08T21:08:00Z">
        <w:r>
          <w:rPr>
            <w:lang w:val="en-CA"/>
          </w:rPr>
          <w:t xml:space="preserve"> is related</w:t>
        </w:r>
      </w:ins>
    </w:p>
    <w:p w14:paraId="4A424292" w14:textId="77777777" w:rsidR="00D73EF6" w:rsidRPr="009B369E" w:rsidRDefault="00D73EF6" w:rsidP="00D73EF6">
      <w:pPr>
        <w:pStyle w:val="ListParagraph"/>
        <w:numPr>
          <w:ilvl w:val="1"/>
          <w:numId w:val="17"/>
        </w:numPr>
        <w:ind w:left="2880"/>
        <w:rPr>
          <w:ins w:id="1327" w:author="Daniel Mongrain" w:date="2026-06-08T21:08:00Z"/>
          <w:lang w:val="en-CA"/>
        </w:rPr>
      </w:pPr>
      <w:ins w:id="1328" w:author="Daniel Mongrain" w:date="2026-06-08T21:08:00Z">
        <w:r w:rsidRPr="009B369E">
          <w:rPr>
            <w:lang w:val="en-CA"/>
          </w:rPr>
          <w:t>Agency Data Components:</w:t>
        </w:r>
      </w:ins>
    </w:p>
    <w:p w14:paraId="6B00C330" w14:textId="77777777" w:rsidR="00D73EF6" w:rsidRPr="009B369E" w:rsidRDefault="00D73EF6" w:rsidP="00D73EF6">
      <w:pPr>
        <w:pStyle w:val="ListParagraph"/>
        <w:numPr>
          <w:ilvl w:val="2"/>
          <w:numId w:val="17"/>
        </w:numPr>
        <w:ind w:left="3600"/>
        <w:rPr>
          <w:ins w:id="1329" w:author="Daniel Mongrain" w:date="2026-06-08T21:08:00Z"/>
          <w:lang w:val="en-CA"/>
        </w:rPr>
      </w:pPr>
      <w:ins w:id="1330" w:author="Daniel Mongrain" w:date="2026-06-08T21:08:00Z">
        <w:r w:rsidRPr="009B369E">
          <w:rPr>
            <w:lang w:val="en-CA"/>
          </w:rPr>
          <w:t xml:space="preserve">There MUST be one Agency Data Components specifying the Agency </w:t>
        </w:r>
        <w:r>
          <w:rPr>
            <w:lang w:val="en-CA"/>
          </w:rPr>
          <w:t xml:space="preserve">placing the </w:t>
        </w:r>
      </w:ins>
      <w:ins w:id="1331" w:author="Daniel Mongrain" w:date="2026-06-19T13:58:00Z">
        <w:r>
          <w:t>Follow-Up call</w:t>
        </w:r>
      </w:ins>
    </w:p>
    <w:p w14:paraId="174CF4B6" w14:textId="77777777" w:rsidR="00D73EF6" w:rsidRDefault="00D73EF6" w:rsidP="00D73EF6">
      <w:pPr>
        <w:pStyle w:val="ListParagraph"/>
        <w:numPr>
          <w:ilvl w:val="1"/>
          <w:numId w:val="17"/>
        </w:numPr>
        <w:ind w:left="2880"/>
        <w:rPr>
          <w:ins w:id="1332" w:author="Daniel Mongrain" w:date="2026-06-08T21:08:00Z"/>
        </w:rPr>
      </w:pPr>
      <w:ins w:id="1333" w:author="Daniel Mongrain" w:date="2026-06-08T21:08:00Z">
        <w:r>
          <w:t xml:space="preserve">There MUST be one Agent Call Component for the Agent placing the </w:t>
        </w:r>
      </w:ins>
      <w:ins w:id="1334" w:author="Daniel Mongrain" w:date="2026-06-08T21:11:00Z">
        <w:r>
          <w:t>Follow-Up call</w:t>
        </w:r>
      </w:ins>
      <w:ins w:id="1335" w:author="Daniel Mongrain" w:date="2026-06-08T21:08:00Z">
        <w:r>
          <w:t>:</w:t>
        </w:r>
      </w:ins>
    </w:p>
    <w:p w14:paraId="7E54AFB9" w14:textId="77777777" w:rsidR="00D73EF6" w:rsidRDefault="00D73EF6" w:rsidP="00D73EF6">
      <w:pPr>
        <w:pStyle w:val="ListParagraph"/>
        <w:numPr>
          <w:ilvl w:val="2"/>
          <w:numId w:val="17"/>
        </w:numPr>
        <w:ind w:left="3600"/>
        <w:rPr>
          <w:ins w:id="1336" w:author="Daniel Mongrain" w:date="2026-06-08T21:08:00Z"/>
        </w:rPr>
      </w:pPr>
      <w:ins w:id="1337" w:author="Daniel Mongrain" w:date="2026-06-08T21:08:00Z">
        <w:r w:rsidRPr="00E061A4">
          <w:t xml:space="preserve">Identifier of </w:t>
        </w:r>
        <w:r>
          <w:t>the Agent</w:t>
        </w:r>
        <w:r w:rsidRPr="00E061A4">
          <w:t xml:space="preserve"> Component MUST be the </w:t>
        </w:r>
        <w:r>
          <w:t>Agent’s Agent</w:t>
        </w:r>
        <w:r w:rsidRPr="00E061A4">
          <w:t xml:space="preserve"> Identifier</w:t>
        </w:r>
      </w:ins>
    </w:p>
    <w:p w14:paraId="11E64299" w14:textId="77777777" w:rsidR="00D73EF6" w:rsidRDefault="00D73EF6" w:rsidP="00D73EF6">
      <w:pPr>
        <w:pStyle w:val="ListParagraph"/>
        <w:numPr>
          <w:ilvl w:val="2"/>
          <w:numId w:val="17"/>
        </w:numPr>
        <w:ind w:left="3600"/>
        <w:rPr>
          <w:ins w:id="1338" w:author="Daniel Mongrain" w:date="2026-06-08T21:08:00Z"/>
        </w:rPr>
      </w:pPr>
      <w:ins w:id="1339" w:author="Daniel Mongrain" w:date="2026-06-08T21:08:00Z">
        <w:r w:rsidRPr="00E061A4">
          <w:t>agentRoleRegistryText</w:t>
        </w:r>
        <w:r>
          <w:t xml:space="preserve"> MUST contain at a minimum “Call Taking”</w:t>
        </w:r>
      </w:ins>
    </w:p>
    <w:p w14:paraId="49959AC2" w14:textId="77777777" w:rsidR="00D73EF6" w:rsidRPr="00A066BA" w:rsidRDefault="00D73EF6" w:rsidP="00D73EF6">
      <w:pPr>
        <w:pStyle w:val="ListParagraph"/>
        <w:numPr>
          <w:ilvl w:val="2"/>
          <w:numId w:val="17"/>
        </w:numPr>
        <w:ind w:left="3600"/>
        <w:rPr>
          <w:ins w:id="1340" w:author="Daniel Mongrain" w:date="2026-06-08T21:08:00Z"/>
        </w:rPr>
      </w:pPr>
      <w:ins w:id="1341" w:author="Daniel Mongrain" w:date="2026-06-08T21:08:00Z">
        <w:r w:rsidRPr="00A066BA">
          <w:t>agencyReference MUST link to the Agency Data Component in the EIDO</w:t>
        </w:r>
      </w:ins>
    </w:p>
    <w:p w14:paraId="0B5EE0A4" w14:textId="77777777" w:rsidR="00D73EF6" w:rsidRDefault="00D73EF6" w:rsidP="00D73EF6">
      <w:pPr>
        <w:pStyle w:val="ListParagraph"/>
        <w:numPr>
          <w:ilvl w:val="1"/>
          <w:numId w:val="17"/>
        </w:numPr>
        <w:ind w:left="2880"/>
        <w:rPr>
          <w:ins w:id="1342" w:author="Daniel Mongrain" w:date="2026-06-08T21:08:00Z"/>
          <w:lang w:val="en-CA"/>
        </w:rPr>
      </w:pPr>
      <w:ins w:id="1343" w:author="Daniel Mongrain" w:date="2026-06-08T21:08:00Z">
        <w:r>
          <w:rPr>
            <w:lang w:val="en-CA"/>
          </w:rPr>
          <w:t xml:space="preserve">If the call being </w:t>
        </w:r>
      </w:ins>
      <w:ins w:id="1344" w:author="Daniel Mongrain" w:date="2026-06-08T21:12:00Z">
        <w:r>
          <w:rPr>
            <w:lang w:val="en-CA"/>
          </w:rPr>
          <w:t>followed-up</w:t>
        </w:r>
      </w:ins>
      <w:ins w:id="1345" w:author="Daniel Mongrain" w:date="2026-06-08T21:08:00Z">
        <w:r>
          <w:rPr>
            <w:lang w:val="en-CA"/>
          </w:rPr>
          <w:t xml:space="preserve"> had locations associated with it, there MUST be as many Location Data Components as there was in the EIDO related to that call</w:t>
        </w:r>
      </w:ins>
    </w:p>
    <w:p w14:paraId="51DCB716" w14:textId="77777777" w:rsidR="00D73EF6" w:rsidRDefault="00D73EF6" w:rsidP="00D73EF6">
      <w:pPr>
        <w:pStyle w:val="ListParagraph"/>
        <w:numPr>
          <w:ilvl w:val="2"/>
          <w:numId w:val="17"/>
        </w:numPr>
        <w:ind w:left="3600"/>
        <w:rPr>
          <w:ins w:id="1346" w:author="Daniel Mongrain" w:date="2026-06-08T21:08:00Z"/>
          <w:lang w:val="en-CA"/>
        </w:rPr>
      </w:pPr>
      <w:ins w:id="1347" w:author="Daniel Mongrain" w:date="2026-06-08T21:08:00Z">
        <w:r w:rsidRPr="008F7927">
          <w:rPr>
            <w:lang w:val="en-CA"/>
          </w:rPr>
          <w:t>In addition, if any of the locations were provided by reference, and valid locations were obtained from those references, then for each reference</w:t>
        </w:r>
        <w:r>
          <w:rPr>
            <w:lang w:val="en-CA"/>
          </w:rPr>
          <w:t xml:space="preserve"> t</w:t>
        </w:r>
        <w:r w:rsidRPr="008F7927">
          <w:rPr>
            <w:lang w:val="en-CA"/>
          </w:rPr>
          <w:t xml:space="preserve">here must be </w:t>
        </w:r>
        <w:r>
          <w:rPr>
            <w:lang w:val="en-CA"/>
          </w:rPr>
          <w:t xml:space="preserve">a </w:t>
        </w:r>
        <w:r w:rsidRPr="008F7927">
          <w:rPr>
            <w:lang w:val="en-CA"/>
          </w:rPr>
          <w:t>Location Data Component where</w:t>
        </w:r>
        <w:r>
          <w:rPr>
            <w:lang w:val="en-CA"/>
          </w:rPr>
          <w:t>:</w:t>
        </w:r>
      </w:ins>
    </w:p>
    <w:p w14:paraId="1B68BA16" w14:textId="77777777" w:rsidR="00D73EF6" w:rsidRPr="008F7927" w:rsidRDefault="00D73EF6" w:rsidP="00D73EF6">
      <w:pPr>
        <w:pStyle w:val="ListParagraph"/>
        <w:numPr>
          <w:ilvl w:val="3"/>
          <w:numId w:val="17"/>
        </w:numPr>
        <w:ind w:left="4320"/>
        <w:rPr>
          <w:ins w:id="1348" w:author="Daniel Mongrain" w:date="2026-06-08T21:08:00Z"/>
          <w:lang w:val="en-CA"/>
        </w:rPr>
      </w:pPr>
      <w:ins w:id="1349" w:author="Daniel Mongrain" w:date="2026-06-08T21:08:00Z">
        <w:r w:rsidRPr="008F7927">
          <w:rPr>
            <w:lang w:val="en-CA"/>
          </w:rPr>
          <w:t>“locationByValue” contains the last location obtained for that reference</w:t>
        </w:r>
      </w:ins>
    </w:p>
    <w:p w14:paraId="1BB79178" w14:textId="77777777" w:rsidR="00D73EF6" w:rsidRDefault="00D73EF6" w:rsidP="00D73EF6">
      <w:pPr>
        <w:pStyle w:val="ListParagraph"/>
        <w:numPr>
          <w:ilvl w:val="3"/>
          <w:numId w:val="17"/>
        </w:numPr>
        <w:ind w:left="4320"/>
        <w:rPr>
          <w:ins w:id="1350" w:author="Daniel Mongrain" w:date="2026-06-08T21:08:00Z"/>
          <w:lang w:val="en-CA"/>
        </w:rPr>
      </w:pPr>
      <w:ins w:id="1351" w:author="Daniel Mongrain" w:date="2026-06-08T21:08:00Z">
        <w:r>
          <w:rPr>
            <w:lang w:val="en-CA"/>
          </w:rPr>
          <w:lastRenderedPageBreak/>
          <w:t>“</w:t>
        </w:r>
        <w:r w:rsidRPr="008F7927">
          <w:rPr>
            <w:lang w:val="en-CA"/>
          </w:rPr>
          <w:t>locationDereferencedFromReference</w:t>
        </w:r>
        <w:r>
          <w:rPr>
            <w:lang w:val="en-CA"/>
          </w:rPr>
          <w:t>” contains the reference of the Location Data Component which contains the reference used to obtain this location</w:t>
        </w:r>
      </w:ins>
    </w:p>
    <w:p w14:paraId="6C547A43" w14:textId="77777777" w:rsidR="00D73EF6" w:rsidRPr="009B369E" w:rsidRDefault="00D73EF6" w:rsidP="00D73EF6">
      <w:pPr>
        <w:pStyle w:val="ListParagraph"/>
        <w:numPr>
          <w:ilvl w:val="3"/>
          <w:numId w:val="17"/>
        </w:numPr>
        <w:ind w:left="4320"/>
        <w:rPr>
          <w:ins w:id="1352" w:author="Daniel Mongrain" w:date="2026-06-08T21:08:00Z"/>
          <w:lang w:val="en-CA"/>
        </w:rPr>
      </w:pPr>
      <w:ins w:id="1353" w:author="Daniel Mongrain" w:date="2026-06-08T21:08:00Z">
        <w:r>
          <w:rPr>
            <w:lang w:val="en-CA"/>
          </w:rPr>
          <w:t>“</w:t>
        </w:r>
        <w:r w:rsidRPr="008F7927">
          <w:rPr>
            <w:lang w:val="en-CA"/>
          </w:rPr>
          <w:t>locationTypeDescriptionRegistryText</w:t>
        </w:r>
        <w:r>
          <w:rPr>
            <w:lang w:val="en-CA"/>
          </w:rPr>
          <w:t xml:space="preserve">” </w:t>
        </w:r>
        <w:commentRangeStart w:id="1354"/>
        <w:r>
          <w:rPr>
            <w:lang w:val="en-CA"/>
          </w:rPr>
          <w:t xml:space="preserve">containing the same value as the </w:t>
        </w:r>
        <w:r w:rsidRPr="008F7927">
          <w:rPr>
            <w:lang w:val="en-CA"/>
          </w:rPr>
          <w:t>Location Data Component which contains the reference used to obtain this location</w:t>
        </w:r>
      </w:ins>
      <w:commentRangeEnd w:id="1354"/>
      <w:r w:rsidRPr="009B369E">
        <w:rPr>
          <w:rStyle w:val="CommentReference"/>
          <w:sz w:val="20"/>
          <w:szCs w:val="20"/>
          <w:lang w:val="en-CA"/>
        </w:rPr>
        <w:commentReference w:id="1354"/>
      </w:r>
    </w:p>
    <w:p w14:paraId="7FE35C17" w14:textId="77777777" w:rsidR="00D73EF6" w:rsidRPr="009B369E" w:rsidRDefault="00D73EF6" w:rsidP="00D73EF6">
      <w:pPr>
        <w:pStyle w:val="ListParagraph"/>
        <w:numPr>
          <w:ilvl w:val="1"/>
          <w:numId w:val="17"/>
        </w:numPr>
        <w:ind w:left="2880"/>
        <w:rPr>
          <w:ins w:id="1355" w:author="Daniel Mongrain" w:date="2026-06-08T21:08:00Z"/>
          <w:lang w:val="en-CA"/>
        </w:rPr>
      </w:pPr>
      <w:ins w:id="1356" w:author="Daniel Mongrain" w:date="2026-06-08T21:08:00Z">
        <w:r w:rsidRPr="009B369E">
          <w:rPr>
            <w:lang w:val="en-CA"/>
          </w:rPr>
          <w:t>Additional Data Components:</w:t>
        </w:r>
      </w:ins>
    </w:p>
    <w:p w14:paraId="5050D305" w14:textId="77777777" w:rsidR="00D73EF6" w:rsidRPr="009B369E" w:rsidRDefault="00D73EF6" w:rsidP="00D73EF6">
      <w:pPr>
        <w:pStyle w:val="ListParagraph"/>
        <w:numPr>
          <w:ilvl w:val="2"/>
          <w:numId w:val="17"/>
        </w:numPr>
        <w:ind w:left="3600"/>
        <w:rPr>
          <w:ins w:id="1357" w:author="Daniel Mongrain" w:date="2026-06-08T21:08:00Z"/>
          <w:lang w:val="en-CA"/>
        </w:rPr>
      </w:pPr>
      <w:ins w:id="1358" w:author="Daniel Mongrain" w:date="2026-06-08T21:08:00Z">
        <w:r w:rsidRPr="009B369E">
          <w:rPr>
            <w:lang w:val="en-CA"/>
          </w:rPr>
          <w:t xml:space="preserve">There MUST be as many Additional Data Components as there </w:t>
        </w:r>
        <w:r>
          <w:rPr>
            <w:lang w:val="en-CA"/>
          </w:rPr>
          <w:t xml:space="preserve">was for the call being </w:t>
        </w:r>
      </w:ins>
      <w:ins w:id="1359" w:author="Daniel Mongrain" w:date="2026-06-08T21:12:00Z">
        <w:r>
          <w:rPr>
            <w:lang w:val="en-CA"/>
          </w:rPr>
          <w:t>f</w:t>
        </w:r>
      </w:ins>
      <w:ins w:id="1360" w:author="Daniel Mongrain" w:date="2026-06-08T21:13:00Z">
        <w:r>
          <w:rPr>
            <w:lang w:val="en-CA"/>
          </w:rPr>
          <w:t>ollowed-up</w:t>
        </w:r>
      </w:ins>
      <w:ins w:id="1361" w:author="Daniel Mongrain" w:date="2026-06-08T21:08:00Z">
        <w:r>
          <w:rPr>
            <w:lang w:val="en-CA"/>
          </w:rPr>
          <w:t>, except for Additional Data related to the call itself (such as Service or Provider Info)</w:t>
        </w:r>
      </w:ins>
    </w:p>
    <w:p w14:paraId="47BC399D" w14:textId="77777777" w:rsidR="00D73EF6" w:rsidRPr="009B369E" w:rsidRDefault="00D73EF6" w:rsidP="00D73EF6">
      <w:pPr>
        <w:pStyle w:val="ListParagraph"/>
        <w:numPr>
          <w:ilvl w:val="1"/>
          <w:numId w:val="17"/>
        </w:numPr>
        <w:ind w:left="2880"/>
        <w:rPr>
          <w:ins w:id="1362" w:author="Daniel Mongrain" w:date="2026-06-08T21:08:00Z"/>
          <w:lang w:val="en-CA"/>
        </w:rPr>
      </w:pPr>
      <w:ins w:id="1363" w:author="Daniel Mongrain" w:date="2026-06-08T21:08:00Z">
        <w:r w:rsidRPr="009B369E">
          <w:rPr>
            <w:lang w:val="en-CA"/>
          </w:rPr>
          <w:t>Callback Data Component:</w:t>
        </w:r>
      </w:ins>
    </w:p>
    <w:p w14:paraId="1AFB0ADD" w14:textId="77777777" w:rsidR="00D73EF6" w:rsidRPr="009B369E" w:rsidRDefault="00D73EF6" w:rsidP="00D73EF6">
      <w:pPr>
        <w:pStyle w:val="ListParagraph"/>
        <w:numPr>
          <w:ilvl w:val="2"/>
          <w:numId w:val="17"/>
        </w:numPr>
        <w:ind w:left="3600"/>
        <w:rPr>
          <w:ins w:id="1364" w:author="Daniel Mongrain" w:date="2026-06-08T21:08:00Z"/>
          <w:lang w:val="en-CA"/>
        </w:rPr>
      </w:pPr>
      <w:ins w:id="1365" w:author="Daniel Mongrain" w:date="2026-06-08T21:08:00Z">
        <w:r w:rsidRPr="009B369E">
          <w:rPr>
            <w:lang w:val="en-CA"/>
          </w:rPr>
          <w:t xml:space="preserve">This is </w:t>
        </w:r>
        <w:r>
          <w:rPr>
            <w:lang w:val="en-CA"/>
          </w:rPr>
          <w:t xml:space="preserve">populated identically to the EIDO associated to the call being </w:t>
        </w:r>
      </w:ins>
      <w:ins w:id="1366" w:author="Daniel Mongrain" w:date="2026-06-08T21:13:00Z">
        <w:r>
          <w:rPr>
            <w:lang w:val="en-CA"/>
          </w:rPr>
          <w:t>followed-up</w:t>
        </w:r>
      </w:ins>
    </w:p>
    <w:p w14:paraId="2BDC770F" w14:textId="77777777" w:rsidR="00D73EF6" w:rsidRPr="009B369E" w:rsidRDefault="00D73EF6" w:rsidP="00D73EF6">
      <w:pPr>
        <w:pStyle w:val="ListParagraph"/>
        <w:numPr>
          <w:ilvl w:val="1"/>
          <w:numId w:val="17"/>
        </w:numPr>
        <w:ind w:left="2880"/>
        <w:rPr>
          <w:ins w:id="1367" w:author="Daniel Mongrain" w:date="2026-06-08T21:08:00Z"/>
          <w:lang w:val="en-CA"/>
        </w:rPr>
      </w:pPr>
      <w:ins w:id="1368" w:author="Daniel Mongrain" w:date="2026-06-08T21:08:00Z">
        <w:r w:rsidRPr="009B369E">
          <w:rPr>
            <w:lang w:val="en-CA"/>
          </w:rPr>
          <w:t>Person Data Component:</w:t>
        </w:r>
      </w:ins>
    </w:p>
    <w:p w14:paraId="43D04BD2" w14:textId="77777777" w:rsidR="00D73EF6" w:rsidRPr="008F7927" w:rsidRDefault="00D73EF6" w:rsidP="00D73EF6">
      <w:pPr>
        <w:pStyle w:val="ListParagraph"/>
        <w:numPr>
          <w:ilvl w:val="3"/>
          <w:numId w:val="17"/>
        </w:numPr>
        <w:ind w:left="4320"/>
        <w:rPr>
          <w:ins w:id="1369" w:author="Daniel Mongrain" w:date="2026-06-08T21:08:00Z"/>
          <w:lang w:val="en-CA"/>
        </w:rPr>
      </w:pPr>
      <w:ins w:id="1370" w:author="Daniel Mongrain" w:date="2026-06-08T21:08:00Z">
        <w:r w:rsidRPr="008F7927">
          <w:rPr>
            <w:lang w:val="en-CA"/>
          </w:rPr>
          <w:t xml:space="preserve">This is populated identically to the EIDO associated to the call being </w:t>
        </w:r>
      </w:ins>
      <w:ins w:id="1371" w:author="Daniel Mongrain" w:date="2026-06-08T21:13:00Z">
        <w:r>
          <w:rPr>
            <w:lang w:val="en-CA"/>
          </w:rPr>
          <w:t>followed-up</w:t>
        </w:r>
      </w:ins>
      <w:ins w:id="1372" w:author="Daniel Mongrain" w:date="2026-06-08T21:08:00Z">
        <w:r>
          <w:rPr>
            <w:lang w:val="en-CA"/>
          </w:rPr>
          <w:t xml:space="preserve"> except for</w:t>
        </w:r>
        <w:r w:rsidRPr="008F7927">
          <w:rPr>
            <w:lang w:val="en-CA"/>
          </w:rPr>
          <w:t xml:space="preserve"> “callIdentifier” </w:t>
        </w:r>
        <w:r>
          <w:rPr>
            <w:lang w:val="en-CA"/>
          </w:rPr>
          <w:t xml:space="preserve">which </w:t>
        </w:r>
        <w:r w:rsidRPr="008F7927">
          <w:rPr>
            <w:lang w:val="en-CA"/>
          </w:rPr>
          <w:t>MUST link to the Call Data Component instance in th</w:t>
        </w:r>
        <w:r>
          <w:rPr>
            <w:lang w:val="en-CA"/>
          </w:rPr>
          <w:t xml:space="preserve">is </w:t>
        </w:r>
        <w:r w:rsidRPr="008F7927">
          <w:rPr>
            <w:lang w:val="en-CA"/>
          </w:rPr>
          <w:t>EIDO</w:t>
        </w:r>
      </w:ins>
    </w:p>
    <w:p w14:paraId="28F99B2C" w14:textId="77777777" w:rsidR="00D73EF6" w:rsidRDefault="00D73EF6" w:rsidP="00D73EF6">
      <w:pPr>
        <w:pStyle w:val="ListParagraph"/>
        <w:numPr>
          <w:ilvl w:val="3"/>
          <w:numId w:val="17"/>
        </w:numPr>
        <w:ind w:left="4320"/>
        <w:rPr>
          <w:ins w:id="1373" w:author="Daniel Mongrain" w:date="2026-06-08T21:08:00Z"/>
          <w:lang w:val="en-CA"/>
        </w:rPr>
      </w:pPr>
      <w:ins w:id="1374" w:author="Daniel Mongrain" w:date="2026-06-08T21:08:00Z">
        <w:r>
          <w:rPr>
            <w:lang w:val="en-CA"/>
          </w:rPr>
          <w:t>In addition:</w:t>
        </w:r>
      </w:ins>
    </w:p>
    <w:p w14:paraId="0AC29F56" w14:textId="77777777" w:rsidR="00D73EF6" w:rsidRDefault="00D73EF6" w:rsidP="00D73EF6">
      <w:pPr>
        <w:pStyle w:val="ListParagraph"/>
        <w:numPr>
          <w:ilvl w:val="4"/>
          <w:numId w:val="17"/>
        </w:numPr>
        <w:ind w:left="5040"/>
        <w:rPr>
          <w:ins w:id="1375" w:author="Daniel Mongrain" w:date="2026-06-08T21:08:00Z"/>
          <w:lang w:val="en-CA"/>
        </w:rPr>
      </w:pPr>
      <w:ins w:id="1376" w:author="Daniel Mongrain" w:date="2026-06-08T21:08:00Z">
        <w:r>
          <w:rPr>
            <w:lang w:val="en-CA"/>
          </w:rPr>
          <w:t xml:space="preserve"> “locationReference” MUST link to the Location Data Component instances in the EIDO</w:t>
        </w:r>
      </w:ins>
    </w:p>
    <w:p w14:paraId="67674A21" w14:textId="77777777" w:rsidR="00D73EF6" w:rsidRPr="009B369E" w:rsidRDefault="00D73EF6" w:rsidP="00D73EF6">
      <w:pPr>
        <w:pStyle w:val="ListParagraph"/>
        <w:numPr>
          <w:ilvl w:val="4"/>
          <w:numId w:val="17"/>
        </w:numPr>
        <w:ind w:left="5040"/>
        <w:rPr>
          <w:ins w:id="1377" w:author="Daniel Mongrain" w:date="2026-06-08T21:08:00Z"/>
          <w:lang w:val="en-CA"/>
        </w:rPr>
      </w:pPr>
      <w:ins w:id="1378" w:author="Daniel Mongrain" w:date="2026-06-08T21:08:00Z">
        <w:r>
          <w:rPr>
            <w:lang w:val="en-CA"/>
          </w:rPr>
          <w:t>“</w:t>
        </w:r>
        <w:r w:rsidRPr="00AE2B99">
          <w:rPr>
            <w:lang w:val="en-CA"/>
          </w:rPr>
          <w:t xml:space="preserve">additionalDataReference” MUST link to the </w:t>
        </w:r>
        <w:r>
          <w:rPr>
            <w:lang w:val="en-CA"/>
          </w:rPr>
          <w:t>Additional</w:t>
        </w:r>
        <w:r w:rsidRPr="00AE2B99">
          <w:rPr>
            <w:lang w:val="en-CA"/>
          </w:rPr>
          <w:t xml:space="preserve"> Data Component instances in the EIDO</w:t>
        </w:r>
      </w:ins>
    </w:p>
    <w:p w14:paraId="0093D46B" w14:textId="77777777" w:rsidR="00D73EF6" w:rsidRPr="009B369E" w:rsidRDefault="00D73EF6" w:rsidP="00D73EF6">
      <w:pPr>
        <w:pStyle w:val="ListParagraph"/>
        <w:numPr>
          <w:ilvl w:val="1"/>
          <w:numId w:val="17"/>
        </w:numPr>
        <w:ind w:left="2880"/>
        <w:rPr>
          <w:ins w:id="1379" w:author="Daniel Mongrain" w:date="2026-06-08T21:08:00Z"/>
          <w:lang w:val="en-CA"/>
        </w:rPr>
      </w:pPr>
      <w:ins w:id="1380" w:author="Daniel Mongrain" w:date="2026-06-08T21:08:00Z">
        <w:r w:rsidRPr="009B369E">
          <w:rPr>
            <w:lang w:val="en-CA"/>
          </w:rPr>
          <w:t>Call Data Component:</w:t>
        </w:r>
      </w:ins>
    </w:p>
    <w:p w14:paraId="4248CD16" w14:textId="77777777" w:rsidR="00D73EF6" w:rsidRPr="009B369E" w:rsidRDefault="00D73EF6" w:rsidP="00D73EF6">
      <w:pPr>
        <w:pStyle w:val="ListParagraph"/>
        <w:numPr>
          <w:ilvl w:val="2"/>
          <w:numId w:val="17"/>
        </w:numPr>
        <w:ind w:left="3600"/>
        <w:rPr>
          <w:ins w:id="1381" w:author="Daniel Mongrain" w:date="2026-06-08T21:08:00Z"/>
          <w:lang w:val="en-CA"/>
        </w:rPr>
      </w:pPr>
      <w:ins w:id="1382" w:author="Daniel Mongrain" w:date="2026-06-08T21:08:00Z">
        <w:r w:rsidRPr="009B369E">
          <w:rPr>
            <w:lang w:val="en-CA"/>
          </w:rPr>
          <w:t xml:space="preserve">Contains the details of the </w:t>
        </w:r>
      </w:ins>
      <w:ins w:id="1383" w:author="Daniel Mongrain" w:date="2026-06-08T21:14:00Z">
        <w:r>
          <w:rPr>
            <w:lang w:val="en-CA"/>
          </w:rPr>
          <w:t>Follow-Up call</w:t>
        </w:r>
      </w:ins>
      <w:ins w:id="1384" w:author="Daniel Mongrain" w:date="2026-06-08T21:08:00Z">
        <w:r>
          <w:rPr>
            <w:lang w:val="en-CA"/>
          </w:rPr>
          <w:t xml:space="preserve"> INVITE</w:t>
        </w:r>
        <w:r w:rsidRPr="009B369E">
          <w:rPr>
            <w:lang w:val="en-CA"/>
          </w:rPr>
          <w:t>:</w:t>
        </w:r>
      </w:ins>
    </w:p>
    <w:p w14:paraId="7DF09204" w14:textId="77777777" w:rsidR="00D73EF6" w:rsidRPr="009B369E" w:rsidRDefault="00D73EF6" w:rsidP="00D73EF6">
      <w:pPr>
        <w:pStyle w:val="ListParagraph"/>
        <w:numPr>
          <w:ilvl w:val="3"/>
          <w:numId w:val="17"/>
        </w:numPr>
        <w:ind w:left="4320"/>
        <w:rPr>
          <w:ins w:id="1385" w:author="Daniel Mongrain" w:date="2026-06-08T21:08:00Z"/>
          <w:lang w:val="en-CA"/>
        </w:rPr>
      </w:pPr>
      <w:ins w:id="1386" w:author="Daniel Mongrain" w:date="2026-06-08T21:08:00Z">
        <w:r w:rsidRPr="009B369E">
          <w:rPr>
            <w:lang w:val="en-CA"/>
          </w:rPr>
          <w:t xml:space="preserve">Identifier of this Data Component MUST be </w:t>
        </w:r>
        <w:r>
          <w:rPr>
            <w:lang w:val="en-CA"/>
          </w:rPr>
          <w:t>a new</w:t>
        </w:r>
        <w:r w:rsidRPr="009B369E">
          <w:rPr>
            <w:lang w:val="en-CA"/>
          </w:rPr>
          <w:t xml:space="preserve"> Call Identifier assigned to the </w:t>
        </w:r>
      </w:ins>
      <w:ins w:id="1387" w:author="Daniel Mongrain" w:date="2026-06-08T21:14:00Z">
        <w:r>
          <w:rPr>
            <w:lang w:val="en-CA"/>
          </w:rPr>
          <w:t>Follow-Up call</w:t>
        </w:r>
      </w:ins>
    </w:p>
    <w:p w14:paraId="111EA4A2" w14:textId="77777777" w:rsidR="00D73EF6" w:rsidRDefault="00D73EF6" w:rsidP="00D73EF6">
      <w:pPr>
        <w:pStyle w:val="ListParagraph"/>
        <w:numPr>
          <w:ilvl w:val="3"/>
          <w:numId w:val="17"/>
        </w:numPr>
        <w:ind w:left="4320"/>
        <w:rPr>
          <w:ins w:id="1388" w:author="Daniel Mongrain" w:date="2026-06-08T21:08:00Z"/>
          <w:lang w:val="en-CA"/>
        </w:rPr>
      </w:pPr>
      <w:ins w:id="1389" w:author="Daniel Mongrain" w:date="2026-06-08T21:08:00Z">
        <w:r w:rsidRPr="009B369E">
          <w:rPr>
            <w:lang w:val="en-CA"/>
          </w:rPr>
          <w:t xml:space="preserve">“standardPrimaryCallType” MUST be </w:t>
        </w:r>
        <w:r>
          <w:rPr>
            <w:lang w:val="en-CA"/>
          </w:rPr>
          <w:t>“</w:t>
        </w:r>
      </w:ins>
      <w:ins w:id="1390" w:author="Daniel Mongrain" w:date="2026-06-08T21:14:00Z">
        <w:r>
          <w:rPr>
            <w:lang w:val="en-CA"/>
          </w:rPr>
          <w:t>followUp</w:t>
        </w:r>
      </w:ins>
      <w:ins w:id="1391" w:author="Daniel Mongrain" w:date="2026-06-08T21:08:00Z">
        <w:r w:rsidRPr="009B369E">
          <w:rPr>
            <w:lang w:val="en-CA"/>
          </w:rPr>
          <w:t>”</w:t>
        </w:r>
      </w:ins>
    </w:p>
    <w:p w14:paraId="5F9E9405" w14:textId="77777777" w:rsidR="00D73EF6" w:rsidRPr="009B369E" w:rsidRDefault="00D73EF6" w:rsidP="00D73EF6">
      <w:pPr>
        <w:pStyle w:val="ListParagraph"/>
        <w:numPr>
          <w:ilvl w:val="3"/>
          <w:numId w:val="17"/>
        </w:numPr>
        <w:ind w:left="4320"/>
        <w:rPr>
          <w:ins w:id="1392" w:author="Daniel Mongrain" w:date="2026-06-08T21:08:00Z"/>
          <w:lang w:val="en-CA"/>
        </w:rPr>
      </w:pPr>
      <w:ins w:id="1393" w:author="Daniel Mongrain" w:date="2026-06-08T21:08:00Z">
        <w:r w:rsidRPr="009B369E">
          <w:rPr>
            <w:lang w:val="en-CA"/>
          </w:rPr>
          <w:t>“direction” MUST be set to “</w:t>
        </w:r>
        <w:r>
          <w:rPr>
            <w:lang w:val="en-CA"/>
          </w:rPr>
          <w:t>outgo</w:t>
        </w:r>
        <w:r w:rsidRPr="009B369E">
          <w:rPr>
            <w:lang w:val="en-CA"/>
          </w:rPr>
          <w:t xml:space="preserve">ing” </w:t>
        </w:r>
      </w:ins>
    </w:p>
    <w:p w14:paraId="61A1745B" w14:textId="77777777" w:rsidR="00D73EF6" w:rsidRPr="009B369E" w:rsidRDefault="00D73EF6" w:rsidP="00D73EF6">
      <w:pPr>
        <w:pStyle w:val="ListParagraph"/>
        <w:numPr>
          <w:ilvl w:val="3"/>
          <w:numId w:val="17"/>
        </w:numPr>
        <w:ind w:left="4320"/>
        <w:rPr>
          <w:ins w:id="1394" w:author="Daniel Mongrain" w:date="2026-06-08T21:08:00Z"/>
          <w:lang w:val="en-CA"/>
        </w:rPr>
      </w:pPr>
      <w:ins w:id="1395" w:author="Daniel Mongrain" w:date="2026-06-08T21:08:00Z">
        <w:r w:rsidRPr="009B369E">
          <w:rPr>
            <w:lang w:val="en-CA"/>
          </w:rPr>
          <w:t xml:space="preserve"> “callStartTimestamp” MUST contain the time the </w:t>
        </w:r>
        <w:r>
          <w:rPr>
            <w:lang w:val="en-CA"/>
          </w:rPr>
          <w:t>INVITE was sent</w:t>
        </w:r>
      </w:ins>
    </w:p>
    <w:p w14:paraId="09F9C085" w14:textId="77777777" w:rsidR="00D73EF6" w:rsidRDefault="00D73EF6" w:rsidP="00D73EF6">
      <w:pPr>
        <w:pStyle w:val="ListParagraph"/>
        <w:numPr>
          <w:ilvl w:val="3"/>
          <w:numId w:val="17"/>
        </w:numPr>
        <w:ind w:left="4320"/>
        <w:rPr>
          <w:ins w:id="1396" w:author="Daniel Mongrain" w:date="2026-06-08T21:08:00Z"/>
          <w:lang w:val="en-CA"/>
        </w:rPr>
      </w:pPr>
      <w:ins w:id="1397" w:author="Daniel Mongrain" w:date="2026-06-08T21:08:00Z">
        <w:r w:rsidRPr="009B369E">
          <w:rPr>
            <w:lang w:val="en-CA"/>
          </w:rPr>
          <w:t>“callStateRegistryText” MUST contain “call</w:t>
        </w:r>
        <w:r>
          <w:rPr>
            <w:lang w:val="en-CA"/>
          </w:rPr>
          <w:t>Begin</w:t>
        </w:r>
        <w:r w:rsidRPr="009B369E">
          <w:rPr>
            <w:lang w:val="en-CA"/>
          </w:rPr>
          <w:t>”</w:t>
        </w:r>
      </w:ins>
    </w:p>
    <w:p w14:paraId="4D5B72A7" w14:textId="77777777" w:rsidR="00D73EF6" w:rsidRPr="001C7335" w:rsidRDefault="00D73EF6" w:rsidP="00D73EF6">
      <w:pPr>
        <w:pStyle w:val="ListParagraph"/>
        <w:ind w:left="2160"/>
        <w:rPr>
          <w:ins w:id="1398" w:author="Daniel Mongrain" w:date="2026-06-08T21:15:00Z"/>
          <w:rPrChange w:id="1399" w:author="Daniel Mongrain" w:date="2026-06-08T21:15:00Z">
            <w:rPr>
              <w:ins w:id="1400" w:author="Daniel Mongrain" w:date="2026-06-08T21:15:00Z"/>
              <w:lang w:val="en-CA"/>
            </w:rPr>
          </w:rPrChange>
        </w:rPr>
      </w:pPr>
      <w:ins w:id="1401" w:author="Daniel Mongrain" w:date="2026-06-08T21:08:00Z">
        <w:r w:rsidRPr="008F7927">
          <w:rPr>
            <w:lang w:val="en-CA"/>
          </w:rPr>
          <w:t>“personReference” array MUST contain links to Person Data Component instance found in the EIDO applicable to the call.</w:t>
        </w:r>
      </w:ins>
    </w:p>
    <w:p w14:paraId="484A3D52" w14:textId="77777777" w:rsidR="00D73EF6" w:rsidRPr="009B4501" w:rsidRDefault="00D73EF6">
      <w:pPr>
        <w:pPrChange w:id="1402" w:author="Daniel Mongrain" w:date="2026-06-08T21:15:00Z">
          <w:pPr>
            <w:pStyle w:val="ListParagraph"/>
          </w:pPr>
        </w:pPrChange>
      </w:pPr>
      <w:ins w:id="1403" w:author="Daniel Mongrain" w:date="2026-06-08T21:15:00Z">
        <w:r>
          <w:t>If an error is received in response to the INVITE of the SIP URI and there is a telephone URI, the CHFE MUST retry the Callback with the telephone URI.</w:t>
        </w:r>
      </w:ins>
    </w:p>
    <w:p w14:paraId="631F45A8" w14:textId="77777777" w:rsidR="00D73EF6" w:rsidRPr="00E06A13" w:rsidRDefault="00D73EF6">
      <w:pPr>
        <w:pStyle w:val="Heading6"/>
        <w:pPrChange w:id="1404" w:author="Daniel Mongrain" w:date="2026-06-08T22:18:00Z">
          <w:pPr>
            <w:pStyle w:val="Heading4"/>
          </w:pPr>
        </w:pPrChange>
      </w:pPr>
      <w:bookmarkStart w:id="1405" w:name="_Toc221701657"/>
      <w:r w:rsidRPr="00E06A13">
        <w:t xml:space="preserve">Placing a </w:t>
      </w:r>
      <w:r>
        <w:t>9</w:t>
      </w:r>
      <w:r>
        <w:noBreakHyphen/>
        <w:t>1</w:t>
      </w:r>
      <w:r>
        <w:noBreakHyphen/>
        <w:t>1</w:t>
      </w:r>
      <w:r w:rsidRPr="00E06A13">
        <w:t xml:space="preserve"> Call From the CHFE</w:t>
      </w:r>
      <w:bookmarkEnd w:id="1405"/>
    </w:p>
    <w:p w14:paraId="41C03A30" w14:textId="77777777" w:rsidR="00D73EF6" w:rsidRDefault="00D73EF6" w:rsidP="00D73EF6">
      <w:pPr>
        <w:pStyle w:val="BodyText"/>
        <w:rPr>
          <w:ins w:id="1406" w:author="Daniel Mongrain" w:date="2026-06-08T21:18:00Z"/>
        </w:rPr>
      </w:pPr>
      <w:r>
        <w:t>A CHFE user may have need to call 9</w:t>
      </w:r>
      <w:r>
        <w:noBreakHyphen/>
        <w:t>1</w:t>
      </w:r>
      <w:r>
        <w:noBreakHyphen/>
        <w:t>1 while logged into the CHFE and may not be able to access another device to make the call due to the nature of the emergency (active shooter, must abandon) or the user’s location. The CHFE user may be in the PSAP or remotely connected. The user expects the 9</w:t>
      </w:r>
      <w:r>
        <w:noBreakHyphen/>
        <w:t>1</w:t>
      </w:r>
      <w:r>
        <w:noBreakHyphen/>
        <w:t>1 call to be processed as normal, and the CHFE MUST ensure that the 9</w:t>
      </w:r>
      <w:r>
        <w:noBreakHyphen/>
        <w:t>1</w:t>
      </w:r>
      <w:r>
        <w:noBreakHyphen/>
        <w:t>1 call conforms to existing regulations for such calls. If the CHFE implements the ability to place the call through the NGCS, the CHFE MUST follow the specifications in NENA</w:t>
      </w:r>
      <w:r>
        <w:noBreakHyphen/>
        <w:t>STA</w:t>
      </w:r>
      <w:r>
        <w:noBreakHyphen/>
        <w:t xml:space="preserve">010 </w:t>
      </w:r>
      <w:r>
        <w:fldChar w:fldCharType="begin"/>
      </w:r>
      <w:r>
        <w:instrText xml:space="preserve"> REF _Ref200179524 \n \h  \* MERGEFORMAT </w:instrText>
      </w:r>
      <w:r>
        <w:fldChar w:fldCharType="separate"/>
      </w:r>
      <w:r>
        <w:fldChar w:fldCharType="begin"/>
      </w:r>
      <w:r>
        <w:instrText xml:space="preserve"> REF _Ref129852940 \r \h </w:instrText>
      </w:r>
      <w:r>
        <w:fldChar w:fldCharType="separate"/>
      </w:r>
      <w:r>
        <w:t>[7]</w:t>
      </w:r>
      <w:r>
        <w:fldChar w:fldCharType="end"/>
      </w:r>
      <w:r>
        <w:fldChar w:fldCharType="end"/>
      </w:r>
      <w:r>
        <w:t xml:space="preserve"> for such calls.</w:t>
      </w:r>
    </w:p>
    <w:p w14:paraId="06851C75" w14:textId="77777777" w:rsidR="00D73EF6" w:rsidRDefault="00D73EF6" w:rsidP="00D73EF6">
      <w:pPr>
        <w:pStyle w:val="BodyText"/>
        <w:rPr>
          <w:ins w:id="1407" w:author="Daniel Mongrain" w:date="2026-06-08T21:18:00Z"/>
        </w:rPr>
      </w:pPr>
      <w:ins w:id="1408" w:author="Daniel Mongrain" w:date="2026-06-08T21:18:00Z">
        <w:r>
          <w:t>To perform a 9-1-1 call, the CHFE MUST:</w:t>
        </w:r>
      </w:ins>
    </w:p>
    <w:p w14:paraId="3BA15FE3" w14:textId="77777777" w:rsidR="00D73EF6" w:rsidRDefault="00D73EF6" w:rsidP="00D73EF6">
      <w:pPr>
        <w:pStyle w:val="ListParagraph"/>
        <w:ind w:left="2160"/>
        <w:rPr>
          <w:ins w:id="1409" w:author="Daniel Mongrain" w:date="2026-06-08T21:18:00Z"/>
        </w:rPr>
      </w:pPr>
      <w:ins w:id="1410" w:author="Daniel Mongrain" w:date="2026-06-08T21:18:00Z">
        <w:r>
          <w:t>Craft and send INVITE request with the following:</w:t>
        </w:r>
      </w:ins>
    </w:p>
    <w:p w14:paraId="38E867D3" w14:textId="77777777" w:rsidR="00D73EF6" w:rsidRDefault="00D73EF6" w:rsidP="00D73EF6">
      <w:pPr>
        <w:pStyle w:val="ListParagraph"/>
        <w:numPr>
          <w:ilvl w:val="1"/>
          <w:numId w:val="17"/>
        </w:numPr>
        <w:ind w:left="2880"/>
        <w:rPr>
          <w:ins w:id="1411" w:author="Daniel Mongrain" w:date="2026-06-08T21:18:00Z"/>
        </w:rPr>
      </w:pPr>
      <w:ins w:id="1412" w:author="Daniel Mongrain" w:date="2026-06-08T21:18:00Z">
        <w:r>
          <w:t>Request URI s</w:t>
        </w:r>
      </w:ins>
      <w:ins w:id="1413" w:author="Daniel Mongrain" w:date="2026-06-08T21:19:00Z">
        <w:r>
          <w:t>et to “tel:+1911”</w:t>
        </w:r>
      </w:ins>
    </w:p>
    <w:p w14:paraId="46E3D3C2" w14:textId="77777777" w:rsidR="00D73EF6" w:rsidRDefault="00D73EF6">
      <w:pPr>
        <w:pStyle w:val="ListParagraph"/>
        <w:numPr>
          <w:ilvl w:val="1"/>
          <w:numId w:val="17"/>
        </w:numPr>
        <w:ind w:left="2880"/>
        <w:rPr>
          <w:ins w:id="1414" w:author="Daniel Mongrain" w:date="2026-06-08T21:18:00Z"/>
        </w:rPr>
        <w:pPrChange w:id="1415" w:author="Daniel Mongrain" w:date="2026-06-08T21:21:00Z">
          <w:pPr>
            <w:pStyle w:val="ListParagraph"/>
            <w:numPr>
              <w:ilvl w:val="2"/>
            </w:numPr>
            <w:ind w:left="2160"/>
          </w:pPr>
        </w:pPrChange>
      </w:pPr>
      <w:ins w:id="1416" w:author="Daniel Mongrain" w:date="2026-06-08T21:18:00Z">
        <w:r>
          <w:lastRenderedPageBreak/>
          <w:t xml:space="preserve">From header </w:t>
        </w:r>
      </w:ins>
      <w:ins w:id="1417" w:author="Daniel Mongrain" w:date="2026-06-08T21:20:00Z">
        <w:r>
          <w:t xml:space="preserve">set to </w:t>
        </w:r>
      </w:ins>
      <w:ins w:id="1418" w:author="Daniel Mongrain" w:date="2026-06-08T21:18:00Z">
        <w:r>
          <w:t xml:space="preserve">the form “sip:&lt;telephone number&gt;@&lt;Agency-Identifier&gt;;user=phone” specifying one of the PSAP’s URIs provisioned for callback purposes </w:t>
        </w:r>
      </w:ins>
    </w:p>
    <w:p w14:paraId="2D3F859B" w14:textId="77777777" w:rsidR="00D73EF6" w:rsidRDefault="00D73EF6">
      <w:pPr>
        <w:pStyle w:val="ListParagraph"/>
        <w:numPr>
          <w:ilvl w:val="1"/>
          <w:numId w:val="17"/>
        </w:numPr>
        <w:ind w:left="2880"/>
        <w:rPr>
          <w:ins w:id="1419" w:author="Daniel Mongrain" w:date="2026-06-08T21:18:00Z"/>
        </w:rPr>
        <w:pPrChange w:id="1420" w:author="Daniel Mongrain" w:date="2026-06-08T21:21:00Z">
          <w:pPr>
            <w:pStyle w:val="ListParagraph"/>
            <w:numPr>
              <w:ilvl w:val="3"/>
            </w:numPr>
            <w:ind w:left="2880"/>
          </w:pPr>
        </w:pPrChange>
      </w:pPr>
      <w:ins w:id="1421" w:author="Daniel Mongrain" w:date="2026-06-08T21:18:00Z">
        <w:r>
          <w:t xml:space="preserve">Privacy header </w:t>
        </w:r>
      </w:ins>
      <w:ins w:id="1422" w:author="Daniel Mongrain" w:date="2026-06-08T21:21:00Z">
        <w:r>
          <w:t xml:space="preserve">set to </w:t>
        </w:r>
      </w:ins>
      <w:ins w:id="1423" w:author="Daniel Mongrain" w:date="2026-06-08T21:18:00Z">
        <w:r>
          <w:t>“none”</w:t>
        </w:r>
      </w:ins>
    </w:p>
    <w:p w14:paraId="78F553C3" w14:textId="77777777" w:rsidR="00D73EF6" w:rsidRDefault="00D73EF6" w:rsidP="00D73EF6">
      <w:pPr>
        <w:pStyle w:val="ListParagraph"/>
        <w:numPr>
          <w:ilvl w:val="1"/>
          <w:numId w:val="17"/>
        </w:numPr>
        <w:ind w:left="2880"/>
        <w:rPr>
          <w:ins w:id="1424" w:author="Daniel Mongrain" w:date="2026-06-08T21:18:00Z"/>
        </w:rPr>
      </w:pPr>
      <w:ins w:id="1425" w:author="Daniel Mongrain" w:date="2026-06-08T21:18:00Z">
        <w:r>
          <w:t>A first P-Asserted-Identity header in the form “sip:&lt;telephone number&gt;@&lt;Agency-Identifier&gt;;user=phone” specifying one of the PSAP’s URIs provisioned for callback purposes (this is necessary in order for the NGCS to properly assert the identity of the PSAP)</w:t>
        </w:r>
      </w:ins>
    </w:p>
    <w:p w14:paraId="769B527A" w14:textId="77777777" w:rsidR="00D73EF6" w:rsidRDefault="00D73EF6" w:rsidP="00D73EF6">
      <w:pPr>
        <w:pStyle w:val="ListParagraph"/>
        <w:numPr>
          <w:ilvl w:val="1"/>
          <w:numId w:val="17"/>
        </w:numPr>
        <w:ind w:left="2880"/>
        <w:rPr>
          <w:ins w:id="1426" w:author="Daniel Mongrain" w:date="2026-06-08T21:18:00Z"/>
        </w:rPr>
      </w:pPr>
      <w:ins w:id="1427" w:author="Daniel Mongrain" w:date="2026-06-08T21:18:00Z">
        <w:r>
          <w:t>A second P-Asserted-Identity specifying the identity of the agent originating the callback, in the form “sip: “Agent name” &lt;Agent Identifier&gt;” (display name optional)</w:t>
        </w:r>
      </w:ins>
    </w:p>
    <w:p w14:paraId="3FB80F3A" w14:textId="77777777" w:rsidR="00D73EF6" w:rsidRDefault="00D73EF6" w:rsidP="00D73EF6">
      <w:pPr>
        <w:pStyle w:val="ListParagraph"/>
        <w:numPr>
          <w:ilvl w:val="1"/>
          <w:numId w:val="17"/>
        </w:numPr>
        <w:ind w:left="2880"/>
        <w:rPr>
          <w:ins w:id="1428" w:author="Daniel Mongrain" w:date="2026-06-08T21:18:00Z"/>
        </w:rPr>
      </w:pPr>
      <w:ins w:id="1429" w:author="Daniel Mongrain" w:date="2026-06-08T21:18:00Z">
        <w:r>
          <w:t>Priority header value of “</w:t>
        </w:r>
      </w:ins>
      <w:ins w:id="1430" w:author="Daniel Mongrain" w:date="2026-06-08T21:22:00Z">
        <w:r>
          <w:t>emergency</w:t>
        </w:r>
      </w:ins>
      <w:ins w:id="1431" w:author="Daniel Mongrain" w:date="2026-06-08T21:18:00Z">
        <w:r>
          <w:t>”</w:t>
        </w:r>
      </w:ins>
    </w:p>
    <w:p w14:paraId="132CF61F" w14:textId="77777777" w:rsidR="00D73EF6" w:rsidRDefault="00D73EF6" w:rsidP="00D73EF6">
      <w:pPr>
        <w:pStyle w:val="ListParagraph"/>
        <w:numPr>
          <w:ilvl w:val="1"/>
          <w:numId w:val="17"/>
        </w:numPr>
        <w:ind w:left="2880"/>
        <w:rPr>
          <w:ins w:id="1432" w:author="Daniel Mongrain" w:date="2026-06-08T21:18:00Z"/>
        </w:rPr>
      </w:pPr>
      <w:ins w:id="1433" w:author="Daniel Mongrain" w:date="2026-06-08T21:18:00Z">
        <w:r>
          <w:t>An SDP Offer which includes all supported media choices</w:t>
        </w:r>
      </w:ins>
    </w:p>
    <w:p w14:paraId="3EEAB2C4" w14:textId="77777777" w:rsidR="00D73EF6" w:rsidRDefault="00D73EF6" w:rsidP="00D73EF6">
      <w:pPr>
        <w:pStyle w:val="ListParagraph"/>
        <w:ind w:left="2160"/>
        <w:rPr>
          <w:ins w:id="1434" w:author="Daniel Mongrain" w:date="2026-06-08T21:18:00Z"/>
        </w:rPr>
      </w:pPr>
      <w:ins w:id="1435" w:author="Daniel Mongrain" w:date="2026-06-08T21:18:00Z">
        <w:r>
          <w:t xml:space="preserve">Log a CallStartLogEvent where standardPrimaryCallType is set to </w:t>
        </w:r>
        <w:commentRangeStart w:id="1436"/>
        <w:r>
          <w:t>“</w:t>
        </w:r>
      </w:ins>
      <w:ins w:id="1437" w:author="Daniel Mongrain" w:date="2026-06-08T21:24:00Z">
        <w:r>
          <w:t>911</w:t>
        </w:r>
      </w:ins>
      <w:ins w:id="1438" w:author="Daniel Mongrain" w:date="2026-06-08T21:18:00Z">
        <w:r>
          <w:t>”.</w:t>
        </w:r>
      </w:ins>
      <w:commentRangeEnd w:id="1436"/>
      <w:r>
        <w:rPr>
          <w:rStyle w:val="CommentReference"/>
          <w:sz w:val="20"/>
          <w:szCs w:val="20"/>
        </w:rPr>
        <w:commentReference w:id="1436"/>
      </w:r>
      <w:ins w:id="1439" w:author="Daniel Mongrain" w:date="2026-06-08T21:18:00Z">
        <w:r>
          <w:t xml:space="preserve"> The standardPrimaryCallType, “to”, and “from” elements MUST be populated.</w:t>
        </w:r>
      </w:ins>
    </w:p>
    <w:p w14:paraId="4CD8E930" w14:textId="77777777" w:rsidR="00D73EF6" w:rsidRDefault="00D73EF6" w:rsidP="00D73EF6">
      <w:pPr>
        <w:pStyle w:val="ListParagraph"/>
        <w:ind w:left="2160"/>
        <w:rPr>
          <w:ins w:id="1440" w:author="Daniel Mongrain" w:date="2026-06-08T21:18:00Z"/>
        </w:rPr>
      </w:pPr>
      <w:ins w:id="1441" w:author="Daniel Mongrain" w:date="2026-06-08T21:18:00Z">
        <w:r>
          <w:t>Log a SessionStartLogEvent where standardPrimaryCallType is set to “</w:t>
        </w:r>
      </w:ins>
      <w:ins w:id="1442" w:author="Daniel Mongrain" w:date="2026-06-08T21:25:00Z">
        <w:r>
          <w:t>911</w:t>
        </w:r>
      </w:ins>
      <w:ins w:id="1443" w:author="Daniel Mongrain" w:date="2026-06-08T21:18:00Z">
        <w:r>
          <w:t>”. The standardPrimaryCallType, “to”, and “from” elements MUST be populated.</w:t>
        </w:r>
      </w:ins>
    </w:p>
    <w:p w14:paraId="3876A410" w14:textId="77777777" w:rsidR="00D73EF6" w:rsidRDefault="00D73EF6" w:rsidP="00D73EF6">
      <w:pPr>
        <w:pStyle w:val="ListParagraph"/>
        <w:ind w:left="2160"/>
        <w:rPr>
          <w:ins w:id="1444" w:author="Daniel Mongrain" w:date="2026-06-08T21:18:00Z"/>
        </w:rPr>
      </w:pPr>
      <w:ins w:id="1445" w:author="Daniel Mongrain" w:date="2026-06-08T21:18:00Z">
        <w:r>
          <w:t>Log a CallStateChangeLogEvent with state set to callBegin</w:t>
        </w:r>
      </w:ins>
    </w:p>
    <w:p w14:paraId="3A80DA8C" w14:textId="77777777" w:rsidR="00D73EF6" w:rsidRDefault="00D73EF6" w:rsidP="00D73EF6">
      <w:pPr>
        <w:pStyle w:val="ListParagraph"/>
        <w:ind w:left="2160"/>
        <w:rPr>
          <w:ins w:id="1446" w:author="Daniel Mongrain" w:date="2026-06-08T21:18:00Z"/>
        </w:rPr>
      </w:pPr>
      <w:ins w:id="1447" w:author="Daniel Mongrain" w:date="2026-06-08T21:18:00Z">
        <w:r>
          <w:t>Log a SessionStateChangeLogEvent with state set to callBegin</w:t>
        </w:r>
      </w:ins>
    </w:p>
    <w:p w14:paraId="7C4CF370" w14:textId="77777777" w:rsidR="00D73EF6" w:rsidRDefault="00D73EF6" w:rsidP="00D73EF6">
      <w:pPr>
        <w:pStyle w:val="BodyText"/>
      </w:pPr>
      <w:ins w:id="1448" w:author="Daniel Mongrain" w:date="2026-06-08T21:27:00Z">
        <w:r>
          <w:t>There is no EIDO sent for a 9-1-1 call initiated by a CHFE.</w:t>
        </w:r>
      </w:ins>
    </w:p>
    <w:p w14:paraId="2F2413F0" w14:textId="77777777" w:rsidR="00D73EF6" w:rsidRPr="00D851D6" w:rsidRDefault="00D73EF6">
      <w:pPr>
        <w:pStyle w:val="Heading6"/>
        <w:pPrChange w:id="1449" w:author="Daniel Mongrain" w:date="2026-06-08T22:18:00Z">
          <w:pPr>
            <w:pStyle w:val="Heading4"/>
          </w:pPr>
        </w:pPrChange>
      </w:pPr>
      <w:bookmarkStart w:id="1450" w:name="_Toc221701658"/>
      <w:r w:rsidRPr="00D851D6">
        <w:t>Originating an Emergency Support Call to Another Agency on the ESInet</w:t>
      </w:r>
      <w:bookmarkEnd w:id="1450"/>
    </w:p>
    <w:p w14:paraId="161DA898" w14:textId="77777777" w:rsidR="00D73EF6" w:rsidRDefault="00D73EF6" w:rsidP="00D73EF6">
      <w:pPr>
        <w:pStyle w:val="BodyText"/>
      </w:pPr>
      <w:r>
        <w:t>An Emergency Support Call is a call from an Agency to another Agency associated with an Incident. The CHFE MUST be able to originate such calls to destinations served by the ESInet. An example of such call is when a Dispatcher at an EMS Agency needs to contact a Law Enforcement Agency for paramedics involved in an active Incident. To do so the CHFE MUST:</w:t>
      </w:r>
    </w:p>
    <w:p w14:paraId="0AD990DC" w14:textId="77777777" w:rsidR="00D73EF6" w:rsidRDefault="00D73EF6" w:rsidP="00D73EF6">
      <w:pPr>
        <w:pStyle w:val="ListParagraph"/>
        <w:ind w:left="2160"/>
      </w:pPr>
      <w:r>
        <w:t>Send an INVITE to the OCIF with the following:</w:t>
      </w:r>
    </w:p>
    <w:p w14:paraId="5796FFE4" w14:textId="77777777" w:rsidR="00D73EF6" w:rsidRDefault="00D73EF6" w:rsidP="00D73EF6">
      <w:pPr>
        <w:pStyle w:val="ListParagraph"/>
        <w:numPr>
          <w:ilvl w:val="1"/>
          <w:numId w:val="17"/>
        </w:numPr>
        <w:ind w:left="2880"/>
      </w:pPr>
      <w:r>
        <w:t>Request URI specifying a service URN in the appropriate responder tree, for example, “urn:emergency:service:responder.police”</w:t>
      </w:r>
    </w:p>
    <w:p w14:paraId="56E3C1F7" w14:textId="77777777" w:rsidR="00D73EF6" w:rsidRDefault="00D73EF6" w:rsidP="00D73EF6">
      <w:pPr>
        <w:pStyle w:val="ListParagraph"/>
        <w:numPr>
          <w:ilvl w:val="1"/>
          <w:numId w:val="17"/>
        </w:numPr>
        <w:ind w:left="2880"/>
      </w:pPr>
      <w:r>
        <w:t>A From header specifying the identity of the agent originating the call, in the form “sip: “Agent name” &lt;Agent Identifier&gt;” (display name optional)</w:t>
      </w:r>
    </w:p>
    <w:p w14:paraId="7A950F65" w14:textId="77777777" w:rsidR="00D73EF6" w:rsidRDefault="00D73EF6" w:rsidP="00D73EF6">
      <w:pPr>
        <w:pStyle w:val="ListParagraph"/>
        <w:numPr>
          <w:ilvl w:val="1"/>
          <w:numId w:val="17"/>
        </w:numPr>
        <w:ind w:left="2880"/>
      </w:pPr>
      <w:r>
        <w:t>Two P-Asserted-Identity headers, order is an implementation detail:</w:t>
      </w:r>
    </w:p>
    <w:p w14:paraId="437CA0C2" w14:textId="77777777" w:rsidR="00D73EF6" w:rsidRDefault="00D73EF6" w:rsidP="00D73EF6">
      <w:pPr>
        <w:pStyle w:val="ListParagraph"/>
        <w:numPr>
          <w:ilvl w:val="2"/>
          <w:numId w:val="17"/>
        </w:numPr>
        <w:ind w:left="3600"/>
      </w:pPr>
      <w:r>
        <w:t>A P-Asserted-Identity header specifying the identity of the Agent originating the call, in the form “sip: “Agent name” &lt;Agent Identifier&gt;” (display name optional)</w:t>
      </w:r>
    </w:p>
    <w:p w14:paraId="1F30111D" w14:textId="77777777" w:rsidR="00D73EF6" w:rsidRDefault="00D73EF6" w:rsidP="00D73EF6">
      <w:pPr>
        <w:pStyle w:val="ListParagraph"/>
        <w:numPr>
          <w:ilvl w:val="2"/>
          <w:numId w:val="17"/>
        </w:numPr>
        <w:ind w:left="3600"/>
      </w:pPr>
      <w:r>
        <w:t>A P-Asserted-Identity header specifying the identity of the Agency originating the call, in the form “sip: “Agency name” &lt;Agency Identifier&gt;” (display name optional)</w:t>
      </w:r>
    </w:p>
    <w:p w14:paraId="120D48D3" w14:textId="77777777" w:rsidR="00D73EF6" w:rsidRDefault="00D73EF6" w:rsidP="00D73EF6">
      <w:pPr>
        <w:pStyle w:val="ListParagraph"/>
        <w:numPr>
          <w:ilvl w:val="1"/>
          <w:numId w:val="17"/>
        </w:numPr>
        <w:ind w:left="2880"/>
      </w:pPr>
      <w:r>
        <w:t xml:space="preserve">An Identity header that contains a PASSporT RFC 8255 </w:t>
      </w:r>
      <w:r>
        <w:fldChar w:fldCharType="begin"/>
      </w:r>
      <w:r>
        <w:instrText xml:space="preserve"> REF _Ref225803958 \r \h </w:instrText>
      </w:r>
      <w:r>
        <w:fldChar w:fldCharType="separate"/>
      </w:r>
      <w:r>
        <w:t>[44]</w:t>
      </w:r>
      <w:r>
        <w:fldChar w:fldCharType="end"/>
      </w:r>
      <w:r>
        <w:t xml:space="preserve"> consisting of the first P-Asserted-Identity header signed using a certificate traceable to the PCA associated with the agent or agency identified in that header. Specifically:</w:t>
      </w:r>
    </w:p>
    <w:p w14:paraId="22AF7E7A" w14:textId="77777777" w:rsidR="00D73EF6" w:rsidRDefault="00D73EF6" w:rsidP="00D73EF6">
      <w:pPr>
        <w:pStyle w:val="ListParagraph"/>
        <w:numPr>
          <w:ilvl w:val="1"/>
          <w:numId w:val="17"/>
        </w:numPr>
        <w:ind w:left="2880"/>
      </w:pPr>
      <w:r>
        <w:t>the PASSporT header information consisting of:</w:t>
      </w:r>
    </w:p>
    <w:p w14:paraId="4193CE29" w14:textId="77777777" w:rsidR="00D73EF6" w:rsidRDefault="00D73EF6" w:rsidP="00D73EF6">
      <w:pPr>
        <w:pStyle w:val="ListParagraph"/>
        <w:numPr>
          <w:ilvl w:val="2"/>
          <w:numId w:val="17"/>
        </w:numPr>
        <w:ind w:left="3600"/>
      </w:pPr>
      <w:r>
        <w:t xml:space="preserve"> “typ” = “passport”</w:t>
      </w:r>
    </w:p>
    <w:p w14:paraId="5E58CB71" w14:textId="77777777" w:rsidR="00D73EF6" w:rsidRDefault="00D73EF6" w:rsidP="00D73EF6">
      <w:pPr>
        <w:pStyle w:val="ListParagraph"/>
        <w:numPr>
          <w:ilvl w:val="2"/>
          <w:numId w:val="17"/>
        </w:numPr>
        <w:ind w:left="3600"/>
      </w:pPr>
      <w:r>
        <w:t>"alg" = "ES256",</w:t>
      </w:r>
    </w:p>
    <w:p w14:paraId="0F819202" w14:textId="77777777" w:rsidR="00D73EF6" w:rsidRDefault="00D73EF6" w:rsidP="00D73EF6">
      <w:pPr>
        <w:pStyle w:val="ListParagraph"/>
        <w:numPr>
          <w:ilvl w:val="2"/>
          <w:numId w:val="17"/>
        </w:numPr>
        <w:ind w:left="3600"/>
      </w:pPr>
      <w:r>
        <w:lastRenderedPageBreak/>
        <w:t xml:space="preserve"> "x5u" = the URI associated with a certificate traceable to the PCA associated with the agent or agency identified in the second P-Asserted-Identity header</w:t>
      </w:r>
    </w:p>
    <w:p w14:paraId="78CB160A" w14:textId="77777777" w:rsidR="00D73EF6" w:rsidRDefault="00D73EF6" w:rsidP="00D73EF6">
      <w:pPr>
        <w:pStyle w:val="ListParagraph"/>
        <w:numPr>
          <w:ilvl w:val="1"/>
          <w:numId w:val="17"/>
        </w:numPr>
        <w:ind w:left="2880"/>
      </w:pPr>
      <w:r>
        <w:t>PASSporT payload information consisting of:</w:t>
      </w:r>
    </w:p>
    <w:p w14:paraId="22196A22" w14:textId="77777777" w:rsidR="00D73EF6" w:rsidRDefault="00D73EF6" w:rsidP="00D73EF6">
      <w:pPr>
        <w:pStyle w:val="ListParagraph"/>
        <w:numPr>
          <w:ilvl w:val="2"/>
          <w:numId w:val="17"/>
        </w:numPr>
        <w:ind w:left="3600"/>
      </w:pPr>
      <w:r>
        <w:t>“dest” claim = SIP URI found in the To header</w:t>
      </w:r>
    </w:p>
    <w:p w14:paraId="44094E6D" w14:textId="77777777" w:rsidR="00D73EF6" w:rsidRDefault="00D73EF6" w:rsidP="00D73EF6">
      <w:pPr>
        <w:pStyle w:val="ListParagraph"/>
        <w:numPr>
          <w:ilvl w:val="2"/>
          <w:numId w:val="17"/>
        </w:numPr>
        <w:ind w:left="3600"/>
      </w:pPr>
      <w:r>
        <w:t>“iat” (Issued At) claim = the date and time of issuance of the token/origination of the call</w:t>
      </w:r>
    </w:p>
    <w:p w14:paraId="34128EA7" w14:textId="77777777" w:rsidR="00D73EF6" w:rsidRDefault="00D73EF6" w:rsidP="00D73EF6">
      <w:pPr>
        <w:pStyle w:val="ListParagraph"/>
        <w:numPr>
          <w:ilvl w:val="2"/>
          <w:numId w:val="17"/>
        </w:numPr>
        <w:ind w:left="3600"/>
      </w:pPr>
      <w:r>
        <w:t xml:space="preserve">“orig” claim = SIP URI from the first P-Asserted-Identity header </w:t>
      </w:r>
    </w:p>
    <w:p w14:paraId="46F77B74" w14:textId="77777777" w:rsidR="00D73EF6" w:rsidRDefault="00D73EF6" w:rsidP="00D73EF6">
      <w:pPr>
        <w:pStyle w:val="ListParagraph"/>
        <w:numPr>
          <w:ilvl w:val="1"/>
          <w:numId w:val="17"/>
        </w:numPr>
        <w:ind w:left="2880"/>
      </w:pPr>
      <w:r>
        <w:t>An appropriate Resource-Priority header value in the “esnet” namespace specified in NENA</w:t>
      </w:r>
      <w:r>
        <w:noBreakHyphen/>
        <w:t>STA</w:t>
      </w:r>
      <w:r>
        <w:noBreakHyphen/>
        <w:t xml:space="preserve">010 </w:t>
      </w:r>
      <w:r>
        <w:fldChar w:fldCharType="begin"/>
      </w:r>
      <w:r>
        <w:instrText xml:space="preserve"> REF _Ref200179524 \n \h  \* MERGEFORMAT </w:instrText>
      </w:r>
      <w:r>
        <w:fldChar w:fldCharType="separate"/>
      </w:r>
      <w:r>
        <w:fldChar w:fldCharType="begin"/>
      </w:r>
      <w:r>
        <w:instrText xml:space="preserve"> REF _Ref129852940 \r \h </w:instrText>
      </w:r>
      <w:r>
        <w:fldChar w:fldCharType="separate"/>
      </w:r>
      <w:r>
        <w:t>[7]</w:t>
      </w:r>
      <w:r>
        <w:fldChar w:fldCharType="end"/>
      </w:r>
      <w:r>
        <w:fldChar w:fldCharType="end"/>
      </w:r>
    </w:p>
    <w:p w14:paraId="1F47E25D" w14:textId="77777777" w:rsidR="00D73EF6" w:rsidRDefault="00D73EF6" w:rsidP="00D73EF6">
      <w:pPr>
        <w:pStyle w:val="ListParagraph"/>
        <w:numPr>
          <w:ilvl w:val="1"/>
          <w:numId w:val="17"/>
        </w:numPr>
        <w:ind w:left="2880"/>
      </w:pPr>
      <w:r>
        <w:t>A first Route header value set to the OCIF’s URI and “lr” parameter</w:t>
      </w:r>
    </w:p>
    <w:p w14:paraId="23C3DFBB" w14:textId="77777777" w:rsidR="00D73EF6" w:rsidRDefault="00D73EF6" w:rsidP="00D73EF6">
      <w:pPr>
        <w:pStyle w:val="ListParagraph"/>
        <w:numPr>
          <w:ilvl w:val="1"/>
          <w:numId w:val="17"/>
        </w:numPr>
        <w:ind w:left="2880"/>
      </w:pPr>
      <w:r>
        <w:t>A second Route header value set to the target’s URI and “lr” parameter</w:t>
      </w:r>
    </w:p>
    <w:p w14:paraId="2C6AC986" w14:textId="77777777" w:rsidR="00D73EF6" w:rsidRDefault="00D73EF6" w:rsidP="00D73EF6">
      <w:pPr>
        <w:pStyle w:val="ListParagraph"/>
        <w:numPr>
          <w:ilvl w:val="1"/>
          <w:numId w:val="17"/>
        </w:numPr>
        <w:ind w:left="2880"/>
      </w:pPr>
      <w:r>
        <w:t>Call-Info header specifying the Incident Tracking Identifier</w:t>
      </w:r>
    </w:p>
    <w:p w14:paraId="17C1E330" w14:textId="77777777" w:rsidR="00D73EF6" w:rsidRDefault="00D73EF6" w:rsidP="00D73EF6">
      <w:pPr>
        <w:pStyle w:val="ListParagraph"/>
        <w:numPr>
          <w:ilvl w:val="1"/>
          <w:numId w:val="17"/>
        </w:numPr>
        <w:ind w:left="2880"/>
      </w:pPr>
      <w:r>
        <w:t>Call-Info header specifying the new Call Identifier</w:t>
      </w:r>
    </w:p>
    <w:p w14:paraId="0435632F" w14:textId="77777777" w:rsidR="00D73EF6" w:rsidRDefault="00D73EF6" w:rsidP="00D73EF6">
      <w:pPr>
        <w:pStyle w:val="ListParagraph"/>
        <w:numPr>
          <w:ilvl w:val="1"/>
          <w:numId w:val="17"/>
        </w:numPr>
        <w:ind w:left="2880"/>
      </w:pPr>
      <w:r>
        <w:t>A Call-Info header with purpose “emergency-eido” designating either an EIDO by reference using a HTTPS URI or an EIDO by value found in the body of the INVITE</w:t>
      </w:r>
    </w:p>
    <w:p w14:paraId="0F2AC523" w14:textId="77777777" w:rsidR="00D73EF6" w:rsidRDefault="00D73EF6" w:rsidP="00D73EF6">
      <w:pPr>
        <w:pStyle w:val="ListParagraph"/>
        <w:ind w:left="2160"/>
      </w:pPr>
      <w:r>
        <w:t>Log a CallStartLogEvent where standardPrimaryCallType is set to “</w:t>
      </w:r>
      <w:commentRangeStart w:id="1451"/>
      <w:commentRangeStart w:id="1452"/>
      <w:r>
        <w:t>emergencySupport</w:t>
      </w:r>
      <w:commentRangeEnd w:id="1451"/>
      <w:r>
        <w:rPr>
          <w:rStyle w:val="CommentReference"/>
          <w:sz w:val="20"/>
          <w:szCs w:val="20"/>
        </w:rPr>
        <w:commentReference w:id="1451"/>
      </w:r>
      <w:commentRangeEnd w:id="1452"/>
      <w:r w:rsidR="002615A3">
        <w:rPr>
          <w:rStyle w:val="CommentReference"/>
          <w:sz w:val="20"/>
          <w:szCs w:val="20"/>
        </w:rPr>
        <w:commentReference w:id="1452"/>
      </w:r>
      <w:r>
        <w:t xml:space="preserve">”. The standardPrimaryCallType, </w:t>
      </w:r>
      <w:commentRangeStart w:id="1453"/>
      <w:r>
        <w:t>“to”, and “from” elements MUST be populated</w:t>
      </w:r>
      <w:commentRangeEnd w:id="1453"/>
      <w:r>
        <w:rPr>
          <w:rStyle w:val="CommentReference"/>
          <w:sz w:val="20"/>
          <w:szCs w:val="20"/>
        </w:rPr>
        <w:commentReference w:id="1453"/>
      </w:r>
      <w:r>
        <w:t>.</w:t>
      </w:r>
    </w:p>
    <w:p w14:paraId="76D998FE" w14:textId="77777777" w:rsidR="00D73EF6" w:rsidRDefault="00D73EF6" w:rsidP="00D73EF6">
      <w:pPr>
        <w:pStyle w:val="ListParagraph"/>
        <w:ind w:left="2160"/>
      </w:pPr>
      <w:r>
        <w:t xml:space="preserve">Log a SessionStartLogEvent where standardPrimaryCallType is set to “emergencySupport”. The standardPrimaryCallType, </w:t>
      </w:r>
      <w:commentRangeStart w:id="1454"/>
      <w:r>
        <w:t>“to”, and “from” elements MUST be populated</w:t>
      </w:r>
      <w:commentRangeEnd w:id="1454"/>
      <w:r>
        <w:rPr>
          <w:rStyle w:val="CommentReference"/>
          <w:sz w:val="20"/>
          <w:szCs w:val="20"/>
        </w:rPr>
        <w:commentReference w:id="1454"/>
      </w:r>
      <w:r>
        <w:t>.</w:t>
      </w:r>
    </w:p>
    <w:p w14:paraId="14CF3AD7" w14:textId="77777777" w:rsidR="00D73EF6" w:rsidRDefault="00D73EF6" w:rsidP="00D73EF6">
      <w:pPr>
        <w:pStyle w:val="ListParagraph"/>
        <w:ind w:left="2160"/>
      </w:pPr>
      <w:r>
        <w:t>Log a CallStateChangeLogEvent with state set to callBegin</w:t>
      </w:r>
    </w:p>
    <w:p w14:paraId="6D11199A" w14:textId="77777777" w:rsidR="00D73EF6" w:rsidRDefault="00D73EF6" w:rsidP="00D73EF6">
      <w:pPr>
        <w:pStyle w:val="ListParagraph"/>
        <w:ind w:left="2160"/>
      </w:pPr>
      <w:r>
        <w:t>Log a SessionStateChangeLogEvent with state set to callBegin</w:t>
      </w:r>
    </w:p>
    <w:p w14:paraId="44101E6F" w14:textId="77777777" w:rsidR="00D73EF6" w:rsidRPr="009B369E" w:rsidRDefault="00D73EF6" w:rsidP="00D73EF6">
      <w:pPr>
        <w:pStyle w:val="ListParagraph"/>
        <w:ind w:left="2160"/>
        <w:rPr>
          <w:ins w:id="1455" w:author="Daniel Mongrain" w:date="2026-06-19T13:55:00Z"/>
        </w:rPr>
      </w:pPr>
      <w:r>
        <w:t>Notify authorized EIDO Subscribers of the origination of the Emergency Support call</w:t>
      </w:r>
      <w:ins w:id="1456" w:author="Daniel Mongrain" w:date="2026-06-19T13:55:00Z">
        <w:r w:rsidRPr="00BC52DD">
          <w:t xml:space="preserve"> </w:t>
        </w:r>
        <w:r w:rsidRPr="009B369E">
          <w:t>where the EIDOs are populated as follow:</w:t>
        </w:r>
      </w:ins>
    </w:p>
    <w:p w14:paraId="396C5AF9" w14:textId="77777777" w:rsidR="00D73EF6" w:rsidRPr="009B369E" w:rsidRDefault="00D73EF6" w:rsidP="00D73EF6">
      <w:pPr>
        <w:pStyle w:val="ListParagraph"/>
        <w:numPr>
          <w:ilvl w:val="1"/>
          <w:numId w:val="17"/>
        </w:numPr>
        <w:ind w:left="2880"/>
        <w:rPr>
          <w:ins w:id="1457" w:author="Daniel Mongrain" w:date="2026-06-19T13:55:00Z"/>
          <w:lang w:val="en-CA"/>
        </w:rPr>
      </w:pPr>
      <w:ins w:id="1458" w:author="Daniel Mongrain" w:date="2026-06-19T13:55:00Z">
        <w:r w:rsidRPr="009B369E">
          <w:rPr>
            <w:lang w:val="en-CA"/>
          </w:rPr>
          <w:t xml:space="preserve">Incident Identifier: MUST be the identifier </w:t>
        </w:r>
        <w:r>
          <w:rPr>
            <w:lang w:val="en-CA"/>
          </w:rPr>
          <w:t xml:space="preserve">associated to the Incident to which </w:t>
        </w:r>
      </w:ins>
      <w:ins w:id="1459" w:author="Daniel Mongrain" w:date="2026-06-19T13:57:00Z">
        <w:r>
          <w:rPr>
            <w:lang w:val="en-CA"/>
          </w:rPr>
          <w:t>the Emergency Support Call</w:t>
        </w:r>
      </w:ins>
      <w:ins w:id="1460" w:author="Daniel Mongrain" w:date="2026-06-19T13:55:00Z">
        <w:r>
          <w:rPr>
            <w:lang w:val="en-CA"/>
          </w:rPr>
          <w:t xml:space="preserve"> is related</w:t>
        </w:r>
      </w:ins>
    </w:p>
    <w:p w14:paraId="0CEAC359" w14:textId="77777777" w:rsidR="00D73EF6" w:rsidRPr="009B369E" w:rsidRDefault="00D73EF6" w:rsidP="00D73EF6">
      <w:pPr>
        <w:pStyle w:val="ListParagraph"/>
        <w:numPr>
          <w:ilvl w:val="1"/>
          <w:numId w:val="17"/>
        </w:numPr>
        <w:ind w:left="2880"/>
        <w:rPr>
          <w:ins w:id="1461" w:author="Daniel Mongrain" w:date="2026-06-19T13:55:00Z"/>
          <w:lang w:val="en-CA"/>
        </w:rPr>
      </w:pPr>
      <w:ins w:id="1462" w:author="Daniel Mongrain" w:date="2026-06-19T13:55:00Z">
        <w:r w:rsidRPr="009B369E">
          <w:rPr>
            <w:lang w:val="en-CA"/>
          </w:rPr>
          <w:t>Agency Data Components:</w:t>
        </w:r>
      </w:ins>
    </w:p>
    <w:p w14:paraId="2554EC59" w14:textId="77777777" w:rsidR="00D73EF6" w:rsidRPr="009B369E" w:rsidRDefault="00D73EF6" w:rsidP="00D73EF6">
      <w:pPr>
        <w:pStyle w:val="ListParagraph"/>
        <w:numPr>
          <w:ilvl w:val="2"/>
          <w:numId w:val="17"/>
        </w:numPr>
        <w:ind w:left="3600"/>
        <w:rPr>
          <w:ins w:id="1463" w:author="Daniel Mongrain" w:date="2026-06-19T13:55:00Z"/>
          <w:lang w:val="en-CA"/>
        </w:rPr>
      </w:pPr>
      <w:ins w:id="1464" w:author="Daniel Mongrain" w:date="2026-06-19T13:55:00Z">
        <w:r w:rsidRPr="009B369E">
          <w:rPr>
            <w:lang w:val="en-CA"/>
          </w:rPr>
          <w:t xml:space="preserve">There MUST be one Agency Data Components specifying the Agency </w:t>
        </w:r>
        <w:r>
          <w:rPr>
            <w:lang w:val="en-CA"/>
          </w:rPr>
          <w:t xml:space="preserve">placing the </w:t>
        </w:r>
      </w:ins>
      <w:ins w:id="1465" w:author="Daniel Mongrain" w:date="2026-06-19T13:57:00Z">
        <w:r>
          <w:rPr>
            <w:lang w:val="en-CA"/>
          </w:rPr>
          <w:t>Emergency Support Call</w:t>
        </w:r>
      </w:ins>
    </w:p>
    <w:p w14:paraId="45FBE2F4" w14:textId="77777777" w:rsidR="00D73EF6" w:rsidRDefault="00D73EF6" w:rsidP="00D73EF6">
      <w:pPr>
        <w:pStyle w:val="ListParagraph"/>
        <w:numPr>
          <w:ilvl w:val="1"/>
          <w:numId w:val="17"/>
        </w:numPr>
        <w:ind w:left="2880"/>
        <w:rPr>
          <w:ins w:id="1466" w:author="Daniel Mongrain" w:date="2026-06-19T13:55:00Z"/>
        </w:rPr>
      </w:pPr>
      <w:ins w:id="1467" w:author="Daniel Mongrain" w:date="2026-06-19T13:55:00Z">
        <w:r>
          <w:t xml:space="preserve">There MUST be one Agent Call Component for the Agent placing the </w:t>
        </w:r>
      </w:ins>
      <w:ins w:id="1468" w:author="Daniel Mongrain" w:date="2026-06-19T13:58:00Z">
        <w:r>
          <w:rPr>
            <w:lang w:val="en-CA"/>
          </w:rPr>
          <w:t>Emergency Support Call</w:t>
        </w:r>
      </w:ins>
      <w:ins w:id="1469" w:author="Daniel Mongrain" w:date="2026-06-19T13:55:00Z">
        <w:r>
          <w:t>:</w:t>
        </w:r>
      </w:ins>
    </w:p>
    <w:p w14:paraId="6B3E9590" w14:textId="77777777" w:rsidR="00D73EF6" w:rsidRDefault="00D73EF6" w:rsidP="00D73EF6">
      <w:pPr>
        <w:pStyle w:val="ListParagraph"/>
        <w:numPr>
          <w:ilvl w:val="2"/>
          <w:numId w:val="17"/>
        </w:numPr>
        <w:ind w:left="3600"/>
        <w:rPr>
          <w:ins w:id="1470" w:author="Daniel Mongrain" w:date="2026-06-19T13:55:00Z"/>
        </w:rPr>
      </w:pPr>
      <w:ins w:id="1471" w:author="Daniel Mongrain" w:date="2026-06-19T13:55:00Z">
        <w:r w:rsidRPr="00E061A4">
          <w:t xml:space="preserve">Identifier of </w:t>
        </w:r>
        <w:r>
          <w:t>the Agent</w:t>
        </w:r>
        <w:r w:rsidRPr="00E061A4">
          <w:t xml:space="preserve"> Component MUST be the </w:t>
        </w:r>
        <w:r>
          <w:t>Agent’s Agent</w:t>
        </w:r>
        <w:r w:rsidRPr="00E061A4">
          <w:t xml:space="preserve"> Identifier</w:t>
        </w:r>
      </w:ins>
    </w:p>
    <w:p w14:paraId="5AFC96DE" w14:textId="77777777" w:rsidR="00D73EF6" w:rsidRDefault="00D73EF6" w:rsidP="00D73EF6">
      <w:pPr>
        <w:pStyle w:val="ListParagraph"/>
        <w:numPr>
          <w:ilvl w:val="2"/>
          <w:numId w:val="17"/>
        </w:numPr>
        <w:ind w:left="3600"/>
        <w:rPr>
          <w:ins w:id="1472" w:author="Daniel Mongrain" w:date="2026-06-19T13:55:00Z"/>
        </w:rPr>
      </w:pPr>
      <w:ins w:id="1473" w:author="Daniel Mongrain" w:date="2026-06-19T13:55:00Z">
        <w:r w:rsidRPr="00E061A4">
          <w:t>agentRoleRegistryText</w:t>
        </w:r>
        <w:r>
          <w:t xml:space="preserve"> MUST contain </w:t>
        </w:r>
      </w:ins>
      <w:ins w:id="1474" w:author="Daniel Mongrain" w:date="2026-06-19T13:59:00Z">
        <w:r>
          <w:t>all of the Agent’s roles</w:t>
        </w:r>
      </w:ins>
    </w:p>
    <w:p w14:paraId="2734AFAC" w14:textId="77777777" w:rsidR="00D73EF6" w:rsidRPr="00A066BA" w:rsidRDefault="00D73EF6" w:rsidP="00D73EF6">
      <w:pPr>
        <w:pStyle w:val="ListParagraph"/>
        <w:numPr>
          <w:ilvl w:val="2"/>
          <w:numId w:val="17"/>
        </w:numPr>
        <w:ind w:left="3600"/>
        <w:rPr>
          <w:ins w:id="1475" w:author="Daniel Mongrain" w:date="2026-06-19T13:55:00Z"/>
        </w:rPr>
      </w:pPr>
      <w:ins w:id="1476" w:author="Daniel Mongrain" w:date="2026-06-19T13:55:00Z">
        <w:r w:rsidRPr="00A066BA">
          <w:t>agencyReference MUST link to the Agency Data Component in the EIDO</w:t>
        </w:r>
      </w:ins>
    </w:p>
    <w:p w14:paraId="2B4417FA" w14:textId="77777777" w:rsidR="00D73EF6" w:rsidRPr="009B369E" w:rsidRDefault="00D73EF6">
      <w:pPr>
        <w:pStyle w:val="ListParagraph"/>
        <w:numPr>
          <w:ilvl w:val="1"/>
          <w:numId w:val="17"/>
        </w:numPr>
        <w:ind w:left="2880"/>
        <w:rPr>
          <w:ins w:id="1477" w:author="Daniel Mongrain" w:date="2026-06-19T13:55:00Z"/>
          <w:lang w:val="en-CA"/>
        </w:rPr>
        <w:pPrChange w:id="1478" w:author="Daniel Mongrain" w:date="2026-06-19T14:02:00Z">
          <w:pPr>
            <w:pStyle w:val="ListParagraph"/>
            <w:numPr>
              <w:ilvl w:val="3"/>
            </w:numPr>
            <w:ind w:left="2880"/>
          </w:pPr>
        </w:pPrChange>
      </w:pPr>
      <w:ins w:id="1479" w:author="Daniel Mongrain" w:date="2026-06-19T13:55:00Z">
        <w:r>
          <w:rPr>
            <w:lang w:val="en-CA"/>
          </w:rPr>
          <w:t xml:space="preserve">If the </w:t>
        </w:r>
      </w:ins>
      <w:ins w:id="1480" w:author="Daniel Mongrain" w:date="2026-06-19T13:59:00Z">
        <w:r>
          <w:rPr>
            <w:lang w:val="en-CA"/>
          </w:rPr>
          <w:t>Incident</w:t>
        </w:r>
      </w:ins>
      <w:ins w:id="1481" w:author="Daniel Mongrain" w:date="2026-06-19T13:55:00Z">
        <w:r>
          <w:rPr>
            <w:lang w:val="en-CA"/>
          </w:rPr>
          <w:t xml:space="preserve"> ha</w:t>
        </w:r>
      </w:ins>
      <w:ins w:id="1482" w:author="Daniel Mongrain" w:date="2026-06-19T13:59:00Z">
        <w:r>
          <w:rPr>
            <w:lang w:val="en-CA"/>
          </w:rPr>
          <w:t>s</w:t>
        </w:r>
      </w:ins>
      <w:ins w:id="1483" w:author="Daniel Mongrain" w:date="2026-06-19T13:55:00Z">
        <w:r>
          <w:rPr>
            <w:lang w:val="en-CA"/>
          </w:rPr>
          <w:t xml:space="preserve"> location</w:t>
        </w:r>
      </w:ins>
      <w:ins w:id="1484" w:author="Daniel Mongrain" w:date="2026-06-19T14:01:00Z">
        <w:r>
          <w:rPr>
            <w:lang w:val="en-CA"/>
          </w:rPr>
          <w:t>(</w:t>
        </w:r>
      </w:ins>
      <w:ins w:id="1485" w:author="Daniel Mongrain" w:date="2026-06-19T13:55:00Z">
        <w:r>
          <w:rPr>
            <w:lang w:val="en-CA"/>
          </w:rPr>
          <w:t>s</w:t>
        </w:r>
      </w:ins>
      <w:ins w:id="1486" w:author="Daniel Mongrain" w:date="2026-06-19T14:01:00Z">
        <w:r>
          <w:rPr>
            <w:lang w:val="en-CA"/>
          </w:rPr>
          <w:t>)</w:t>
        </w:r>
      </w:ins>
      <w:ins w:id="1487" w:author="Daniel Mongrain" w:date="2026-06-19T13:55:00Z">
        <w:r>
          <w:rPr>
            <w:lang w:val="en-CA"/>
          </w:rPr>
          <w:t xml:space="preserve"> associated </w:t>
        </w:r>
      </w:ins>
      <w:ins w:id="1488" w:author="Daniel Mongrain" w:date="2026-06-19T14:02:00Z">
        <w:r>
          <w:rPr>
            <w:lang w:val="en-CA"/>
          </w:rPr>
          <w:t>to</w:t>
        </w:r>
      </w:ins>
      <w:ins w:id="1489" w:author="Daniel Mongrain" w:date="2026-06-19T13:55:00Z">
        <w:r>
          <w:rPr>
            <w:lang w:val="en-CA"/>
          </w:rPr>
          <w:t xml:space="preserve"> it, there MUST be</w:t>
        </w:r>
      </w:ins>
      <w:ins w:id="1490" w:author="Daniel Mongrain" w:date="2026-06-19T14:06:00Z">
        <w:r>
          <w:rPr>
            <w:lang w:val="en-CA"/>
          </w:rPr>
          <w:t xml:space="preserve"> equivalent</w:t>
        </w:r>
      </w:ins>
      <w:ins w:id="1491" w:author="Daniel Mongrain" w:date="2026-06-19T13:55:00Z">
        <w:r>
          <w:rPr>
            <w:lang w:val="en-CA"/>
          </w:rPr>
          <w:t xml:space="preserve"> </w:t>
        </w:r>
      </w:ins>
      <w:ins w:id="1492" w:author="Daniel Mongrain" w:date="2026-06-19T14:04:00Z">
        <w:r>
          <w:rPr>
            <w:lang w:val="en-CA"/>
          </w:rPr>
          <w:t>Location Data Component</w:t>
        </w:r>
      </w:ins>
      <w:ins w:id="1493" w:author="Daniel Mongrain" w:date="2026-06-19T14:08:00Z">
        <w:r>
          <w:rPr>
            <w:lang w:val="en-CA"/>
          </w:rPr>
          <w:t>(</w:t>
        </w:r>
      </w:ins>
      <w:ins w:id="1494" w:author="Daniel Mongrain" w:date="2026-06-19T14:04:00Z">
        <w:r>
          <w:rPr>
            <w:lang w:val="en-CA"/>
          </w:rPr>
          <w:t>s</w:t>
        </w:r>
      </w:ins>
      <w:ins w:id="1495" w:author="Daniel Mongrain" w:date="2026-06-19T14:08:00Z">
        <w:r>
          <w:rPr>
            <w:lang w:val="en-CA"/>
          </w:rPr>
          <w:t>)</w:t>
        </w:r>
      </w:ins>
    </w:p>
    <w:p w14:paraId="6E589807" w14:textId="77777777" w:rsidR="00D73EF6" w:rsidRDefault="00D73EF6" w:rsidP="00D73EF6">
      <w:pPr>
        <w:pStyle w:val="ListParagraph"/>
        <w:numPr>
          <w:ilvl w:val="1"/>
          <w:numId w:val="17"/>
        </w:numPr>
        <w:ind w:left="2880"/>
        <w:rPr>
          <w:ins w:id="1496" w:author="Daniel Mongrain" w:date="2026-06-19T14:06:00Z"/>
          <w:lang w:val="en-CA"/>
        </w:rPr>
      </w:pPr>
      <w:ins w:id="1497" w:author="Daniel Mongrain" w:date="2026-06-19T14:04:00Z">
        <w:r>
          <w:rPr>
            <w:lang w:val="en-CA"/>
          </w:rPr>
          <w:t xml:space="preserve">If the Incident has </w:t>
        </w:r>
      </w:ins>
      <w:ins w:id="1498" w:author="Daniel Mongrain" w:date="2026-06-19T14:05:00Z">
        <w:r>
          <w:rPr>
            <w:lang w:val="en-CA"/>
          </w:rPr>
          <w:t>Additional Data</w:t>
        </w:r>
      </w:ins>
      <w:ins w:id="1499" w:author="Daniel Mongrain" w:date="2026-06-19T14:04:00Z">
        <w:r>
          <w:rPr>
            <w:lang w:val="en-CA"/>
          </w:rPr>
          <w:t xml:space="preserve"> associated to it, there MUST be </w:t>
        </w:r>
      </w:ins>
      <w:ins w:id="1500" w:author="Daniel Mongrain" w:date="2026-06-19T14:06:00Z">
        <w:r>
          <w:rPr>
            <w:lang w:val="en-CA"/>
          </w:rPr>
          <w:t xml:space="preserve">equivalent </w:t>
        </w:r>
      </w:ins>
      <w:ins w:id="1501" w:author="Daniel Mongrain" w:date="2026-06-19T14:05:00Z">
        <w:r>
          <w:rPr>
            <w:lang w:val="en-CA"/>
          </w:rPr>
          <w:t>Additional</w:t>
        </w:r>
      </w:ins>
      <w:ins w:id="1502" w:author="Daniel Mongrain" w:date="2026-06-19T14:04:00Z">
        <w:r>
          <w:rPr>
            <w:lang w:val="en-CA"/>
          </w:rPr>
          <w:t xml:space="preserve"> Data Component</w:t>
        </w:r>
      </w:ins>
      <w:ins w:id="1503" w:author="Daniel Mongrain" w:date="2026-06-19T14:08:00Z">
        <w:r>
          <w:rPr>
            <w:lang w:val="en-CA"/>
          </w:rPr>
          <w:t>(</w:t>
        </w:r>
      </w:ins>
      <w:ins w:id="1504" w:author="Daniel Mongrain" w:date="2026-06-19T14:04:00Z">
        <w:r>
          <w:rPr>
            <w:lang w:val="en-CA"/>
          </w:rPr>
          <w:t>s</w:t>
        </w:r>
      </w:ins>
      <w:ins w:id="1505" w:author="Daniel Mongrain" w:date="2026-06-19T14:08:00Z">
        <w:r>
          <w:rPr>
            <w:lang w:val="en-CA"/>
          </w:rPr>
          <w:t>)</w:t>
        </w:r>
      </w:ins>
    </w:p>
    <w:p w14:paraId="57CD25F3" w14:textId="77777777" w:rsidR="00D73EF6" w:rsidRPr="009B369E" w:rsidRDefault="00D73EF6">
      <w:pPr>
        <w:pStyle w:val="ListParagraph"/>
        <w:numPr>
          <w:ilvl w:val="1"/>
          <w:numId w:val="17"/>
        </w:numPr>
        <w:ind w:left="2880"/>
        <w:rPr>
          <w:ins w:id="1506" w:author="Daniel Mongrain" w:date="2026-06-19T13:55:00Z"/>
          <w:lang w:val="en-CA"/>
        </w:rPr>
        <w:pPrChange w:id="1507" w:author="Daniel Mongrain" w:date="2026-06-19T14:08:00Z">
          <w:pPr>
            <w:pStyle w:val="ListParagraph"/>
            <w:numPr>
              <w:ilvl w:val="2"/>
            </w:numPr>
            <w:ind w:left="2160"/>
          </w:pPr>
        </w:pPrChange>
      </w:pPr>
      <w:ins w:id="1508" w:author="Daniel Mongrain" w:date="2026-06-19T14:07:00Z">
        <w:r>
          <w:rPr>
            <w:lang w:val="en-CA"/>
          </w:rPr>
          <w:t>If the Incident has person(s) associated to it, and these person(s) has(have)</w:t>
        </w:r>
      </w:ins>
      <w:ins w:id="1509" w:author="Daniel Mongrain" w:date="2026-06-19T14:08:00Z">
        <w:r>
          <w:rPr>
            <w:lang w:val="en-CA"/>
          </w:rPr>
          <w:t xml:space="preserve"> a callback URI</w:t>
        </w:r>
      </w:ins>
      <w:ins w:id="1510" w:author="Daniel Mongrain" w:date="2026-06-19T14:07:00Z">
        <w:r>
          <w:rPr>
            <w:lang w:val="en-CA"/>
          </w:rPr>
          <w:t xml:space="preserve">, there MUST be equivalent </w:t>
        </w:r>
      </w:ins>
      <w:ins w:id="1511" w:author="Daniel Mongrain" w:date="2026-06-19T13:55:00Z">
        <w:r w:rsidRPr="009B369E">
          <w:rPr>
            <w:lang w:val="en-CA"/>
          </w:rPr>
          <w:t>Callback Data Component</w:t>
        </w:r>
      </w:ins>
      <w:ins w:id="1512" w:author="Daniel Mongrain" w:date="2026-06-19T14:08:00Z">
        <w:r>
          <w:rPr>
            <w:lang w:val="en-CA"/>
          </w:rPr>
          <w:t>(s)</w:t>
        </w:r>
      </w:ins>
    </w:p>
    <w:p w14:paraId="7435BA35" w14:textId="77777777" w:rsidR="00D73EF6" w:rsidRPr="009B369E" w:rsidRDefault="00D73EF6" w:rsidP="00D73EF6">
      <w:pPr>
        <w:pStyle w:val="ListParagraph"/>
        <w:numPr>
          <w:ilvl w:val="1"/>
          <w:numId w:val="17"/>
        </w:numPr>
        <w:ind w:left="2880"/>
        <w:rPr>
          <w:ins w:id="1513" w:author="Daniel Mongrain" w:date="2026-06-19T13:55:00Z"/>
          <w:lang w:val="en-CA"/>
        </w:rPr>
      </w:pPr>
      <w:ins w:id="1514" w:author="Daniel Mongrain" w:date="2026-06-19T14:09:00Z">
        <w:r>
          <w:rPr>
            <w:lang w:val="en-CA"/>
          </w:rPr>
          <w:t xml:space="preserve">If the Incident has person(s) associated to it, there MUST be equivalent </w:t>
        </w:r>
      </w:ins>
      <w:ins w:id="1515" w:author="Daniel Mongrain" w:date="2026-06-19T13:55:00Z">
        <w:r w:rsidRPr="009B369E">
          <w:rPr>
            <w:lang w:val="en-CA"/>
          </w:rPr>
          <w:t>Person Data Component</w:t>
        </w:r>
      </w:ins>
      <w:ins w:id="1516" w:author="Daniel Mongrain" w:date="2026-06-19T14:09:00Z">
        <w:r>
          <w:rPr>
            <w:lang w:val="en-CA"/>
          </w:rPr>
          <w:t>(s)</w:t>
        </w:r>
      </w:ins>
      <w:ins w:id="1517" w:author="Daniel Mongrain" w:date="2026-06-19T13:55:00Z">
        <w:r w:rsidRPr="009B369E">
          <w:rPr>
            <w:lang w:val="en-CA"/>
          </w:rPr>
          <w:t>:</w:t>
        </w:r>
      </w:ins>
    </w:p>
    <w:p w14:paraId="4C3588C7" w14:textId="77777777" w:rsidR="00D73EF6" w:rsidRDefault="00D73EF6" w:rsidP="00D73EF6">
      <w:pPr>
        <w:pStyle w:val="ListParagraph"/>
        <w:numPr>
          <w:ilvl w:val="3"/>
          <w:numId w:val="17"/>
        </w:numPr>
        <w:ind w:left="4320"/>
        <w:rPr>
          <w:ins w:id="1518" w:author="Daniel Mongrain" w:date="2026-06-19T14:11:00Z"/>
          <w:lang w:val="en-CA"/>
        </w:rPr>
      </w:pPr>
      <w:ins w:id="1519" w:author="Daniel Mongrain" w:date="2026-06-19T14:26:00Z">
        <w:r>
          <w:rPr>
            <w:lang w:val="en-CA"/>
          </w:rPr>
          <w:t xml:space="preserve">If applicable, </w:t>
        </w:r>
        <w:r w:rsidRPr="009B369E">
          <w:rPr>
            <w:lang w:val="en-CA"/>
          </w:rPr>
          <w:t>“callBackReference” MUST link to the Callback Data Component instance in the EIDO</w:t>
        </w:r>
      </w:ins>
    </w:p>
    <w:p w14:paraId="3CCD0825" w14:textId="77777777" w:rsidR="00D73EF6" w:rsidRPr="009B369E" w:rsidRDefault="00D73EF6" w:rsidP="00D73EF6">
      <w:pPr>
        <w:pStyle w:val="ListParagraph"/>
        <w:numPr>
          <w:ilvl w:val="1"/>
          <w:numId w:val="17"/>
        </w:numPr>
        <w:ind w:left="2880"/>
        <w:rPr>
          <w:ins w:id="1520" w:author="Daniel Mongrain" w:date="2026-06-19T13:55:00Z"/>
          <w:lang w:val="en-CA"/>
        </w:rPr>
      </w:pPr>
      <w:ins w:id="1521" w:author="Daniel Mongrain" w:date="2026-06-19T13:55:00Z">
        <w:r w:rsidRPr="009B369E">
          <w:rPr>
            <w:lang w:val="en-CA"/>
          </w:rPr>
          <w:t>Call Data Component:</w:t>
        </w:r>
      </w:ins>
    </w:p>
    <w:p w14:paraId="20BE42B8" w14:textId="77777777" w:rsidR="00D73EF6" w:rsidRPr="009B369E" w:rsidRDefault="00D73EF6" w:rsidP="00D73EF6">
      <w:pPr>
        <w:pStyle w:val="ListParagraph"/>
        <w:numPr>
          <w:ilvl w:val="2"/>
          <w:numId w:val="17"/>
        </w:numPr>
        <w:ind w:left="3600"/>
        <w:rPr>
          <w:ins w:id="1522" w:author="Daniel Mongrain" w:date="2026-06-19T13:55:00Z"/>
          <w:lang w:val="en-CA"/>
        </w:rPr>
      </w:pPr>
      <w:ins w:id="1523" w:author="Daniel Mongrain" w:date="2026-06-19T13:55:00Z">
        <w:r w:rsidRPr="009B369E">
          <w:rPr>
            <w:lang w:val="en-CA"/>
          </w:rPr>
          <w:lastRenderedPageBreak/>
          <w:t xml:space="preserve">Contains the details of the </w:t>
        </w:r>
      </w:ins>
      <w:ins w:id="1524" w:author="Daniel Mongrain" w:date="2026-06-19T14:27:00Z">
        <w:r>
          <w:rPr>
            <w:lang w:val="en-CA"/>
          </w:rPr>
          <w:t>Emergency Support Call</w:t>
        </w:r>
      </w:ins>
      <w:ins w:id="1525" w:author="Daniel Mongrain" w:date="2026-06-19T13:55:00Z">
        <w:r>
          <w:rPr>
            <w:lang w:val="en-CA"/>
          </w:rPr>
          <w:t xml:space="preserve"> INVITE</w:t>
        </w:r>
        <w:r w:rsidRPr="009B369E">
          <w:rPr>
            <w:lang w:val="en-CA"/>
          </w:rPr>
          <w:t>:</w:t>
        </w:r>
      </w:ins>
    </w:p>
    <w:p w14:paraId="3E124710" w14:textId="77777777" w:rsidR="00D73EF6" w:rsidRPr="009B369E" w:rsidRDefault="00D73EF6" w:rsidP="00D73EF6">
      <w:pPr>
        <w:pStyle w:val="ListParagraph"/>
        <w:numPr>
          <w:ilvl w:val="3"/>
          <w:numId w:val="17"/>
        </w:numPr>
        <w:ind w:left="4320"/>
        <w:rPr>
          <w:ins w:id="1526" w:author="Daniel Mongrain" w:date="2026-06-19T13:55:00Z"/>
          <w:lang w:val="en-CA"/>
        </w:rPr>
      </w:pPr>
      <w:ins w:id="1527" w:author="Daniel Mongrain" w:date="2026-06-19T13:55:00Z">
        <w:r w:rsidRPr="009B369E">
          <w:rPr>
            <w:lang w:val="en-CA"/>
          </w:rPr>
          <w:t xml:space="preserve">Identifier of this Data Component MUST be </w:t>
        </w:r>
        <w:r>
          <w:rPr>
            <w:lang w:val="en-CA"/>
          </w:rPr>
          <w:t>a new</w:t>
        </w:r>
        <w:r w:rsidRPr="009B369E">
          <w:rPr>
            <w:lang w:val="en-CA"/>
          </w:rPr>
          <w:t xml:space="preserve"> Call Identifier assigned to the </w:t>
        </w:r>
      </w:ins>
      <w:ins w:id="1528" w:author="Daniel Mongrain" w:date="2026-06-19T14:27:00Z">
        <w:r>
          <w:rPr>
            <w:lang w:val="en-CA"/>
          </w:rPr>
          <w:t>Emergency Support Call</w:t>
        </w:r>
      </w:ins>
    </w:p>
    <w:p w14:paraId="5E3D0FD2" w14:textId="77777777" w:rsidR="00D73EF6" w:rsidRDefault="00D73EF6" w:rsidP="00D73EF6">
      <w:pPr>
        <w:pStyle w:val="ListParagraph"/>
        <w:numPr>
          <w:ilvl w:val="3"/>
          <w:numId w:val="17"/>
        </w:numPr>
        <w:ind w:left="4320"/>
        <w:rPr>
          <w:ins w:id="1529" w:author="Daniel Mongrain" w:date="2026-06-19T13:55:00Z"/>
          <w:lang w:val="en-CA"/>
        </w:rPr>
      </w:pPr>
      <w:ins w:id="1530" w:author="Daniel Mongrain" w:date="2026-06-19T13:55:00Z">
        <w:r w:rsidRPr="009B369E">
          <w:rPr>
            <w:lang w:val="en-CA"/>
          </w:rPr>
          <w:t xml:space="preserve">“standardPrimaryCallType” MUST be </w:t>
        </w:r>
        <w:r>
          <w:rPr>
            <w:lang w:val="en-CA"/>
          </w:rPr>
          <w:t>“</w:t>
        </w:r>
      </w:ins>
      <w:ins w:id="1531" w:author="Daniel Mongrain" w:date="2026-06-19T14:28:00Z">
        <w:r>
          <w:t>emergencySupport</w:t>
        </w:r>
      </w:ins>
      <w:ins w:id="1532" w:author="Daniel Mongrain" w:date="2026-06-19T13:55:00Z">
        <w:r w:rsidRPr="009B369E">
          <w:rPr>
            <w:lang w:val="en-CA"/>
          </w:rPr>
          <w:t>”</w:t>
        </w:r>
      </w:ins>
    </w:p>
    <w:p w14:paraId="6794D16A" w14:textId="77777777" w:rsidR="00D73EF6" w:rsidRPr="009B369E" w:rsidRDefault="00D73EF6" w:rsidP="00D73EF6">
      <w:pPr>
        <w:pStyle w:val="ListParagraph"/>
        <w:numPr>
          <w:ilvl w:val="3"/>
          <w:numId w:val="17"/>
        </w:numPr>
        <w:ind w:left="4320"/>
        <w:rPr>
          <w:ins w:id="1533" w:author="Daniel Mongrain" w:date="2026-06-19T13:55:00Z"/>
          <w:lang w:val="en-CA"/>
        </w:rPr>
      </w:pPr>
      <w:ins w:id="1534" w:author="Daniel Mongrain" w:date="2026-06-19T13:55:00Z">
        <w:r w:rsidRPr="009B369E">
          <w:rPr>
            <w:lang w:val="en-CA"/>
          </w:rPr>
          <w:t>“direction” MUST be set to “</w:t>
        </w:r>
        <w:r>
          <w:rPr>
            <w:lang w:val="en-CA"/>
          </w:rPr>
          <w:t>outgo</w:t>
        </w:r>
        <w:r w:rsidRPr="009B369E">
          <w:rPr>
            <w:lang w:val="en-CA"/>
          </w:rPr>
          <w:t xml:space="preserve">ing” </w:t>
        </w:r>
      </w:ins>
    </w:p>
    <w:p w14:paraId="5332BF73" w14:textId="77777777" w:rsidR="00D73EF6" w:rsidRPr="009B369E" w:rsidRDefault="00D73EF6" w:rsidP="00D73EF6">
      <w:pPr>
        <w:pStyle w:val="ListParagraph"/>
        <w:numPr>
          <w:ilvl w:val="3"/>
          <w:numId w:val="17"/>
        </w:numPr>
        <w:ind w:left="4320"/>
        <w:rPr>
          <w:ins w:id="1535" w:author="Daniel Mongrain" w:date="2026-06-19T13:55:00Z"/>
          <w:lang w:val="en-CA"/>
        </w:rPr>
      </w:pPr>
      <w:ins w:id="1536" w:author="Daniel Mongrain" w:date="2026-06-19T13:55:00Z">
        <w:r w:rsidRPr="009B369E">
          <w:rPr>
            <w:lang w:val="en-CA"/>
          </w:rPr>
          <w:t xml:space="preserve"> “callStartTimestamp” MUST contain the time the </w:t>
        </w:r>
        <w:r>
          <w:rPr>
            <w:lang w:val="en-CA"/>
          </w:rPr>
          <w:t>INVITE was sent</w:t>
        </w:r>
      </w:ins>
    </w:p>
    <w:p w14:paraId="5CE786DA" w14:textId="77777777" w:rsidR="00D73EF6" w:rsidRDefault="00D73EF6" w:rsidP="00D73EF6">
      <w:pPr>
        <w:pStyle w:val="ListParagraph"/>
        <w:numPr>
          <w:ilvl w:val="3"/>
          <w:numId w:val="17"/>
        </w:numPr>
        <w:ind w:left="4320"/>
        <w:rPr>
          <w:ins w:id="1537" w:author="Daniel Mongrain" w:date="2026-06-19T13:55:00Z"/>
          <w:lang w:val="en-CA"/>
        </w:rPr>
      </w:pPr>
      <w:ins w:id="1538" w:author="Daniel Mongrain" w:date="2026-06-19T13:55:00Z">
        <w:r w:rsidRPr="009B369E">
          <w:rPr>
            <w:lang w:val="en-CA"/>
          </w:rPr>
          <w:t>“callStateRegistryText” MUST contain “call</w:t>
        </w:r>
        <w:r>
          <w:rPr>
            <w:lang w:val="en-CA"/>
          </w:rPr>
          <w:t>Begin</w:t>
        </w:r>
        <w:r w:rsidRPr="009B369E">
          <w:rPr>
            <w:lang w:val="en-CA"/>
          </w:rPr>
          <w:t>”</w:t>
        </w:r>
      </w:ins>
    </w:p>
    <w:p w14:paraId="392D3E80" w14:textId="77777777" w:rsidR="00D73EF6" w:rsidRPr="006E78F8" w:rsidRDefault="00D73EF6" w:rsidP="00D73EF6">
      <w:pPr>
        <w:pStyle w:val="ListParagraph"/>
        <w:numPr>
          <w:ilvl w:val="1"/>
          <w:numId w:val="17"/>
        </w:numPr>
        <w:ind w:left="2880"/>
        <w:rPr>
          <w:ins w:id="1539" w:author="Daniel Mongrain" w:date="2026-06-19T14:32:00Z"/>
          <w:rPrChange w:id="1540" w:author="Daniel Mongrain" w:date="2026-06-19T14:32:00Z">
            <w:rPr>
              <w:ins w:id="1541" w:author="Daniel Mongrain" w:date="2026-06-19T14:32:00Z"/>
              <w:lang w:val="en-CA"/>
            </w:rPr>
          </w:rPrChange>
        </w:rPr>
      </w:pPr>
      <w:ins w:id="1542" w:author="Daniel Mongrain" w:date="2026-06-19T14:29:00Z">
        <w:r>
          <w:rPr>
            <w:lang w:val="en-CA"/>
          </w:rPr>
          <w:t xml:space="preserve">There MUST be </w:t>
        </w:r>
      </w:ins>
      <w:ins w:id="1543" w:author="Daniel Mongrain" w:date="2026-06-19T14:30:00Z">
        <w:r>
          <w:rPr>
            <w:lang w:val="en-CA"/>
          </w:rPr>
          <w:t xml:space="preserve">an Incident Data Component </w:t>
        </w:r>
      </w:ins>
      <w:ins w:id="1544" w:author="Daniel Mongrain" w:date="2026-06-19T14:31:00Z">
        <w:r>
          <w:rPr>
            <w:lang w:val="en-CA"/>
          </w:rPr>
          <w:t xml:space="preserve">containing the Incident details, which </w:t>
        </w:r>
      </w:ins>
      <w:ins w:id="1545" w:author="Daniel Mongrain" w:date="2026-06-19T14:46:00Z">
        <w:r>
          <w:rPr>
            <w:lang w:val="en-CA"/>
          </w:rPr>
          <w:t xml:space="preserve">MUST </w:t>
        </w:r>
      </w:ins>
      <w:ins w:id="1546" w:author="Daniel Mongrain" w:date="2026-06-19T14:31:00Z">
        <w:r>
          <w:rPr>
            <w:lang w:val="en-CA"/>
          </w:rPr>
          <w:t>i</w:t>
        </w:r>
      </w:ins>
      <w:ins w:id="1547" w:author="Daniel Mongrain" w:date="2026-06-19T14:32:00Z">
        <w:r>
          <w:rPr>
            <w:lang w:val="en-CA"/>
          </w:rPr>
          <w:t>nclude the following:</w:t>
        </w:r>
      </w:ins>
    </w:p>
    <w:p w14:paraId="17C37E28" w14:textId="77777777" w:rsidR="00D73EF6" w:rsidRDefault="00D73EF6" w:rsidP="00D73EF6">
      <w:pPr>
        <w:pStyle w:val="ListParagraph"/>
        <w:numPr>
          <w:ilvl w:val="2"/>
          <w:numId w:val="17"/>
        </w:numPr>
        <w:ind w:left="3600"/>
        <w:rPr>
          <w:ins w:id="1548" w:author="Daniel Mongrain" w:date="2026-06-19T14:45:00Z"/>
        </w:rPr>
      </w:pPr>
      <w:ins w:id="1549" w:author="Daniel Mongrain" w:date="2026-06-19T14:45:00Z">
        <w:r>
          <w:rPr>
            <w:lang w:val="en-CA"/>
          </w:rPr>
          <w:t xml:space="preserve">Identifier </w:t>
        </w:r>
        <w:r w:rsidRPr="009B369E">
          <w:rPr>
            <w:lang w:val="en-CA"/>
          </w:rPr>
          <w:t xml:space="preserve">MUST be the identifier </w:t>
        </w:r>
        <w:r>
          <w:rPr>
            <w:lang w:val="en-CA"/>
          </w:rPr>
          <w:t>associated to the Incident to which the Emergency Support Call is related</w:t>
        </w:r>
      </w:ins>
    </w:p>
    <w:p w14:paraId="41CB8D36" w14:textId="77777777" w:rsidR="00D73EF6" w:rsidRDefault="00D73EF6" w:rsidP="00D73EF6">
      <w:pPr>
        <w:pStyle w:val="ListParagraph"/>
        <w:numPr>
          <w:ilvl w:val="2"/>
          <w:numId w:val="17"/>
        </w:numPr>
        <w:ind w:left="3600"/>
        <w:rPr>
          <w:ins w:id="1550" w:author="Daniel Mongrain" w:date="2026-06-19T14:34:00Z"/>
        </w:rPr>
      </w:pPr>
      <w:ins w:id="1551" w:author="Daniel Mongrain" w:date="2026-06-19T14:32:00Z">
        <w:r>
          <w:t>“</w:t>
        </w:r>
      </w:ins>
      <w:ins w:id="1552" w:author="Daniel Mongrain" w:date="2026-06-19T14:34:00Z">
        <w:r>
          <w:t xml:space="preserve">incidentTypeCommonRegistryText” which MUST contain a value from </w:t>
        </w:r>
      </w:ins>
      <w:ins w:id="1553" w:author="Daniel Mongrain" w:date="2026-06-19T14:35:00Z">
        <w:r>
          <w:t xml:space="preserve">the </w:t>
        </w:r>
        <w:r w:rsidRPr="003B2800">
          <w:t>Incident Type registry</w:t>
        </w:r>
      </w:ins>
    </w:p>
    <w:p w14:paraId="38F531CD" w14:textId="77777777" w:rsidR="00D73EF6" w:rsidRPr="003B2800" w:rsidRDefault="00D73EF6" w:rsidP="00D73EF6">
      <w:pPr>
        <w:pStyle w:val="ListParagraph"/>
        <w:numPr>
          <w:ilvl w:val="2"/>
          <w:numId w:val="17"/>
        </w:numPr>
        <w:ind w:left="3600"/>
        <w:rPr>
          <w:ins w:id="1554" w:author="Daniel Mongrain" w:date="2026-06-19T14:42:00Z"/>
          <w:rPrChange w:id="1555" w:author="Daniel Mongrain" w:date="2026-06-19T14:42:00Z">
            <w:rPr>
              <w:ins w:id="1556" w:author="Daniel Mongrain" w:date="2026-06-19T14:42:00Z"/>
              <w:lang w:val="en-CA"/>
            </w:rPr>
          </w:rPrChange>
        </w:rPr>
      </w:pPr>
      <w:commentRangeStart w:id="1557"/>
      <w:ins w:id="1558" w:author="Daniel Mongrain" w:date="2026-06-19T14:39:00Z">
        <w:r w:rsidRPr="009B369E">
          <w:rPr>
            <w:lang w:val="en-CA"/>
          </w:rPr>
          <w:t>“callIdentifier” MUST link to the Call Data Component instance in the EIDO</w:t>
        </w:r>
      </w:ins>
      <w:commentRangeEnd w:id="1557"/>
      <w:r w:rsidRPr="003B2800">
        <w:rPr>
          <w:rStyle w:val="CommentReference"/>
          <w:sz w:val="20"/>
          <w:szCs w:val="20"/>
          <w:rPrChange w:id="1559" w:author="Daniel Mongrain" w:date="2026-06-19T14:42:00Z">
            <w:rPr>
              <w:rStyle w:val="CommentReference"/>
              <w:sz w:val="20"/>
              <w:szCs w:val="20"/>
              <w:lang w:val="en-CA"/>
            </w:rPr>
          </w:rPrChange>
        </w:rPr>
        <w:commentReference w:id="1557"/>
      </w:r>
    </w:p>
    <w:p w14:paraId="31844F81" w14:textId="77777777" w:rsidR="00D73EF6" w:rsidRDefault="00D73EF6" w:rsidP="00D73EF6">
      <w:pPr>
        <w:pStyle w:val="ListParagraph"/>
        <w:numPr>
          <w:ilvl w:val="2"/>
          <w:numId w:val="17"/>
        </w:numPr>
        <w:ind w:left="3600"/>
        <w:rPr>
          <w:ins w:id="1560" w:author="Daniel Mongrain" w:date="2026-06-19T14:42:00Z"/>
        </w:rPr>
      </w:pPr>
      <w:ins w:id="1561" w:author="Daniel Mongrain" w:date="2026-06-19T14:42:00Z">
        <w:r>
          <w:t>“</w:t>
        </w:r>
        <w:r w:rsidRPr="003B2800">
          <w:t>agentReference</w:t>
        </w:r>
        <w:r>
          <w:t>” MUST link to the Agent Data Component instance in the EIDO</w:t>
        </w:r>
      </w:ins>
    </w:p>
    <w:p w14:paraId="3BEACD06" w14:textId="77777777" w:rsidR="00D73EF6" w:rsidRDefault="00D73EF6" w:rsidP="00D73EF6">
      <w:pPr>
        <w:pStyle w:val="ListParagraph"/>
        <w:numPr>
          <w:ilvl w:val="2"/>
          <w:numId w:val="17"/>
        </w:numPr>
        <w:ind w:left="3600"/>
        <w:rPr>
          <w:ins w:id="1562" w:author="Daniel Mongrain" w:date="2026-06-19T14:43:00Z"/>
        </w:rPr>
      </w:pPr>
      <w:ins w:id="1563" w:author="Daniel Mongrain" w:date="2026-06-19T14:43:00Z">
        <w:r>
          <w:t>“</w:t>
        </w:r>
        <w:r w:rsidRPr="003B2800">
          <w:t>locationReference</w:t>
        </w:r>
        <w:r>
          <w:t>” MUST link to the Location Data Component(s) instance in the EIDO (if any)</w:t>
        </w:r>
      </w:ins>
    </w:p>
    <w:p w14:paraId="39C82BC2" w14:textId="77777777" w:rsidR="00D73EF6" w:rsidRDefault="00D73EF6" w:rsidP="00D73EF6">
      <w:pPr>
        <w:pStyle w:val="ListParagraph"/>
        <w:numPr>
          <w:ilvl w:val="2"/>
          <w:numId w:val="17"/>
        </w:numPr>
        <w:ind w:left="3600"/>
        <w:rPr>
          <w:ins w:id="1564" w:author="Daniel Mongrain" w:date="2026-06-19T14:43:00Z"/>
        </w:rPr>
      </w:pPr>
      <w:ins w:id="1565" w:author="Daniel Mongrain" w:date="2026-06-19T14:43:00Z">
        <w:r>
          <w:t>“</w:t>
        </w:r>
        <w:r w:rsidRPr="003B2800">
          <w:t>personReference</w:t>
        </w:r>
        <w:r>
          <w:t>” MUST link to the Person Data Component(s) instance in the EIDO (if any)</w:t>
        </w:r>
      </w:ins>
    </w:p>
    <w:p w14:paraId="4F437D61" w14:textId="77777777" w:rsidR="00D73EF6" w:rsidRDefault="00D73EF6" w:rsidP="00D73EF6">
      <w:pPr>
        <w:rPr>
          <w:ins w:id="1566" w:author="Daniel Mongrain" w:date="2026-06-19T14:33:00Z"/>
        </w:rPr>
      </w:pPr>
    </w:p>
    <w:p w14:paraId="6B2DCC26" w14:textId="77777777" w:rsidR="00D73EF6" w:rsidRDefault="00D73EF6">
      <w:pPr>
        <w:pPrChange w:id="1567" w:author="Daniel Mongrain" w:date="2026-06-19T14:32:00Z">
          <w:pPr>
            <w:pStyle w:val="ListParagraph"/>
          </w:pPr>
        </w:pPrChange>
      </w:pPr>
    </w:p>
    <w:p w14:paraId="56FDCCCF" w14:textId="77777777" w:rsidR="00D73EF6" w:rsidRPr="00D851D6" w:rsidRDefault="00D73EF6">
      <w:pPr>
        <w:pStyle w:val="Heading6"/>
        <w:pPrChange w:id="1568" w:author="Daniel Mongrain" w:date="2026-06-08T22:18:00Z">
          <w:pPr>
            <w:pStyle w:val="Heading4"/>
          </w:pPr>
        </w:pPrChange>
      </w:pPr>
      <w:bookmarkStart w:id="1569" w:name="_Toc221701659"/>
      <w:commentRangeStart w:id="1570"/>
      <w:r w:rsidRPr="00D851D6">
        <w:t xml:space="preserve">Originating a </w:t>
      </w:r>
      <w:commentRangeStart w:id="1571"/>
      <w:commentRangeStart w:id="1572"/>
      <w:r w:rsidRPr="00D851D6">
        <w:t>Non-Emergency Call</w:t>
      </w:r>
      <w:commentRangeEnd w:id="1571"/>
      <w:r w:rsidRPr="00D851D6">
        <w:rPr>
          <w:rStyle w:val="CommentReference"/>
          <w:sz w:val="20"/>
          <w:szCs w:val="20"/>
        </w:rPr>
        <w:commentReference w:id="1571"/>
      </w:r>
      <w:commentRangeEnd w:id="1572"/>
      <w:r w:rsidR="00841F4B" w:rsidRPr="00D851D6">
        <w:rPr>
          <w:rStyle w:val="CommentReference"/>
          <w:sz w:val="20"/>
          <w:szCs w:val="20"/>
        </w:rPr>
        <w:commentReference w:id="1572"/>
      </w:r>
      <w:r w:rsidRPr="00D851D6">
        <w:t xml:space="preserve"> via OCIF</w:t>
      </w:r>
      <w:bookmarkEnd w:id="1569"/>
      <w:commentRangeEnd w:id="1570"/>
      <w:r w:rsidRPr="00D851D6">
        <w:rPr>
          <w:rStyle w:val="CommentReference"/>
          <w:sz w:val="20"/>
          <w:szCs w:val="20"/>
        </w:rPr>
        <w:commentReference w:id="1570"/>
      </w:r>
    </w:p>
    <w:p w14:paraId="61A6F68A" w14:textId="77777777" w:rsidR="00D73EF6" w:rsidRDefault="00D73EF6" w:rsidP="00D73EF6">
      <w:pPr>
        <w:pStyle w:val="BodyText"/>
      </w:pPr>
      <w:r>
        <w:t>The CHFE MUST be able to originate non-Emergency Calls to any destination via the OCIF where PSAP and NGCS policy allows. To do so the CHFE MUST:</w:t>
      </w:r>
    </w:p>
    <w:p w14:paraId="5D4D0810" w14:textId="77777777" w:rsidR="00D73EF6" w:rsidRDefault="00D73EF6" w:rsidP="00D73EF6">
      <w:pPr>
        <w:pStyle w:val="ListParagraph"/>
        <w:ind w:left="2160"/>
      </w:pPr>
      <w:r>
        <w:t>Craft and send an INVITE request with the following:</w:t>
      </w:r>
    </w:p>
    <w:p w14:paraId="6F3B3848" w14:textId="77777777" w:rsidR="00D73EF6" w:rsidRDefault="00D73EF6" w:rsidP="00D73EF6">
      <w:pPr>
        <w:pStyle w:val="ListParagraph"/>
        <w:numPr>
          <w:ilvl w:val="1"/>
          <w:numId w:val="17"/>
        </w:numPr>
        <w:ind w:left="2880"/>
      </w:pPr>
      <w:r>
        <w:t>Request URI specifying the destination URI</w:t>
      </w:r>
    </w:p>
    <w:p w14:paraId="4DEB26A1" w14:textId="77777777" w:rsidR="00D73EF6" w:rsidRDefault="00D73EF6" w:rsidP="00D73EF6">
      <w:pPr>
        <w:pStyle w:val="ListParagraph"/>
        <w:numPr>
          <w:ilvl w:val="1"/>
          <w:numId w:val="17"/>
        </w:numPr>
        <w:ind w:left="2880"/>
      </w:pPr>
      <w:r>
        <w:t>Two P-Asserted-Identity headers, order is an implementation detail:</w:t>
      </w:r>
    </w:p>
    <w:p w14:paraId="5135CDB9" w14:textId="77777777" w:rsidR="00D73EF6" w:rsidRDefault="00D73EF6" w:rsidP="00D73EF6">
      <w:pPr>
        <w:pStyle w:val="ListParagraph"/>
        <w:numPr>
          <w:ilvl w:val="2"/>
          <w:numId w:val="17"/>
        </w:numPr>
        <w:ind w:left="3600"/>
      </w:pPr>
      <w:r>
        <w:t>A P-Asserted-Identity specifying the identity of the agent originating the callback, in the form “sip: “Agent name” &lt;Agent Identifier&gt;” (display name optional)</w:t>
      </w:r>
    </w:p>
    <w:p w14:paraId="182206E1" w14:textId="77777777" w:rsidR="00D73EF6" w:rsidRDefault="00D73EF6" w:rsidP="00D73EF6">
      <w:pPr>
        <w:pStyle w:val="ListParagraph"/>
        <w:numPr>
          <w:ilvl w:val="2"/>
          <w:numId w:val="17"/>
        </w:numPr>
        <w:ind w:left="3600"/>
      </w:pPr>
      <w:r>
        <w:t>If the target of the call is on the PSTN:</w:t>
      </w:r>
    </w:p>
    <w:p w14:paraId="6C6EA2F4" w14:textId="77777777" w:rsidR="00D73EF6" w:rsidRDefault="00D73EF6" w:rsidP="00D73EF6">
      <w:pPr>
        <w:pStyle w:val="ListParagraph"/>
        <w:numPr>
          <w:ilvl w:val="3"/>
          <w:numId w:val="17"/>
        </w:numPr>
        <w:ind w:left="4320"/>
      </w:pPr>
      <w:r>
        <w:t>A P-Asserted-Identity header in the form “sip:&lt;telephone number&gt;@&lt;Agency-Identifier&gt;;user=phone” specifying one of the PSAP’s URIs provisioned for outbound call purposes (this is necessary in order for the NGCS to properly assert the identity of the PSAP)</w:t>
      </w:r>
    </w:p>
    <w:p w14:paraId="6B6E53D6" w14:textId="77777777" w:rsidR="00D73EF6" w:rsidRDefault="00D73EF6" w:rsidP="00D73EF6">
      <w:pPr>
        <w:pStyle w:val="ListParagraph"/>
        <w:numPr>
          <w:ilvl w:val="2"/>
          <w:numId w:val="17"/>
        </w:numPr>
        <w:ind w:left="3600"/>
      </w:pPr>
      <w:r>
        <w:t>Else:</w:t>
      </w:r>
    </w:p>
    <w:p w14:paraId="029339D9" w14:textId="77777777" w:rsidR="00D73EF6" w:rsidRDefault="00D73EF6" w:rsidP="00D73EF6">
      <w:pPr>
        <w:pStyle w:val="ListParagraph"/>
        <w:numPr>
          <w:ilvl w:val="3"/>
          <w:numId w:val="17"/>
        </w:numPr>
        <w:ind w:left="4320"/>
      </w:pPr>
      <w:r>
        <w:t>A P-Asserted-Identity header specifying the identity of the Agency originating the call, in the form “sip: “Agency name” &lt;Agency Identifier&gt;” (display name optional)</w:t>
      </w:r>
    </w:p>
    <w:p w14:paraId="651EEC1B" w14:textId="77777777" w:rsidR="00D73EF6" w:rsidRDefault="00D73EF6" w:rsidP="00D73EF6">
      <w:pPr>
        <w:pStyle w:val="ListParagraph"/>
        <w:numPr>
          <w:ilvl w:val="1"/>
          <w:numId w:val="17"/>
        </w:numPr>
        <w:ind w:left="2880"/>
      </w:pPr>
      <w:r>
        <w:t>If one of the P-Asserted-Identity headers contains a URI in the form “sip:TN@&lt;Agency-Identifier&gt;;user=phone” specifying one of the PSAP’s URIs provisioned for callback purposes:</w:t>
      </w:r>
    </w:p>
    <w:p w14:paraId="6E54C371" w14:textId="77777777" w:rsidR="00D73EF6" w:rsidRDefault="00D73EF6" w:rsidP="00D73EF6">
      <w:pPr>
        <w:pStyle w:val="ListParagraph"/>
        <w:numPr>
          <w:ilvl w:val="2"/>
          <w:numId w:val="17"/>
        </w:numPr>
        <w:ind w:left="3600"/>
      </w:pPr>
      <w:r>
        <w:lastRenderedPageBreak/>
        <w:t>The From header MUST be specified in one of the following two forms:</w:t>
      </w:r>
    </w:p>
    <w:p w14:paraId="44DAABA7" w14:textId="77777777" w:rsidR="00D73EF6" w:rsidRDefault="00D73EF6" w:rsidP="00D73EF6">
      <w:pPr>
        <w:pStyle w:val="ListParagraph"/>
        <w:numPr>
          <w:ilvl w:val="3"/>
          <w:numId w:val="17"/>
        </w:numPr>
        <w:ind w:left="4320"/>
      </w:pPr>
      <w:r>
        <w:t>If privacy is not necessary, the form “sip:&lt;telephone number&gt;@&lt;Agency-Identifier&gt;;user=phone” specifying one of the PSAP’s URIs provisioned for callback purposes (this is necessary in order for the NGCS to properly assert the identity of the PSAP)</w:t>
      </w:r>
    </w:p>
    <w:p w14:paraId="13F80B33" w14:textId="77777777" w:rsidR="00D73EF6" w:rsidRDefault="00D73EF6" w:rsidP="00D73EF6">
      <w:pPr>
        <w:pStyle w:val="ListParagraph"/>
        <w:numPr>
          <w:ilvl w:val="3"/>
          <w:numId w:val="17"/>
        </w:numPr>
        <w:ind w:left="4320"/>
      </w:pPr>
      <w:r>
        <w:t>If privacy is necessary, From header MUST specify URI “sip:anonymous@anonymous.invalid”</w:t>
      </w:r>
    </w:p>
    <w:p w14:paraId="2DD25BBA" w14:textId="77777777" w:rsidR="00D73EF6" w:rsidRDefault="00D73EF6" w:rsidP="00D73EF6">
      <w:pPr>
        <w:pStyle w:val="ListParagraph"/>
        <w:numPr>
          <w:ilvl w:val="2"/>
          <w:numId w:val="17"/>
        </w:numPr>
        <w:ind w:left="3600"/>
      </w:pPr>
      <w:r>
        <w:t>Privacy header with one of the two following values:</w:t>
      </w:r>
    </w:p>
    <w:p w14:paraId="7A15AAE2" w14:textId="77777777" w:rsidR="00D73EF6" w:rsidRDefault="00D73EF6" w:rsidP="00D73EF6">
      <w:pPr>
        <w:pStyle w:val="ListParagraph"/>
        <w:numPr>
          <w:ilvl w:val="3"/>
          <w:numId w:val="17"/>
        </w:numPr>
        <w:ind w:left="4320"/>
      </w:pPr>
      <w:r>
        <w:t>If privacy is not necessary:</w:t>
      </w:r>
    </w:p>
    <w:p w14:paraId="2C49A8C6" w14:textId="77777777" w:rsidR="00D73EF6" w:rsidRDefault="00D73EF6" w:rsidP="00D73EF6">
      <w:pPr>
        <w:pStyle w:val="ListParagraph"/>
        <w:numPr>
          <w:ilvl w:val="4"/>
          <w:numId w:val="17"/>
        </w:numPr>
        <w:ind w:left="5040"/>
      </w:pPr>
      <w:r>
        <w:t>If facilities used for the call are not provisioned with privacy by default, the CHFE SHOULD include a Privacy header with value “none”</w:t>
      </w:r>
    </w:p>
    <w:p w14:paraId="20DC7365" w14:textId="77777777" w:rsidR="00D73EF6" w:rsidRDefault="00D73EF6" w:rsidP="00D73EF6">
      <w:pPr>
        <w:pStyle w:val="ListParagraph"/>
        <w:numPr>
          <w:ilvl w:val="4"/>
          <w:numId w:val="17"/>
        </w:numPr>
        <w:ind w:left="5040"/>
      </w:pPr>
      <w:r>
        <w:t>If facilities used for the call are provisioned with privacy by default the CHFE MUST include a Privacy header with value “none”</w:t>
      </w:r>
    </w:p>
    <w:p w14:paraId="4443BDC3" w14:textId="77777777" w:rsidR="00D73EF6" w:rsidRDefault="00D73EF6" w:rsidP="00D73EF6">
      <w:pPr>
        <w:pStyle w:val="ListParagraph"/>
        <w:numPr>
          <w:ilvl w:val="3"/>
          <w:numId w:val="17"/>
        </w:numPr>
        <w:ind w:left="4320"/>
      </w:pPr>
      <w:r>
        <w:t>If privacy is necessary, the CHFE MUST include a Privacy header with value “id”</w:t>
      </w:r>
    </w:p>
    <w:p w14:paraId="75D3B409" w14:textId="77777777" w:rsidR="00D73EF6" w:rsidRDefault="00D73EF6" w:rsidP="00D73EF6">
      <w:pPr>
        <w:pStyle w:val="ListParagraph"/>
        <w:numPr>
          <w:ilvl w:val="1"/>
          <w:numId w:val="17"/>
        </w:numPr>
        <w:ind w:left="2880"/>
      </w:pPr>
      <w:r>
        <w:t>If none of the P-Asserted-Identity headers contains a URI in the form “sip:&lt;telephone number&gt;@&lt;Agency-Identifier&gt;;user=phone” specifying one of the PSAP’s URIs provisioned for callback purposes, then the From header can be either of the URIs specified in the P-Asserted-Identity headers</w:t>
      </w:r>
    </w:p>
    <w:p w14:paraId="55AEA113" w14:textId="77777777" w:rsidR="00D73EF6" w:rsidRDefault="00D73EF6" w:rsidP="00D73EF6">
      <w:pPr>
        <w:pStyle w:val="ListParagraph"/>
        <w:numPr>
          <w:ilvl w:val="1"/>
          <w:numId w:val="17"/>
        </w:numPr>
        <w:ind w:left="2880"/>
      </w:pPr>
      <w:r>
        <w:t xml:space="preserve">An Identity header that contains a PASSporT RFC 8225 </w:t>
      </w:r>
      <w:r>
        <w:fldChar w:fldCharType="begin"/>
      </w:r>
      <w:r>
        <w:instrText xml:space="preserve"> REF _Ref225804471 \r \h </w:instrText>
      </w:r>
      <w:r>
        <w:fldChar w:fldCharType="separate"/>
      </w:r>
      <w:r>
        <w:t>[21]</w:t>
      </w:r>
      <w:r>
        <w:fldChar w:fldCharType="end"/>
      </w:r>
      <w:r>
        <w:t xml:space="preserve"> consisting of the From header signed using a certificate traceable to the PCA associated with the agent or agency identified in that header. Specifically:</w:t>
      </w:r>
    </w:p>
    <w:p w14:paraId="27662DA5" w14:textId="77777777" w:rsidR="00D73EF6" w:rsidRDefault="00D73EF6" w:rsidP="00D73EF6">
      <w:pPr>
        <w:pStyle w:val="ListParagraph"/>
        <w:numPr>
          <w:ilvl w:val="1"/>
          <w:numId w:val="17"/>
        </w:numPr>
        <w:ind w:left="2880"/>
      </w:pPr>
      <w:r>
        <w:t>the PASSporT header information consisting of:</w:t>
      </w:r>
    </w:p>
    <w:p w14:paraId="15F1E152" w14:textId="77777777" w:rsidR="00D73EF6" w:rsidRDefault="00D73EF6" w:rsidP="00D73EF6">
      <w:pPr>
        <w:pStyle w:val="ListParagraph"/>
        <w:numPr>
          <w:ilvl w:val="2"/>
          <w:numId w:val="17"/>
        </w:numPr>
        <w:ind w:left="3600"/>
      </w:pPr>
      <w:r>
        <w:t xml:space="preserve"> “typ” = “passport”</w:t>
      </w:r>
    </w:p>
    <w:p w14:paraId="7B5DBA1D" w14:textId="77777777" w:rsidR="00D73EF6" w:rsidRDefault="00D73EF6" w:rsidP="00D73EF6">
      <w:pPr>
        <w:pStyle w:val="ListParagraph"/>
        <w:numPr>
          <w:ilvl w:val="2"/>
          <w:numId w:val="17"/>
        </w:numPr>
        <w:ind w:left="3600"/>
      </w:pPr>
      <w:r>
        <w:t>"alg" = "ES256",</w:t>
      </w:r>
    </w:p>
    <w:p w14:paraId="55B9D4A2" w14:textId="77777777" w:rsidR="00D73EF6" w:rsidRDefault="00D73EF6" w:rsidP="00D73EF6">
      <w:pPr>
        <w:pStyle w:val="ListParagraph"/>
        <w:numPr>
          <w:ilvl w:val="2"/>
          <w:numId w:val="17"/>
        </w:numPr>
        <w:ind w:left="3600"/>
      </w:pPr>
      <w:r>
        <w:t xml:space="preserve"> "x5u" = the URI associated with a certificate traceable to the PCA associated with the agent or agency identified in the second P-Asserted-Identity header</w:t>
      </w:r>
    </w:p>
    <w:p w14:paraId="551F2C7B" w14:textId="77777777" w:rsidR="00D73EF6" w:rsidRDefault="00D73EF6" w:rsidP="00D73EF6">
      <w:pPr>
        <w:pStyle w:val="ListParagraph"/>
        <w:numPr>
          <w:ilvl w:val="1"/>
          <w:numId w:val="17"/>
        </w:numPr>
        <w:ind w:left="2880"/>
      </w:pPr>
      <w:r>
        <w:t>PASSporT payload information consisting of:</w:t>
      </w:r>
    </w:p>
    <w:p w14:paraId="27FA5E86" w14:textId="77777777" w:rsidR="00D73EF6" w:rsidRDefault="00D73EF6" w:rsidP="00D73EF6">
      <w:pPr>
        <w:pStyle w:val="ListParagraph"/>
        <w:numPr>
          <w:ilvl w:val="2"/>
          <w:numId w:val="17"/>
        </w:numPr>
        <w:ind w:left="3600"/>
      </w:pPr>
      <w:r>
        <w:t>“dest” claim = SIP URI found in the To header</w:t>
      </w:r>
    </w:p>
    <w:p w14:paraId="4B090D7A" w14:textId="77777777" w:rsidR="00D73EF6" w:rsidRDefault="00D73EF6" w:rsidP="00D73EF6">
      <w:pPr>
        <w:pStyle w:val="ListParagraph"/>
        <w:numPr>
          <w:ilvl w:val="2"/>
          <w:numId w:val="17"/>
        </w:numPr>
        <w:ind w:left="3600"/>
      </w:pPr>
      <w:r>
        <w:t>“iat” (Issued At) claim = the date and time of issuance of the token/origination of the call</w:t>
      </w:r>
    </w:p>
    <w:p w14:paraId="3556D025" w14:textId="77777777" w:rsidR="00D73EF6" w:rsidRDefault="00D73EF6" w:rsidP="00D73EF6">
      <w:pPr>
        <w:pStyle w:val="ListParagraph"/>
        <w:numPr>
          <w:ilvl w:val="2"/>
          <w:numId w:val="17"/>
        </w:numPr>
        <w:ind w:left="3600"/>
      </w:pPr>
      <w:r>
        <w:t>“orig” claim = SIP URI from the From header</w:t>
      </w:r>
    </w:p>
    <w:p w14:paraId="5E7BF893" w14:textId="77777777" w:rsidR="00D73EF6" w:rsidRDefault="00D73EF6" w:rsidP="00D73EF6">
      <w:pPr>
        <w:pStyle w:val="ListParagraph"/>
        <w:numPr>
          <w:ilvl w:val="1"/>
          <w:numId w:val="17"/>
        </w:numPr>
        <w:ind w:left="2880"/>
      </w:pPr>
      <w:r>
        <w:t>a Route header with the OCIF’s URI and “lr” parameter</w:t>
      </w:r>
    </w:p>
    <w:p w14:paraId="54FC1723" w14:textId="77777777" w:rsidR="00D73EF6" w:rsidRDefault="00D73EF6" w:rsidP="00D73EF6">
      <w:pPr>
        <w:pStyle w:val="ListParagraph"/>
        <w:numPr>
          <w:ilvl w:val="1"/>
          <w:numId w:val="17"/>
        </w:numPr>
        <w:ind w:left="2880"/>
      </w:pPr>
      <w:r>
        <w:t>a Call-Info header specifying the new Call Identifier</w:t>
      </w:r>
    </w:p>
    <w:p w14:paraId="66107D98" w14:textId="77777777" w:rsidR="00D73EF6" w:rsidRDefault="00D73EF6" w:rsidP="00D73EF6">
      <w:pPr>
        <w:pStyle w:val="ListParagraph"/>
        <w:ind w:left="2160"/>
      </w:pPr>
      <w:r>
        <w:t>Log a CallStartLogEvent where standardPrimaryCallType is set to “nonEmergency”. The standardPrimaryCallType, “to”, and “from” elements MUST be populated.</w:t>
      </w:r>
    </w:p>
    <w:p w14:paraId="21AF0EEE" w14:textId="77777777" w:rsidR="00D73EF6" w:rsidRDefault="00D73EF6" w:rsidP="00D73EF6">
      <w:pPr>
        <w:pStyle w:val="ListParagraph"/>
        <w:ind w:left="2160"/>
      </w:pPr>
      <w:r>
        <w:t>Log a SessionStartLogEvent where standardPrimaryCallType is set to “nonEmergency”. The standardPrimaryCallType, “to”, and “from” elements MUST be populated.</w:t>
      </w:r>
    </w:p>
    <w:p w14:paraId="53DC8AB7" w14:textId="77777777" w:rsidR="00D73EF6" w:rsidRDefault="00D73EF6" w:rsidP="00D73EF6">
      <w:pPr>
        <w:pStyle w:val="ListParagraph"/>
        <w:ind w:left="2160"/>
      </w:pPr>
      <w:r>
        <w:t>Log a CallStateChangeLogEvent with state set to callBegin</w:t>
      </w:r>
    </w:p>
    <w:p w14:paraId="4EC2688B" w14:textId="77777777" w:rsidR="00D73EF6" w:rsidRDefault="00D73EF6" w:rsidP="00D73EF6">
      <w:pPr>
        <w:pStyle w:val="ListParagraph"/>
        <w:ind w:left="2160"/>
        <w:rPr>
          <w:ins w:id="1573" w:author="Daniel Mongrain" w:date="2026-06-19T14:48:00Z"/>
        </w:rPr>
      </w:pPr>
      <w:r>
        <w:t>Log a SessionStateChangeLogEvent with state set to callBegin</w:t>
      </w:r>
    </w:p>
    <w:p w14:paraId="13318313" w14:textId="77777777" w:rsidR="00D73EF6" w:rsidRDefault="00D73EF6">
      <w:pPr>
        <w:pPrChange w:id="1574" w:author="Daniel Mongrain" w:date="2026-06-19T14:48:00Z">
          <w:pPr>
            <w:pStyle w:val="ListParagraph"/>
          </w:pPr>
        </w:pPrChange>
      </w:pPr>
    </w:p>
    <w:p w14:paraId="6D7E3CED" w14:textId="77777777" w:rsidR="00D73EF6" w:rsidRPr="00D851D6" w:rsidRDefault="00D73EF6">
      <w:pPr>
        <w:pStyle w:val="Heading6"/>
        <w:pPrChange w:id="1575" w:author="Daniel Mongrain" w:date="2026-06-08T22:18:00Z">
          <w:pPr>
            <w:pStyle w:val="Heading4"/>
          </w:pPr>
        </w:pPrChange>
      </w:pPr>
      <w:bookmarkStart w:id="1576" w:name="_Toc221701660"/>
      <w:commentRangeStart w:id="1577"/>
      <w:r w:rsidRPr="00D851D6">
        <w:t>Originating a Non-Emergency Call via ESS</w:t>
      </w:r>
      <w:bookmarkEnd w:id="1576"/>
      <w:commentRangeEnd w:id="1577"/>
      <w:r w:rsidRPr="00D851D6">
        <w:rPr>
          <w:rStyle w:val="CommentReference"/>
          <w:sz w:val="20"/>
          <w:szCs w:val="20"/>
        </w:rPr>
        <w:commentReference w:id="1577"/>
      </w:r>
    </w:p>
    <w:p w14:paraId="1EF445D0" w14:textId="77777777" w:rsidR="00D73EF6" w:rsidRDefault="00D73EF6" w:rsidP="00D73EF6">
      <w:pPr>
        <w:pStyle w:val="BodyText"/>
      </w:pPr>
      <w:r>
        <w:lastRenderedPageBreak/>
        <w:t>The CHFE MUST be able to originate non-Emergency Calls to destinations using the External Switching Systems interface. To do so the CHFE MUST:</w:t>
      </w:r>
    </w:p>
    <w:p w14:paraId="1C26FDD4" w14:textId="77777777" w:rsidR="00D73EF6" w:rsidRDefault="00D73EF6" w:rsidP="00D73EF6">
      <w:pPr>
        <w:pStyle w:val="ListParagraph"/>
        <w:ind w:left="2160"/>
      </w:pPr>
      <w:r>
        <w:t>Craft and send an INVITE request with the following:</w:t>
      </w:r>
    </w:p>
    <w:p w14:paraId="1EE46983" w14:textId="77777777" w:rsidR="00D73EF6" w:rsidRDefault="00D73EF6" w:rsidP="00D73EF6">
      <w:pPr>
        <w:pStyle w:val="ListParagraph"/>
        <w:numPr>
          <w:ilvl w:val="1"/>
          <w:numId w:val="17"/>
        </w:numPr>
        <w:ind w:left="2880"/>
      </w:pPr>
      <w:r>
        <w:t>Request URI specifying the destination URI</w:t>
      </w:r>
    </w:p>
    <w:p w14:paraId="3BB0829C" w14:textId="77777777" w:rsidR="00D73EF6" w:rsidRDefault="00D73EF6" w:rsidP="00D73EF6">
      <w:pPr>
        <w:pStyle w:val="ListParagraph"/>
        <w:numPr>
          <w:ilvl w:val="1"/>
          <w:numId w:val="17"/>
        </w:numPr>
        <w:ind w:left="2880"/>
      </w:pPr>
      <w:r>
        <w:t>From header in one of the two following forms:</w:t>
      </w:r>
    </w:p>
    <w:p w14:paraId="7D8F611A" w14:textId="77777777" w:rsidR="00D73EF6" w:rsidRDefault="00D73EF6" w:rsidP="00D73EF6">
      <w:pPr>
        <w:pStyle w:val="ListParagraph"/>
        <w:numPr>
          <w:ilvl w:val="2"/>
          <w:numId w:val="17"/>
        </w:numPr>
        <w:ind w:left="3600"/>
      </w:pPr>
      <w:r>
        <w:t>If privacy is not required, the form “sip:&lt;telephone number&gt;@&lt;Agency-Identifier&gt;;user=phone” specifying the PSAP URI appropriate for the facilities being used</w:t>
      </w:r>
    </w:p>
    <w:p w14:paraId="008D18C3" w14:textId="77777777" w:rsidR="00D73EF6" w:rsidRDefault="00D73EF6" w:rsidP="00D73EF6">
      <w:pPr>
        <w:pStyle w:val="ListParagraph"/>
        <w:numPr>
          <w:ilvl w:val="2"/>
          <w:numId w:val="17"/>
        </w:numPr>
        <w:ind w:left="3600"/>
      </w:pPr>
      <w:r>
        <w:t xml:space="preserve">If privacy is required, From header MUST specify URI </w:t>
      </w:r>
      <w:r>
        <w:rPr>
          <w:color w:val="0000FF"/>
          <w:u w:val="single"/>
        </w:rPr>
        <w:t>“</w:t>
      </w:r>
      <w:r>
        <w:t>sip:anonymous@anonymous.invalid”</w:t>
      </w:r>
    </w:p>
    <w:p w14:paraId="3FFB9D1F" w14:textId="77777777" w:rsidR="00D73EF6" w:rsidRDefault="00D73EF6" w:rsidP="00D73EF6">
      <w:pPr>
        <w:pStyle w:val="ListParagraph"/>
        <w:numPr>
          <w:ilvl w:val="1"/>
          <w:numId w:val="17"/>
        </w:numPr>
        <w:ind w:left="2880"/>
      </w:pPr>
      <w:r>
        <w:t>Privacy header with one of the two following values:</w:t>
      </w:r>
    </w:p>
    <w:p w14:paraId="32C79584" w14:textId="77777777" w:rsidR="00D73EF6" w:rsidRDefault="00D73EF6" w:rsidP="00D73EF6">
      <w:pPr>
        <w:pStyle w:val="ListParagraph"/>
        <w:numPr>
          <w:ilvl w:val="2"/>
          <w:numId w:val="17"/>
        </w:numPr>
        <w:ind w:left="3600"/>
      </w:pPr>
      <w:r>
        <w:t>If privacy is not required:</w:t>
      </w:r>
    </w:p>
    <w:p w14:paraId="2DBFB36F" w14:textId="77777777" w:rsidR="00D73EF6" w:rsidRDefault="00D73EF6" w:rsidP="00D73EF6">
      <w:pPr>
        <w:pStyle w:val="ListParagraph"/>
        <w:numPr>
          <w:ilvl w:val="3"/>
          <w:numId w:val="17"/>
        </w:numPr>
        <w:ind w:left="4320"/>
      </w:pPr>
      <w:r>
        <w:t>If facilities used for the call is not provisioned with privacy by default, the CHFE SHOULD include a Privacy header with value “none”</w:t>
      </w:r>
    </w:p>
    <w:p w14:paraId="2E5371EE" w14:textId="77777777" w:rsidR="00D73EF6" w:rsidRDefault="00D73EF6" w:rsidP="00D73EF6">
      <w:pPr>
        <w:pStyle w:val="ListParagraph"/>
        <w:numPr>
          <w:ilvl w:val="3"/>
          <w:numId w:val="17"/>
        </w:numPr>
        <w:ind w:left="4320"/>
      </w:pPr>
      <w:r>
        <w:t>Else the CHFE MUST include a Privacy header with value “none”</w:t>
      </w:r>
    </w:p>
    <w:p w14:paraId="524691AC" w14:textId="77777777" w:rsidR="00D73EF6" w:rsidRDefault="00D73EF6" w:rsidP="00D73EF6">
      <w:pPr>
        <w:pStyle w:val="ListParagraph"/>
        <w:numPr>
          <w:ilvl w:val="2"/>
          <w:numId w:val="17"/>
        </w:numPr>
        <w:ind w:left="3600"/>
      </w:pPr>
      <w:r>
        <w:t>Else the CHFE MUST include a Privacy header with value “id”</w:t>
      </w:r>
    </w:p>
    <w:p w14:paraId="784F67FF" w14:textId="77777777" w:rsidR="00D73EF6" w:rsidRDefault="00D73EF6" w:rsidP="00D73EF6">
      <w:pPr>
        <w:pStyle w:val="ListParagraph"/>
        <w:numPr>
          <w:ilvl w:val="1"/>
          <w:numId w:val="17"/>
        </w:numPr>
        <w:ind w:left="2880"/>
      </w:pPr>
      <w:r>
        <w:t>A P-Asserted-Identity header in the form “sip: :&lt;telephone number&gt;@&lt;Agency-Identifier&gt;;user=phone” specifying the PSAP URI appropriate for the facilities being used</w:t>
      </w:r>
    </w:p>
    <w:p w14:paraId="19558CC9" w14:textId="77777777" w:rsidR="00D73EF6" w:rsidRDefault="00D73EF6" w:rsidP="00D73EF6">
      <w:pPr>
        <w:pStyle w:val="ListParagraph"/>
        <w:numPr>
          <w:ilvl w:val="1"/>
          <w:numId w:val="17"/>
        </w:numPr>
        <w:ind w:left="2880"/>
      </w:pPr>
      <w:r>
        <w:t>a Call-Info header specifying a new Call Identifier per NENA</w:t>
      </w:r>
      <w:r>
        <w:noBreakHyphen/>
        <w:t>STA</w:t>
      </w:r>
      <w:r>
        <w:noBreakHyphen/>
        <w:t xml:space="preserve">010 </w:t>
      </w:r>
      <w:r>
        <w:fldChar w:fldCharType="begin"/>
      </w:r>
      <w:r>
        <w:instrText xml:space="preserve"> REF _Ref200179524 \n \h  \* MERGEFORMAT </w:instrText>
      </w:r>
      <w:r>
        <w:fldChar w:fldCharType="separate"/>
      </w:r>
      <w:r>
        <w:fldChar w:fldCharType="begin"/>
      </w:r>
      <w:r>
        <w:instrText xml:space="preserve"> REF _Ref129852940 \r \h </w:instrText>
      </w:r>
      <w:r>
        <w:fldChar w:fldCharType="separate"/>
      </w:r>
      <w:r>
        <w:t>[7]</w:t>
      </w:r>
      <w:r>
        <w:fldChar w:fldCharType="end"/>
      </w:r>
      <w:r>
        <w:fldChar w:fldCharType="end"/>
      </w:r>
      <w:r>
        <w:fldChar w:fldCharType="begin"/>
      </w:r>
      <w:r>
        <w:instrText xml:space="preserve"> REF _Ref200179524 \r \h  \* MERGEFORMAT </w:instrText>
      </w:r>
      <w:r>
        <w:fldChar w:fldCharType="end"/>
      </w:r>
      <w:r>
        <w:t>.</w:t>
      </w:r>
    </w:p>
    <w:p w14:paraId="0206CB46" w14:textId="77777777" w:rsidR="00D73EF6" w:rsidRDefault="00D73EF6" w:rsidP="00D73EF6">
      <w:pPr>
        <w:pStyle w:val="ListParagraph"/>
        <w:ind w:left="2160"/>
      </w:pPr>
      <w:r>
        <w:t>Log a CallStartLogEvent where standardPrimaryCallType is set to “nonEmergency”. The standardPrimaryCallType, “to”, and “from” elements MUST be populated.</w:t>
      </w:r>
    </w:p>
    <w:p w14:paraId="59B0DE25" w14:textId="77777777" w:rsidR="00D73EF6" w:rsidRDefault="00D73EF6" w:rsidP="00D73EF6">
      <w:pPr>
        <w:pStyle w:val="ListParagraph"/>
        <w:ind w:left="2160"/>
      </w:pPr>
      <w:r>
        <w:t>Log a SessionStartLogEvent where standardPrimaryCallType is set to “nonEmergency”. The standardPrimaryCallType, “to”, and “from” elements MUST be populated.</w:t>
      </w:r>
    </w:p>
    <w:p w14:paraId="7147279A" w14:textId="77777777" w:rsidR="00D73EF6" w:rsidRDefault="00D73EF6" w:rsidP="00D73EF6">
      <w:pPr>
        <w:pStyle w:val="ListParagraph"/>
        <w:ind w:left="2160"/>
      </w:pPr>
      <w:r>
        <w:t>Log a CallStateChangeLogEvent with state set to callBegin</w:t>
      </w:r>
    </w:p>
    <w:p w14:paraId="51C740F2" w14:textId="77777777" w:rsidR="00D73EF6" w:rsidRDefault="00D73EF6" w:rsidP="00D73EF6">
      <w:pPr>
        <w:pStyle w:val="ListParagraph"/>
        <w:ind w:left="2160"/>
        <w:rPr>
          <w:ins w:id="1578" w:author="Daniel Mongrain" w:date="2026-06-19T14:48:00Z"/>
        </w:rPr>
      </w:pPr>
      <w:r>
        <w:t>Log a SessionStateChangeLogEvent with state set to callBegin</w:t>
      </w:r>
    </w:p>
    <w:p w14:paraId="64136372" w14:textId="77777777" w:rsidR="00D73EF6" w:rsidRDefault="00D73EF6">
      <w:pPr>
        <w:pPrChange w:id="1579" w:author="Daniel Mongrain" w:date="2026-06-19T14:48:00Z">
          <w:pPr>
            <w:pStyle w:val="ListParagraph"/>
          </w:pPr>
        </w:pPrChange>
      </w:pPr>
    </w:p>
    <w:p w14:paraId="56DAFCF5" w14:textId="77777777" w:rsidR="00D73EF6" w:rsidRPr="00D851D6" w:rsidRDefault="00D73EF6">
      <w:pPr>
        <w:pStyle w:val="Heading6"/>
        <w:pPrChange w:id="1580" w:author="Daniel Mongrain" w:date="2026-06-08T22:18:00Z">
          <w:pPr>
            <w:pStyle w:val="Heading4"/>
          </w:pPr>
        </w:pPrChange>
      </w:pPr>
      <w:bookmarkStart w:id="1581" w:name="_Toc221701661"/>
      <w:commentRangeStart w:id="1582"/>
      <w:r w:rsidRPr="00D851D6">
        <w:t>Originating an internal Call</w:t>
      </w:r>
      <w:bookmarkEnd w:id="1581"/>
      <w:commentRangeEnd w:id="1582"/>
      <w:r w:rsidRPr="00D851D6">
        <w:rPr>
          <w:rStyle w:val="CommentReference"/>
          <w:sz w:val="20"/>
          <w:szCs w:val="20"/>
        </w:rPr>
        <w:commentReference w:id="1582"/>
      </w:r>
    </w:p>
    <w:p w14:paraId="2A27161A" w14:textId="77777777" w:rsidR="00D73EF6" w:rsidRDefault="00D73EF6" w:rsidP="00D73EF6">
      <w:pPr>
        <w:pStyle w:val="BodyText"/>
      </w:pPr>
      <w:r>
        <w:t>The CHFE MUST be able to originate internal calls to entities within the Agency such as another Agent. How this call is signaled internally is not defined in this document, but the CHFE MUST do the following:</w:t>
      </w:r>
    </w:p>
    <w:p w14:paraId="3887A7C8" w14:textId="77777777" w:rsidR="00D73EF6" w:rsidRDefault="00D73EF6" w:rsidP="00D73EF6">
      <w:pPr>
        <w:pStyle w:val="ListParagraph"/>
        <w:ind w:left="2160"/>
      </w:pPr>
      <w:r>
        <w:t>Log a CallStartLogEvent where standardPrimaryCallType is set to “</w:t>
      </w:r>
      <w:commentRangeStart w:id="1583"/>
      <w:commentRangeStart w:id="1584"/>
      <w:r>
        <w:t>internal</w:t>
      </w:r>
      <w:commentRangeEnd w:id="1583"/>
      <w:r>
        <w:rPr>
          <w:rStyle w:val="CommentReference"/>
          <w:sz w:val="20"/>
          <w:szCs w:val="20"/>
        </w:rPr>
        <w:commentReference w:id="1583"/>
      </w:r>
      <w:commentRangeEnd w:id="1584"/>
      <w:r w:rsidR="00CA767A">
        <w:rPr>
          <w:rStyle w:val="CommentReference"/>
          <w:sz w:val="20"/>
          <w:szCs w:val="20"/>
        </w:rPr>
        <w:commentReference w:id="1584"/>
      </w:r>
      <w:r>
        <w:t>”. The standardPrimaryCallType, “to”, and “from” elements MUST be populated.</w:t>
      </w:r>
    </w:p>
    <w:p w14:paraId="473C704F" w14:textId="77777777" w:rsidR="00D73EF6" w:rsidRDefault="00D73EF6" w:rsidP="00D73EF6">
      <w:pPr>
        <w:pStyle w:val="ListParagraph"/>
        <w:ind w:left="2160"/>
      </w:pPr>
      <w:r>
        <w:t>Log a SessionStartLogEvent where standardPrimaryCallType is set to “internal”, “to” and “from” elements MUST be populated.</w:t>
      </w:r>
    </w:p>
    <w:p w14:paraId="74AD5991" w14:textId="77777777" w:rsidR="00D73EF6" w:rsidRDefault="00D73EF6" w:rsidP="00D73EF6">
      <w:pPr>
        <w:pStyle w:val="ListParagraph"/>
        <w:ind w:left="2160"/>
      </w:pPr>
      <w:r>
        <w:t>Log a CallStateChangeLogEvent with state set to callBegin</w:t>
      </w:r>
    </w:p>
    <w:p w14:paraId="39520BD5" w14:textId="77777777" w:rsidR="00D73EF6" w:rsidRDefault="00D73EF6" w:rsidP="00D73EF6">
      <w:pPr>
        <w:pStyle w:val="ListParagraph"/>
        <w:ind w:left="2160"/>
      </w:pPr>
      <w:r>
        <w:t>Log a SessionStateChangeLogEvent with state set to callBegin</w:t>
      </w:r>
    </w:p>
    <w:p w14:paraId="1B9CC379" w14:textId="77777777" w:rsidR="00D73EF6" w:rsidRDefault="00D73EF6" w:rsidP="00D73EF6">
      <w:pPr>
        <w:pStyle w:val="Heading5"/>
        <w:rPr>
          <w:ins w:id="1585" w:author="Daniel Mongrain" w:date="2026-06-08T22:18:00Z"/>
        </w:rPr>
      </w:pPr>
      <w:bookmarkStart w:id="1586" w:name="_Toc221701662"/>
      <w:ins w:id="1587" w:author="Daniel Mongrain" w:date="2026-06-08T22:18:00Z">
        <w:r>
          <w:t>Outbound Call Processing</w:t>
        </w:r>
      </w:ins>
    </w:p>
    <w:p w14:paraId="6803AB4F" w14:textId="77777777" w:rsidR="00D73EF6" w:rsidRPr="00D851D6" w:rsidRDefault="00D73EF6">
      <w:pPr>
        <w:pStyle w:val="Heading6"/>
        <w:pPrChange w:id="1588" w:author="Daniel Mongrain" w:date="2026-06-08T22:19:00Z">
          <w:pPr>
            <w:pStyle w:val="Heading4"/>
          </w:pPr>
        </w:pPrChange>
      </w:pPr>
      <w:r w:rsidRPr="00D851D6">
        <w:t>Cancelling an Outgoing Call</w:t>
      </w:r>
      <w:bookmarkEnd w:id="1586"/>
    </w:p>
    <w:p w14:paraId="6FCFD1EF" w14:textId="77777777" w:rsidR="00D73EF6" w:rsidRDefault="00D73EF6" w:rsidP="00D73EF6">
      <w:pPr>
        <w:pStyle w:val="BodyText"/>
      </w:pPr>
      <w:r>
        <w:t>If an outgoing call request needs to be cancelled, the CHFE MUST:</w:t>
      </w:r>
    </w:p>
    <w:p w14:paraId="12B5AEAB" w14:textId="77777777" w:rsidR="00D73EF6" w:rsidRDefault="00D73EF6" w:rsidP="00D73EF6">
      <w:pPr>
        <w:pStyle w:val="ListParagraph"/>
        <w:ind w:left="2160"/>
      </w:pPr>
      <w:r>
        <w:t>Send an in-dialog CANCEL request</w:t>
      </w:r>
    </w:p>
    <w:p w14:paraId="5EFA9EE0" w14:textId="77777777" w:rsidR="00D73EF6" w:rsidRDefault="00D73EF6" w:rsidP="00D73EF6">
      <w:pPr>
        <w:pStyle w:val="ListParagraph"/>
        <w:ind w:left="2160"/>
      </w:pPr>
      <w:r>
        <w:t>Log a CallStateChangeLogEvent with state set to callCancel</w:t>
      </w:r>
    </w:p>
    <w:p w14:paraId="4FADDF86" w14:textId="77777777" w:rsidR="00D73EF6" w:rsidRDefault="00D73EF6" w:rsidP="00D73EF6">
      <w:pPr>
        <w:pStyle w:val="ListParagraph"/>
        <w:ind w:left="2160"/>
      </w:pPr>
      <w:r>
        <w:t>Log a SessionStateChangeLogEvent with state set to callCancel</w:t>
      </w:r>
    </w:p>
    <w:p w14:paraId="5C6503F3" w14:textId="77777777" w:rsidR="00D73EF6" w:rsidRDefault="00D73EF6" w:rsidP="00D73EF6">
      <w:pPr>
        <w:pStyle w:val="ListParagraph"/>
        <w:ind w:left="2160"/>
      </w:pPr>
      <w:r>
        <w:lastRenderedPageBreak/>
        <w:t>Log a CallEndLogEvent</w:t>
      </w:r>
    </w:p>
    <w:p w14:paraId="2A556D2D" w14:textId="77777777" w:rsidR="00D73EF6" w:rsidDel="003B2800" w:rsidRDefault="00D73EF6" w:rsidP="00D73EF6">
      <w:pPr>
        <w:pStyle w:val="ListParagraph"/>
        <w:ind w:left="2160"/>
        <w:rPr>
          <w:del w:id="1589" w:author="Daniel Mongrain" w:date="2026-06-19T14:50:00Z"/>
        </w:rPr>
      </w:pPr>
      <w:r>
        <w:t>Log a SessionEndLogEvent</w:t>
      </w:r>
    </w:p>
    <w:p w14:paraId="2A4A2068" w14:textId="77777777" w:rsidR="00D73EF6" w:rsidRDefault="00D73EF6">
      <w:pPr>
        <w:pStyle w:val="ListParagraph"/>
        <w:ind w:left="1080"/>
        <w:rPr>
          <w:ins w:id="1590" w:author="Daniel Mongrain" w:date="2026-06-19T14:50:00Z"/>
        </w:rPr>
        <w:pPrChange w:id="1591" w:author="Daniel Mongrain" w:date="2026-06-19T14:50:00Z">
          <w:pPr>
            <w:pStyle w:val="ListParagraph"/>
            <w:ind w:left="709" w:hanging="349"/>
          </w:pPr>
        </w:pPrChange>
      </w:pPr>
      <w:ins w:id="1592" w:author="Daniel Mongrain" w:date="2026-06-19T14:51:00Z">
        <w:r>
          <w:t xml:space="preserve">If an EIDO was sent out when the outgoing call was initiated, </w:t>
        </w:r>
      </w:ins>
      <w:del w:id="1593" w:author="Daniel Mongrain" w:date="2026-06-19T14:51:00Z">
        <w:r w:rsidDel="003B2800">
          <w:delText>N</w:delText>
        </w:r>
      </w:del>
      <w:ins w:id="1594" w:author="Daniel Mongrain" w:date="2026-06-19T14:51:00Z">
        <w:r>
          <w:t>n</w:t>
        </w:r>
      </w:ins>
      <w:r>
        <w:t>otify all authorized EIDO Subscribers of the cancelling of the call</w:t>
      </w:r>
      <w:ins w:id="1595" w:author="Daniel Mongrain" w:date="2026-06-19T14:50:00Z">
        <w:r w:rsidRPr="003B2800">
          <w:t xml:space="preserve"> </w:t>
        </w:r>
        <w:r>
          <w:t>where the EIDO MUST be composed identically as for the most recent EIDO with callStateRegistryText value is “callBegin” except as follow:</w:t>
        </w:r>
      </w:ins>
    </w:p>
    <w:p w14:paraId="78C9ED13" w14:textId="77777777" w:rsidR="00D73EF6" w:rsidRDefault="00D73EF6">
      <w:pPr>
        <w:pStyle w:val="ListParagraph"/>
        <w:numPr>
          <w:ilvl w:val="1"/>
          <w:numId w:val="17"/>
        </w:numPr>
        <w:ind w:left="2880"/>
        <w:pPrChange w:id="1596" w:author="Daniel Mongrain" w:date="2026-06-19T14:52:00Z">
          <w:pPr>
            <w:pStyle w:val="ListParagraph"/>
          </w:pPr>
        </w:pPrChange>
      </w:pPr>
      <w:ins w:id="1597" w:author="Daniel Mongrain" w:date="2026-06-19T14:50:00Z">
        <w:r>
          <w:t>callStateRegistryText MUST be “call</w:t>
        </w:r>
      </w:ins>
      <w:ins w:id="1598" w:author="Daniel Mongrain" w:date="2026-06-19T14:52:00Z">
        <w:r>
          <w:t>Cancelled</w:t>
        </w:r>
      </w:ins>
      <w:ins w:id="1599" w:author="Daniel Mongrain" w:date="2026-06-19T14:50:00Z">
        <w:r>
          <w:t>”.</w:t>
        </w:r>
      </w:ins>
    </w:p>
    <w:p w14:paraId="7598F40D" w14:textId="77777777" w:rsidR="00D73EF6" w:rsidRPr="00D851D6" w:rsidRDefault="00D73EF6">
      <w:pPr>
        <w:pStyle w:val="Heading6"/>
        <w:pPrChange w:id="1600" w:author="Daniel Mongrain" w:date="2026-06-08T22:19:00Z">
          <w:pPr>
            <w:pStyle w:val="Heading4"/>
          </w:pPr>
        </w:pPrChange>
      </w:pPr>
      <w:bookmarkStart w:id="1601" w:name="_Toc221701663"/>
      <w:r w:rsidRPr="00D851D6">
        <w:t>Outgoing Call Provisional Responses</w:t>
      </w:r>
      <w:bookmarkEnd w:id="1601"/>
    </w:p>
    <w:p w14:paraId="07D78432" w14:textId="77777777" w:rsidR="00D73EF6" w:rsidRDefault="00D73EF6" w:rsidP="00D73EF6">
      <w:pPr>
        <w:pStyle w:val="BodyText"/>
      </w:pPr>
      <w:r>
        <w:t>The CHFE MUST support all provisional responses and if a response includes an Early Media answer, the CHFE MUST</w:t>
      </w:r>
    </w:p>
    <w:p w14:paraId="71F7342C" w14:textId="77777777" w:rsidR="00D73EF6" w:rsidRPr="00CD1F5F" w:rsidRDefault="00D73EF6" w:rsidP="00D73EF6">
      <w:pPr>
        <w:pStyle w:val="ListParagraph"/>
        <w:ind w:left="2160"/>
      </w:pPr>
      <w:r>
        <w:t>Log a MediaStartLogEvent</w:t>
      </w:r>
    </w:p>
    <w:p w14:paraId="33997D29" w14:textId="77777777" w:rsidR="00D73EF6" w:rsidRPr="00D851D6" w:rsidRDefault="00D73EF6">
      <w:pPr>
        <w:pStyle w:val="Heading6"/>
        <w:pPrChange w:id="1602" w:author="Daniel Mongrain" w:date="2026-06-08T22:19:00Z">
          <w:pPr>
            <w:pStyle w:val="Heading4"/>
          </w:pPr>
        </w:pPrChange>
      </w:pPr>
      <w:bookmarkStart w:id="1603" w:name="_Toc221701664"/>
      <w:r w:rsidRPr="00D851D6">
        <w:t>Outgoing Call Is Answered</w:t>
      </w:r>
      <w:bookmarkEnd w:id="1603"/>
    </w:p>
    <w:p w14:paraId="22636D6E" w14:textId="77777777" w:rsidR="00D73EF6" w:rsidRDefault="00D73EF6" w:rsidP="00D73EF6">
      <w:pPr>
        <w:pStyle w:val="BodyText"/>
      </w:pPr>
      <w:r>
        <w:t>When an outgoing call is answered, the CHFE MUST:</w:t>
      </w:r>
    </w:p>
    <w:p w14:paraId="5B69DF23" w14:textId="77777777" w:rsidR="00D73EF6" w:rsidRDefault="00D73EF6" w:rsidP="00D73EF6">
      <w:pPr>
        <w:pStyle w:val="ListParagraph"/>
        <w:ind w:left="2160"/>
      </w:pPr>
      <w:r>
        <w:t xml:space="preserve">Log a CallStateChangeLogEvent with the state set to callAnswered </w:t>
      </w:r>
    </w:p>
    <w:p w14:paraId="07A23B2D" w14:textId="77777777" w:rsidR="00D73EF6" w:rsidRDefault="00D73EF6" w:rsidP="00D73EF6">
      <w:pPr>
        <w:pStyle w:val="ListParagraph"/>
        <w:ind w:left="2160"/>
      </w:pPr>
      <w:r>
        <w:t>Log a SessionStateChangeLogEvent with the state set to callAnswered</w:t>
      </w:r>
    </w:p>
    <w:p w14:paraId="75C4F1AE" w14:textId="77777777" w:rsidR="00D73EF6" w:rsidRDefault="00D73EF6" w:rsidP="00D73EF6">
      <w:pPr>
        <w:pStyle w:val="ListParagraph"/>
        <w:ind w:left="2160"/>
        <w:rPr>
          <w:ins w:id="1604" w:author="Daniel Mongrain" w:date="2026-06-19T14:56:00Z"/>
        </w:rPr>
      </w:pPr>
      <w:ins w:id="1605" w:author="Daniel Mongrain" w:date="2026-06-19T14:57:00Z">
        <w:r>
          <w:t>If an EIDO was sent out when the outgoing call was initiated, n</w:t>
        </w:r>
      </w:ins>
      <w:del w:id="1606" w:author="Daniel Mongrain" w:date="2026-06-19T14:57:00Z">
        <w:r w:rsidDel="003B2800">
          <w:delText>N</w:delText>
        </w:r>
      </w:del>
      <w:r>
        <w:t>otify authorized EIDO Subscribers of the answering of Follow-Up call</w:t>
      </w:r>
      <w:ins w:id="1607" w:author="Daniel Mongrain" w:date="2026-06-19T14:56:00Z">
        <w:r w:rsidRPr="003B2800">
          <w:t xml:space="preserve"> </w:t>
        </w:r>
        <w:r>
          <w:t>where the EIDO MUST be composed identically as for the most recent EIDO with callStateRegistryText value is “callBegin” except as follow:</w:t>
        </w:r>
      </w:ins>
    </w:p>
    <w:p w14:paraId="1F78933A" w14:textId="77777777" w:rsidR="00D73EF6" w:rsidRDefault="00D73EF6">
      <w:pPr>
        <w:pStyle w:val="ListParagraph"/>
        <w:numPr>
          <w:ilvl w:val="1"/>
          <w:numId w:val="17"/>
        </w:numPr>
        <w:ind w:left="2880"/>
        <w:pPrChange w:id="1608" w:author="Daniel Mongrain" w:date="2026-06-19T14:56:00Z">
          <w:pPr>
            <w:pStyle w:val="ListParagraph"/>
          </w:pPr>
        </w:pPrChange>
      </w:pPr>
      <w:ins w:id="1609" w:author="Daniel Mongrain" w:date="2026-06-19T14:56:00Z">
        <w:r>
          <w:t>callStateRegistryText MUST be “callAnswered”</w:t>
        </w:r>
      </w:ins>
    </w:p>
    <w:p w14:paraId="6FB4EB03" w14:textId="77777777" w:rsidR="00D73EF6" w:rsidRDefault="00D73EF6" w:rsidP="00D73EF6">
      <w:pPr>
        <w:pStyle w:val="Heading4"/>
        <w:rPr>
          <w:moveTo w:id="1610" w:author="Daniel Mongrain" w:date="2026-06-08T22:20:00Z"/>
        </w:rPr>
      </w:pPr>
      <w:bookmarkStart w:id="1611" w:name="_Toc221701665"/>
      <w:moveToRangeStart w:id="1612" w:author="Daniel Mongrain" w:date="2026-06-08T22:20:00Z" w:name="move231849667"/>
      <w:moveTo w:id="1613" w:author="Daniel Mongrain" w:date="2026-06-08T22:20:00Z">
        <w:r w:rsidRPr="00665967">
          <w:t>Active Call Processing</w:t>
        </w:r>
      </w:moveTo>
    </w:p>
    <w:p w14:paraId="0AA8D538" w14:textId="77777777" w:rsidR="00D73EF6" w:rsidRPr="005B0D76" w:rsidRDefault="00D73EF6" w:rsidP="00D73EF6">
      <w:pPr>
        <w:pStyle w:val="BodyText"/>
        <w:rPr>
          <w:moveTo w:id="1614" w:author="Daniel Mongrain" w:date="2026-06-08T22:20:00Z"/>
        </w:rPr>
      </w:pPr>
      <w:moveTo w:id="1615" w:author="Daniel Mongrain" w:date="2026-06-08T22:20:00Z">
        <w:r>
          <w:t>The specifications in this section apply to all active calls, regardless of emergency status or call direction.</w:t>
        </w:r>
      </w:moveTo>
    </w:p>
    <w:moveToRangeEnd w:id="1612"/>
    <w:p w14:paraId="0A087407" w14:textId="77777777" w:rsidR="00D73EF6" w:rsidRPr="00D851D6" w:rsidRDefault="00D73EF6">
      <w:pPr>
        <w:pStyle w:val="Heading5"/>
        <w:pPrChange w:id="1616" w:author="Daniel Mongrain" w:date="2026-06-08T22:21:00Z">
          <w:pPr>
            <w:pStyle w:val="Heading4"/>
          </w:pPr>
        </w:pPrChange>
      </w:pPr>
      <w:r w:rsidRPr="00D851D6">
        <w:t>Releasing a Call</w:t>
      </w:r>
      <w:bookmarkEnd w:id="1611"/>
    </w:p>
    <w:p w14:paraId="0157EA3E" w14:textId="77777777" w:rsidR="00D73EF6" w:rsidRDefault="00D73EF6" w:rsidP="00D73EF6">
      <w:pPr>
        <w:pStyle w:val="BodyText"/>
      </w:pPr>
      <w:r>
        <w:t>When the call is released</w:t>
      </w:r>
      <w:ins w:id="1617" w:author="Daniel Mongrain" w:date="2026-06-08T22:21:00Z">
        <w:r>
          <w:t>, regardless of which party released the call</w:t>
        </w:r>
      </w:ins>
      <w:r>
        <w:t>, the CHFE MUST do the following:</w:t>
      </w:r>
    </w:p>
    <w:p w14:paraId="24C1FAC2" w14:textId="77777777" w:rsidR="00D73EF6" w:rsidRDefault="00D73EF6" w:rsidP="00D73EF6">
      <w:pPr>
        <w:pStyle w:val="ListParagraph"/>
        <w:ind w:left="2160"/>
        <w:rPr>
          <w:ins w:id="1618" w:author="Daniel Mongrain" w:date="2026-06-19T15:00:00Z"/>
        </w:rPr>
      </w:pPr>
      <w:ins w:id="1619" w:author="Daniel Mongrain" w:date="2026-06-19T15:01:00Z">
        <w:r>
          <w:t>If the Agent released the call, s</w:t>
        </w:r>
      </w:ins>
      <w:ins w:id="1620" w:author="Daniel Mongrain" w:date="2026-06-19T15:00:00Z">
        <w:r>
          <w:t>end an in-dialog BYE request</w:t>
        </w:r>
      </w:ins>
    </w:p>
    <w:p w14:paraId="40BD9ABA" w14:textId="77777777" w:rsidR="00D73EF6" w:rsidRDefault="00D73EF6" w:rsidP="00D73EF6">
      <w:pPr>
        <w:pStyle w:val="ListParagraph"/>
        <w:ind w:left="2160"/>
      </w:pPr>
      <w:r>
        <w:t>Log a CallEndLogEvent</w:t>
      </w:r>
    </w:p>
    <w:p w14:paraId="44E5A407" w14:textId="77777777" w:rsidR="00D73EF6" w:rsidRDefault="00D73EF6" w:rsidP="00D73EF6">
      <w:pPr>
        <w:pStyle w:val="ListParagraph"/>
        <w:ind w:left="2160"/>
      </w:pPr>
      <w:r>
        <w:t>Log a SessionEndLogEvent</w:t>
      </w:r>
    </w:p>
    <w:p w14:paraId="38D28998" w14:textId="77777777" w:rsidR="00D73EF6" w:rsidRDefault="00D73EF6" w:rsidP="00D73EF6">
      <w:pPr>
        <w:pStyle w:val="ListParagraph"/>
        <w:ind w:left="2160"/>
      </w:pPr>
      <w:r>
        <w:t>Log a CallStateChangeLogEvent with state set to callEnd</w:t>
      </w:r>
    </w:p>
    <w:p w14:paraId="7FF55904" w14:textId="77777777" w:rsidR="00D73EF6" w:rsidRDefault="00D73EF6" w:rsidP="00D73EF6">
      <w:pPr>
        <w:pStyle w:val="ListParagraph"/>
        <w:ind w:left="2160"/>
      </w:pPr>
      <w:r>
        <w:t>Log a SessionStateChangeLogEvent with state set to callEnd</w:t>
      </w:r>
    </w:p>
    <w:p w14:paraId="0264F5A1" w14:textId="77777777" w:rsidR="00D73EF6" w:rsidRDefault="00D73EF6" w:rsidP="00D73EF6">
      <w:pPr>
        <w:pStyle w:val="ListParagraph"/>
        <w:ind w:left="2160"/>
      </w:pPr>
      <w:r>
        <w:t>Log a MediaEndLogEvent for each medium in use at call end time</w:t>
      </w:r>
    </w:p>
    <w:p w14:paraId="762FC8AC" w14:textId="77777777" w:rsidR="00D73EF6" w:rsidRDefault="00D73EF6" w:rsidP="00D73EF6">
      <w:pPr>
        <w:pStyle w:val="ListParagraph"/>
        <w:ind w:left="2160"/>
        <w:rPr>
          <w:ins w:id="1621" w:author="Daniel Mongrain" w:date="2026-06-19T14:59:00Z"/>
        </w:rPr>
      </w:pPr>
      <w:ins w:id="1622" w:author="Daniel Mongrain" w:date="2026-06-19T14:59:00Z">
        <w:r>
          <w:t>If an EIDO was sent out when the call was received or initiated, notify all authorized EIDO Subscribers of the releasing of the call</w:t>
        </w:r>
        <w:r w:rsidRPr="003B2800">
          <w:t xml:space="preserve"> </w:t>
        </w:r>
        <w:r>
          <w:t>where the EIDO MUST be composed identically as for the most recent EIDO except as follow:</w:t>
        </w:r>
      </w:ins>
    </w:p>
    <w:p w14:paraId="22326E9E" w14:textId="77777777" w:rsidR="00D73EF6" w:rsidRDefault="00D73EF6" w:rsidP="00D73EF6">
      <w:pPr>
        <w:pStyle w:val="ListParagraph"/>
        <w:ind w:left="2160"/>
      </w:pPr>
      <w:ins w:id="1623" w:author="Daniel Mongrain" w:date="2026-06-19T14:59:00Z">
        <w:r>
          <w:t>callStateRegistryText MUST be “call</w:t>
        </w:r>
      </w:ins>
      <w:ins w:id="1624" w:author="Daniel Mongrain" w:date="2026-06-19T15:00:00Z">
        <w:r>
          <w:t>End</w:t>
        </w:r>
      </w:ins>
      <w:ins w:id="1625" w:author="Daniel Mongrain" w:date="2026-06-19T14:59:00Z">
        <w:r>
          <w:t>”.</w:t>
        </w:r>
      </w:ins>
      <w:del w:id="1626" w:author="Daniel Mongrain" w:date="2026-06-19T14:59:00Z">
        <w:r w:rsidDel="003B2800">
          <w:delText xml:space="preserve">Notify authorized EIDO Subscribers of the release of the </w:delText>
        </w:r>
      </w:del>
      <w:del w:id="1627" w:author="Daniel Mongrain" w:date="2026-06-08T22:21:00Z">
        <w:r w:rsidDel="00A34050">
          <w:delText>Emergency C</w:delText>
        </w:r>
      </w:del>
      <w:del w:id="1628" w:author="Daniel Mongrain" w:date="2026-06-19T14:59:00Z">
        <w:r w:rsidDel="003B2800">
          <w:delText>all</w:delText>
        </w:r>
      </w:del>
    </w:p>
    <w:p w14:paraId="03CA5ED2" w14:textId="77777777" w:rsidR="00D73EF6" w:rsidDel="00A34050" w:rsidRDefault="00D73EF6" w:rsidP="00D73EF6">
      <w:pPr>
        <w:pStyle w:val="Heading4"/>
        <w:rPr>
          <w:moveFrom w:id="1629" w:author="Daniel Mongrain" w:date="2026-06-08T22:20:00Z"/>
        </w:rPr>
      </w:pPr>
      <w:moveFromRangeStart w:id="1630" w:author="Daniel Mongrain" w:date="2026-06-08T22:20:00Z" w:name="move231849667"/>
      <w:moveFrom w:id="1631" w:author="Daniel Mongrain" w:date="2026-06-08T22:20:00Z">
        <w:r w:rsidRPr="00665967" w:rsidDel="00A34050">
          <w:t>Active Call Processing</w:t>
        </w:r>
      </w:moveFrom>
    </w:p>
    <w:p w14:paraId="05A45358" w14:textId="77777777" w:rsidR="00D73EF6" w:rsidRPr="005B0D76" w:rsidDel="00A34050" w:rsidRDefault="00D73EF6" w:rsidP="00D73EF6">
      <w:pPr>
        <w:pStyle w:val="BodyText"/>
        <w:rPr>
          <w:moveFrom w:id="1632" w:author="Daniel Mongrain" w:date="2026-06-08T22:20:00Z"/>
        </w:rPr>
      </w:pPr>
      <w:moveFrom w:id="1633" w:author="Daniel Mongrain" w:date="2026-06-08T22:20:00Z">
        <w:r w:rsidDel="00A34050">
          <w:t>The specifications in this section apply to all active calls, regardless of emergency status or call direction.</w:t>
        </w:r>
      </w:moveFrom>
    </w:p>
    <w:p w14:paraId="0C1DFB2A" w14:textId="77777777" w:rsidR="00D73EF6" w:rsidRPr="00D851D6" w:rsidRDefault="00D73EF6" w:rsidP="00D73EF6">
      <w:pPr>
        <w:pStyle w:val="Heading5"/>
      </w:pPr>
      <w:bookmarkStart w:id="1634" w:name="_Toc221701667"/>
      <w:moveFromRangeEnd w:id="1630"/>
      <w:r w:rsidRPr="00D851D6">
        <w:t>Changing a Call’s Priority Identifier</w:t>
      </w:r>
      <w:bookmarkEnd w:id="1634"/>
    </w:p>
    <w:p w14:paraId="75392377" w14:textId="77777777" w:rsidR="00D73EF6" w:rsidRDefault="00D73EF6" w:rsidP="00D73EF6">
      <w:pPr>
        <w:pStyle w:val="BodyText"/>
      </w:pPr>
      <w:r>
        <w:t xml:space="preserve">At any time during the CHFE’s processing of a call, an Agent MUST be able to change the call’s Priority Identifier, that is, the nature of the event reported by the caller is such that the Call Priority Identifier assigned when the call was received is no longer applicable (for example, a </w:t>
      </w:r>
      <w:r>
        <w:lastRenderedPageBreak/>
        <w:t>9</w:t>
      </w:r>
      <w:r>
        <w:noBreakHyphen/>
        <w:t>1</w:t>
      </w:r>
      <w:r>
        <w:noBreakHyphen/>
        <w:t>1 caller reporting a non-emergency Incident). When the Agent performs such action, the CHFE MUST:</w:t>
      </w:r>
    </w:p>
    <w:p w14:paraId="2C1288B0" w14:textId="77777777" w:rsidR="00D73EF6" w:rsidRDefault="00D73EF6" w:rsidP="00D73EF6">
      <w:pPr>
        <w:pStyle w:val="ListParagraph"/>
        <w:ind w:left="2160"/>
      </w:pPr>
      <w:r>
        <w:t>Assign to the call an updated Call Priority Identifier</w:t>
      </w:r>
    </w:p>
    <w:p w14:paraId="5E129689" w14:textId="77777777" w:rsidR="00D73EF6" w:rsidRDefault="00D73EF6" w:rsidP="00D73EF6">
      <w:pPr>
        <w:pStyle w:val="ListParagraph"/>
        <w:ind w:left="2160"/>
        <w:rPr>
          <w:ins w:id="1635" w:author="Daniel Mongrain" w:date="2026-06-19T16:24:00Z"/>
        </w:rPr>
      </w:pPr>
      <w:ins w:id="1636" w:author="Daniel Mongrain" w:date="2026-06-19T16:24:00Z">
        <w:r>
          <w:t>If an EIDO was sent out when the call was received or initiated, notify all authorized EIDO Subscribers of the modification of the Call Priority Identifier</w:t>
        </w:r>
        <w:r w:rsidRPr="003B2800">
          <w:t xml:space="preserve"> </w:t>
        </w:r>
        <w:r>
          <w:t>where the EIDO MUST be composed identically as for the most recent EIDO except as follow:</w:t>
        </w:r>
      </w:ins>
    </w:p>
    <w:p w14:paraId="0A25F45E" w14:textId="77777777" w:rsidR="00D73EF6" w:rsidRDefault="00D73EF6">
      <w:pPr>
        <w:pStyle w:val="ListParagraph"/>
        <w:numPr>
          <w:ilvl w:val="1"/>
          <w:numId w:val="17"/>
        </w:numPr>
        <w:ind w:left="2880"/>
        <w:pPrChange w:id="1637" w:author="Daniel Mongrain" w:date="2026-06-19T16:24:00Z">
          <w:pPr>
            <w:pStyle w:val="ListParagraph"/>
          </w:pPr>
        </w:pPrChange>
      </w:pPr>
      <w:ins w:id="1638" w:author="Daniel Mongrain" w:date="2026-06-19T16:25:00Z">
        <w:r>
          <w:t>“</w:t>
        </w:r>
        <w:commentRangeStart w:id="1639"/>
        <w:r>
          <w:t>callPriorityIdentifier</w:t>
        </w:r>
      </w:ins>
      <w:commentRangeEnd w:id="1639"/>
      <w:r>
        <w:rPr>
          <w:rStyle w:val="CommentReference"/>
          <w:sz w:val="20"/>
          <w:szCs w:val="20"/>
        </w:rPr>
        <w:commentReference w:id="1639"/>
      </w:r>
      <w:ins w:id="1640" w:author="Daniel Mongrain" w:date="2026-06-19T16:25:00Z">
        <w:r>
          <w:t>”</w:t>
        </w:r>
      </w:ins>
      <w:ins w:id="1641" w:author="Daniel Mongrain" w:date="2026-06-19T16:24:00Z">
        <w:r>
          <w:t xml:space="preserve"> MUST be </w:t>
        </w:r>
      </w:ins>
      <w:ins w:id="1642" w:author="Daniel Mongrain" w:date="2026-06-19T16:25:00Z">
        <w:r>
          <w:t>set to the new value</w:t>
        </w:r>
      </w:ins>
      <w:del w:id="1643" w:author="Daniel Mongrain" w:date="2026-06-19T16:24:00Z">
        <w:r w:rsidDel="00C520BC">
          <w:delText>Notify authorized EIDO Subscribers of that new Call Priority Identifier</w:delText>
        </w:r>
      </w:del>
      <w:r>
        <w:t>.</w:t>
      </w:r>
    </w:p>
    <w:p w14:paraId="6D1C7185" w14:textId="77777777" w:rsidR="00D73EF6" w:rsidRPr="00D851D6" w:rsidRDefault="00D73EF6" w:rsidP="00D73EF6">
      <w:pPr>
        <w:pStyle w:val="Heading5"/>
      </w:pPr>
      <w:bookmarkStart w:id="1644" w:name="_Toc221701668"/>
      <w:r w:rsidRPr="00D851D6">
        <w:t>Adding and Removing Parties to a Call</w:t>
      </w:r>
      <w:bookmarkEnd w:id="1644"/>
    </w:p>
    <w:p w14:paraId="773BDE12" w14:textId="77777777" w:rsidR="00D73EF6" w:rsidRDefault="00D73EF6" w:rsidP="00D73EF6">
      <w:pPr>
        <w:pStyle w:val="BodyText"/>
      </w:pPr>
      <w:r>
        <w:t xml:space="preserve">If a party is to be added to a call (for example in the case of a transfer of an Emergency Call), the CHFE MUST be able to refer the call to a Bridge. The CHFE MUST support the conferencing of all media types, including RTT as specified in the </w:t>
      </w:r>
      <w:r w:rsidRPr="00B37AEA">
        <w:rPr>
          <w:i/>
          <w:iCs/>
        </w:rPr>
        <w:t>Long-Term Viability of Protocol Extension Mechanisms</w:t>
      </w:r>
      <w:r>
        <w:t xml:space="preserve">, RFC 9170 </w:t>
      </w:r>
      <w:r>
        <w:fldChar w:fldCharType="begin"/>
      </w:r>
      <w:r>
        <w:instrText xml:space="preserve"> REF _Ref225804607 \r \h </w:instrText>
      </w:r>
      <w:r>
        <w:fldChar w:fldCharType="separate"/>
      </w:r>
      <w:r>
        <w:t>[45]</w:t>
      </w:r>
      <w:r>
        <w:fldChar w:fldCharType="end"/>
      </w:r>
      <w:r>
        <w:t xml:space="preserve"> and instant messages as specified in section Conference Bridging for MSRP text in NENA</w:t>
      </w:r>
      <w:r>
        <w:noBreakHyphen/>
        <w:t>STA</w:t>
      </w:r>
      <w:r>
        <w:noBreakHyphen/>
        <w:t xml:space="preserve">010 </w:t>
      </w:r>
      <w:r>
        <w:fldChar w:fldCharType="begin"/>
      </w:r>
      <w:r>
        <w:instrText xml:space="preserve"> REF _Ref200179524 \n \h  \* MERGEFORMAT </w:instrText>
      </w:r>
      <w:r>
        <w:fldChar w:fldCharType="separate"/>
      </w:r>
      <w:r>
        <w:fldChar w:fldCharType="begin"/>
      </w:r>
      <w:r>
        <w:instrText xml:space="preserve"> REF _Ref129852940 \r \h </w:instrText>
      </w:r>
      <w:r>
        <w:fldChar w:fldCharType="separate"/>
      </w:r>
      <w:r>
        <w:t>[7]</w:t>
      </w:r>
      <w:r>
        <w:fldChar w:fldCharType="end"/>
      </w:r>
      <w:r>
        <w:fldChar w:fldCharType="end"/>
      </w:r>
      <w:r>
        <w:fldChar w:fldCharType="begin"/>
      </w:r>
      <w:r>
        <w:instrText xml:space="preserve"> REF _Ref200179524 \r \h  \* MERGEFORMAT </w:instrText>
      </w:r>
      <w:r>
        <w:fldChar w:fldCharType="end"/>
      </w:r>
      <w:r>
        <w:t>. The CHFE MUST support an NGCS-hosted Bridge and MAY implement a local Bridge. If the CHFE implements a local Bridge, it MUST conform to the Bridging and Transfers section of NENA</w:t>
      </w:r>
      <w:r>
        <w:noBreakHyphen/>
        <w:t>STA</w:t>
      </w:r>
      <w:r>
        <w:noBreakHyphen/>
        <w:t xml:space="preserve">010 </w:t>
      </w:r>
      <w:r>
        <w:fldChar w:fldCharType="begin"/>
      </w:r>
      <w:r>
        <w:instrText xml:space="preserve"> REF _Ref200179524 \n \h  \* MERGEFORMAT </w:instrText>
      </w:r>
      <w:r>
        <w:fldChar w:fldCharType="separate"/>
      </w:r>
      <w:r>
        <w:fldChar w:fldCharType="begin"/>
      </w:r>
      <w:r>
        <w:instrText xml:space="preserve"> REF _Ref129852940 \r \h </w:instrText>
      </w:r>
      <w:r>
        <w:fldChar w:fldCharType="separate"/>
      </w:r>
      <w:r>
        <w:t>[7]</w:t>
      </w:r>
      <w:r>
        <w:fldChar w:fldCharType="end"/>
      </w:r>
      <w:r>
        <w:fldChar w:fldCharType="end"/>
      </w:r>
      <w:r>
        <w:fldChar w:fldCharType="begin"/>
      </w:r>
      <w:r>
        <w:instrText xml:space="preserve"> REF _Ref200179524 \r \h  \* MERGEFORMAT </w:instrText>
      </w:r>
      <w:r>
        <w:fldChar w:fldCharType="end"/>
      </w:r>
      <w:r>
        <w:t>.</w:t>
      </w:r>
    </w:p>
    <w:p w14:paraId="4EC341F6" w14:textId="77777777" w:rsidR="00D73EF6" w:rsidRDefault="00D73EF6" w:rsidP="00D73EF6">
      <w:pPr>
        <w:pStyle w:val="Heading6"/>
        <w:rPr>
          <w:ins w:id="1645" w:author="Daniel Mongrain" w:date="2026-06-22T14:25:00Z"/>
        </w:rPr>
      </w:pPr>
      <w:bookmarkStart w:id="1646" w:name="_Toc221701669"/>
      <w:ins w:id="1647" w:author="Daniel Mongrain" w:date="2026-06-22T14:25:00Z">
        <w:r>
          <w:t>Creating an Ad Hoc Conference</w:t>
        </w:r>
      </w:ins>
    </w:p>
    <w:p w14:paraId="33C66A16" w14:textId="77777777" w:rsidR="00D73EF6" w:rsidRDefault="00D73EF6" w:rsidP="00D73EF6">
      <w:pPr>
        <w:rPr>
          <w:ins w:id="1648" w:author="Daniel Mongrain" w:date="2026-06-22T14:27:00Z"/>
        </w:rPr>
      </w:pPr>
      <w:ins w:id="1649" w:author="Daniel Mongrain" w:date="2026-06-22T14:25:00Z">
        <w:r>
          <w:t xml:space="preserve">In the case we need to add a party to call but </w:t>
        </w:r>
      </w:ins>
      <w:ins w:id="1650" w:author="Daniel Mongrain" w:date="2026-06-22T14:26:00Z">
        <w:r>
          <w:t xml:space="preserve">it does not already include a Conference </w:t>
        </w:r>
      </w:ins>
      <w:ins w:id="1651" w:author="Daniel Mongrain" w:date="2026-06-22T14:30:00Z">
        <w:r>
          <w:t>Focus</w:t>
        </w:r>
      </w:ins>
      <w:ins w:id="1652" w:author="Daniel Mongrain" w:date="2026-06-22T14:26:00Z">
        <w:r>
          <w:t xml:space="preserve"> (i.e. the Contact header of the other party of the call does not specify the parameter isfocus)</w:t>
        </w:r>
      </w:ins>
      <w:ins w:id="1653" w:author="Daniel Mongrain" w:date="2026-06-22T14:27:00Z">
        <w:r>
          <w:t>, then the CHFE must create an ad hoc conference, to do so</w:t>
        </w:r>
      </w:ins>
      <w:ins w:id="1654" w:author="Daniel Mongrain" w:date="2026-06-22T14:28:00Z">
        <w:r>
          <w:t xml:space="preserve"> it MUST</w:t>
        </w:r>
      </w:ins>
      <w:ins w:id="1655" w:author="Daniel Mongrain" w:date="2026-06-22T14:27:00Z">
        <w:r>
          <w:t>:</w:t>
        </w:r>
      </w:ins>
    </w:p>
    <w:p w14:paraId="5DE0A129" w14:textId="77777777" w:rsidR="00D73EF6" w:rsidRDefault="00D73EF6" w:rsidP="00D73EF6">
      <w:pPr>
        <w:pStyle w:val="ListParagraph"/>
        <w:ind w:left="2160"/>
        <w:rPr>
          <w:ins w:id="1656" w:author="Daniel Mongrain" w:date="2026-06-22T14:27:00Z"/>
        </w:rPr>
      </w:pPr>
      <w:ins w:id="1657" w:author="Daniel Mongrain" w:date="2026-06-22T14:27:00Z">
        <w:r>
          <w:t>Send an INVITE to the Conference Factory of the NGCS Bridge to request a conference session with the following:</w:t>
        </w:r>
      </w:ins>
    </w:p>
    <w:p w14:paraId="0D939390" w14:textId="77777777" w:rsidR="00D73EF6" w:rsidRPr="006F3ADF" w:rsidRDefault="00D73EF6">
      <w:pPr>
        <w:pStyle w:val="ListParagraph"/>
        <w:numPr>
          <w:ilvl w:val="1"/>
          <w:numId w:val="17"/>
        </w:numPr>
        <w:ind w:left="2880"/>
        <w:rPr>
          <w:ins w:id="1658" w:author="Daniel Mongrain" w:date="2026-06-22T15:02:00Z"/>
        </w:rPr>
        <w:pPrChange w:id="1659" w:author="Daniel Mongrain" w:date="2026-06-22T15:02:00Z">
          <w:pPr>
            <w:pStyle w:val="ListParagraph"/>
            <w:numPr>
              <w:ilvl w:val="3"/>
            </w:numPr>
            <w:ind w:left="2880"/>
          </w:pPr>
        </w:pPrChange>
      </w:pPr>
      <w:ins w:id="1660" w:author="Daniel Mongrain" w:date="2026-06-22T15:02:00Z">
        <w:r w:rsidRPr="006F3ADF">
          <w:t xml:space="preserve">For a call where the Call Priority Identifier is High or Highest, the Request URI must be “urn:service:sos” and Route header with the SIP URI of the </w:t>
        </w:r>
      </w:ins>
      <w:ins w:id="1661" w:author="Daniel Mongrain" w:date="2026-06-22T15:04:00Z">
        <w:r>
          <w:t>Conference Factory</w:t>
        </w:r>
      </w:ins>
    </w:p>
    <w:p w14:paraId="7190C3D7" w14:textId="77777777" w:rsidR="00D73EF6" w:rsidRDefault="00D73EF6" w:rsidP="00D73EF6">
      <w:pPr>
        <w:pStyle w:val="ListParagraph"/>
        <w:numPr>
          <w:ilvl w:val="2"/>
          <w:numId w:val="17"/>
        </w:numPr>
        <w:ind w:left="3600"/>
        <w:rPr>
          <w:ins w:id="1662" w:author="Daniel Mongrain" w:date="2026-06-22T14:27:00Z"/>
        </w:rPr>
      </w:pPr>
      <w:ins w:id="1663" w:author="Daniel Mongrain" w:date="2026-06-22T14:27:00Z">
        <w:r>
          <w:t>If not an emergency call then the Request URI is the Conference Factory URI</w:t>
        </w:r>
      </w:ins>
    </w:p>
    <w:p w14:paraId="59B608B6" w14:textId="77777777" w:rsidR="00D73EF6" w:rsidRDefault="00D73EF6" w:rsidP="00D73EF6">
      <w:pPr>
        <w:pStyle w:val="ListParagraph"/>
        <w:numPr>
          <w:ilvl w:val="1"/>
          <w:numId w:val="17"/>
        </w:numPr>
        <w:ind w:left="2880"/>
        <w:rPr>
          <w:ins w:id="1664" w:author="Daniel Mongrain" w:date="2026-06-22T14:27:00Z"/>
        </w:rPr>
      </w:pPr>
      <w:ins w:id="1665" w:author="Daniel Mongrain" w:date="2026-06-22T14:27:00Z">
        <w:r>
          <w:t>A From header specifying the identity of the agent originating the call, in the form “sip: “Agent name” &lt;Agent Identifier&gt;” (display name optional)</w:t>
        </w:r>
      </w:ins>
    </w:p>
    <w:p w14:paraId="377926D4" w14:textId="77777777" w:rsidR="00D73EF6" w:rsidRDefault="00D73EF6" w:rsidP="00D73EF6">
      <w:pPr>
        <w:pStyle w:val="ListParagraph"/>
        <w:numPr>
          <w:ilvl w:val="1"/>
          <w:numId w:val="17"/>
        </w:numPr>
        <w:ind w:left="2880"/>
        <w:rPr>
          <w:ins w:id="1666" w:author="Daniel Mongrain" w:date="2026-06-22T14:27:00Z"/>
        </w:rPr>
      </w:pPr>
      <w:ins w:id="1667" w:author="Daniel Mongrain" w:date="2026-06-22T14:27:00Z">
        <w:r>
          <w:t>Two P-Asserted-Identity headers, order is an implementation detail:</w:t>
        </w:r>
      </w:ins>
    </w:p>
    <w:p w14:paraId="3DD35E65" w14:textId="77777777" w:rsidR="00D73EF6" w:rsidRDefault="00D73EF6" w:rsidP="00D73EF6">
      <w:pPr>
        <w:pStyle w:val="ListParagraph"/>
        <w:numPr>
          <w:ilvl w:val="2"/>
          <w:numId w:val="17"/>
        </w:numPr>
        <w:ind w:left="3600"/>
        <w:rPr>
          <w:ins w:id="1668" w:author="Daniel Mongrain" w:date="2026-06-22T14:27:00Z"/>
        </w:rPr>
      </w:pPr>
      <w:ins w:id="1669" w:author="Daniel Mongrain" w:date="2026-06-22T14:27:00Z">
        <w:r>
          <w:t>A P-Asserted-Identity header specifying the identity of the Agent originating the call, in the form “sip: “Agent name” &lt;Agent Identifier&gt;” (display name optional)</w:t>
        </w:r>
      </w:ins>
    </w:p>
    <w:p w14:paraId="70D91830" w14:textId="77777777" w:rsidR="00D73EF6" w:rsidRDefault="00D73EF6" w:rsidP="00D73EF6">
      <w:pPr>
        <w:pStyle w:val="ListParagraph"/>
        <w:numPr>
          <w:ilvl w:val="2"/>
          <w:numId w:val="17"/>
        </w:numPr>
        <w:ind w:left="3600"/>
        <w:rPr>
          <w:ins w:id="1670" w:author="Daniel Mongrain" w:date="2026-06-22T14:27:00Z"/>
        </w:rPr>
      </w:pPr>
      <w:ins w:id="1671" w:author="Daniel Mongrain" w:date="2026-06-22T14:27:00Z">
        <w:r>
          <w:t>A P-Asserted-Identity header specifying the identity of the Agency originating the call, in the form “sip: “Agency name” &lt;Agency Identifier&gt;” (display name optional)</w:t>
        </w:r>
      </w:ins>
    </w:p>
    <w:p w14:paraId="5381DEED" w14:textId="77777777" w:rsidR="00D73EF6" w:rsidRDefault="00D73EF6" w:rsidP="00D73EF6">
      <w:pPr>
        <w:pStyle w:val="ListParagraph"/>
        <w:numPr>
          <w:ilvl w:val="1"/>
          <w:numId w:val="17"/>
        </w:numPr>
        <w:ind w:left="2880"/>
        <w:rPr>
          <w:ins w:id="1672" w:author="Daniel Mongrain" w:date="2026-06-22T14:27:00Z"/>
        </w:rPr>
      </w:pPr>
      <w:ins w:id="1673" w:author="Daniel Mongrain" w:date="2026-06-22T14:27:00Z">
        <w:r>
          <w:t>An appropriate Resource-Priority header value in the “esnet” namespace specified in NENA</w:t>
        </w:r>
        <w:r>
          <w:noBreakHyphen/>
          <w:t>STA</w:t>
        </w:r>
        <w:r>
          <w:noBreakHyphen/>
          <w:t xml:space="preserve">010 </w:t>
        </w:r>
        <w:r>
          <w:fldChar w:fldCharType="begin"/>
        </w:r>
        <w:r>
          <w:instrText xml:space="preserve"> REF _Ref200179524 \n \h  \* MERGEFORMAT </w:instrText>
        </w:r>
      </w:ins>
      <w:ins w:id="1674" w:author="Daniel Mongrain" w:date="2026-06-22T14:27:00Z">
        <w:r>
          <w:fldChar w:fldCharType="separate"/>
        </w:r>
        <w:r>
          <w:fldChar w:fldCharType="begin"/>
        </w:r>
        <w:r>
          <w:instrText xml:space="preserve"> REF _Ref129852940 \r \h </w:instrText>
        </w:r>
      </w:ins>
      <w:ins w:id="1675" w:author="Daniel Mongrain" w:date="2026-06-22T14:27:00Z">
        <w:r>
          <w:fldChar w:fldCharType="separate"/>
        </w:r>
        <w:r>
          <w:t>[7]</w:t>
        </w:r>
        <w:r>
          <w:fldChar w:fldCharType="end"/>
        </w:r>
        <w:r>
          <w:fldChar w:fldCharType="end"/>
        </w:r>
      </w:ins>
    </w:p>
    <w:p w14:paraId="3851FCBF" w14:textId="77777777" w:rsidR="00D73EF6" w:rsidRDefault="00D73EF6" w:rsidP="00D73EF6">
      <w:pPr>
        <w:pStyle w:val="ListParagraph"/>
        <w:numPr>
          <w:ilvl w:val="1"/>
          <w:numId w:val="17"/>
        </w:numPr>
        <w:ind w:left="2880"/>
        <w:rPr>
          <w:ins w:id="1676" w:author="Daniel Mongrain" w:date="2026-06-22T14:27:00Z"/>
        </w:rPr>
      </w:pPr>
      <w:ins w:id="1677" w:author="Daniel Mongrain" w:date="2026-06-22T14:27:00Z">
        <w:r>
          <w:t>Call-Info header specifying the Incident Tracking Identifier</w:t>
        </w:r>
      </w:ins>
    </w:p>
    <w:p w14:paraId="3C59EC46" w14:textId="77777777" w:rsidR="00D73EF6" w:rsidRDefault="00D73EF6" w:rsidP="00D73EF6">
      <w:pPr>
        <w:pStyle w:val="ListParagraph"/>
        <w:numPr>
          <w:ilvl w:val="1"/>
          <w:numId w:val="17"/>
        </w:numPr>
        <w:ind w:left="2880"/>
        <w:rPr>
          <w:ins w:id="1678" w:author="Daniel Mongrain" w:date="2026-06-22T14:27:00Z"/>
        </w:rPr>
      </w:pPr>
      <w:ins w:id="1679" w:author="Daniel Mongrain" w:date="2026-06-22T14:27:00Z">
        <w:r>
          <w:t>Call-Info header specifying the new Call Identifier</w:t>
        </w:r>
      </w:ins>
    </w:p>
    <w:p w14:paraId="60CA1ECE" w14:textId="77777777" w:rsidR="00D73EF6" w:rsidRDefault="00D73EF6" w:rsidP="00D73EF6">
      <w:pPr>
        <w:pStyle w:val="ListParagraph"/>
        <w:ind w:left="2160"/>
        <w:rPr>
          <w:ins w:id="1680" w:author="Daniel Mongrain" w:date="2026-06-22T14:41:00Z"/>
        </w:rPr>
      </w:pPr>
      <w:ins w:id="1681" w:author="Daniel Mongrain" w:date="2026-06-22T14:27:00Z">
        <w:r>
          <w:t>If the Conference Factory returns a 302 Moved Temporarily, send an INVITE to the newly created Conference URI as specified in the Contact header of the redirect. The INVITE must be formatted identically to the INVITE sent to the Conference Factory</w:t>
        </w:r>
      </w:ins>
    </w:p>
    <w:p w14:paraId="450CBBD2" w14:textId="77777777" w:rsidR="00D73EF6" w:rsidRDefault="00D73EF6" w:rsidP="00D73EF6">
      <w:pPr>
        <w:rPr>
          <w:ins w:id="1682" w:author="Daniel Mongrain" w:date="2026-06-22T14:42:00Z"/>
        </w:rPr>
      </w:pPr>
    </w:p>
    <w:p w14:paraId="148E5237" w14:textId="77777777" w:rsidR="00D73EF6" w:rsidRDefault="00D73EF6">
      <w:pPr>
        <w:rPr>
          <w:ins w:id="1683" w:author="Daniel Mongrain" w:date="2026-06-22T14:27:00Z"/>
        </w:rPr>
        <w:pPrChange w:id="1684" w:author="Daniel Mongrain" w:date="2026-06-22T14:41:00Z">
          <w:pPr>
            <w:pStyle w:val="ListParagraph"/>
          </w:pPr>
        </w:pPrChange>
      </w:pPr>
      <w:ins w:id="1685" w:author="Daniel Mongrain" w:date="2026-06-22T14:42:00Z">
        <w:r>
          <w:t>At this point the CHFE has one call leg connected to the Bridge.</w:t>
        </w:r>
      </w:ins>
    </w:p>
    <w:p w14:paraId="32F4C32D" w14:textId="77777777" w:rsidR="00D73EF6" w:rsidRPr="0014313B" w:rsidRDefault="00D73EF6">
      <w:pPr>
        <w:rPr>
          <w:ins w:id="1686" w:author="Daniel Mongrain" w:date="2026-06-22T14:24:00Z"/>
        </w:rPr>
        <w:pPrChange w:id="1687" w:author="Daniel Mongrain" w:date="2026-06-22T14:25:00Z">
          <w:pPr>
            <w:pStyle w:val="Heading6"/>
          </w:pPr>
        </w:pPrChange>
      </w:pPr>
    </w:p>
    <w:p w14:paraId="72F05BDA" w14:textId="77777777" w:rsidR="00D73EF6" w:rsidRDefault="00D73EF6" w:rsidP="00D73EF6">
      <w:pPr>
        <w:pStyle w:val="Heading6"/>
      </w:pPr>
      <w:r>
        <w:lastRenderedPageBreak/>
        <w:t>Adding a Party to a Conference</w:t>
      </w:r>
      <w:bookmarkEnd w:id="1646"/>
    </w:p>
    <w:p w14:paraId="0A00B77B" w14:textId="77777777" w:rsidR="00D73EF6" w:rsidRDefault="00D73EF6" w:rsidP="00D73EF6">
      <w:pPr>
        <w:pStyle w:val="BodyText"/>
      </w:pPr>
      <w:r>
        <w:t>To add a party to the call, the CHFE MUST:</w:t>
      </w:r>
    </w:p>
    <w:p w14:paraId="588B91C5" w14:textId="77777777" w:rsidR="00D73EF6" w:rsidRDefault="00D73EF6" w:rsidP="00D73EF6">
      <w:pPr>
        <w:pStyle w:val="ListParagraph"/>
        <w:ind w:left="2160"/>
        <w:rPr>
          <w:ins w:id="1688" w:author="Daniel Mongrain" w:date="2026-06-22T14:32:00Z"/>
        </w:rPr>
      </w:pPr>
      <w:r>
        <w:t xml:space="preserve">If the call does not have an </w:t>
      </w:r>
      <w:del w:id="1689" w:author="Daniel Mongrain" w:date="2026-06-22T14:30:00Z">
        <w:r w:rsidDel="0014313B">
          <w:delText>isfocus parameter</w:delText>
        </w:r>
      </w:del>
      <w:ins w:id="1690" w:author="Daniel Mongrain" w:date="2026-06-22T14:30:00Z">
        <w:r>
          <w:t>Conference Focus</w:t>
        </w:r>
      </w:ins>
      <w:r>
        <w:t xml:space="preserve">, </w:t>
      </w:r>
      <w:del w:id="1691" w:author="Daniel Mongrain" w:date="2026-06-22T14:30:00Z">
        <w:r w:rsidDel="0014313B">
          <w:delText>INVITE a Bridge and move the call to the Bridge (if the isfocus parameter is present, the call is already on a Bridge)</w:delText>
        </w:r>
      </w:del>
      <w:ins w:id="1692" w:author="Daniel Mongrain" w:date="2026-06-22T14:30:00Z">
        <w:r>
          <w:t xml:space="preserve">the CHFE MUST follow the </w:t>
        </w:r>
      </w:ins>
      <w:ins w:id="1693" w:author="Daniel Mongrain" w:date="2026-06-22T14:31:00Z">
        <w:r>
          <w:t xml:space="preserve">instruction in section Creating an Ad Hoc Conference to create conference on the </w:t>
        </w:r>
      </w:ins>
      <w:ins w:id="1694" w:author="Daniel Mongrain" w:date="2026-06-22T14:32:00Z">
        <w:r>
          <w:t>Bridge</w:t>
        </w:r>
      </w:ins>
    </w:p>
    <w:p w14:paraId="7D641338" w14:textId="77777777" w:rsidR="00D73EF6" w:rsidRDefault="00D73EF6">
      <w:pPr>
        <w:pStyle w:val="ListParagraph"/>
        <w:numPr>
          <w:ilvl w:val="1"/>
          <w:numId w:val="17"/>
        </w:numPr>
        <w:ind w:left="2880"/>
        <w:rPr>
          <w:ins w:id="1695" w:author="Daniel Mongrain" w:date="2026-06-22T14:36:00Z"/>
        </w:rPr>
        <w:pPrChange w:id="1696" w:author="Daniel Mongrain" w:date="2026-06-22T14:39:00Z">
          <w:pPr>
            <w:pStyle w:val="ListParagraph"/>
          </w:pPr>
        </w:pPrChange>
      </w:pPr>
      <w:ins w:id="1697" w:author="Daniel Mongrain" w:date="2026-06-22T14:32:00Z">
        <w:r>
          <w:t>If successful, the CHFE sends an in-dialog REFER to the Focus</w:t>
        </w:r>
      </w:ins>
    </w:p>
    <w:p w14:paraId="034257B0" w14:textId="77777777" w:rsidR="00D73EF6" w:rsidRDefault="00D73EF6" w:rsidP="00D73EF6">
      <w:pPr>
        <w:pStyle w:val="ListParagraph"/>
        <w:numPr>
          <w:ilvl w:val="2"/>
          <w:numId w:val="17"/>
        </w:numPr>
        <w:ind w:left="3600"/>
        <w:rPr>
          <w:ins w:id="1698" w:author="Daniel Mongrain" w:date="2026-06-22T15:43:00Z"/>
        </w:rPr>
      </w:pPr>
      <w:ins w:id="1699" w:author="Daniel Mongrain" w:date="2026-06-22T14:36:00Z">
        <w:r>
          <w:t>Call-Info headers specifying the Call Identifier and Incident Tracking Identifier</w:t>
        </w:r>
      </w:ins>
    </w:p>
    <w:p w14:paraId="232AB6A8" w14:textId="77777777" w:rsidR="00D73EF6" w:rsidRDefault="00D73EF6">
      <w:pPr>
        <w:pStyle w:val="ListParagraph"/>
        <w:numPr>
          <w:ilvl w:val="2"/>
          <w:numId w:val="17"/>
        </w:numPr>
        <w:ind w:left="3600"/>
        <w:rPr>
          <w:ins w:id="1700" w:author="Daniel Mongrain" w:date="2026-06-22T15:43:00Z"/>
        </w:rPr>
        <w:pPrChange w:id="1701" w:author="Daniel Mongrain" w:date="2026-06-22T15:44:00Z">
          <w:pPr>
            <w:pStyle w:val="ListParagraph"/>
          </w:pPr>
        </w:pPrChange>
      </w:pPr>
      <w:ins w:id="1702" w:author="Daniel Mongrain" w:date="2026-06-22T14:36:00Z">
        <w:r>
          <w:t>A Referred-By header specifying the URI of the referring PSAP</w:t>
        </w:r>
      </w:ins>
    </w:p>
    <w:p w14:paraId="38AE1BF5" w14:textId="77777777" w:rsidR="00D73EF6" w:rsidDel="006635FE" w:rsidRDefault="00D73EF6" w:rsidP="00D73EF6">
      <w:pPr>
        <w:pStyle w:val="ListParagraph"/>
        <w:ind w:left="2160"/>
        <w:rPr>
          <w:del w:id="1703" w:author="Daniel Mongrain" w:date="2026-06-22T14:39:00Z"/>
        </w:rPr>
      </w:pPr>
      <w:ins w:id="1704" w:author="Daniel Mongrain" w:date="2026-06-22T14:36:00Z">
        <w:r>
          <w:t xml:space="preserve">A Refer-To header specifying the </w:t>
        </w:r>
      </w:ins>
      <w:ins w:id="1705" w:author="Daniel Mongrain" w:date="2026-06-22T14:37:00Z">
        <w:r>
          <w:t>Contact URI of the existing call with parameters the SIP Call Id an</w:t>
        </w:r>
      </w:ins>
      <w:ins w:id="1706" w:author="Daniel Mongrain" w:date="2026-06-22T14:38:00Z">
        <w:r>
          <w:t>d, To and From tags of the existing call that needs to be moved to the Bridge</w:t>
        </w:r>
      </w:ins>
    </w:p>
    <w:p w14:paraId="0A735714" w14:textId="77777777" w:rsidR="00D73EF6" w:rsidRDefault="00D73EF6">
      <w:pPr>
        <w:pStyle w:val="ListParagraph"/>
        <w:numPr>
          <w:ilvl w:val="2"/>
          <w:numId w:val="17"/>
        </w:numPr>
        <w:ind w:left="3600"/>
        <w:rPr>
          <w:ins w:id="1707" w:author="Daniel Mongrain" w:date="2026-06-22T15:43:00Z"/>
        </w:rPr>
        <w:pPrChange w:id="1708" w:author="Daniel Mongrain" w:date="2026-06-22T15:43:00Z">
          <w:pPr>
            <w:pStyle w:val="ListParagraph"/>
          </w:pPr>
        </w:pPrChange>
      </w:pPr>
    </w:p>
    <w:p w14:paraId="05E06247" w14:textId="77777777" w:rsidR="00D73EF6" w:rsidRDefault="00D73EF6" w:rsidP="00D73EF6">
      <w:pPr>
        <w:pStyle w:val="ListParagraph"/>
        <w:ind w:left="2160"/>
      </w:pPr>
      <w:r>
        <w:t>Send an in-dialog REFER to the Bridge with the following:</w:t>
      </w:r>
    </w:p>
    <w:p w14:paraId="0C26E043" w14:textId="77777777" w:rsidR="00D73EF6" w:rsidRDefault="00D73EF6" w:rsidP="00D73EF6">
      <w:pPr>
        <w:pStyle w:val="ListParagraph"/>
        <w:numPr>
          <w:ilvl w:val="1"/>
          <w:numId w:val="17"/>
        </w:numPr>
        <w:ind w:left="2880"/>
      </w:pPr>
      <w:r>
        <w:t>Call-Info headers specifying the Call Identifier and Incident Tracking Identifier</w:t>
      </w:r>
    </w:p>
    <w:p w14:paraId="4A763318" w14:textId="77777777" w:rsidR="00D73EF6" w:rsidRDefault="00D73EF6" w:rsidP="00D73EF6">
      <w:pPr>
        <w:pStyle w:val="ListParagraph"/>
        <w:numPr>
          <w:ilvl w:val="1"/>
          <w:numId w:val="17"/>
        </w:numPr>
        <w:ind w:left="2880"/>
      </w:pPr>
      <w:r>
        <w:t>A Referred-By header specifying the URI of the referring PSAP</w:t>
      </w:r>
    </w:p>
    <w:p w14:paraId="339307DF" w14:textId="77777777" w:rsidR="00D73EF6" w:rsidRDefault="00D73EF6" w:rsidP="00D73EF6">
      <w:pPr>
        <w:pStyle w:val="ListParagraph"/>
        <w:numPr>
          <w:ilvl w:val="1"/>
          <w:numId w:val="17"/>
        </w:numPr>
        <w:ind w:left="2880"/>
      </w:pPr>
      <w:r>
        <w:t>A Refer-To header with the following elements:</w:t>
      </w:r>
    </w:p>
    <w:p w14:paraId="2AA1BBEC" w14:textId="77777777" w:rsidR="00D73EF6" w:rsidRDefault="00D73EF6" w:rsidP="00D73EF6">
      <w:pPr>
        <w:pStyle w:val="ListParagraph"/>
        <w:numPr>
          <w:ilvl w:val="2"/>
          <w:numId w:val="17"/>
        </w:numPr>
        <w:ind w:left="3600"/>
      </w:pPr>
      <w:r>
        <w:t>The SIP or TEL URI of the party to be added</w:t>
      </w:r>
    </w:p>
    <w:p w14:paraId="19B31245" w14:textId="77777777" w:rsidR="00D73EF6" w:rsidRDefault="00D73EF6" w:rsidP="00D73EF6">
      <w:pPr>
        <w:pStyle w:val="ListParagraph"/>
        <w:numPr>
          <w:ilvl w:val="2"/>
          <w:numId w:val="17"/>
        </w:numPr>
        <w:ind w:left="3600"/>
      </w:pPr>
      <w:r>
        <w:t>If the party to be added is the 9</w:t>
      </w:r>
      <w:r>
        <w:noBreakHyphen/>
        <w:t>1</w:t>
      </w:r>
      <w:r>
        <w:noBreakHyphen/>
        <w:t xml:space="preserve">1 caller (because the caller released the call prematurely) then the URI MUST specify that the outbound call from the Bridge will be a Callback and thus the URI MUST include an escaped SIP Priority header with value “psap-callback” per RFC 7090 </w:t>
      </w:r>
      <w:r>
        <w:fldChar w:fldCharType="begin"/>
      </w:r>
      <w:r>
        <w:instrText xml:space="preserve"> REF _Ref225803938 \r \h </w:instrText>
      </w:r>
      <w:r>
        <w:fldChar w:fldCharType="separate"/>
      </w:r>
      <w:r>
        <w:t>[43]</w:t>
      </w:r>
      <w:r>
        <w:fldChar w:fldCharType="end"/>
      </w:r>
      <w:r>
        <w:t>, for example (unescaped):</w:t>
      </w:r>
    </w:p>
    <w:p w14:paraId="05D0AA20" w14:textId="77777777" w:rsidR="00D73EF6" w:rsidRDefault="00D73EF6" w:rsidP="00D73EF6">
      <w:pPr>
        <w:spacing w:before="120" w:after="120"/>
        <w:ind w:left="2160"/>
      </w:pPr>
      <w:r>
        <w:rPr>
          <w:rFonts w:ascii="Courier New" w:eastAsia="Courier New" w:hAnsi="Courier New" w:cs="Courier New"/>
        </w:rPr>
        <w:t>Refer-To: sip:8195551212@osp.com?Priority=psap-callback</w:t>
      </w:r>
    </w:p>
    <w:p w14:paraId="311B44EC" w14:textId="77777777" w:rsidR="00D73EF6" w:rsidRDefault="00D73EF6" w:rsidP="00D73EF6">
      <w:pPr>
        <w:pStyle w:val="ListParagraph"/>
        <w:numPr>
          <w:ilvl w:val="2"/>
          <w:numId w:val="17"/>
        </w:numPr>
        <w:ind w:left="3600"/>
      </w:pPr>
      <w:r>
        <w:rPr>
          <w:color w:val="000000"/>
        </w:rPr>
        <w:t>If the party being added to an Emergency Call is an Agency:</w:t>
      </w:r>
    </w:p>
    <w:p w14:paraId="7E2FED85" w14:textId="77777777" w:rsidR="00D73EF6" w:rsidRDefault="00D73EF6">
      <w:pPr>
        <w:pStyle w:val="ListParagraph"/>
        <w:numPr>
          <w:ilvl w:val="5"/>
          <w:numId w:val="65"/>
        </w:numPr>
        <w:pPrChange w:id="1709" w:author="Daniel Mongrain" w:date="2026-06-22T15:48:00Z">
          <w:pPr>
            <w:pStyle w:val="ListParagraph"/>
            <w:numPr>
              <w:ilvl w:val="3"/>
              <w:numId w:val="65"/>
            </w:numPr>
            <w:ind w:left="2880"/>
          </w:pPr>
        </w:pPrChange>
      </w:pPr>
      <w:r>
        <w:rPr>
          <w:color w:val="000000"/>
        </w:rPr>
        <w:t>An escaped Call-Info header containing the HTTPS URI of the EIDO containing the details of the call, with a purpose of “emergency-eido” per NENA</w:t>
      </w:r>
      <w:r>
        <w:rPr>
          <w:color w:val="000000"/>
        </w:rPr>
        <w:noBreakHyphen/>
        <w:t>STA</w:t>
      </w:r>
      <w:r>
        <w:rPr>
          <w:color w:val="000000"/>
        </w:rPr>
        <w:noBreakHyphen/>
        <w:t xml:space="preserve">010 </w:t>
      </w:r>
      <w:r>
        <w:rPr>
          <w:color w:val="000000"/>
        </w:rPr>
        <w:fldChar w:fldCharType="begin"/>
      </w:r>
      <w:r>
        <w:rPr>
          <w:color w:val="000000"/>
        </w:rPr>
        <w:instrText xml:space="preserve"> REF _Ref200179524 \n \h  \* MERGEFORMAT </w:instrText>
      </w:r>
      <w:r>
        <w:rPr>
          <w:color w:val="000000"/>
        </w:rPr>
      </w:r>
      <w:r>
        <w:rPr>
          <w:color w:val="000000"/>
        </w:rPr>
        <w:fldChar w:fldCharType="separate"/>
      </w:r>
      <w:r>
        <w:fldChar w:fldCharType="begin"/>
      </w:r>
      <w:r>
        <w:instrText xml:space="preserve"> REF _Ref129852940 \r \h </w:instrText>
      </w:r>
      <w:r>
        <w:fldChar w:fldCharType="separate"/>
      </w:r>
      <w:r>
        <w:t>[7]</w:t>
      </w:r>
      <w:r>
        <w:fldChar w:fldCharType="end"/>
      </w:r>
      <w:r>
        <w:rPr>
          <w:color w:val="000000"/>
        </w:rPr>
        <w:fldChar w:fldCharType="end"/>
      </w:r>
    </w:p>
    <w:p w14:paraId="0FB7F4B7" w14:textId="77777777" w:rsidR="00D73EF6" w:rsidRDefault="00D73EF6">
      <w:pPr>
        <w:pStyle w:val="ListParagraph"/>
        <w:numPr>
          <w:ilvl w:val="5"/>
          <w:numId w:val="65"/>
        </w:numPr>
        <w:pPrChange w:id="1710" w:author="Daniel Mongrain" w:date="2026-06-22T15:48:00Z">
          <w:pPr>
            <w:pStyle w:val="ListParagraph"/>
            <w:numPr>
              <w:ilvl w:val="3"/>
              <w:numId w:val="65"/>
            </w:numPr>
            <w:ind w:left="2880"/>
          </w:pPr>
        </w:pPrChange>
      </w:pPr>
      <w:r>
        <w:rPr>
          <w:color w:val="000000"/>
        </w:rPr>
        <w:t>If applicable, a suitable Service URN (such as the Service URN used to query the ECRF to determine the party being added) as a “serviceurn” parameter to the Refer-To header field</w:t>
      </w:r>
    </w:p>
    <w:p w14:paraId="1F33CB74" w14:textId="77777777" w:rsidR="00D73EF6" w:rsidRDefault="00D73EF6" w:rsidP="00D73EF6">
      <w:pPr>
        <w:pStyle w:val="ListParagraph"/>
        <w:numPr>
          <w:ilvl w:val="2"/>
          <w:numId w:val="17"/>
        </w:numPr>
        <w:ind w:left="3600"/>
      </w:pPr>
      <w:r>
        <w:rPr>
          <w:color w:val="000000"/>
        </w:rPr>
        <w:t>For example (unescaped):</w:t>
      </w:r>
    </w:p>
    <w:p w14:paraId="2110D2BF" w14:textId="77777777" w:rsidR="00D73EF6" w:rsidRDefault="00D73EF6">
      <w:pPr>
        <w:spacing w:after="120"/>
        <w:ind w:left="1797"/>
        <w:rPr>
          <w:rFonts w:ascii="Courier New" w:eastAsia="Courier New" w:hAnsi="Courier New" w:cs="Courier New"/>
        </w:rPr>
        <w:pPrChange w:id="1711" w:author="Daniel Mongrain" w:date="2026-06-22T15:49:00Z">
          <w:pPr>
            <w:spacing w:before="120" w:after="120"/>
            <w:ind w:left="1800"/>
          </w:pPr>
        </w:pPrChange>
      </w:pPr>
      <w:r>
        <w:rPr>
          <w:rFonts w:ascii="Courier New" w:eastAsia="Courier New" w:hAnsi="Courier New" w:cs="Courier New"/>
        </w:rPr>
        <w:t>Refer-To: &lt;</w:t>
      </w:r>
      <w:r w:rsidRPr="0004480F">
        <w:rPr>
          <w:rFonts w:ascii="Courier New" w:eastAsia="Courier New" w:hAnsi="Courier New" w:cs="Courier New"/>
        </w:rPr>
        <w:t>sip:Poison-Control@cnty.st.us?Call-Info=https://NG911PSAP-A.911Authority-A.net/eido09245673;purpose=emergency-eido&gt;;</w:t>
      </w:r>
    </w:p>
    <w:p w14:paraId="1D71A64E" w14:textId="77777777" w:rsidR="00D73EF6" w:rsidRPr="0060734D" w:rsidRDefault="00D73EF6">
      <w:pPr>
        <w:spacing w:after="120"/>
        <w:ind w:left="1797"/>
        <w:rPr>
          <w:rFonts w:ascii="Courier New" w:eastAsia="Courier New" w:hAnsi="Courier New" w:cs="Courier New"/>
        </w:rPr>
        <w:pPrChange w:id="1712" w:author="Daniel Mongrain" w:date="2026-06-22T15:49:00Z">
          <w:pPr>
            <w:spacing w:before="120" w:after="120"/>
            <w:ind w:left="1800"/>
          </w:pPr>
        </w:pPrChange>
      </w:pPr>
      <w:r>
        <w:rPr>
          <w:rFonts w:ascii="Courier New" w:eastAsia="Courier New" w:hAnsi="Courier New" w:cs="Courier New"/>
        </w:rPr>
        <w:t>serviceurn=urn:emergency:service:responder.fire</w:t>
      </w:r>
    </w:p>
    <w:p w14:paraId="2C05CBAA" w14:textId="77777777" w:rsidR="00D73EF6" w:rsidRDefault="00D73EF6" w:rsidP="00D73EF6">
      <w:pPr>
        <w:pStyle w:val="ListParagraph"/>
        <w:ind w:left="2160"/>
      </w:pPr>
      <w:commentRangeStart w:id="1713"/>
      <w:r>
        <w:t>Log a CallStateChangeLogEvent with state set to partyAdd</w:t>
      </w:r>
      <w:commentRangeEnd w:id="1713"/>
      <w:r>
        <w:rPr>
          <w:rStyle w:val="CommentReference"/>
          <w:sz w:val="26"/>
          <w:szCs w:val="26"/>
          <w:vertAlign w:val="superscript"/>
        </w:rPr>
        <w:commentReference w:id="1713"/>
      </w:r>
      <w:r>
        <w:rPr>
          <w:sz w:val="26"/>
          <w:szCs w:val="26"/>
          <w:vertAlign w:val="superscript"/>
        </w:rPr>
        <w:footnoteReference w:id="16"/>
      </w:r>
    </w:p>
    <w:p w14:paraId="7562FD9D" w14:textId="77777777" w:rsidR="00D73EF6" w:rsidRDefault="00D73EF6" w:rsidP="00D73EF6">
      <w:pPr>
        <w:pStyle w:val="ListParagraph"/>
        <w:ind w:left="2160"/>
      </w:pPr>
      <w:r>
        <w:t>Log a SessionStateChangeLogEvent with state set to partyAdd</w:t>
      </w:r>
    </w:p>
    <w:p w14:paraId="71A86D76" w14:textId="77777777" w:rsidR="00D73EF6" w:rsidRDefault="00D73EF6" w:rsidP="00D73EF6">
      <w:pPr>
        <w:pStyle w:val="ListParagraph"/>
        <w:ind w:left="2160"/>
      </w:pPr>
      <w:r>
        <w:t>If the added party is an Agency, log an AdditionalAgencyLogEvent</w:t>
      </w:r>
    </w:p>
    <w:p w14:paraId="657C4AC4" w14:textId="77777777" w:rsidR="00D73EF6" w:rsidRDefault="00D73EF6" w:rsidP="00D73EF6">
      <w:pPr>
        <w:pStyle w:val="ListParagraph"/>
        <w:ind w:left="2160"/>
        <w:rPr>
          <w:ins w:id="1714" w:author="Daniel Mongrain" w:date="2026-06-19T15:33:00Z"/>
        </w:rPr>
      </w:pPr>
      <w:r>
        <w:t xml:space="preserve">When the added party answers the call, </w:t>
      </w:r>
      <w:ins w:id="1715" w:author="Daniel Mongrain" w:date="2026-06-19T15:34:00Z">
        <w:r>
          <w:t xml:space="preserve">and if an EIDO was sent out when the call was received or initiated </w:t>
        </w:r>
      </w:ins>
      <w:r>
        <w:t xml:space="preserve">send an EIDO to authorized EIDO </w:t>
      </w:r>
      <w:r>
        <w:lastRenderedPageBreak/>
        <w:t>Subscribers of the addition of the party to the call</w:t>
      </w:r>
      <w:ins w:id="1716" w:author="Daniel Mongrain" w:date="2026-06-19T15:33:00Z">
        <w:r w:rsidRPr="00DB1B77">
          <w:t xml:space="preserve"> </w:t>
        </w:r>
        <w:r>
          <w:t>where the EIDO MUST be composed identically as for the most recent EIDO except as follow:</w:t>
        </w:r>
      </w:ins>
    </w:p>
    <w:p w14:paraId="6C4D27A1" w14:textId="77777777" w:rsidR="00D73EF6" w:rsidRDefault="00D73EF6" w:rsidP="00D73EF6">
      <w:pPr>
        <w:pStyle w:val="ListParagraph"/>
        <w:numPr>
          <w:ilvl w:val="1"/>
          <w:numId w:val="17"/>
        </w:numPr>
        <w:ind w:left="2880"/>
        <w:rPr>
          <w:ins w:id="1717" w:author="Daniel Mongrain" w:date="2026-06-19T16:27:00Z"/>
        </w:rPr>
      </w:pPr>
      <w:ins w:id="1718" w:author="Daniel Mongrain" w:date="2026-06-19T16:33:00Z">
        <w:r>
          <w:t>“</w:t>
        </w:r>
      </w:ins>
      <w:ins w:id="1719" w:author="Daniel Mongrain" w:date="2026-06-19T15:33:00Z">
        <w:r>
          <w:t>callStateRegistryText</w:t>
        </w:r>
      </w:ins>
      <w:ins w:id="1720" w:author="Daniel Mongrain" w:date="2026-06-19T16:33:00Z">
        <w:r>
          <w:t>”</w:t>
        </w:r>
      </w:ins>
      <w:ins w:id="1721" w:author="Daniel Mongrain" w:date="2026-06-19T15:33:00Z">
        <w:r>
          <w:t xml:space="preserve"> MUST be “</w:t>
        </w:r>
      </w:ins>
      <w:ins w:id="1722" w:author="Daniel Mongrain" w:date="2026-06-19T15:34:00Z">
        <w:r>
          <w:t>partyAdd</w:t>
        </w:r>
      </w:ins>
      <w:commentRangeStart w:id="1723"/>
      <w:commentRangeEnd w:id="1723"/>
      <w:r>
        <w:rPr>
          <w:rStyle w:val="CommentReference"/>
          <w:sz w:val="20"/>
          <w:szCs w:val="20"/>
        </w:rPr>
        <w:commentReference w:id="1723"/>
      </w:r>
      <w:ins w:id="1724" w:author="Daniel Mongrain" w:date="2026-06-19T15:33:00Z">
        <w:r>
          <w:t>”</w:t>
        </w:r>
      </w:ins>
    </w:p>
    <w:p w14:paraId="66F630F0" w14:textId="77777777" w:rsidR="00D73EF6" w:rsidRDefault="00D73EF6">
      <w:pPr>
        <w:pStyle w:val="ListParagraph"/>
        <w:numPr>
          <w:ilvl w:val="2"/>
          <w:numId w:val="17"/>
        </w:numPr>
        <w:ind w:left="3600"/>
        <w:rPr>
          <w:ins w:id="1725" w:author="Daniel Mongrain" w:date="2026-06-19T15:35:00Z"/>
        </w:rPr>
        <w:pPrChange w:id="1726" w:author="Daniel Mongrain" w:date="2026-06-19T16:27:00Z">
          <w:pPr>
            <w:pStyle w:val="ListParagraph"/>
            <w:numPr>
              <w:ilvl w:val="1"/>
            </w:numPr>
            <w:ind w:left="1440"/>
          </w:pPr>
        </w:pPrChange>
      </w:pPr>
      <w:ins w:id="1727" w:author="Daniel Mongrain" w:date="2026-06-19T16:28:00Z">
        <w:r>
          <w:t>“partyAdd” MUST be reported exactly once per addition of a new party to a call, subsequent EIDOs M</w:t>
        </w:r>
      </w:ins>
      <w:ins w:id="1728" w:author="Daniel Mongrain" w:date="2026-06-19T16:29:00Z">
        <w:r>
          <w:t xml:space="preserve">UST specify </w:t>
        </w:r>
      </w:ins>
      <w:ins w:id="1729" w:author="Daniel Mongrain" w:date="2026-06-19T16:33:00Z">
        <w:r>
          <w:t>“callStateRegistryText” of “partyAns</w:t>
        </w:r>
      </w:ins>
      <w:ins w:id="1730" w:author="Daniel Mongrain" w:date="2026-06-19T16:34:00Z">
        <w:r>
          <w:t>wer</w:t>
        </w:r>
      </w:ins>
      <w:ins w:id="1731" w:author="Daniel Mongrain" w:date="2026-06-19T16:33:00Z">
        <w:r>
          <w:t>”</w:t>
        </w:r>
      </w:ins>
      <w:ins w:id="1732" w:author="Daniel Mongrain" w:date="2026-06-19T16:34:00Z">
        <w:r>
          <w:t xml:space="preserve"> </w:t>
        </w:r>
      </w:ins>
      <w:ins w:id="1733" w:author="Daniel Mongrain" w:date="2026-06-19T16:29:00Z">
        <w:r>
          <w:t xml:space="preserve">unless the new EIDO specifies a </w:t>
        </w:r>
      </w:ins>
      <w:ins w:id="1734" w:author="Daniel Mongrain" w:date="2026-06-19T16:30:00Z">
        <w:r>
          <w:t>different Call State</w:t>
        </w:r>
      </w:ins>
    </w:p>
    <w:p w14:paraId="0DC0654C" w14:textId="77777777" w:rsidR="00D73EF6" w:rsidRDefault="00D73EF6">
      <w:pPr>
        <w:pStyle w:val="ListParagraph"/>
        <w:numPr>
          <w:ilvl w:val="1"/>
          <w:numId w:val="17"/>
        </w:numPr>
        <w:ind w:left="2880"/>
        <w:pPrChange w:id="1735" w:author="Daniel Mongrain" w:date="2026-06-19T15:34:00Z">
          <w:pPr>
            <w:pStyle w:val="ListParagraph"/>
          </w:pPr>
        </w:pPrChange>
      </w:pPr>
      <w:ins w:id="1736" w:author="Daniel Mongrain" w:date="2026-06-19T15:36:00Z">
        <w:r>
          <w:t xml:space="preserve">if the added party is an Agency, </w:t>
        </w:r>
      </w:ins>
      <w:ins w:id="1737" w:author="Daniel Mongrain" w:date="2026-06-19T15:39:00Z">
        <w:r>
          <w:t>there MUST be an additional Agency Data Component identifying the newly added Agency</w:t>
        </w:r>
      </w:ins>
      <w:r>
        <w:t>.</w:t>
      </w:r>
    </w:p>
    <w:p w14:paraId="28FABC9F" w14:textId="77777777" w:rsidR="00D73EF6" w:rsidRPr="0060734D" w:rsidRDefault="00D73EF6" w:rsidP="00D73EF6">
      <w:pPr>
        <w:pStyle w:val="BodyText"/>
      </w:pPr>
      <w:r>
        <w:t xml:space="preserve">Upon answering a call originating from a Bridge (that is, where the Contact header of the incoming call has a parameter of “isfocus”), the CHFE MUST subscribe to the Bridge specifying the “conference” event package per </w:t>
      </w:r>
      <w:r w:rsidRPr="00A66283">
        <w:rPr>
          <w:i/>
          <w:iCs/>
        </w:rPr>
        <w:t>A Session Initiation Protocol (SIP) Event Package for Conference State,</w:t>
      </w:r>
      <w:r>
        <w:t xml:space="preserve"> RFC 4575 </w:t>
      </w:r>
      <w:r>
        <w:fldChar w:fldCharType="begin"/>
      </w:r>
      <w:r>
        <w:instrText xml:space="preserve"> REF _Ref225804647 \r \h </w:instrText>
      </w:r>
      <w:r>
        <w:fldChar w:fldCharType="separate"/>
      </w:r>
      <w:r>
        <w:t>[46]</w:t>
      </w:r>
      <w:r>
        <w:fldChar w:fldCharType="end"/>
      </w:r>
      <w:r>
        <w:t xml:space="preserve">. The CHFE MUST implement out of dialog subscriptions </w:t>
      </w:r>
      <w:commentRangeStart w:id="1738"/>
      <w:commentRangeStart w:id="1739"/>
      <w:commentRangeStart w:id="1740"/>
      <w:commentRangeStart w:id="1741"/>
      <w:r>
        <w:t xml:space="preserve">per the </w:t>
      </w:r>
      <w:r w:rsidRPr="00A66283">
        <w:rPr>
          <w:i/>
          <w:iCs/>
        </w:rPr>
        <w:t>Clarifications for the Use of REFER with RFC 6665,</w:t>
      </w:r>
      <w:r>
        <w:t xml:space="preserve"> RFC 7647 </w:t>
      </w:r>
      <w:r>
        <w:fldChar w:fldCharType="begin"/>
      </w:r>
      <w:r>
        <w:instrText xml:space="preserve"> REF _Ref225804673 \r \h </w:instrText>
      </w:r>
      <w:r>
        <w:fldChar w:fldCharType="separate"/>
      </w:r>
      <w:r>
        <w:t>[47]</w:t>
      </w:r>
      <w:r>
        <w:fldChar w:fldCharType="end"/>
      </w:r>
      <w:r>
        <w:t xml:space="preserve">  section “Dialog re-use is prohibited"</w:t>
      </w:r>
      <w:commentRangeEnd w:id="1740"/>
      <w:r>
        <w:rPr>
          <w:rStyle w:val="CommentReference"/>
          <w:sz w:val="20"/>
          <w:szCs w:val="20"/>
        </w:rPr>
        <w:commentReference w:id="1740"/>
      </w:r>
      <w:commentRangeEnd w:id="1741"/>
      <w:r w:rsidR="0060734D">
        <w:rPr>
          <w:rStyle w:val="CommentReference"/>
          <w:sz w:val="20"/>
          <w:szCs w:val="20"/>
        </w:rPr>
        <w:commentReference w:id="1741"/>
      </w:r>
      <w:commentRangeEnd w:id="1739"/>
      <w:r>
        <w:rPr>
          <w:rStyle w:val="CommentReference"/>
          <w:sz w:val="20"/>
          <w:szCs w:val="20"/>
        </w:rPr>
        <w:commentReference w:id="1739"/>
      </w:r>
      <w:commentRangeEnd w:id="1738"/>
      <w:r>
        <w:rPr>
          <w:rStyle w:val="CommentReference"/>
          <w:sz w:val="20"/>
          <w:szCs w:val="20"/>
        </w:rPr>
        <w:commentReference w:id="1738"/>
      </w:r>
      <w:r>
        <w:t xml:space="preserve">. All EIDOs sent as the result of being invited to a bridged call </w:t>
      </w:r>
      <w:commentRangeStart w:id="1742"/>
      <w:commentRangeStart w:id="1743"/>
      <w:commentRangeStart w:id="1744"/>
      <w:commentRangeStart w:id="1745"/>
      <w:commentRangeStart w:id="1746"/>
      <w:commentRangeStart w:id="1747"/>
      <w:r>
        <w:t>MUST specify all of the parties on the call</w:t>
      </w:r>
      <w:commentRangeEnd w:id="1746"/>
      <w:r>
        <w:rPr>
          <w:rStyle w:val="CommentReference"/>
          <w:sz w:val="20"/>
          <w:szCs w:val="20"/>
        </w:rPr>
        <w:commentReference w:id="1746"/>
      </w:r>
      <w:commentRangeEnd w:id="1747"/>
      <w:r w:rsidR="006438BB">
        <w:rPr>
          <w:rStyle w:val="CommentReference"/>
          <w:sz w:val="20"/>
          <w:szCs w:val="20"/>
        </w:rPr>
        <w:commentReference w:id="1747"/>
      </w:r>
      <w:commentRangeEnd w:id="1743"/>
      <w:r>
        <w:rPr>
          <w:rStyle w:val="CommentReference"/>
          <w:sz w:val="20"/>
          <w:szCs w:val="20"/>
        </w:rPr>
        <w:commentReference w:id="1743"/>
      </w:r>
      <w:commentRangeEnd w:id="1744"/>
      <w:r w:rsidR="0060734D">
        <w:rPr>
          <w:rStyle w:val="CommentReference"/>
          <w:sz w:val="20"/>
          <w:szCs w:val="20"/>
        </w:rPr>
        <w:commentReference w:id="1744"/>
      </w:r>
      <w:commentRangeEnd w:id="1745"/>
      <w:r w:rsidR="0060734D">
        <w:rPr>
          <w:rStyle w:val="CommentReference"/>
          <w:sz w:val="20"/>
          <w:szCs w:val="20"/>
        </w:rPr>
        <w:commentReference w:id="1745"/>
      </w:r>
      <w:commentRangeEnd w:id="1742"/>
      <w:r>
        <w:rPr>
          <w:rStyle w:val="CommentReference"/>
          <w:sz w:val="20"/>
          <w:szCs w:val="20"/>
        </w:rPr>
        <w:commentReference w:id="1742"/>
      </w:r>
      <w:r>
        <w:t>.</w:t>
      </w:r>
    </w:p>
    <w:p w14:paraId="3622F974" w14:textId="77777777" w:rsidR="00D73EF6" w:rsidRDefault="00D73EF6" w:rsidP="00D73EF6">
      <w:pPr>
        <w:pStyle w:val="Heading6"/>
      </w:pPr>
      <w:bookmarkStart w:id="1748" w:name="_Toc221701670"/>
      <w:commentRangeStart w:id="1749"/>
      <w:r>
        <w:t>Removing a Party from a Conference</w:t>
      </w:r>
      <w:bookmarkEnd w:id="1748"/>
      <w:commentRangeEnd w:id="1749"/>
      <w:r>
        <w:rPr>
          <w:rStyle w:val="CommentReference"/>
          <w:sz w:val="20"/>
          <w:szCs w:val="20"/>
        </w:rPr>
        <w:commentReference w:id="1749"/>
      </w:r>
    </w:p>
    <w:p w14:paraId="76C89ADF" w14:textId="77777777" w:rsidR="00D73EF6" w:rsidRDefault="00D73EF6" w:rsidP="00D73EF6">
      <w:pPr>
        <w:pStyle w:val="BodyText"/>
      </w:pPr>
      <w:r>
        <w:t>To remove a party from the call, or cancel a pending request to add a party who has not yet answered, the CHFE MUST:</w:t>
      </w:r>
    </w:p>
    <w:p w14:paraId="08EA6503" w14:textId="77777777" w:rsidR="00D73EF6" w:rsidRDefault="00D73EF6" w:rsidP="00D73EF6">
      <w:pPr>
        <w:pStyle w:val="ListParagraph"/>
        <w:ind w:left="2160"/>
      </w:pPr>
      <w:r>
        <w:t>Send an in-dialog REFER to the Bridge with a Refer-To header specifying the SIP or TEL URI of the party to be removed (as discovered from the participant notifications received from the Bridge) with the parameter Method equal to BYE. For example:</w:t>
      </w:r>
    </w:p>
    <w:p w14:paraId="2331CB48" w14:textId="77777777" w:rsidR="00D73EF6" w:rsidRPr="0060734D" w:rsidRDefault="00D73EF6" w:rsidP="00D73EF6">
      <w:pPr>
        <w:spacing w:before="120" w:after="120"/>
        <w:ind w:firstLine="720"/>
        <w:rPr>
          <w:rFonts w:ascii="Courier New" w:eastAsia="Courier New" w:hAnsi="Courier New" w:cs="Courier New"/>
        </w:rPr>
      </w:pPr>
      <w:r>
        <w:rPr>
          <w:rFonts w:ascii="Courier New" w:eastAsia="Courier New" w:hAnsi="Courier New" w:cs="Courier New"/>
        </w:rPr>
        <w:t>Refer-To: sip:Poison-Control@cnty.st.us?Method=BYE</w:t>
      </w:r>
    </w:p>
    <w:p w14:paraId="48503C8F" w14:textId="77777777" w:rsidR="00D73EF6" w:rsidRDefault="00D73EF6" w:rsidP="00D73EF6">
      <w:pPr>
        <w:pStyle w:val="ListParagraph"/>
        <w:ind w:left="2160"/>
      </w:pPr>
      <w:r>
        <w:t>Log a CallStateChangeLogEvent with state set to partyRemove</w:t>
      </w:r>
    </w:p>
    <w:p w14:paraId="493004A7" w14:textId="77777777" w:rsidR="00D73EF6" w:rsidRDefault="00D73EF6" w:rsidP="00D73EF6">
      <w:pPr>
        <w:pStyle w:val="ListParagraph"/>
        <w:ind w:left="2160"/>
      </w:pPr>
      <w:r>
        <w:t>Log a SessionStateChangeLogEvent with state set to partyRemove</w:t>
      </w:r>
    </w:p>
    <w:p w14:paraId="522F582D" w14:textId="77777777" w:rsidR="00D73EF6" w:rsidRDefault="00D73EF6" w:rsidP="00D73EF6">
      <w:pPr>
        <w:pStyle w:val="ListParagraph"/>
        <w:ind w:left="2160"/>
        <w:rPr>
          <w:ins w:id="1750" w:author="Daniel Mongrain" w:date="2026-06-19T15:43:00Z"/>
        </w:rPr>
      </w:pPr>
      <w:r>
        <w:t>When the Bridge confirms the removal of the party from the call</w:t>
      </w:r>
      <w:del w:id="1751" w:author="Daniel Mongrain" w:date="2026-06-19T15:43:00Z">
        <w:r w:rsidDel="006F54A1">
          <w:delText>,</w:delText>
        </w:r>
      </w:del>
      <w:r>
        <w:t xml:space="preserve"> </w:t>
      </w:r>
      <w:ins w:id="1752" w:author="Daniel Mongrain" w:date="2026-06-19T15:42:00Z">
        <w:r>
          <w:t xml:space="preserve">and if an EIDO was sent out when the call was received or initiated, </w:t>
        </w:r>
      </w:ins>
      <w:r>
        <w:t>notify authorized EIDO Subscribers of the removal</w:t>
      </w:r>
      <w:ins w:id="1753" w:author="Daniel Mongrain" w:date="2026-06-19T15:43:00Z">
        <w:r>
          <w:t xml:space="preserve"> where the EIDO MUST be composed identically as for the most recent EIDO except as follow:</w:t>
        </w:r>
      </w:ins>
    </w:p>
    <w:p w14:paraId="7D56AA8F" w14:textId="77777777" w:rsidR="00D73EF6" w:rsidRDefault="00D73EF6" w:rsidP="00D73EF6">
      <w:pPr>
        <w:pStyle w:val="ListParagraph"/>
        <w:numPr>
          <w:ilvl w:val="1"/>
          <w:numId w:val="17"/>
        </w:numPr>
        <w:ind w:left="2880"/>
        <w:rPr>
          <w:ins w:id="1754" w:author="Daniel Mongrain" w:date="2026-06-19T16:31:00Z"/>
        </w:rPr>
      </w:pPr>
      <w:ins w:id="1755" w:author="Daniel Mongrain" w:date="2026-06-19T15:43:00Z">
        <w:r>
          <w:t>callStateRegistryText MUST be “partyRemove”</w:t>
        </w:r>
      </w:ins>
    </w:p>
    <w:p w14:paraId="00DA2597" w14:textId="77777777" w:rsidR="00D73EF6" w:rsidRDefault="00D73EF6">
      <w:pPr>
        <w:pStyle w:val="ListParagraph"/>
        <w:numPr>
          <w:ilvl w:val="2"/>
          <w:numId w:val="17"/>
        </w:numPr>
        <w:ind w:left="3600"/>
        <w:rPr>
          <w:ins w:id="1756" w:author="Daniel Mongrain" w:date="2026-06-19T15:43:00Z"/>
        </w:rPr>
        <w:pPrChange w:id="1757" w:author="Daniel Mongrain" w:date="2026-06-19T16:31:00Z">
          <w:pPr>
            <w:pStyle w:val="ListParagraph"/>
            <w:numPr>
              <w:ilvl w:val="1"/>
            </w:numPr>
            <w:ind w:left="1440"/>
          </w:pPr>
        </w:pPrChange>
      </w:pPr>
      <w:ins w:id="1758" w:author="Daniel Mongrain" w:date="2026-06-19T16:31:00Z">
        <w:r>
          <w:t xml:space="preserve">“partyRemove” MUST be reported exactly once per removal of a party from a call, subsequent EIDOs MUST </w:t>
        </w:r>
      </w:ins>
      <w:ins w:id="1759" w:author="Daniel Mongrain" w:date="2026-06-19T16:34:00Z">
        <w:r>
          <w:t>specify “callStateRegistryText” of “partyAnswer” unless the new EIDO specifies a different Call State</w:t>
        </w:r>
      </w:ins>
    </w:p>
    <w:p w14:paraId="4BE0CC39" w14:textId="77777777" w:rsidR="00D73EF6" w:rsidRDefault="00D73EF6" w:rsidP="00D73EF6">
      <w:pPr>
        <w:pStyle w:val="ListParagraph"/>
        <w:ind w:left="2160"/>
      </w:pPr>
      <w:ins w:id="1760" w:author="Daniel Mongrain" w:date="2026-06-19T15:43:00Z">
        <w:r>
          <w:t xml:space="preserve">if the removed party is an Agency, </w:t>
        </w:r>
      </w:ins>
      <w:ins w:id="1761" w:author="Daniel Mongrain" w:date="2026-06-19T15:44:00Z">
        <w:r>
          <w:t>that Agency’s</w:t>
        </w:r>
      </w:ins>
      <w:ins w:id="1762" w:author="Daniel Mongrain" w:date="2026-06-19T15:43:00Z">
        <w:r>
          <w:t xml:space="preserve"> Agency Data Component </w:t>
        </w:r>
      </w:ins>
      <w:ins w:id="1763" w:author="Daniel Mongrain" w:date="2026-06-19T15:44:00Z">
        <w:r>
          <w:t>MUST no longer be included</w:t>
        </w:r>
      </w:ins>
      <w:ins w:id="1764" w:author="Daniel Mongrain" w:date="2026-06-19T15:43:00Z">
        <w:r>
          <w:t>.</w:t>
        </w:r>
      </w:ins>
    </w:p>
    <w:p w14:paraId="0A0793A8" w14:textId="77777777" w:rsidR="00D73EF6" w:rsidRDefault="00D73EF6" w:rsidP="00D73EF6">
      <w:pPr>
        <w:pStyle w:val="Heading5"/>
      </w:pPr>
      <w:bookmarkStart w:id="1765" w:name="_Toc221701671"/>
      <w:r w:rsidRPr="006F3ADF">
        <w:t>Transferring a Call</w:t>
      </w:r>
      <w:bookmarkEnd w:id="1765"/>
    </w:p>
    <w:p w14:paraId="5FB85704" w14:textId="77777777" w:rsidR="00D73EF6" w:rsidRDefault="00D73EF6" w:rsidP="00D73EF6">
      <w:r>
        <w:t>The specifications in this section apply to all calls, regardless of emergency status or call direction.</w:t>
      </w:r>
    </w:p>
    <w:p w14:paraId="3DEF1D21" w14:textId="77777777" w:rsidR="00D73EF6" w:rsidRPr="007C48A8" w:rsidRDefault="00D73EF6" w:rsidP="00D73EF6"/>
    <w:p w14:paraId="193D4B50" w14:textId="77777777" w:rsidR="00D73EF6" w:rsidRDefault="00D73EF6" w:rsidP="00D73EF6">
      <w:pPr>
        <w:pStyle w:val="Heading6"/>
      </w:pPr>
      <w:bookmarkStart w:id="1766" w:name="_Toc221701672"/>
      <w:r>
        <w:t>Attended Transfer</w:t>
      </w:r>
      <w:bookmarkEnd w:id="1766"/>
    </w:p>
    <w:p w14:paraId="5F7F0B1C" w14:textId="77777777" w:rsidR="00D73EF6" w:rsidRDefault="00D73EF6" w:rsidP="00D73EF6">
      <w:pPr>
        <w:pStyle w:val="BodyText"/>
      </w:pPr>
      <w:r>
        <w:t>An Attended (also known as warm) Transfer is a transfer facilitated by a Bridge where the caller, transfer-from CHFE and transfer-to entity are all conferenced together in order to allow the Agent at the transfer-from PSAP to ensure a proper hand off of the call as specified above. An Attended Transfer begins with the process of adding a party as specified in the Add a Party to the Call section. The call transfer is completed when the transfer-from CHFE drops off the Bridge.</w:t>
      </w:r>
    </w:p>
    <w:p w14:paraId="27DA2337" w14:textId="77777777" w:rsidR="00D73EF6" w:rsidRDefault="00D73EF6" w:rsidP="00D73EF6">
      <w:pPr>
        <w:pStyle w:val="BodyText"/>
      </w:pPr>
      <w:r>
        <w:lastRenderedPageBreak/>
        <w:t>The CHFE MUST implement support for Attended Transfers as specified in the Attended Transfers section of NENA</w:t>
      </w:r>
      <w:r>
        <w:noBreakHyphen/>
        <w:t>STA</w:t>
      </w:r>
      <w:r>
        <w:noBreakHyphen/>
        <w:t xml:space="preserve">010 </w:t>
      </w:r>
      <w:r>
        <w:fldChar w:fldCharType="begin"/>
      </w:r>
      <w:r>
        <w:instrText xml:space="preserve"> REF _Ref200179524 \n \h  \* MERGEFORMAT </w:instrText>
      </w:r>
      <w:r>
        <w:fldChar w:fldCharType="separate"/>
      </w:r>
      <w:r>
        <w:fldChar w:fldCharType="begin"/>
      </w:r>
      <w:r>
        <w:instrText xml:space="preserve"> REF _Ref129852940 \r \h </w:instrText>
      </w:r>
      <w:r>
        <w:fldChar w:fldCharType="separate"/>
      </w:r>
      <w:r>
        <w:t>[7]</w:t>
      </w:r>
      <w:r>
        <w:fldChar w:fldCharType="end"/>
      </w:r>
      <w:r>
        <w:fldChar w:fldCharType="end"/>
      </w:r>
      <w:r>
        <w:t xml:space="preserve"> by doing the following:</w:t>
      </w:r>
    </w:p>
    <w:p w14:paraId="7685B9FD" w14:textId="77777777" w:rsidR="00D73EF6" w:rsidRDefault="00D73EF6" w:rsidP="00D73EF6">
      <w:pPr>
        <w:pStyle w:val="ListParagraph"/>
        <w:ind w:left="2160"/>
      </w:pPr>
      <w:r>
        <w:t>Add a party to the call as specified in the Add a Party to a Call section.</w:t>
      </w:r>
    </w:p>
    <w:p w14:paraId="033D03EB" w14:textId="77777777" w:rsidR="00D73EF6" w:rsidRDefault="00D73EF6" w:rsidP="00D73EF6">
      <w:pPr>
        <w:pStyle w:val="ListParagraph"/>
        <w:ind w:left="2160"/>
      </w:pPr>
      <w:r>
        <w:t>When requested by the Agent at the transferring PSAP, its CHFE MUST release the call from the Bridge by following the process specified in section Releasing a Call and in addition MUST log a CallTransferLogEvent when it disconnects from the Bridge.</w:t>
      </w:r>
    </w:p>
    <w:p w14:paraId="56CBFC27" w14:textId="77777777" w:rsidR="00D73EF6" w:rsidRDefault="00D73EF6" w:rsidP="00D73EF6">
      <w:pPr>
        <w:pStyle w:val="ListParagraph"/>
        <w:ind w:left="2160"/>
      </w:pPr>
      <w:commentRangeStart w:id="1767"/>
      <w:r>
        <w:t>If the NGCS Bridge method is Ad Hoc, the transfer-to CHFE MUST release the Bridge as specified in the SIP Ad Hoc Flow section of NENA</w:t>
      </w:r>
      <w:r>
        <w:noBreakHyphen/>
        <w:t>STA</w:t>
      </w:r>
      <w:r>
        <w:noBreakHyphen/>
        <w:t xml:space="preserve">010 </w:t>
      </w:r>
      <w:r>
        <w:fldChar w:fldCharType="begin"/>
      </w:r>
      <w:r>
        <w:instrText xml:space="preserve"> REF _Ref200179524 \n \h  \* MERGEFORMAT </w:instrText>
      </w:r>
      <w:r>
        <w:fldChar w:fldCharType="separate"/>
      </w:r>
      <w:r>
        <w:fldChar w:fldCharType="begin"/>
      </w:r>
      <w:r>
        <w:instrText xml:space="preserve"> REF _Ref129852940 \r \h </w:instrText>
      </w:r>
      <w:r>
        <w:fldChar w:fldCharType="separate"/>
      </w:r>
      <w:r>
        <w:t>[7]</w:t>
      </w:r>
      <w:r>
        <w:fldChar w:fldCharType="end"/>
      </w:r>
      <w:r>
        <w:fldChar w:fldCharType="end"/>
      </w:r>
      <w:r>
        <w:t xml:space="preserve"> if it is alone on the Bridge along with the 9</w:t>
      </w:r>
      <w:r>
        <w:noBreakHyphen/>
        <w:t>1</w:t>
      </w:r>
      <w:r>
        <w:noBreakHyphen/>
        <w:t>1 caller</w:t>
      </w:r>
      <w:commentRangeEnd w:id="1767"/>
      <w:r>
        <w:rPr>
          <w:rStyle w:val="CommentReference"/>
          <w:sz w:val="20"/>
          <w:szCs w:val="20"/>
        </w:rPr>
        <w:commentReference w:id="1767"/>
      </w:r>
      <w:r>
        <w:t>.</w:t>
      </w:r>
    </w:p>
    <w:p w14:paraId="6A953D55" w14:textId="77777777" w:rsidR="00D73EF6" w:rsidRDefault="00D73EF6" w:rsidP="00D73EF6">
      <w:pPr>
        <w:pStyle w:val="BodyText"/>
      </w:pPr>
      <w:r>
        <w:t>The transferring CHFE MUST be able to process a request by an Agent to release the call after the REFER has been sent but prior to receiving a call answered notification. In such a case the transferring CHFE MUST NOT log a CallTransferLogEvent because the outcome of the transfer is unknown.</w:t>
      </w:r>
    </w:p>
    <w:p w14:paraId="7A5EDC90" w14:textId="77777777" w:rsidR="00D73EF6" w:rsidRDefault="00D73EF6" w:rsidP="00D73EF6">
      <w:pPr>
        <w:pStyle w:val="Heading6"/>
      </w:pPr>
      <w:bookmarkStart w:id="1768" w:name="_Toc221701673"/>
      <w:r>
        <w:t>Blind Transfer</w:t>
      </w:r>
      <w:bookmarkEnd w:id="1768"/>
    </w:p>
    <w:p w14:paraId="244075BA" w14:textId="77777777" w:rsidR="00D73EF6" w:rsidRDefault="00D73EF6" w:rsidP="00D73EF6">
      <w:pPr>
        <w:pStyle w:val="BodyText"/>
      </w:pPr>
      <w:r>
        <w:t>A Blind (also known as cold) Transfer is a transfer where there is no conversation between the transferring PSAP and the transfer-to party. Note that some PSAPs may prohibit or restrict the use of blind transfer for Emergency Calls per local policy. If the bridging method is Ad Hoc, the CHFE MUST NOT create a conference prior to performing the Blind Transfer. To perform a Blind Transfer:</w:t>
      </w:r>
    </w:p>
    <w:p w14:paraId="57F12C52" w14:textId="77777777" w:rsidR="00D73EF6" w:rsidRDefault="00D73EF6" w:rsidP="00D73EF6">
      <w:pPr>
        <w:pStyle w:val="ListParagraph"/>
        <w:ind w:left="2160"/>
      </w:pPr>
      <w:r>
        <w:t>The transferring CHFE MUST send an in-dialog REFER with the following:</w:t>
      </w:r>
    </w:p>
    <w:p w14:paraId="5A3E3821" w14:textId="77777777" w:rsidR="00D73EF6" w:rsidRDefault="00D73EF6" w:rsidP="00D73EF6">
      <w:pPr>
        <w:pStyle w:val="ListParagraph"/>
        <w:numPr>
          <w:ilvl w:val="1"/>
          <w:numId w:val="17"/>
        </w:numPr>
        <w:ind w:left="2880"/>
      </w:pPr>
      <w:r>
        <w:t>Request-URI which contains the URI of the Contact header from dialog-forming INVITE</w:t>
      </w:r>
    </w:p>
    <w:p w14:paraId="1FFC2ADF" w14:textId="77777777" w:rsidR="00D73EF6" w:rsidRDefault="00D73EF6" w:rsidP="00D73EF6">
      <w:pPr>
        <w:pStyle w:val="ListParagraph"/>
        <w:numPr>
          <w:ilvl w:val="1"/>
          <w:numId w:val="17"/>
        </w:numPr>
        <w:ind w:left="2880"/>
      </w:pPr>
      <w:r>
        <w:t>Call-Info headers specifying the Call Identifier and the Incident Tracking Identifier</w:t>
      </w:r>
    </w:p>
    <w:p w14:paraId="28058188" w14:textId="77777777" w:rsidR="00D73EF6" w:rsidRDefault="00D73EF6" w:rsidP="00D73EF6">
      <w:pPr>
        <w:pStyle w:val="ListParagraph"/>
        <w:numPr>
          <w:ilvl w:val="1"/>
          <w:numId w:val="17"/>
        </w:numPr>
        <w:ind w:left="2880"/>
      </w:pPr>
      <w:r>
        <w:t>A Referred-By header specifying the URI of the referring PSAP</w:t>
      </w:r>
    </w:p>
    <w:p w14:paraId="7647140C" w14:textId="77777777" w:rsidR="00D73EF6" w:rsidRDefault="00D73EF6" w:rsidP="00D73EF6">
      <w:pPr>
        <w:pStyle w:val="ListParagraph"/>
        <w:numPr>
          <w:ilvl w:val="1"/>
          <w:numId w:val="17"/>
        </w:numPr>
        <w:ind w:left="2880"/>
      </w:pPr>
      <w:r>
        <w:t>A Refer-To header with the following elements:</w:t>
      </w:r>
    </w:p>
    <w:p w14:paraId="1FD901CE" w14:textId="77777777" w:rsidR="00D73EF6" w:rsidRDefault="00D73EF6" w:rsidP="00D73EF6">
      <w:pPr>
        <w:pStyle w:val="ListParagraph"/>
        <w:numPr>
          <w:ilvl w:val="2"/>
          <w:numId w:val="17"/>
        </w:numPr>
        <w:ind w:left="3600"/>
      </w:pPr>
      <w:r>
        <w:t>The SIP or TEL URI of the transfer-to party</w:t>
      </w:r>
    </w:p>
    <w:p w14:paraId="6326EF9C" w14:textId="77777777" w:rsidR="00D73EF6" w:rsidRDefault="00D73EF6" w:rsidP="00D73EF6">
      <w:pPr>
        <w:pStyle w:val="ListParagraph"/>
        <w:numPr>
          <w:ilvl w:val="2"/>
          <w:numId w:val="17"/>
        </w:numPr>
        <w:ind w:left="3600"/>
      </w:pPr>
      <w:r>
        <w:t>If the transfer-to party is a PSAP:</w:t>
      </w:r>
    </w:p>
    <w:p w14:paraId="67C32137" w14:textId="77777777" w:rsidR="00D73EF6" w:rsidRDefault="00D73EF6" w:rsidP="00D73EF6">
      <w:pPr>
        <w:pStyle w:val="ListParagraph"/>
        <w:numPr>
          <w:ilvl w:val="3"/>
          <w:numId w:val="69"/>
        </w:numPr>
      </w:pPr>
      <w:r>
        <w:t>An escaped Call-Info header containing the HTTPS URI of the EIDO containing the details of the call, with a purpose of “emergency-eido” per NENA</w:t>
      </w:r>
      <w:r>
        <w:noBreakHyphen/>
        <w:t>STA</w:t>
      </w:r>
      <w:r>
        <w:noBreakHyphen/>
        <w:t xml:space="preserve">010 </w:t>
      </w:r>
      <w:r>
        <w:fldChar w:fldCharType="begin"/>
      </w:r>
      <w:r>
        <w:instrText xml:space="preserve"> REF _Ref200179524 \n \h  \* MERGEFORMAT </w:instrText>
      </w:r>
      <w:r>
        <w:fldChar w:fldCharType="separate"/>
      </w:r>
      <w:r>
        <w:fldChar w:fldCharType="begin"/>
      </w:r>
      <w:r>
        <w:instrText xml:space="preserve"> REF _Ref129852940 \r \h </w:instrText>
      </w:r>
      <w:r>
        <w:fldChar w:fldCharType="separate"/>
      </w:r>
      <w:r>
        <w:t>[7]</w:t>
      </w:r>
      <w:r>
        <w:fldChar w:fldCharType="end"/>
      </w:r>
      <w:r>
        <w:fldChar w:fldCharType="end"/>
      </w:r>
      <w:r>
        <w:fldChar w:fldCharType="begin"/>
      </w:r>
      <w:r>
        <w:instrText xml:space="preserve"> REF _Ref200179524 \r \h  \* MERGEFORMAT </w:instrText>
      </w:r>
      <w:r>
        <w:fldChar w:fldCharType="end"/>
      </w:r>
      <w:r>
        <w:rPr>
          <w:sz w:val="26"/>
          <w:szCs w:val="26"/>
          <w:vertAlign w:val="superscript"/>
        </w:rPr>
        <w:footnoteReference w:id="17"/>
      </w:r>
    </w:p>
    <w:p w14:paraId="43DE2A40" w14:textId="77777777" w:rsidR="00D73EF6" w:rsidRDefault="00D73EF6" w:rsidP="00D73EF6">
      <w:pPr>
        <w:pStyle w:val="ListParagraph"/>
        <w:numPr>
          <w:ilvl w:val="3"/>
          <w:numId w:val="69"/>
        </w:numPr>
      </w:pPr>
      <w:r>
        <w:t>A suitable Service URN (such as the Service URN used to query the ECRF to determine the party being added) as a “serviceurn” parameter to the Refer-To header field</w:t>
      </w:r>
    </w:p>
    <w:p w14:paraId="3D07A8F9" w14:textId="77777777" w:rsidR="00D73EF6" w:rsidRPr="00F36C94" w:rsidRDefault="00D73EF6" w:rsidP="00D73EF6">
      <w:pPr>
        <w:pStyle w:val="BodyText"/>
        <w:ind w:left="1440"/>
      </w:pPr>
      <w:r w:rsidRPr="00F36C94">
        <w:t>For example (unescaped):</w:t>
      </w:r>
    </w:p>
    <w:p w14:paraId="69EA3C7C" w14:textId="77777777" w:rsidR="00D73EF6" w:rsidRPr="00F36C94" w:rsidRDefault="00D73EF6" w:rsidP="00D73EF6">
      <w:pPr>
        <w:spacing w:before="120" w:after="120"/>
        <w:ind w:left="1440"/>
        <w:rPr>
          <w:rFonts w:ascii="Courier New" w:eastAsia="Courier New" w:hAnsi="Courier New" w:cs="Courier New"/>
        </w:rPr>
      </w:pPr>
      <w:r>
        <w:rPr>
          <w:rFonts w:ascii="Courier New" w:eastAsia="Courier New" w:hAnsi="Courier New" w:cs="Courier New"/>
        </w:rPr>
        <w:t>Refer-To: &lt;</w:t>
      </w:r>
      <w:r w:rsidRPr="00A5032C">
        <w:rPr>
          <w:rFonts w:ascii="Courier New" w:eastAsia="Courier New" w:hAnsi="Courier New" w:cs="Courier New"/>
        </w:rPr>
        <w:t>sip:Poison-Control@cnty.st.us?Call-Info= https://NG911PSAP-A.911Authority-A.net/eido09245673;purpose=emergency-eido&gt;;</w:t>
      </w:r>
      <w:r>
        <w:rPr>
          <w:rFonts w:ascii="Courier New" w:eastAsia="Courier New" w:hAnsi="Courier New" w:cs="Courier New"/>
        </w:rPr>
        <w:t xml:space="preserve"> serviceurn=urn:emergency:service:responder.fire</w:t>
      </w:r>
    </w:p>
    <w:p w14:paraId="5A1F4DB1" w14:textId="77777777" w:rsidR="00D73EF6" w:rsidRPr="00F36C94" w:rsidRDefault="00D73EF6" w:rsidP="00D73EF6">
      <w:pPr>
        <w:pStyle w:val="ListParagraph"/>
        <w:ind w:left="2160"/>
      </w:pPr>
      <w:r w:rsidRPr="00F36C94">
        <w:t>If the transfer-to party is an Agency, the transferring CHFE MUST log an AdditionalAgencyLogEvent</w:t>
      </w:r>
    </w:p>
    <w:p w14:paraId="7DF467AC" w14:textId="77777777" w:rsidR="00D73EF6" w:rsidRPr="00F36C94" w:rsidRDefault="00D73EF6" w:rsidP="00D73EF6">
      <w:pPr>
        <w:pStyle w:val="ListParagraph"/>
        <w:ind w:left="2160"/>
      </w:pPr>
      <w:r w:rsidRPr="00F36C94">
        <w:t xml:space="preserve">If the transfer-to party is a PSAP, that PSAP’s CHFE MUST process the incoming call as specified in the </w:t>
      </w:r>
      <w:hyperlink w:anchor="_Incoming_Interactive_Calls" w:history="1">
        <w:r w:rsidRPr="00F36C94">
          <w:rPr>
            <w:rStyle w:val="Hyperlink"/>
            <w:color w:val="auto"/>
            <w:u w:val="none"/>
          </w:rPr>
          <w:t>Incoming Interactive Calls</w:t>
        </w:r>
      </w:hyperlink>
      <w:r w:rsidRPr="00F36C94">
        <w:t xml:space="preserve"> section </w:t>
      </w:r>
    </w:p>
    <w:p w14:paraId="243A32AA" w14:textId="77777777" w:rsidR="00D73EF6" w:rsidRPr="00F36C94" w:rsidRDefault="00D73EF6" w:rsidP="00D73EF6">
      <w:pPr>
        <w:pStyle w:val="ListParagraph"/>
        <w:ind w:left="2160"/>
      </w:pPr>
      <w:r w:rsidRPr="00F36C94">
        <w:t xml:space="preserve">When the transferring CHFE receives a NOTIFY specifying the transfer-to party has answered the call it MUST release the call by following the </w:t>
      </w:r>
      <w:r w:rsidRPr="00F36C94">
        <w:lastRenderedPageBreak/>
        <w:t>process specified in the section Releasing a Call above and then MUST log a CallTransferLogEvent.</w:t>
      </w:r>
    </w:p>
    <w:p w14:paraId="67B65CED" w14:textId="77777777" w:rsidR="00D73EF6" w:rsidRPr="00F36C94" w:rsidRDefault="00D73EF6" w:rsidP="00D73EF6">
      <w:pPr>
        <w:pStyle w:val="BodyText"/>
      </w:pPr>
      <w:r w:rsidRPr="00F36C94">
        <w:t>The transferring CHFE MUST be able to process a request by an Agent to release the call after the REFER has been sent but prior to receiving a call answered notification. In such a case the transferring CHFE MUST NOT log a CallTransferLogEvent because the outcome of the transfer is unknown.</w:t>
      </w:r>
    </w:p>
    <w:p w14:paraId="5A17E0A4" w14:textId="77777777" w:rsidR="00D73EF6" w:rsidRDefault="00D73EF6" w:rsidP="00D73EF6">
      <w:pPr>
        <w:pStyle w:val="Heading6"/>
      </w:pPr>
      <w:r w:rsidRPr="00F36C94">
        <w:t xml:space="preserve">Transfer of a </w:t>
      </w:r>
      <w:del w:id="1769" w:author="Daniel Mongrain" w:date="2026-06-19T17:15:00Z">
        <w:r w:rsidRPr="00F36C94" w:rsidDel="00C21F78">
          <w:delText xml:space="preserve">Call Originating from </w:delText>
        </w:r>
      </w:del>
      <w:r w:rsidRPr="00F36C94">
        <w:t>External Switching Systems to an ESInet Target</w:t>
      </w:r>
    </w:p>
    <w:p w14:paraId="6111C6AC" w14:textId="77777777" w:rsidR="00D73EF6" w:rsidRDefault="00D73EF6" w:rsidP="00D73EF6">
      <w:pPr>
        <w:pStyle w:val="BodyText"/>
      </w:pPr>
      <w:r>
        <w:t xml:space="preserve">The CHFE MUST be able to transfer a </w:t>
      </w:r>
      <w:del w:id="1770" w:author="Daniel Mongrain" w:date="2026-06-19T17:16:00Z">
        <w:r w:rsidDel="00C21F78">
          <w:delText xml:space="preserve">call originating from an </w:delText>
        </w:r>
      </w:del>
      <w:commentRangeStart w:id="1771"/>
      <w:r>
        <w:t>External Switching System</w:t>
      </w:r>
      <w:ins w:id="1772" w:author="Daniel Mongrain" w:date="2026-06-19T17:14:00Z">
        <w:r>
          <w:t xml:space="preserve"> </w:t>
        </w:r>
      </w:ins>
      <w:ins w:id="1773" w:author="Daniel Mongrain" w:date="2026-06-19T17:16:00Z">
        <w:r>
          <w:t xml:space="preserve">call </w:t>
        </w:r>
      </w:ins>
      <w:ins w:id="1774" w:author="Daniel Mongrain" w:date="2026-06-19T17:14:00Z">
        <w:r>
          <w:t xml:space="preserve">(regardless of the </w:t>
        </w:r>
      </w:ins>
      <w:ins w:id="1775" w:author="Daniel Mongrain" w:date="2026-06-19T17:15:00Z">
        <w:r>
          <w:t>direction of the ESS call, it may have been received or originated by the CHFE)</w:t>
        </w:r>
      </w:ins>
      <w:r>
        <w:t xml:space="preserve"> </w:t>
      </w:r>
      <w:commentRangeEnd w:id="1771"/>
      <w:r>
        <w:rPr>
          <w:rStyle w:val="CommentReference"/>
          <w:sz w:val="20"/>
          <w:szCs w:val="20"/>
        </w:rPr>
        <w:commentReference w:id="1771"/>
      </w:r>
      <w:r>
        <w:t>to a target on the ESInet (another PSAP for example). To do so the CHFE MUST:</w:t>
      </w:r>
    </w:p>
    <w:p w14:paraId="01FF9F30" w14:textId="77777777" w:rsidR="00D73EF6" w:rsidDel="00C40847" w:rsidRDefault="00D73EF6" w:rsidP="00D73EF6">
      <w:pPr>
        <w:pStyle w:val="ListParagraph"/>
        <w:ind w:left="2160"/>
        <w:rPr>
          <w:del w:id="1776" w:author="Daniel Mongrain" w:date="2026-06-22T14:43:00Z"/>
        </w:rPr>
      </w:pPr>
      <w:ins w:id="1777" w:author="Daniel Mongrain" w:date="2026-06-22T14:43:00Z">
        <w:r>
          <w:t>The CHFE MUST follow the instruction in section Creating an Ad Hoc Conference to create conference on the Bridge</w:t>
        </w:r>
        <w:r w:rsidDel="00C40847">
          <w:t xml:space="preserve"> </w:t>
        </w:r>
      </w:ins>
      <w:del w:id="1778" w:author="Daniel Mongrain" w:date="2026-06-22T14:43:00Z">
        <w:r w:rsidDel="00C40847">
          <w:delText>Send an INVITE to the Conference Factory of the NGCS Bridge to request a conference session</w:delText>
        </w:r>
      </w:del>
    </w:p>
    <w:p w14:paraId="468A9ABA" w14:textId="77777777" w:rsidR="00D73EF6" w:rsidRDefault="00D73EF6" w:rsidP="00D73EF6">
      <w:pPr>
        <w:pStyle w:val="ListParagraph"/>
        <w:ind w:left="2160"/>
        <w:rPr>
          <w:ins w:id="1779" w:author="Daniel Mongrain" w:date="2026-06-19T16:46:00Z"/>
        </w:rPr>
      </w:pPr>
      <w:ins w:id="1780" w:author="Daniel Mongrain" w:date="2026-06-19T16:45:00Z">
        <w:r>
          <w:t xml:space="preserve">Send a second INVITE </w:t>
        </w:r>
      </w:ins>
      <w:ins w:id="1781" w:author="Daniel Mongrain" w:date="2026-06-22T14:13:00Z">
        <w:r>
          <w:t>addressed to the Conference URI obtained from the Conference Factory</w:t>
        </w:r>
      </w:ins>
      <w:ins w:id="1782" w:author="Daniel Mongrain" w:date="2026-06-19T16:46:00Z">
        <w:r>
          <w:t>, this time proxying the call leg to the ESS:</w:t>
        </w:r>
      </w:ins>
    </w:p>
    <w:p w14:paraId="4E5EA471" w14:textId="77777777" w:rsidR="00D73EF6" w:rsidRDefault="00D73EF6" w:rsidP="00D73EF6">
      <w:pPr>
        <w:pStyle w:val="ListParagraph"/>
        <w:numPr>
          <w:ilvl w:val="1"/>
          <w:numId w:val="17"/>
        </w:numPr>
        <w:ind w:left="2880"/>
        <w:rPr>
          <w:ins w:id="1783" w:author="Daniel Mongrain" w:date="2026-06-19T16:49:00Z"/>
        </w:rPr>
      </w:pPr>
      <w:ins w:id="1784" w:author="Daniel Mongrain" w:date="2026-06-19T16:49:00Z">
        <w:r>
          <w:t>If the ESS call was received:</w:t>
        </w:r>
      </w:ins>
    </w:p>
    <w:p w14:paraId="1FD76FD9" w14:textId="77777777" w:rsidR="00D73EF6" w:rsidRDefault="00D73EF6" w:rsidP="00D73EF6">
      <w:pPr>
        <w:pStyle w:val="ListParagraph"/>
        <w:numPr>
          <w:ilvl w:val="2"/>
          <w:numId w:val="17"/>
        </w:numPr>
        <w:ind w:left="3600"/>
        <w:rPr>
          <w:ins w:id="1785" w:author="Daniel Mongrain" w:date="2026-06-19T16:50:00Z"/>
        </w:rPr>
      </w:pPr>
      <w:ins w:id="1786" w:author="Daniel Mongrain" w:date="2026-06-19T16:49:00Z">
        <w:r>
          <w:t xml:space="preserve">Same </w:t>
        </w:r>
      </w:ins>
      <w:ins w:id="1787" w:author="Daniel Mongrain" w:date="2026-06-19T16:46:00Z">
        <w:r>
          <w:t xml:space="preserve">From </w:t>
        </w:r>
      </w:ins>
      <w:ins w:id="1788" w:author="Daniel Mongrain" w:date="2026-06-19T16:49:00Z">
        <w:r>
          <w:t xml:space="preserve">and P-Asserted-Identity </w:t>
        </w:r>
      </w:ins>
      <w:ins w:id="1789" w:author="Daniel Mongrain" w:date="2026-06-19T16:46:00Z">
        <w:r>
          <w:t>header</w:t>
        </w:r>
      </w:ins>
      <w:ins w:id="1790" w:author="Daniel Mongrain" w:date="2026-06-19T16:49:00Z">
        <w:r>
          <w:t>s</w:t>
        </w:r>
      </w:ins>
    </w:p>
    <w:p w14:paraId="26EAA7C8" w14:textId="77777777" w:rsidR="00D73EF6" w:rsidRDefault="00D73EF6" w:rsidP="00D73EF6">
      <w:pPr>
        <w:pStyle w:val="ListParagraph"/>
        <w:numPr>
          <w:ilvl w:val="1"/>
          <w:numId w:val="17"/>
        </w:numPr>
        <w:ind w:left="2880"/>
        <w:rPr>
          <w:ins w:id="1791" w:author="Daniel Mongrain" w:date="2026-06-19T16:47:00Z"/>
        </w:rPr>
      </w:pPr>
      <w:ins w:id="1792" w:author="Daniel Mongrain" w:date="2026-06-19T16:50:00Z">
        <w:r>
          <w:t>Else:</w:t>
        </w:r>
      </w:ins>
    </w:p>
    <w:p w14:paraId="1333763B" w14:textId="77777777" w:rsidR="00D73EF6" w:rsidRDefault="00D73EF6" w:rsidP="00D73EF6">
      <w:pPr>
        <w:pStyle w:val="ListParagraph"/>
        <w:numPr>
          <w:ilvl w:val="2"/>
          <w:numId w:val="17"/>
        </w:numPr>
        <w:ind w:left="3600"/>
        <w:rPr>
          <w:ins w:id="1793" w:author="Daniel Mongrain" w:date="2026-06-19T16:52:00Z"/>
        </w:rPr>
      </w:pPr>
      <w:ins w:id="1794" w:author="Daniel Mongrain" w:date="2026-06-19T16:50:00Z">
        <w:r>
          <w:t>From and P-Asserted</w:t>
        </w:r>
      </w:ins>
      <w:ins w:id="1795" w:author="Daniel Mongrain" w:date="2026-06-19T16:51:00Z">
        <w:r>
          <w:t xml:space="preserve">-Identity headers identical to the Request URI </w:t>
        </w:r>
      </w:ins>
      <w:ins w:id="1796" w:author="Daniel Mongrain" w:date="2026-06-19T16:48:00Z">
        <w:r>
          <w:t>of the call sent to the ESS</w:t>
        </w:r>
      </w:ins>
    </w:p>
    <w:p w14:paraId="384B6F5B" w14:textId="77777777" w:rsidR="00D73EF6" w:rsidRDefault="00D73EF6" w:rsidP="00D73EF6">
      <w:pPr>
        <w:pStyle w:val="ListParagraph"/>
        <w:ind w:left="2160"/>
        <w:rPr>
          <w:ins w:id="1797" w:author="Daniel Mongrain" w:date="2026-06-19T16:45:00Z"/>
        </w:rPr>
      </w:pPr>
      <w:ins w:id="1798" w:author="Daniel Mongrain" w:date="2026-06-19T16:52:00Z">
        <w:r>
          <w:t xml:space="preserve">When this call to the Conference </w:t>
        </w:r>
      </w:ins>
      <w:ins w:id="1799" w:author="Daniel Mongrain" w:date="2026-06-19T16:53:00Z">
        <w:r>
          <w:t xml:space="preserve">Bridge is answered, </w:t>
        </w:r>
      </w:ins>
      <w:ins w:id="1800" w:author="Daniel Mongrain" w:date="2026-06-19T17:14:00Z">
        <w:r>
          <w:t xml:space="preserve">this is the call leg </w:t>
        </w:r>
      </w:ins>
      <w:ins w:id="1801" w:author="Daniel Mongrain" w:date="2026-06-19T17:18:00Z">
        <w:r>
          <w:t>conveying</w:t>
        </w:r>
      </w:ins>
      <w:ins w:id="1802" w:author="Daniel Mongrain" w:date="2026-06-19T17:14:00Z">
        <w:r>
          <w:t xml:space="preserve"> the ESS call</w:t>
        </w:r>
      </w:ins>
    </w:p>
    <w:p w14:paraId="40FBB932" w14:textId="77777777" w:rsidR="00D73EF6" w:rsidDel="00C21F78" w:rsidRDefault="00D73EF6" w:rsidP="00D73EF6">
      <w:pPr>
        <w:pStyle w:val="ListParagraph"/>
        <w:ind w:left="2160"/>
        <w:rPr>
          <w:del w:id="1803" w:author="Daniel Mongrain" w:date="2026-06-19T17:17:00Z"/>
        </w:rPr>
      </w:pPr>
      <w:del w:id="1804" w:author="Daniel Mongrain" w:date="2026-06-19T17:17:00Z">
        <w:r w:rsidDel="00C21F78">
          <w:delText>Upon successful conference session creation, move the call to the bridge so the two call legs are bridged (the leg to the External Switching System and the leg to the Agent)</w:delText>
        </w:r>
      </w:del>
    </w:p>
    <w:p w14:paraId="13FC836A" w14:textId="77777777" w:rsidR="00D73EF6" w:rsidDel="00C21F78" w:rsidRDefault="00D73EF6" w:rsidP="00D73EF6">
      <w:pPr>
        <w:pStyle w:val="ListParagraph"/>
        <w:numPr>
          <w:ilvl w:val="1"/>
          <w:numId w:val="17"/>
        </w:numPr>
        <w:ind w:left="2880"/>
        <w:rPr>
          <w:del w:id="1805" w:author="Daniel Mongrain" w:date="2026-06-19T17:17:00Z"/>
        </w:rPr>
      </w:pPr>
      <w:del w:id="1806" w:author="Daniel Mongrain" w:date="2026-06-19T17:17:00Z">
        <w:r w:rsidDel="00C21F78">
          <w:delText>For each call leg:</w:delText>
        </w:r>
      </w:del>
    </w:p>
    <w:p w14:paraId="594A4196" w14:textId="77777777" w:rsidR="00D73EF6" w:rsidDel="00C21F78" w:rsidRDefault="00D73EF6" w:rsidP="00D73EF6">
      <w:pPr>
        <w:pStyle w:val="ListParagraph"/>
        <w:numPr>
          <w:ilvl w:val="2"/>
          <w:numId w:val="17"/>
        </w:numPr>
        <w:ind w:left="3600"/>
        <w:rPr>
          <w:del w:id="1807" w:author="Daniel Mongrain" w:date="2026-06-19T17:17:00Z"/>
        </w:rPr>
      </w:pPr>
      <w:del w:id="1808" w:author="Daniel Mongrain" w:date="2026-06-19T17:17:00Z">
        <w:r w:rsidDel="00C21F78">
          <w:delText>Send an INVITE to the Bridge targeting the conference session with the following:</w:delText>
        </w:r>
      </w:del>
    </w:p>
    <w:p w14:paraId="10C30DA8" w14:textId="77777777" w:rsidR="00D73EF6" w:rsidDel="00C21F78" w:rsidRDefault="00D73EF6" w:rsidP="00D73EF6">
      <w:pPr>
        <w:pStyle w:val="ListParagraph"/>
        <w:numPr>
          <w:ilvl w:val="3"/>
          <w:numId w:val="17"/>
        </w:numPr>
        <w:ind w:left="4320"/>
        <w:rPr>
          <w:del w:id="1809" w:author="Daniel Mongrain" w:date="2026-06-19T17:17:00Z"/>
        </w:rPr>
      </w:pPr>
      <w:del w:id="1810" w:author="Daniel Mongrain" w:date="2026-06-19T17:17:00Z">
        <w:r w:rsidDel="00C21F78">
          <w:delText>For a call where the Call Priority Identifier is High or Highest:</w:delText>
        </w:r>
      </w:del>
    </w:p>
    <w:p w14:paraId="25EFAAAB" w14:textId="77777777" w:rsidR="00D73EF6" w:rsidDel="00C21F78" w:rsidRDefault="00D73EF6" w:rsidP="00D73EF6">
      <w:pPr>
        <w:pStyle w:val="ListParagraph"/>
        <w:numPr>
          <w:ilvl w:val="4"/>
          <w:numId w:val="17"/>
        </w:numPr>
        <w:ind w:left="5040"/>
        <w:rPr>
          <w:del w:id="1811" w:author="Daniel Mongrain" w:date="2026-06-19T17:17:00Z"/>
        </w:rPr>
      </w:pPr>
      <w:del w:id="1812" w:author="Daniel Mongrain" w:date="2026-06-19T17:17:00Z">
        <w:r w:rsidDel="00C21F78">
          <w:delText>the Request URI must be “urn:service:sos” and Route header with the SIP URI of the conference session</w:delText>
        </w:r>
      </w:del>
    </w:p>
    <w:p w14:paraId="76732448" w14:textId="77777777" w:rsidR="00D73EF6" w:rsidDel="00C21F78" w:rsidRDefault="00D73EF6" w:rsidP="00D73EF6">
      <w:pPr>
        <w:pStyle w:val="ListParagraph"/>
        <w:numPr>
          <w:ilvl w:val="3"/>
          <w:numId w:val="17"/>
        </w:numPr>
        <w:ind w:left="4320"/>
        <w:rPr>
          <w:del w:id="1813" w:author="Daniel Mongrain" w:date="2026-06-19T17:17:00Z"/>
        </w:rPr>
      </w:pPr>
      <w:del w:id="1814" w:author="Daniel Mongrain" w:date="2026-06-19T17:17:00Z">
        <w:r w:rsidDel="00C21F78">
          <w:delText>A Call-Info header with the Incident Tracking Identifier</w:delText>
        </w:r>
      </w:del>
    </w:p>
    <w:p w14:paraId="3A43C6E8" w14:textId="77777777" w:rsidR="00D73EF6" w:rsidDel="00C21F78" w:rsidRDefault="00D73EF6" w:rsidP="00D73EF6">
      <w:pPr>
        <w:pStyle w:val="ListParagraph"/>
        <w:numPr>
          <w:ilvl w:val="3"/>
          <w:numId w:val="17"/>
        </w:numPr>
        <w:ind w:left="4320"/>
        <w:rPr>
          <w:del w:id="1815" w:author="Daniel Mongrain" w:date="2026-06-19T17:17:00Z"/>
        </w:rPr>
      </w:pPr>
      <w:del w:id="1816" w:author="Daniel Mongrain" w:date="2026-06-19T17:17:00Z">
        <w:r w:rsidDel="00C21F78">
          <w:delText>A Call-Info header with the Call Identifier</w:delText>
        </w:r>
      </w:del>
    </w:p>
    <w:p w14:paraId="553289B9" w14:textId="77777777" w:rsidR="00D73EF6" w:rsidRDefault="00D73EF6">
      <w:pPr>
        <w:pStyle w:val="ListParagraph"/>
        <w:ind w:left="2160"/>
        <w:pPrChange w:id="1817" w:author="Daniel Mongrain" w:date="2026-06-19T17:18:00Z">
          <w:pPr>
            <w:pStyle w:val="ListParagraph"/>
            <w:numPr>
              <w:ilvl w:val="1"/>
            </w:numPr>
            <w:ind w:left="1440"/>
          </w:pPr>
        </w:pPrChange>
      </w:pPr>
      <w:r>
        <w:t>From this point follow the process specified in section Attended Transfer</w:t>
      </w:r>
    </w:p>
    <w:p w14:paraId="0EDA5713" w14:textId="77777777" w:rsidR="00D73EF6" w:rsidRPr="00F36C94" w:rsidRDefault="00D73EF6" w:rsidP="00D73EF6">
      <w:pPr>
        <w:pStyle w:val="BodyText"/>
      </w:pPr>
      <w:r w:rsidRPr="00F36C94">
        <w:t xml:space="preserve">Because the External Switching System does not have a direct interface to the Bridge, the CHFE MUST remain in the call path for the call leg going to the External Switching System. </w:t>
      </w:r>
      <w:ins w:id="1818" w:author="Daniel Mongrain" w:date="2026-06-19T17:18:00Z">
        <w:r>
          <w:t>The CHFE MUST</w:t>
        </w:r>
      </w:ins>
      <w:ins w:id="1819" w:author="Daniel Mongrain" w:date="2026-06-19T17:19:00Z">
        <w:r>
          <w:t xml:space="preserve"> NOT propagate any reINVITE</w:t>
        </w:r>
      </w:ins>
      <w:ins w:id="1820" w:author="Daniel Mongrain" w:date="2026-06-22T14:15:00Z">
        <w:r>
          <w:t xml:space="preserve">, </w:t>
        </w:r>
      </w:ins>
      <w:ins w:id="1821" w:author="Daniel Mongrain" w:date="2026-06-19T17:19:00Z">
        <w:r>
          <w:t xml:space="preserve">UPDATE </w:t>
        </w:r>
      </w:ins>
      <w:ins w:id="1822" w:author="Daniel Mongrain" w:date="2026-06-22T14:15:00Z">
        <w:r>
          <w:t xml:space="preserve">or REFER </w:t>
        </w:r>
      </w:ins>
      <w:ins w:id="1823" w:author="Daniel Mongrain" w:date="2026-06-19T17:19:00Z">
        <w:r>
          <w:t xml:space="preserve">requests to the ESS and instead MUST </w:t>
        </w:r>
      </w:ins>
      <w:ins w:id="1824" w:author="Daniel Mongrain" w:date="2026-06-19T17:20:00Z">
        <w:r>
          <w:t xml:space="preserve">accept the request and process any requested signaling or media rehoming. </w:t>
        </w:r>
      </w:ins>
      <w:r w:rsidRPr="00F36C94">
        <w:t>An Agent SHOULD be able to rejoin a transferred call at any time as long as the call remains up. The CHFE MUST be able to tear down a transferred call that has effectively ended without any party sending a BYE</w:t>
      </w:r>
      <w:ins w:id="1825" w:author="Daniel Mongrain" w:date="2026-06-19T17:21:00Z">
        <w:r>
          <w:t xml:space="preserve"> </w:t>
        </w:r>
      </w:ins>
      <w:ins w:id="1826" w:author="Daniel Mongrain" w:date="2026-06-19T17:22:00Z">
        <w:r>
          <w:t>(for example upon detection of media or signalin</w:t>
        </w:r>
      </w:ins>
      <w:ins w:id="1827" w:author="Daniel Mongrain" w:date="2026-06-19T17:23:00Z">
        <w:r>
          <w:t>g path</w:t>
        </w:r>
      </w:ins>
      <w:ins w:id="1828" w:author="Daniel Mongrain" w:date="2026-06-19T17:22:00Z">
        <w:r>
          <w:t xml:space="preserve"> loss)</w:t>
        </w:r>
      </w:ins>
      <w:r w:rsidRPr="00F36C94">
        <w:t>.</w:t>
      </w:r>
    </w:p>
    <w:p w14:paraId="694B37B6" w14:textId="77777777" w:rsidR="00D73EF6" w:rsidRPr="006F3ADF" w:rsidRDefault="00D73EF6" w:rsidP="00D73EF6">
      <w:pPr>
        <w:pStyle w:val="Heading5"/>
      </w:pPr>
      <w:bookmarkStart w:id="1829" w:name="_Toc221701675"/>
      <w:r w:rsidRPr="006F3ADF">
        <w:t>Call Hold and Park</w:t>
      </w:r>
      <w:bookmarkEnd w:id="1829"/>
    </w:p>
    <w:p w14:paraId="05A529B9" w14:textId="77777777" w:rsidR="00D73EF6" w:rsidRDefault="00D73EF6" w:rsidP="00D73EF6">
      <w:pPr>
        <w:pStyle w:val="BodyText"/>
      </w:pPr>
      <w:r>
        <w:t xml:space="preserve">The CHFE MUST implement support for putting an active call in a state to allow the Agent to accomplish other tasks, including answering another call. The Agent, or another Agent </w:t>
      </w:r>
      <w:r>
        <w:lastRenderedPageBreak/>
        <w:t>(depending on the type of suspension), can then retrieve the call and resume conversation with the caller. The CHFE MUST:</w:t>
      </w:r>
    </w:p>
    <w:p w14:paraId="2C3E4133" w14:textId="77777777" w:rsidR="00D73EF6" w:rsidRDefault="00D73EF6" w:rsidP="00D73EF6">
      <w:pPr>
        <w:pStyle w:val="ListParagraph"/>
        <w:ind w:left="2160"/>
      </w:pPr>
      <w:r>
        <w:t>Implement support for an exclusive Hold (only the Agent who put the call on hold can return back to the call)</w:t>
      </w:r>
    </w:p>
    <w:p w14:paraId="6B5814B2" w14:textId="77777777" w:rsidR="00D73EF6" w:rsidRDefault="00D73EF6" w:rsidP="00D73EF6">
      <w:pPr>
        <w:pStyle w:val="ListParagraph"/>
        <w:numPr>
          <w:ilvl w:val="1"/>
          <w:numId w:val="17"/>
        </w:numPr>
        <w:ind w:left="2880"/>
      </w:pPr>
      <w:r>
        <w:t>CHFE MUST log a CallStateChangeLogEvent with state set to callHold</w:t>
      </w:r>
    </w:p>
    <w:p w14:paraId="2D1EE255" w14:textId="77777777" w:rsidR="00D73EF6" w:rsidRDefault="00D73EF6" w:rsidP="00D73EF6">
      <w:pPr>
        <w:pStyle w:val="ListParagraph"/>
        <w:numPr>
          <w:ilvl w:val="1"/>
          <w:numId w:val="17"/>
        </w:numPr>
        <w:ind w:left="2880"/>
      </w:pPr>
      <w:r>
        <w:t>Notify authorized EIDO Subscribers of the holding of the call</w:t>
      </w:r>
      <w:ins w:id="1830" w:author="Daniel Mongrain" w:date="2026-06-22T14:16:00Z">
        <w:r>
          <w:t xml:space="preserve"> where the EIDO is identical to the previously transmitte</w:t>
        </w:r>
      </w:ins>
      <w:ins w:id="1831" w:author="Daniel Mongrain" w:date="2026-06-22T14:17:00Z">
        <w:r>
          <w:t xml:space="preserve">d EIDO except that </w:t>
        </w:r>
        <w:r w:rsidRPr="00E061A4">
          <w:t>callStateRegistryText MUST be</w:t>
        </w:r>
        <w:r>
          <w:t xml:space="preserve"> “callH</w:t>
        </w:r>
      </w:ins>
      <w:ins w:id="1832" w:author="Daniel Mongrain" w:date="2026-06-22T14:18:00Z">
        <w:r>
          <w:t>old”</w:t>
        </w:r>
      </w:ins>
    </w:p>
    <w:p w14:paraId="14DD9F7D" w14:textId="77777777" w:rsidR="00D73EF6" w:rsidRDefault="00D73EF6" w:rsidP="00D73EF6">
      <w:pPr>
        <w:pStyle w:val="ListParagraph"/>
        <w:ind w:left="2160"/>
      </w:pPr>
      <w:r>
        <w:t>Implement support for a non-exclusive Park (any authorized Agent can retrieve the call)</w:t>
      </w:r>
    </w:p>
    <w:p w14:paraId="153C3243" w14:textId="77777777" w:rsidR="00D73EF6" w:rsidRDefault="00D73EF6" w:rsidP="00D73EF6">
      <w:pPr>
        <w:pStyle w:val="ListParagraph"/>
        <w:numPr>
          <w:ilvl w:val="1"/>
          <w:numId w:val="17"/>
        </w:numPr>
        <w:ind w:left="2880"/>
      </w:pPr>
      <w:r>
        <w:t>CHFE MUST log a CallStateChangeLogEvent with state set to callPark</w:t>
      </w:r>
    </w:p>
    <w:p w14:paraId="4161027E" w14:textId="77777777" w:rsidR="00D73EF6" w:rsidRDefault="00D73EF6" w:rsidP="00D73EF6">
      <w:pPr>
        <w:pStyle w:val="ListParagraph"/>
        <w:numPr>
          <w:ilvl w:val="1"/>
          <w:numId w:val="17"/>
        </w:numPr>
        <w:ind w:left="2880"/>
      </w:pPr>
      <w:r>
        <w:t>Notify authorized EIDO Subscribers of the parking of the call</w:t>
      </w:r>
      <w:ins w:id="1833" w:author="Daniel Mongrain" w:date="2026-06-22T14:18:00Z">
        <w:r>
          <w:t xml:space="preserve"> where the EIDO is identical to the previously transmitted EIDO except that </w:t>
        </w:r>
        <w:r w:rsidRPr="00E061A4">
          <w:t>callStateRegistryText MUST be</w:t>
        </w:r>
        <w:r>
          <w:t xml:space="preserve"> “callPark”</w:t>
        </w:r>
      </w:ins>
    </w:p>
    <w:p w14:paraId="41A9608F" w14:textId="77777777" w:rsidR="00D73EF6" w:rsidRDefault="00D73EF6" w:rsidP="00D73EF6">
      <w:pPr>
        <w:pStyle w:val="ListParagraph"/>
        <w:ind w:left="2160"/>
      </w:pPr>
      <w:r>
        <w:t>When a Held or Parked call is retrieved:</w:t>
      </w:r>
    </w:p>
    <w:p w14:paraId="19EA1E0D" w14:textId="77777777" w:rsidR="00D73EF6" w:rsidRDefault="00D73EF6" w:rsidP="00D73EF6">
      <w:pPr>
        <w:pStyle w:val="ListParagraph"/>
        <w:numPr>
          <w:ilvl w:val="1"/>
          <w:numId w:val="17"/>
        </w:numPr>
        <w:ind w:left="2880"/>
      </w:pPr>
      <w:r>
        <w:t>CHFE MUST log a CallStateChangeLogEvent with state set to callRetrieve</w:t>
      </w:r>
    </w:p>
    <w:p w14:paraId="458F92DE" w14:textId="77777777" w:rsidR="00D73EF6" w:rsidRDefault="00D73EF6" w:rsidP="00D73EF6">
      <w:pPr>
        <w:pStyle w:val="ListParagraph"/>
        <w:numPr>
          <w:ilvl w:val="1"/>
          <w:numId w:val="17"/>
        </w:numPr>
        <w:ind w:left="2880"/>
      </w:pPr>
      <w:r>
        <w:t>Notify authorized EIDO Subscribers of the retrieval of the call</w:t>
      </w:r>
      <w:ins w:id="1834" w:author="Daniel Mongrain" w:date="2026-06-22T14:18:00Z">
        <w:r w:rsidRPr="0014313B">
          <w:t xml:space="preserve"> </w:t>
        </w:r>
        <w:r>
          <w:t xml:space="preserve">where the EIDO is identical to the previously transmitted EIDO except that </w:t>
        </w:r>
        <w:r w:rsidRPr="00E061A4">
          <w:t>callStateRegistryText MUST be</w:t>
        </w:r>
        <w:r>
          <w:t xml:space="preserve"> “callRetrieve”</w:t>
        </w:r>
      </w:ins>
    </w:p>
    <w:p w14:paraId="300226B1" w14:textId="77777777" w:rsidR="00D73EF6" w:rsidRDefault="00D73EF6" w:rsidP="00D73EF6">
      <w:pPr>
        <w:pStyle w:val="ListParagraph"/>
        <w:ind w:left="2160"/>
      </w:pPr>
      <w:r>
        <w:t>Maintain the SDP “sendrcv” attribute state while the call is on Hold or Parked</w:t>
      </w:r>
    </w:p>
    <w:p w14:paraId="5D93182F" w14:textId="77777777" w:rsidR="00D73EF6" w:rsidRPr="00E45C99" w:rsidRDefault="00D73EF6" w:rsidP="00D73EF6">
      <w:pPr>
        <w:pStyle w:val="ListParagraph"/>
        <w:ind w:left="2160"/>
      </w:pPr>
      <w:r>
        <w:t xml:space="preserve">Implement support to inform the caller that the call has been suspended using all media in use for the call (such as specified in </w:t>
      </w:r>
      <w:r w:rsidRPr="00E45C99">
        <w:rPr>
          <w:i/>
          <w:iCs/>
        </w:rPr>
        <w:t>Session Initiation Protocol Service Example -- Music on Hold</w:t>
      </w:r>
      <w:r>
        <w:t xml:space="preserve">, RFC 7088 </w:t>
      </w:r>
      <w:r>
        <w:fldChar w:fldCharType="begin"/>
      </w:r>
      <w:r>
        <w:instrText xml:space="preserve"> REF _Ref225804695 \r \h </w:instrText>
      </w:r>
      <w:r>
        <w:fldChar w:fldCharType="separate"/>
      </w:r>
      <w:r>
        <w:t>[52]</w:t>
      </w:r>
      <w:r>
        <w:fldChar w:fldCharType="end"/>
      </w:r>
      <w:r>
        <w:t>).</w:t>
      </w:r>
    </w:p>
    <w:p w14:paraId="6F13B2A4" w14:textId="77777777" w:rsidR="00D73EF6" w:rsidRDefault="00D73EF6" w:rsidP="00D73EF6">
      <w:pPr>
        <w:pStyle w:val="Heading5"/>
      </w:pPr>
      <w:bookmarkStart w:id="1835" w:name="_Toc221701676"/>
      <w:r w:rsidRPr="006F3ADF">
        <w:t>Call Handling Functional Element Management Functions</w:t>
      </w:r>
      <w:bookmarkEnd w:id="1835"/>
    </w:p>
    <w:p w14:paraId="61B9292C" w14:textId="77777777" w:rsidR="00D73EF6" w:rsidRDefault="00D73EF6" w:rsidP="00D73EF6">
      <w:r>
        <w:t>The specifications in this section describe functions of the CHFE that support common monitoring and management capabilities.</w:t>
      </w:r>
    </w:p>
    <w:p w14:paraId="176D76E5" w14:textId="77777777" w:rsidR="00D73EF6" w:rsidRPr="00CB5B4A" w:rsidRDefault="00D73EF6" w:rsidP="00D73EF6"/>
    <w:p w14:paraId="5D76F6F9" w14:textId="77777777" w:rsidR="00D73EF6" w:rsidRDefault="00D73EF6" w:rsidP="00D73EF6">
      <w:pPr>
        <w:pStyle w:val="Heading6"/>
      </w:pPr>
      <w:bookmarkStart w:id="1836" w:name="_Toc221701677"/>
      <w:commentRangeStart w:id="1837"/>
      <w:r>
        <w:t>Silent Monitoring of a Call Taker</w:t>
      </w:r>
      <w:bookmarkEnd w:id="1836"/>
      <w:commentRangeEnd w:id="1837"/>
      <w:r>
        <w:rPr>
          <w:rStyle w:val="CommentReference"/>
          <w:sz w:val="20"/>
          <w:szCs w:val="20"/>
        </w:rPr>
        <w:commentReference w:id="1837"/>
      </w:r>
    </w:p>
    <w:p w14:paraId="37ED88BF" w14:textId="77777777" w:rsidR="00D73EF6" w:rsidRDefault="00D73EF6" w:rsidP="00D73EF6">
      <w:pPr>
        <w:pStyle w:val="BodyText"/>
      </w:pPr>
      <w:commentRangeStart w:id="1838"/>
      <w:commentRangeStart w:id="1839"/>
      <w:commentRangeStart w:id="1840"/>
      <w:commentRangeStart w:id="1841"/>
      <w:commentRangeStart w:id="1842"/>
      <w:commentRangeStart w:id="1843"/>
      <w:commentRangeStart w:id="1844"/>
      <w:r>
        <w:t>The CHFE MUST permit authorized Agents to silently monitor the calls of another Agent as permitted by policy.</w:t>
      </w:r>
      <w:commentRangeEnd w:id="1843"/>
      <w:r>
        <w:rPr>
          <w:rStyle w:val="CommentReference"/>
          <w:sz w:val="20"/>
          <w:szCs w:val="20"/>
        </w:rPr>
        <w:commentReference w:id="1843"/>
      </w:r>
      <w:commentRangeEnd w:id="1844"/>
      <w:r w:rsidR="007B3CD5">
        <w:rPr>
          <w:rStyle w:val="CommentReference"/>
          <w:sz w:val="20"/>
          <w:szCs w:val="20"/>
        </w:rPr>
        <w:commentReference w:id="1844"/>
      </w:r>
      <w:commentRangeEnd w:id="1841"/>
      <w:r>
        <w:rPr>
          <w:rStyle w:val="CommentReference"/>
          <w:sz w:val="20"/>
          <w:szCs w:val="20"/>
        </w:rPr>
        <w:commentReference w:id="1841"/>
      </w:r>
      <w:commentRangeEnd w:id="1842"/>
      <w:r w:rsidR="009D13FA">
        <w:rPr>
          <w:rStyle w:val="CommentReference"/>
          <w:sz w:val="20"/>
          <w:szCs w:val="20"/>
        </w:rPr>
        <w:commentReference w:id="1842"/>
      </w:r>
      <w:commentRangeEnd w:id="1839"/>
      <w:r>
        <w:rPr>
          <w:rStyle w:val="CommentReference"/>
          <w:sz w:val="20"/>
          <w:szCs w:val="20"/>
        </w:rPr>
        <w:commentReference w:id="1839"/>
      </w:r>
      <w:commentRangeEnd w:id="1840"/>
      <w:r w:rsidR="00205FB5">
        <w:rPr>
          <w:rStyle w:val="CommentReference"/>
          <w:sz w:val="20"/>
          <w:szCs w:val="20"/>
        </w:rPr>
        <w:commentReference w:id="1840"/>
      </w:r>
      <w:commentRangeEnd w:id="1838"/>
      <w:r>
        <w:rPr>
          <w:rStyle w:val="CommentReference"/>
          <w:sz w:val="20"/>
          <w:szCs w:val="20"/>
        </w:rPr>
        <w:commentReference w:id="1838"/>
      </w:r>
    </w:p>
    <w:p w14:paraId="2EA3DC82" w14:textId="77777777" w:rsidR="00D73EF6" w:rsidRDefault="00D73EF6" w:rsidP="00D73EF6">
      <w:pPr>
        <w:pStyle w:val="BodyText"/>
      </w:pPr>
      <w:r>
        <w:t>When an authorized Agent</w:t>
      </w:r>
      <w:commentRangeStart w:id="1845"/>
      <w:commentRangeStart w:id="1846"/>
      <w:r>
        <w:t xml:space="preserve"> </w:t>
      </w:r>
      <w:commentRangeEnd w:id="1845"/>
      <w:r>
        <w:rPr>
          <w:rStyle w:val="CommentReference"/>
          <w:sz w:val="20"/>
          <w:szCs w:val="20"/>
        </w:rPr>
        <w:commentReference w:id="1845"/>
      </w:r>
      <w:commentRangeEnd w:id="1846"/>
      <w:r w:rsidR="004F1475">
        <w:rPr>
          <w:rStyle w:val="CommentReference"/>
          <w:sz w:val="20"/>
          <w:szCs w:val="20"/>
        </w:rPr>
        <w:commentReference w:id="1846"/>
      </w:r>
      <w:r>
        <w:t xml:space="preserve">initiates Silent Monitoring, the CHFE MUST log a </w:t>
      </w:r>
      <w:commentRangeStart w:id="1847"/>
      <w:commentRangeStart w:id="1848"/>
      <w:commentRangeStart w:id="1849"/>
      <w:r>
        <w:t>SilentMonitoringStartLogEvent</w:t>
      </w:r>
      <w:commentRangeEnd w:id="1849"/>
      <w:r>
        <w:rPr>
          <w:rStyle w:val="CommentReference"/>
          <w:sz w:val="20"/>
          <w:szCs w:val="20"/>
        </w:rPr>
        <w:commentReference w:id="1849"/>
      </w:r>
      <w:commentRangeEnd w:id="1847"/>
      <w:r>
        <w:rPr>
          <w:rStyle w:val="CommentReference"/>
          <w:sz w:val="20"/>
          <w:szCs w:val="20"/>
        </w:rPr>
        <w:commentReference w:id="1847"/>
      </w:r>
      <w:commentRangeEnd w:id="1848"/>
      <w:r w:rsidR="004F1475">
        <w:rPr>
          <w:rStyle w:val="CommentReference"/>
          <w:sz w:val="20"/>
          <w:szCs w:val="20"/>
        </w:rPr>
        <w:commentReference w:id="1848"/>
      </w:r>
      <w:r>
        <w:t>.</w:t>
      </w:r>
    </w:p>
    <w:p w14:paraId="5F4F27E3" w14:textId="77777777" w:rsidR="00D73EF6" w:rsidRDefault="00D73EF6" w:rsidP="00D73EF6">
      <w:pPr>
        <w:pStyle w:val="BodyText"/>
      </w:pPr>
      <w:r>
        <w:t>If the monitored Agent is on a call or when the monitored Agent answers or places a call that is monitored, the CHFE MUST log the following:</w:t>
      </w:r>
    </w:p>
    <w:p w14:paraId="7ABA264C" w14:textId="77777777" w:rsidR="00D73EF6" w:rsidRDefault="00D73EF6" w:rsidP="00D73EF6">
      <w:pPr>
        <w:pStyle w:val="ListParagraph"/>
        <w:ind w:left="2160"/>
      </w:pPr>
      <w:r>
        <w:t xml:space="preserve">A </w:t>
      </w:r>
      <w:commentRangeStart w:id="1850"/>
      <w:r>
        <w:t>SilentlyMonitoredCallStartLogEvent</w:t>
      </w:r>
      <w:commentRangeEnd w:id="1850"/>
      <w:r>
        <w:rPr>
          <w:rStyle w:val="CommentReference"/>
          <w:sz w:val="20"/>
          <w:szCs w:val="20"/>
        </w:rPr>
        <w:commentReference w:id="1850"/>
      </w:r>
    </w:p>
    <w:p w14:paraId="525C34F5" w14:textId="77777777" w:rsidR="00D73EF6" w:rsidRDefault="00D73EF6" w:rsidP="00D73EF6">
      <w:pPr>
        <w:pStyle w:val="ListParagraph"/>
        <w:ind w:left="2160"/>
      </w:pPr>
      <w:r>
        <w:t xml:space="preserve">A </w:t>
      </w:r>
      <w:commentRangeStart w:id="1851"/>
      <w:r>
        <w:t xml:space="preserve">SilentMonitorMediaStartLogEvent </w:t>
      </w:r>
      <w:commentRangeEnd w:id="1851"/>
      <w:r>
        <w:rPr>
          <w:rStyle w:val="CommentReference"/>
          <w:sz w:val="20"/>
          <w:szCs w:val="20"/>
        </w:rPr>
        <w:commentReference w:id="1851"/>
      </w:r>
      <w:r>
        <w:t>for each medium being monitored.</w:t>
      </w:r>
    </w:p>
    <w:p w14:paraId="366884E1" w14:textId="77777777" w:rsidR="00D73EF6" w:rsidRDefault="00D73EF6" w:rsidP="00D73EF6">
      <w:pPr>
        <w:pStyle w:val="ListParagraph"/>
        <w:ind w:left="2160"/>
      </w:pPr>
    </w:p>
    <w:p w14:paraId="62BE7877" w14:textId="77777777" w:rsidR="00D73EF6" w:rsidRDefault="00D73EF6" w:rsidP="00D73EF6">
      <w:pPr>
        <w:pStyle w:val="ListParagraph"/>
        <w:ind w:left="2160"/>
      </w:pPr>
      <w:r>
        <w:t xml:space="preserve">As media are added and/or removed from a silently monitored call, the CHFE MUST log appropriate SilentMonitorMediaStartLogEvent and/or </w:t>
      </w:r>
      <w:commentRangeStart w:id="1852"/>
      <w:r>
        <w:t>SilentMonitorMediaStopLogEvent</w:t>
      </w:r>
      <w:commentRangeEnd w:id="1852"/>
      <w:r>
        <w:rPr>
          <w:rStyle w:val="CommentReference"/>
          <w:sz w:val="20"/>
          <w:szCs w:val="20"/>
        </w:rPr>
        <w:commentReference w:id="1852"/>
      </w:r>
      <w:r>
        <w:t>.</w:t>
      </w:r>
    </w:p>
    <w:p w14:paraId="40204712" w14:textId="77777777" w:rsidR="00D73EF6" w:rsidRDefault="00D73EF6" w:rsidP="00D73EF6">
      <w:pPr>
        <w:pStyle w:val="BodyText"/>
      </w:pPr>
      <w:r>
        <w:t>When the monitored Agent releases a call, the CHFE MUST log the following:</w:t>
      </w:r>
    </w:p>
    <w:p w14:paraId="31534F36" w14:textId="77777777" w:rsidR="00D73EF6" w:rsidRDefault="00D73EF6" w:rsidP="00D73EF6">
      <w:pPr>
        <w:pStyle w:val="ListParagraph"/>
        <w:ind w:left="2160"/>
      </w:pPr>
      <w:r>
        <w:t>A SilentMonitorMediaStopLogEvent for each medium being monitored</w:t>
      </w:r>
    </w:p>
    <w:p w14:paraId="6412A401" w14:textId="77777777" w:rsidR="00D73EF6" w:rsidRDefault="00D73EF6" w:rsidP="00D73EF6">
      <w:pPr>
        <w:pStyle w:val="ListParagraph"/>
        <w:ind w:left="2160"/>
      </w:pPr>
      <w:r>
        <w:t xml:space="preserve">A </w:t>
      </w:r>
      <w:commentRangeStart w:id="1853"/>
      <w:r>
        <w:t>SilentlyMonitoredCallStopLogEvent</w:t>
      </w:r>
      <w:commentRangeEnd w:id="1853"/>
      <w:r>
        <w:rPr>
          <w:rStyle w:val="CommentReference"/>
          <w:sz w:val="20"/>
          <w:szCs w:val="20"/>
        </w:rPr>
        <w:commentReference w:id="1853"/>
      </w:r>
      <w:r>
        <w:t>.</w:t>
      </w:r>
    </w:p>
    <w:p w14:paraId="3A2AAEF4" w14:textId="77777777" w:rsidR="00D73EF6" w:rsidRDefault="00D73EF6" w:rsidP="00D73EF6">
      <w:pPr>
        <w:pStyle w:val="ListParagraph"/>
        <w:ind w:left="2160"/>
      </w:pPr>
      <w:r>
        <w:lastRenderedPageBreak/>
        <w:t>When an authorized Agent</w:t>
      </w:r>
      <w:commentRangeStart w:id="1854"/>
      <w:r>
        <w:t xml:space="preserve"> </w:t>
      </w:r>
      <w:commentRangeEnd w:id="1854"/>
      <w:r>
        <w:rPr>
          <w:rStyle w:val="CommentReference"/>
          <w:sz w:val="20"/>
          <w:szCs w:val="20"/>
        </w:rPr>
        <w:commentReference w:id="1854"/>
      </w:r>
      <w:r>
        <w:t xml:space="preserve">stops Silent Monitoring, the CHFE MUST log a </w:t>
      </w:r>
      <w:commentRangeStart w:id="1855"/>
      <w:r>
        <w:t>SilentMonitoringStopLogEvent</w:t>
      </w:r>
      <w:commentRangeEnd w:id="1855"/>
      <w:r>
        <w:rPr>
          <w:rStyle w:val="CommentReference"/>
          <w:sz w:val="20"/>
          <w:szCs w:val="20"/>
        </w:rPr>
        <w:commentReference w:id="1855"/>
      </w:r>
      <w:r>
        <w:t>.</w:t>
      </w:r>
    </w:p>
    <w:p w14:paraId="12869265" w14:textId="77777777" w:rsidR="00D73EF6" w:rsidRDefault="00D73EF6">
      <w:pPr>
        <w:pStyle w:val="Heading6"/>
        <w:keepNext/>
        <w:keepLines/>
        <w:ind w:left="1151" w:hanging="1151"/>
        <w:pPrChange w:id="1856" w:author="Daniel Mongrain" w:date="2026-06-22T15:31:00Z">
          <w:pPr>
            <w:pStyle w:val="Heading6"/>
          </w:pPr>
        </w:pPrChange>
      </w:pPr>
      <w:bookmarkStart w:id="1857" w:name="_Toc221701678"/>
      <w:r w:rsidRPr="006F3ADF">
        <w:t>Agent Intervene/Barge In</w:t>
      </w:r>
      <w:bookmarkEnd w:id="1857"/>
    </w:p>
    <w:p w14:paraId="4FAAF8AB" w14:textId="77777777" w:rsidR="00D73EF6" w:rsidRPr="00E45C99" w:rsidRDefault="00D73EF6">
      <w:pPr>
        <w:keepLines/>
        <w:pPrChange w:id="1858" w:author="Daniel Mongrain" w:date="2026-06-22T15:31:00Z">
          <w:pPr/>
        </w:pPrChange>
      </w:pPr>
    </w:p>
    <w:p w14:paraId="6D129900" w14:textId="77777777" w:rsidR="00D73EF6" w:rsidRPr="006F3ADF" w:rsidRDefault="00D73EF6">
      <w:pPr>
        <w:pStyle w:val="BodyText"/>
        <w:keepLines/>
        <w:pPrChange w:id="1859" w:author="Daniel Mongrain" w:date="2026-06-22T15:31:00Z">
          <w:pPr>
            <w:pStyle w:val="BodyText"/>
          </w:pPr>
        </w:pPrChange>
      </w:pPr>
      <w:commentRangeStart w:id="1860"/>
      <w:r w:rsidRPr="006F3ADF">
        <w:t xml:space="preserve">The CHFE MUST permit an authorized Agent to intervene on an active call as permitted by </w:t>
      </w:r>
      <w:commentRangeStart w:id="1861"/>
      <w:commentRangeStart w:id="1862"/>
      <w:r w:rsidRPr="006F3ADF">
        <w:t>policy</w:t>
      </w:r>
      <w:commentRangeEnd w:id="1861"/>
      <w:r w:rsidRPr="006F3ADF">
        <w:rPr>
          <w:rStyle w:val="CommentReference"/>
          <w:sz w:val="20"/>
          <w:szCs w:val="20"/>
        </w:rPr>
        <w:commentReference w:id="1861"/>
      </w:r>
      <w:commentRangeEnd w:id="1862"/>
      <w:r w:rsidR="00167A2F" w:rsidRPr="006F3ADF">
        <w:rPr>
          <w:rStyle w:val="CommentReference"/>
          <w:sz w:val="20"/>
          <w:szCs w:val="20"/>
        </w:rPr>
        <w:commentReference w:id="1862"/>
      </w:r>
      <w:r w:rsidRPr="006F3ADF">
        <w:t xml:space="preserve">. </w:t>
      </w:r>
      <w:commentRangeEnd w:id="1860"/>
      <w:r w:rsidRPr="006F3ADF">
        <w:rPr>
          <w:rStyle w:val="CommentReference"/>
          <w:sz w:val="20"/>
          <w:szCs w:val="20"/>
        </w:rPr>
        <w:commentReference w:id="1860"/>
      </w:r>
      <w:del w:id="1863" w:author="Daniel Mongrain" w:date="2026-06-22T14:56:00Z">
        <w:r w:rsidRPr="006F3ADF" w:rsidDel="00C40847">
          <w:delText>If the call to be intervened is not on a Bridge, to do so the CHFE MUST</w:delText>
        </w:r>
      </w:del>
      <w:ins w:id="1864" w:author="Daniel Mongrain" w:date="2026-06-22T15:28:00Z">
        <w:r>
          <w:t xml:space="preserve">If authorized to </w:t>
        </w:r>
      </w:ins>
      <w:ins w:id="1865" w:author="Daniel Mongrain" w:date="2026-06-22T14:57:00Z">
        <w:r>
          <w:t>do so the CHFE MUST</w:t>
        </w:r>
      </w:ins>
      <w:r w:rsidRPr="006F3ADF">
        <w:t>:</w:t>
      </w:r>
    </w:p>
    <w:p w14:paraId="7D848FE1" w14:textId="77777777" w:rsidR="00D73EF6" w:rsidRDefault="00D73EF6" w:rsidP="00D73EF6">
      <w:pPr>
        <w:pStyle w:val="ListParagraph"/>
        <w:ind w:left="2160"/>
        <w:rPr>
          <w:ins w:id="1866" w:author="Daniel Mongrain" w:date="2026-06-22T14:50:00Z"/>
        </w:rPr>
      </w:pPr>
      <w:ins w:id="1867" w:author="Daniel Mongrain" w:date="2026-06-22T14:56:00Z">
        <w:r w:rsidRPr="006F3ADF">
          <w:t>If the call to be intervened is not on a Bridge</w:t>
        </w:r>
      </w:ins>
      <w:ins w:id="1868" w:author="Daniel Mongrain" w:date="2026-06-22T14:57:00Z">
        <w:r>
          <w:t>, t</w:t>
        </w:r>
      </w:ins>
      <w:ins w:id="1869" w:author="Daniel Mongrain" w:date="2026-06-22T14:46:00Z">
        <w:r>
          <w:t>he CHFE MUST follow the instruction</w:t>
        </w:r>
      </w:ins>
      <w:ins w:id="1870" w:author="Daniel Mongrain" w:date="2026-06-22T15:13:00Z">
        <w:r>
          <w:t>s</w:t>
        </w:r>
      </w:ins>
      <w:ins w:id="1871" w:author="Daniel Mongrain" w:date="2026-06-22T14:46:00Z">
        <w:r>
          <w:t xml:space="preserve"> in section Creating an Ad Hoc Conference to create conference on the Bridge</w:t>
        </w:r>
      </w:ins>
      <w:del w:id="1872" w:author="Daniel Mongrain" w:date="2026-06-22T14:46:00Z">
        <w:r w:rsidRPr="006F3ADF" w:rsidDel="00C40847">
          <w:delText>Send an INVITE to the Conference Factory of the Bridge to request a conference session</w:delText>
        </w:r>
      </w:del>
      <w:ins w:id="1873" w:author="Daniel Mongrain" w:date="2026-06-22T14:55:00Z">
        <w:r>
          <w:t>which will be the call leg of the Agent on the call</w:t>
        </w:r>
      </w:ins>
    </w:p>
    <w:p w14:paraId="6190A6BE" w14:textId="77777777" w:rsidR="00D73EF6" w:rsidRDefault="00D73EF6" w:rsidP="00D73EF6">
      <w:pPr>
        <w:pStyle w:val="ListParagraph"/>
        <w:numPr>
          <w:ilvl w:val="1"/>
          <w:numId w:val="17"/>
        </w:numPr>
        <w:ind w:left="2880"/>
        <w:rPr>
          <w:ins w:id="1874" w:author="Daniel Mongrain" w:date="2026-06-22T14:50:00Z"/>
        </w:rPr>
      </w:pPr>
      <w:ins w:id="1875" w:author="Daniel Mongrain" w:date="2026-06-22T14:50:00Z">
        <w:r>
          <w:t>If successful, the CHFE sends an in-dialog REFER to the Focus</w:t>
        </w:r>
      </w:ins>
    </w:p>
    <w:p w14:paraId="0559B88B" w14:textId="77777777" w:rsidR="00D73EF6" w:rsidRDefault="00D73EF6" w:rsidP="00D73EF6">
      <w:pPr>
        <w:pStyle w:val="ListParagraph"/>
        <w:numPr>
          <w:ilvl w:val="2"/>
          <w:numId w:val="17"/>
        </w:numPr>
        <w:ind w:left="3600"/>
        <w:rPr>
          <w:ins w:id="1876" w:author="Daniel Mongrain" w:date="2026-06-22T14:50:00Z"/>
        </w:rPr>
      </w:pPr>
      <w:ins w:id="1877" w:author="Daniel Mongrain" w:date="2026-06-22T14:50:00Z">
        <w:r>
          <w:t>Call-Info headers specifying the Call Identifier and Incident Tracking Identifier</w:t>
        </w:r>
      </w:ins>
    </w:p>
    <w:p w14:paraId="5E096717" w14:textId="77777777" w:rsidR="00D73EF6" w:rsidRDefault="00D73EF6" w:rsidP="00D73EF6">
      <w:pPr>
        <w:pStyle w:val="ListParagraph"/>
        <w:numPr>
          <w:ilvl w:val="2"/>
          <w:numId w:val="17"/>
        </w:numPr>
        <w:ind w:left="3600"/>
        <w:rPr>
          <w:ins w:id="1878" w:author="Daniel Mongrain" w:date="2026-06-22T14:50:00Z"/>
        </w:rPr>
      </w:pPr>
      <w:ins w:id="1879" w:author="Daniel Mongrain" w:date="2026-06-22T14:50:00Z">
        <w:r>
          <w:t>A Referred-By header specifying the URI of the referring PSAP</w:t>
        </w:r>
      </w:ins>
    </w:p>
    <w:p w14:paraId="29C4B8D8" w14:textId="77777777" w:rsidR="00D73EF6" w:rsidRPr="006F3ADF" w:rsidRDefault="00D73EF6">
      <w:pPr>
        <w:pStyle w:val="ListParagraph"/>
        <w:numPr>
          <w:ilvl w:val="2"/>
          <w:numId w:val="17"/>
        </w:numPr>
        <w:ind w:left="3600"/>
        <w:pPrChange w:id="1880" w:author="Daniel Mongrain" w:date="2026-06-22T14:51:00Z">
          <w:pPr>
            <w:pStyle w:val="ListParagraph"/>
          </w:pPr>
        </w:pPrChange>
      </w:pPr>
      <w:ins w:id="1881" w:author="Daniel Mongrain" w:date="2026-06-22T14:50:00Z">
        <w:r>
          <w:t>A Refer-To header specifying the Contact URI of the existing call with parameters the SIP Call Id and, To and From tags of the existing call that needs to be moved to the Bridge</w:t>
        </w:r>
      </w:ins>
    </w:p>
    <w:p w14:paraId="7AF407FD" w14:textId="77777777" w:rsidR="00D73EF6" w:rsidRDefault="00D73EF6" w:rsidP="00D73EF6">
      <w:pPr>
        <w:pStyle w:val="ListParagraph"/>
        <w:ind w:left="2160"/>
        <w:rPr>
          <w:ins w:id="1882" w:author="Daniel Mongrain" w:date="2026-06-22T15:06:00Z"/>
        </w:rPr>
      </w:pPr>
      <w:ins w:id="1883" w:author="Daniel Mongrain" w:date="2026-06-22T14:58:00Z">
        <w:r>
          <w:t xml:space="preserve">For the intervening Agent’s call leg, the CHFE sends </w:t>
        </w:r>
      </w:ins>
      <w:ins w:id="1884" w:author="Daniel Mongrain" w:date="2026-06-22T15:06:00Z">
        <w:r>
          <w:t>an INVITE to the Conference URI with the following:</w:t>
        </w:r>
      </w:ins>
    </w:p>
    <w:p w14:paraId="7EE366B9" w14:textId="77777777" w:rsidR="00D73EF6" w:rsidRPr="006F3ADF" w:rsidRDefault="00D73EF6" w:rsidP="00D73EF6">
      <w:pPr>
        <w:pStyle w:val="ListParagraph"/>
        <w:numPr>
          <w:ilvl w:val="1"/>
          <w:numId w:val="17"/>
        </w:numPr>
        <w:ind w:left="2880"/>
        <w:rPr>
          <w:ins w:id="1885" w:author="Daniel Mongrain" w:date="2026-06-22T15:06:00Z"/>
        </w:rPr>
      </w:pPr>
      <w:ins w:id="1886" w:author="Daniel Mongrain" w:date="2026-06-22T15:06:00Z">
        <w:r w:rsidRPr="006F3ADF">
          <w:t xml:space="preserve">For a call where the Call Priority Identifier is High or Highest, the Request URI must be “urn:service:sos” and Route header with the SIP URI of the </w:t>
        </w:r>
        <w:r>
          <w:t>Conference Factory</w:t>
        </w:r>
      </w:ins>
    </w:p>
    <w:p w14:paraId="74E8C41C" w14:textId="77777777" w:rsidR="00D73EF6" w:rsidRDefault="00D73EF6" w:rsidP="00D73EF6">
      <w:pPr>
        <w:pStyle w:val="ListParagraph"/>
        <w:numPr>
          <w:ilvl w:val="2"/>
          <w:numId w:val="17"/>
        </w:numPr>
        <w:ind w:left="3600"/>
        <w:rPr>
          <w:ins w:id="1887" w:author="Daniel Mongrain" w:date="2026-06-22T15:06:00Z"/>
        </w:rPr>
      </w:pPr>
      <w:ins w:id="1888" w:author="Daniel Mongrain" w:date="2026-06-22T15:06:00Z">
        <w:r>
          <w:t>If not an emergency call then the Request URI is the Conference Factory URI</w:t>
        </w:r>
      </w:ins>
    </w:p>
    <w:p w14:paraId="20B85E95" w14:textId="77777777" w:rsidR="00D73EF6" w:rsidRDefault="00D73EF6" w:rsidP="00D73EF6">
      <w:pPr>
        <w:pStyle w:val="ListParagraph"/>
        <w:numPr>
          <w:ilvl w:val="1"/>
          <w:numId w:val="17"/>
        </w:numPr>
        <w:ind w:left="2880"/>
        <w:rPr>
          <w:ins w:id="1889" w:author="Daniel Mongrain" w:date="2026-06-22T15:06:00Z"/>
        </w:rPr>
      </w:pPr>
      <w:ins w:id="1890" w:author="Daniel Mongrain" w:date="2026-06-22T15:06:00Z">
        <w:r>
          <w:t xml:space="preserve">A From header specifying the identity of the </w:t>
        </w:r>
      </w:ins>
      <w:ins w:id="1891" w:author="Daniel Mongrain" w:date="2026-06-22T15:07:00Z">
        <w:r>
          <w:t>intervening A</w:t>
        </w:r>
      </w:ins>
      <w:ins w:id="1892" w:author="Daniel Mongrain" w:date="2026-06-22T15:06:00Z">
        <w:r>
          <w:t>gent, in the form “sip: “Agent name” &lt;Agent Identifier&gt;” (display name optional)</w:t>
        </w:r>
      </w:ins>
    </w:p>
    <w:p w14:paraId="5C115012" w14:textId="77777777" w:rsidR="00D73EF6" w:rsidRDefault="00D73EF6" w:rsidP="00D73EF6">
      <w:pPr>
        <w:pStyle w:val="ListParagraph"/>
        <w:numPr>
          <w:ilvl w:val="1"/>
          <w:numId w:val="17"/>
        </w:numPr>
        <w:ind w:left="2880"/>
        <w:rPr>
          <w:ins w:id="1893" w:author="Daniel Mongrain" w:date="2026-06-22T15:06:00Z"/>
        </w:rPr>
      </w:pPr>
      <w:ins w:id="1894" w:author="Daniel Mongrain" w:date="2026-06-22T15:06:00Z">
        <w:r>
          <w:t>Two P-Asserted-Identity headers, order is an implementation detail:</w:t>
        </w:r>
      </w:ins>
    </w:p>
    <w:p w14:paraId="1F39A97E" w14:textId="77777777" w:rsidR="00D73EF6" w:rsidRDefault="00D73EF6" w:rsidP="00D73EF6">
      <w:pPr>
        <w:pStyle w:val="ListParagraph"/>
        <w:numPr>
          <w:ilvl w:val="2"/>
          <w:numId w:val="17"/>
        </w:numPr>
        <w:ind w:left="3600"/>
        <w:rPr>
          <w:ins w:id="1895" w:author="Daniel Mongrain" w:date="2026-06-22T15:06:00Z"/>
        </w:rPr>
      </w:pPr>
      <w:ins w:id="1896" w:author="Daniel Mongrain" w:date="2026-06-22T15:06:00Z">
        <w:r>
          <w:t>A P-Asserted-Identity header specifying the identity of the Agent originating the call, in the form “sip: “Agent name” &lt;Agent Identifier&gt;” (display name optional)</w:t>
        </w:r>
      </w:ins>
    </w:p>
    <w:p w14:paraId="02281048" w14:textId="77777777" w:rsidR="00D73EF6" w:rsidRDefault="00D73EF6" w:rsidP="00D73EF6">
      <w:pPr>
        <w:pStyle w:val="ListParagraph"/>
        <w:numPr>
          <w:ilvl w:val="2"/>
          <w:numId w:val="17"/>
        </w:numPr>
        <w:ind w:left="3600"/>
        <w:rPr>
          <w:ins w:id="1897" w:author="Daniel Mongrain" w:date="2026-06-22T15:06:00Z"/>
        </w:rPr>
      </w:pPr>
      <w:ins w:id="1898" w:author="Daniel Mongrain" w:date="2026-06-22T15:06:00Z">
        <w:r>
          <w:t>A P-Asserted-Identity header specifying the identity of the Agency originating the call, in the form “sip: “Agency name” &lt;Agency Identifier&gt;” (display name optional)</w:t>
        </w:r>
      </w:ins>
    </w:p>
    <w:p w14:paraId="560554E6" w14:textId="77777777" w:rsidR="00D73EF6" w:rsidRDefault="00D73EF6" w:rsidP="00D73EF6">
      <w:pPr>
        <w:pStyle w:val="ListParagraph"/>
        <w:numPr>
          <w:ilvl w:val="1"/>
          <w:numId w:val="17"/>
        </w:numPr>
        <w:ind w:left="2880"/>
        <w:rPr>
          <w:ins w:id="1899" w:author="Daniel Mongrain" w:date="2026-06-22T15:06:00Z"/>
        </w:rPr>
      </w:pPr>
      <w:ins w:id="1900" w:author="Daniel Mongrain" w:date="2026-06-22T15:06:00Z">
        <w:r>
          <w:t>An appropriate Resource-Priority header value in the “esnet” namespace specified in NENA</w:t>
        </w:r>
        <w:r>
          <w:noBreakHyphen/>
          <w:t>STA</w:t>
        </w:r>
        <w:r>
          <w:noBreakHyphen/>
          <w:t xml:space="preserve">010 </w:t>
        </w:r>
        <w:r>
          <w:fldChar w:fldCharType="begin"/>
        </w:r>
        <w:r>
          <w:instrText xml:space="preserve"> REF _Ref200179524 \n \h  \* MERGEFORMAT </w:instrText>
        </w:r>
      </w:ins>
      <w:ins w:id="1901" w:author="Daniel Mongrain" w:date="2026-06-22T15:06:00Z">
        <w:r>
          <w:fldChar w:fldCharType="separate"/>
        </w:r>
        <w:r>
          <w:fldChar w:fldCharType="begin"/>
        </w:r>
        <w:r>
          <w:instrText xml:space="preserve"> REF _Ref129852940 \r \h </w:instrText>
        </w:r>
      </w:ins>
      <w:ins w:id="1902" w:author="Daniel Mongrain" w:date="2026-06-22T15:06:00Z">
        <w:r>
          <w:fldChar w:fldCharType="separate"/>
        </w:r>
        <w:r>
          <w:t>[7]</w:t>
        </w:r>
        <w:r>
          <w:fldChar w:fldCharType="end"/>
        </w:r>
        <w:r>
          <w:fldChar w:fldCharType="end"/>
        </w:r>
      </w:ins>
    </w:p>
    <w:p w14:paraId="2596E4FC" w14:textId="77777777" w:rsidR="00D73EF6" w:rsidRDefault="00D73EF6" w:rsidP="00D73EF6">
      <w:pPr>
        <w:pStyle w:val="ListParagraph"/>
        <w:numPr>
          <w:ilvl w:val="1"/>
          <w:numId w:val="17"/>
        </w:numPr>
        <w:ind w:left="2880"/>
        <w:rPr>
          <w:ins w:id="1903" w:author="Daniel Mongrain" w:date="2026-06-22T15:06:00Z"/>
        </w:rPr>
      </w:pPr>
      <w:ins w:id="1904" w:author="Daniel Mongrain" w:date="2026-06-22T15:06:00Z">
        <w:r>
          <w:t>Call-Info header specifying the Incident Tracking Identifier</w:t>
        </w:r>
      </w:ins>
    </w:p>
    <w:p w14:paraId="28DB5178" w14:textId="77777777" w:rsidR="00D73EF6" w:rsidRDefault="00D73EF6" w:rsidP="00D73EF6">
      <w:pPr>
        <w:pStyle w:val="ListParagraph"/>
        <w:numPr>
          <w:ilvl w:val="1"/>
          <w:numId w:val="17"/>
        </w:numPr>
        <w:ind w:left="2880"/>
        <w:rPr>
          <w:ins w:id="1905" w:author="Daniel Mongrain" w:date="2026-06-22T15:06:00Z"/>
        </w:rPr>
      </w:pPr>
      <w:ins w:id="1906" w:author="Daniel Mongrain" w:date="2026-06-22T15:06:00Z">
        <w:r>
          <w:t>Call-Info header specifying the new Call Identifier</w:t>
        </w:r>
      </w:ins>
    </w:p>
    <w:p w14:paraId="00D12BBC" w14:textId="77777777" w:rsidR="00D73EF6" w:rsidRDefault="00D73EF6" w:rsidP="00D73EF6">
      <w:pPr>
        <w:pStyle w:val="ListParagraph"/>
        <w:ind w:left="2160"/>
        <w:rPr>
          <w:ins w:id="1907" w:author="Daniel Mongrain" w:date="2026-06-22T14:55:00Z"/>
        </w:rPr>
      </w:pPr>
    </w:p>
    <w:p w14:paraId="7387752E" w14:textId="77777777" w:rsidR="00D73EF6" w:rsidRPr="006F3ADF" w:rsidDel="00C40847" w:rsidRDefault="00D73EF6" w:rsidP="00D73EF6">
      <w:pPr>
        <w:pStyle w:val="ListParagraph"/>
        <w:ind w:left="2160"/>
        <w:rPr>
          <w:del w:id="1908" w:author="Daniel Mongrain" w:date="2026-06-22T15:08:00Z"/>
        </w:rPr>
      </w:pPr>
      <w:del w:id="1909" w:author="Daniel Mongrain" w:date="2026-06-22T15:08:00Z">
        <w:r w:rsidRPr="006F3ADF" w:rsidDel="00C40847">
          <w:delText>Upon successful conference session creation move the call to be intervened to the bridge so the two call legs are bridged (the leg to the other party and the leg to the Agent)</w:delText>
        </w:r>
      </w:del>
    </w:p>
    <w:p w14:paraId="2EA75428" w14:textId="77777777" w:rsidR="00D73EF6" w:rsidRPr="006F3ADF" w:rsidDel="00C40847" w:rsidRDefault="00D73EF6" w:rsidP="00D73EF6">
      <w:pPr>
        <w:pStyle w:val="ListParagraph"/>
        <w:numPr>
          <w:ilvl w:val="1"/>
          <w:numId w:val="17"/>
        </w:numPr>
        <w:ind w:left="2880"/>
        <w:rPr>
          <w:del w:id="1910" w:author="Daniel Mongrain" w:date="2026-06-22T15:08:00Z"/>
        </w:rPr>
      </w:pPr>
      <w:del w:id="1911" w:author="Daniel Mongrain" w:date="2026-06-22T15:08:00Z">
        <w:r w:rsidRPr="006F3ADF" w:rsidDel="00C40847">
          <w:delText>For each Agent (Agent on the call and intervening Agent):</w:delText>
        </w:r>
      </w:del>
    </w:p>
    <w:p w14:paraId="64545DDE" w14:textId="77777777" w:rsidR="00D73EF6" w:rsidRPr="006F3ADF" w:rsidDel="00C40847" w:rsidRDefault="00D73EF6" w:rsidP="00D73EF6">
      <w:pPr>
        <w:pStyle w:val="ListParagraph"/>
        <w:numPr>
          <w:ilvl w:val="2"/>
          <w:numId w:val="17"/>
        </w:numPr>
        <w:ind w:left="3600"/>
        <w:rPr>
          <w:del w:id="1912" w:author="Daniel Mongrain" w:date="2026-06-22T15:08:00Z"/>
        </w:rPr>
      </w:pPr>
      <w:del w:id="1913" w:author="Daniel Mongrain" w:date="2026-06-22T15:08:00Z">
        <w:r w:rsidRPr="006F3ADF" w:rsidDel="00C40847">
          <w:delText>Send an INVITE to the Bridge targeting the conference session with the following:</w:delText>
        </w:r>
      </w:del>
    </w:p>
    <w:p w14:paraId="13A1F79A" w14:textId="77777777" w:rsidR="00D73EF6" w:rsidRPr="006F3ADF" w:rsidDel="00C40847" w:rsidRDefault="00D73EF6" w:rsidP="00D73EF6">
      <w:pPr>
        <w:pStyle w:val="ListParagraph"/>
        <w:numPr>
          <w:ilvl w:val="3"/>
          <w:numId w:val="17"/>
        </w:numPr>
        <w:ind w:left="4320"/>
        <w:rPr>
          <w:del w:id="1914" w:author="Daniel Mongrain" w:date="2026-06-22T15:08:00Z"/>
        </w:rPr>
      </w:pPr>
      <w:del w:id="1915" w:author="Daniel Mongrain" w:date="2026-06-22T15:08:00Z">
        <w:r w:rsidRPr="006F3ADF" w:rsidDel="00C40847">
          <w:delText xml:space="preserve">For a call where the Call Priority Identifier is High or Highest, the Request URI must be “urn:service:sos” </w:delText>
        </w:r>
        <w:r w:rsidRPr="006F3ADF" w:rsidDel="00C40847">
          <w:lastRenderedPageBreak/>
          <w:delText>and Route header with the SIP URI of the conference session</w:delText>
        </w:r>
      </w:del>
    </w:p>
    <w:p w14:paraId="47A47C47" w14:textId="77777777" w:rsidR="00D73EF6" w:rsidRPr="006F3ADF" w:rsidDel="00C40847" w:rsidRDefault="00D73EF6" w:rsidP="00D73EF6">
      <w:pPr>
        <w:pStyle w:val="ListParagraph"/>
        <w:numPr>
          <w:ilvl w:val="3"/>
          <w:numId w:val="17"/>
        </w:numPr>
        <w:ind w:left="4320"/>
        <w:rPr>
          <w:del w:id="1916" w:author="Daniel Mongrain" w:date="2026-06-22T15:08:00Z"/>
        </w:rPr>
      </w:pPr>
      <w:del w:id="1917" w:author="Daniel Mongrain" w:date="2026-06-22T15:08:00Z">
        <w:r w:rsidRPr="006F3ADF" w:rsidDel="00C40847">
          <w:delText>Place the URI of the Agent in From:</w:delText>
        </w:r>
      </w:del>
    </w:p>
    <w:p w14:paraId="0C408584" w14:textId="77777777" w:rsidR="00D73EF6" w:rsidRPr="006F3ADF" w:rsidDel="00C40847" w:rsidRDefault="00D73EF6" w:rsidP="00D73EF6">
      <w:pPr>
        <w:pStyle w:val="ListParagraph"/>
        <w:numPr>
          <w:ilvl w:val="3"/>
          <w:numId w:val="17"/>
        </w:numPr>
        <w:ind w:left="4320"/>
        <w:rPr>
          <w:del w:id="1918" w:author="Daniel Mongrain" w:date="2026-06-22T15:08:00Z"/>
        </w:rPr>
      </w:pPr>
      <w:del w:id="1919" w:author="Daniel Mongrain" w:date="2026-06-22T15:08:00Z">
        <w:r w:rsidRPr="006F3ADF" w:rsidDel="00C40847">
          <w:delText xml:space="preserve">A Call-Info header with the Incident Tracking Identifier per </w:delText>
        </w:r>
        <w:r w:rsidDel="00C40847">
          <w:delText>NENA</w:delText>
        </w:r>
        <w:r w:rsidDel="00C40847">
          <w:noBreakHyphen/>
          <w:delText>STA</w:delText>
        </w:r>
        <w:r w:rsidDel="00C40847">
          <w:noBreakHyphen/>
        </w:r>
        <w:r w:rsidRPr="006F3ADF" w:rsidDel="00C40847">
          <w:delText>010</w:delText>
        </w:r>
        <w:r w:rsidDel="00C40847">
          <w:delText xml:space="preserve"> </w:delText>
        </w:r>
        <w:r w:rsidDel="00C40847">
          <w:fldChar w:fldCharType="begin"/>
        </w:r>
        <w:r w:rsidDel="00C40847">
          <w:delInstrText xml:space="preserve"> REF _Ref200179524 \n \h  \* MERGEFORMAT </w:delInstrText>
        </w:r>
        <w:r w:rsidDel="00C40847">
          <w:fldChar w:fldCharType="separate"/>
        </w:r>
        <w:r w:rsidDel="00C40847">
          <w:fldChar w:fldCharType="begin"/>
        </w:r>
        <w:r w:rsidDel="00C40847">
          <w:delInstrText xml:space="preserve"> REF _Ref129852940 \r \h </w:delInstrText>
        </w:r>
        <w:r w:rsidDel="00C40847">
          <w:fldChar w:fldCharType="separate"/>
        </w:r>
        <w:r w:rsidDel="00C40847">
          <w:delText>[7]</w:delText>
        </w:r>
        <w:r w:rsidDel="00C40847">
          <w:fldChar w:fldCharType="end"/>
        </w:r>
        <w:r w:rsidDel="00C40847">
          <w:fldChar w:fldCharType="end"/>
        </w:r>
      </w:del>
    </w:p>
    <w:p w14:paraId="224EC4A3" w14:textId="77777777" w:rsidR="00D73EF6" w:rsidRPr="006F3ADF" w:rsidDel="00C40847" w:rsidRDefault="00D73EF6" w:rsidP="00D73EF6">
      <w:pPr>
        <w:pStyle w:val="ListParagraph"/>
        <w:numPr>
          <w:ilvl w:val="3"/>
          <w:numId w:val="17"/>
        </w:numPr>
        <w:ind w:left="4320"/>
        <w:rPr>
          <w:del w:id="1920" w:author="Daniel Mongrain" w:date="2026-06-22T15:08:00Z"/>
        </w:rPr>
      </w:pPr>
      <w:del w:id="1921" w:author="Daniel Mongrain" w:date="2026-06-22T15:08:00Z">
        <w:r w:rsidRPr="006F3ADF" w:rsidDel="00C40847">
          <w:delText xml:space="preserve">A Call-Info header with the Call Identifier per </w:delText>
        </w:r>
        <w:r w:rsidDel="00C40847">
          <w:delText>NENA</w:delText>
        </w:r>
        <w:r w:rsidDel="00C40847">
          <w:noBreakHyphen/>
          <w:delText>STA</w:delText>
        </w:r>
        <w:r w:rsidDel="00C40847">
          <w:noBreakHyphen/>
        </w:r>
        <w:r w:rsidRPr="006F3ADF" w:rsidDel="00C40847">
          <w:delText>010</w:delText>
        </w:r>
        <w:r w:rsidDel="00C40847">
          <w:delText xml:space="preserve"> </w:delText>
        </w:r>
        <w:r w:rsidDel="00C40847">
          <w:fldChar w:fldCharType="begin"/>
        </w:r>
        <w:r w:rsidDel="00C40847">
          <w:delInstrText xml:space="preserve"> REF _Ref200179524 \n \h  \* MERGEFORMAT </w:delInstrText>
        </w:r>
        <w:r w:rsidDel="00C40847">
          <w:fldChar w:fldCharType="separate"/>
        </w:r>
        <w:r w:rsidDel="00C40847">
          <w:fldChar w:fldCharType="begin"/>
        </w:r>
        <w:r w:rsidDel="00C40847">
          <w:delInstrText xml:space="preserve"> REF _Ref129852940 \r \h </w:delInstrText>
        </w:r>
        <w:r w:rsidDel="00C40847">
          <w:fldChar w:fldCharType="separate"/>
        </w:r>
        <w:r w:rsidDel="00C40847">
          <w:delText>[7]</w:delText>
        </w:r>
        <w:r w:rsidDel="00C40847">
          <w:fldChar w:fldCharType="end"/>
        </w:r>
        <w:r w:rsidDel="00C40847">
          <w:fldChar w:fldCharType="end"/>
        </w:r>
      </w:del>
    </w:p>
    <w:p w14:paraId="42DA7715" w14:textId="77777777" w:rsidR="00D73EF6" w:rsidRPr="006F3ADF" w:rsidDel="00C40847" w:rsidRDefault="00D73EF6" w:rsidP="00D73EF6">
      <w:pPr>
        <w:pStyle w:val="ListParagraph"/>
        <w:numPr>
          <w:ilvl w:val="1"/>
          <w:numId w:val="17"/>
        </w:numPr>
        <w:ind w:left="2880"/>
        <w:rPr>
          <w:del w:id="1922" w:author="Daniel Mongrain" w:date="2026-06-22T15:08:00Z"/>
        </w:rPr>
      </w:pPr>
      <w:del w:id="1923" w:author="Daniel Mongrain" w:date="2026-06-22T15:08:00Z">
        <w:r w:rsidRPr="006F3ADF" w:rsidDel="00C40847">
          <w:delText>If the other party of the intervened call is on the ESInet:</w:delText>
        </w:r>
      </w:del>
    </w:p>
    <w:p w14:paraId="5217409C" w14:textId="77777777" w:rsidR="00D73EF6" w:rsidRPr="006F3ADF" w:rsidDel="00C40847" w:rsidRDefault="00D73EF6" w:rsidP="00D73EF6">
      <w:pPr>
        <w:pStyle w:val="ListParagraph"/>
        <w:numPr>
          <w:ilvl w:val="2"/>
          <w:numId w:val="17"/>
        </w:numPr>
        <w:ind w:left="3600"/>
        <w:rPr>
          <w:del w:id="1924" w:author="Daniel Mongrain" w:date="2026-06-22T15:08:00Z"/>
        </w:rPr>
      </w:pPr>
      <w:del w:id="1925" w:author="Daniel Mongrain" w:date="2026-06-22T15:08:00Z">
        <w:r w:rsidRPr="006F3ADF" w:rsidDel="00C40847">
          <w:delText>Send a REFER with Replaces to the party where the Refer-To header specifies the conference session</w:delText>
        </w:r>
      </w:del>
    </w:p>
    <w:p w14:paraId="611694A9" w14:textId="77777777" w:rsidR="00D73EF6" w:rsidRPr="006F3ADF" w:rsidDel="00C40847" w:rsidRDefault="00D73EF6" w:rsidP="00D73EF6">
      <w:pPr>
        <w:pStyle w:val="ListParagraph"/>
        <w:numPr>
          <w:ilvl w:val="1"/>
          <w:numId w:val="17"/>
        </w:numPr>
        <w:ind w:left="2880"/>
        <w:rPr>
          <w:del w:id="1926" w:author="Daniel Mongrain" w:date="2026-06-22T15:08:00Z"/>
        </w:rPr>
      </w:pPr>
      <w:del w:id="1927" w:author="Daniel Mongrain" w:date="2026-06-22T15:08:00Z">
        <w:r w:rsidRPr="006F3ADF" w:rsidDel="00C40847">
          <w:delText>If the other party of the intervened call is on the External Switching System interface:</w:delText>
        </w:r>
      </w:del>
    </w:p>
    <w:p w14:paraId="3A51F821" w14:textId="77777777" w:rsidR="00D73EF6" w:rsidRPr="006F3ADF" w:rsidDel="00C40847" w:rsidRDefault="00D73EF6" w:rsidP="00D73EF6">
      <w:pPr>
        <w:pStyle w:val="ListParagraph"/>
        <w:numPr>
          <w:ilvl w:val="2"/>
          <w:numId w:val="17"/>
        </w:numPr>
        <w:ind w:left="3600"/>
        <w:rPr>
          <w:del w:id="1928" w:author="Daniel Mongrain" w:date="2026-06-22T15:08:00Z"/>
        </w:rPr>
      </w:pPr>
      <w:del w:id="1929" w:author="Daniel Mongrain" w:date="2026-06-22T15:08:00Z">
        <w:r w:rsidRPr="006F3ADF" w:rsidDel="00C40847">
          <w:delText>For the call leg to the party on the ESS, send an INVITE to the Bridge targeting the conference session with the following:</w:delText>
        </w:r>
      </w:del>
    </w:p>
    <w:p w14:paraId="75A8D091" w14:textId="77777777" w:rsidR="00D73EF6" w:rsidRPr="006F3ADF" w:rsidDel="00C40847" w:rsidRDefault="00D73EF6" w:rsidP="00D73EF6">
      <w:pPr>
        <w:pStyle w:val="ListParagraph"/>
        <w:numPr>
          <w:ilvl w:val="3"/>
          <w:numId w:val="17"/>
        </w:numPr>
        <w:ind w:left="4320"/>
        <w:rPr>
          <w:del w:id="1930" w:author="Daniel Mongrain" w:date="2026-06-22T15:08:00Z"/>
        </w:rPr>
      </w:pPr>
      <w:del w:id="1931" w:author="Daniel Mongrain" w:date="2026-06-22T15:08:00Z">
        <w:r w:rsidRPr="006F3ADF" w:rsidDel="00C40847">
          <w:delText>For a call where the Call Priority Identifier is High or Highest, the Request URI must be “urn:service:sos” and Route header with the SIP URI of the conference session</w:delText>
        </w:r>
      </w:del>
    </w:p>
    <w:p w14:paraId="68564EEC" w14:textId="77777777" w:rsidR="00D73EF6" w:rsidRPr="006F3ADF" w:rsidDel="00C40847" w:rsidRDefault="00D73EF6" w:rsidP="00D73EF6">
      <w:pPr>
        <w:pStyle w:val="ListParagraph"/>
        <w:numPr>
          <w:ilvl w:val="3"/>
          <w:numId w:val="17"/>
        </w:numPr>
        <w:ind w:left="4320"/>
        <w:rPr>
          <w:del w:id="1932" w:author="Daniel Mongrain" w:date="2026-06-22T15:08:00Z"/>
        </w:rPr>
      </w:pPr>
      <w:del w:id="1933" w:author="Daniel Mongrain" w:date="2026-06-22T15:08:00Z">
        <w:r w:rsidRPr="006F3ADF" w:rsidDel="00C40847">
          <w:delText xml:space="preserve">A Call-Info header with the Incident Tracking Identifier per </w:delText>
        </w:r>
        <w:r w:rsidDel="00C40847">
          <w:delText>NENA</w:delText>
        </w:r>
        <w:r w:rsidDel="00C40847">
          <w:noBreakHyphen/>
          <w:delText>STA</w:delText>
        </w:r>
        <w:r w:rsidDel="00C40847">
          <w:noBreakHyphen/>
          <w:delText xml:space="preserve">010 </w:delText>
        </w:r>
        <w:r w:rsidDel="00C40847">
          <w:fldChar w:fldCharType="begin"/>
        </w:r>
        <w:r w:rsidDel="00C40847">
          <w:delInstrText xml:space="preserve"> REF _Ref200179524 \n \h  \* MERGEFORMAT </w:delInstrText>
        </w:r>
        <w:r w:rsidDel="00C40847">
          <w:fldChar w:fldCharType="separate"/>
        </w:r>
        <w:r w:rsidDel="00C40847">
          <w:fldChar w:fldCharType="begin"/>
        </w:r>
        <w:r w:rsidDel="00C40847">
          <w:delInstrText xml:space="preserve"> REF _Ref129852940 \r \h </w:delInstrText>
        </w:r>
        <w:r w:rsidDel="00C40847">
          <w:fldChar w:fldCharType="separate"/>
        </w:r>
        <w:r w:rsidDel="00C40847">
          <w:delText>[7]</w:delText>
        </w:r>
        <w:r w:rsidDel="00C40847">
          <w:fldChar w:fldCharType="end"/>
        </w:r>
        <w:r w:rsidDel="00C40847">
          <w:fldChar w:fldCharType="end"/>
        </w:r>
      </w:del>
    </w:p>
    <w:p w14:paraId="521EA480" w14:textId="77777777" w:rsidR="00D73EF6" w:rsidRPr="006F3ADF" w:rsidDel="00C40847" w:rsidRDefault="00D73EF6" w:rsidP="00D73EF6">
      <w:pPr>
        <w:pStyle w:val="ListParagraph"/>
        <w:numPr>
          <w:ilvl w:val="3"/>
          <w:numId w:val="17"/>
        </w:numPr>
        <w:ind w:left="4320"/>
        <w:rPr>
          <w:del w:id="1934" w:author="Daniel Mongrain" w:date="2026-06-22T15:08:00Z"/>
        </w:rPr>
      </w:pPr>
      <w:del w:id="1935" w:author="Daniel Mongrain" w:date="2026-06-22T15:08:00Z">
        <w:r w:rsidRPr="006F3ADF" w:rsidDel="00C40847">
          <w:delText xml:space="preserve">A Call-Info header with the Call Identifier per </w:delText>
        </w:r>
        <w:r w:rsidDel="00C40847">
          <w:delText>NENA</w:delText>
        </w:r>
        <w:r w:rsidDel="00C40847">
          <w:noBreakHyphen/>
          <w:delText>STA</w:delText>
        </w:r>
        <w:r w:rsidDel="00C40847">
          <w:noBreakHyphen/>
        </w:r>
        <w:r w:rsidRPr="006F3ADF" w:rsidDel="00C40847">
          <w:delText>010</w:delText>
        </w:r>
        <w:r w:rsidDel="00C40847">
          <w:delText xml:space="preserve"> </w:delText>
        </w:r>
        <w:r w:rsidDel="00C40847">
          <w:fldChar w:fldCharType="begin"/>
        </w:r>
        <w:r w:rsidDel="00C40847">
          <w:delInstrText xml:space="preserve"> REF _Ref200179524 \n \h  \* MERGEFORMAT </w:delInstrText>
        </w:r>
        <w:r w:rsidDel="00C40847">
          <w:fldChar w:fldCharType="separate"/>
        </w:r>
        <w:r w:rsidDel="00C40847">
          <w:fldChar w:fldCharType="begin"/>
        </w:r>
        <w:r w:rsidDel="00C40847">
          <w:delInstrText xml:space="preserve"> REF _Ref129852940 \r \h </w:delInstrText>
        </w:r>
        <w:r w:rsidDel="00C40847">
          <w:fldChar w:fldCharType="separate"/>
        </w:r>
        <w:r w:rsidDel="00C40847">
          <w:delText>[7]</w:delText>
        </w:r>
        <w:r w:rsidDel="00C40847">
          <w:fldChar w:fldCharType="end"/>
        </w:r>
        <w:r w:rsidDel="00C40847">
          <w:fldChar w:fldCharType="end"/>
        </w:r>
        <w:r w:rsidDel="00C40847">
          <w:fldChar w:fldCharType="begin"/>
        </w:r>
        <w:r w:rsidDel="00C40847">
          <w:delInstrText xml:space="preserve"> REF _Ref200179524 \r \h  \* MERGEFORMAT </w:delInstrText>
        </w:r>
        <w:r w:rsidDel="00C40847">
          <w:fldChar w:fldCharType="end"/>
        </w:r>
      </w:del>
    </w:p>
    <w:p w14:paraId="7C99AA7F" w14:textId="77777777" w:rsidR="00D73EF6" w:rsidRPr="00E017FF" w:rsidDel="00C40847" w:rsidRDefault="00D73EF6" w:rsidP="00D73EF6">
      <w:pPr>
        <w:pStyle w:val="BodyText"/>
        <w:rPr>
          <w:del w:id="1936" w:author="Daniel Mongrain" w:date="2026-06-22T15:08:00Z"/>
        </w:rPr>
      </w:pPr>
      <w:del w:id="1937" w:author="Daniel Mongrain" w:date="2026-06-22T15:08:00Z">
        <w:r w:rsidRPr="00E017FF" w:rsidDel="00C40847">
          <w:delText>If the call to be intervened is already on a Bridge, the CHFE MUST:</w:delText>
        </w:r>
      </w:del>
    </w:p>
    <w:p w14:paraId="2E2ECED6" w14:textId="77777777" w:rsidR="00D73EF6" w:rsidRPr="00E017FF" w:rsidDel="00C40847" w:rsidRDefault="00D73EF6" w:rsidP="00D73EF6">
      <w:pPr>
        <w:pStyle w:val="ListParagraph"/>
        <w:ind w:left="2160"/>
        <w:rPr>
          <w:del w:id="1938" w:author="Daniel Mongrain" w:date="2026-06-22T15:08:00Z"/>
        </w:rPr>
      </w:pPr>
      <w:del w:id="1939" w:author="Daniel Mongrain" w:date="2026-06-22T15:08:00Z">
        <w:r w:rsidRPr="00E017FF" w:rsidDel="00C40847">
          <w:delText>For the intervening Agent, send an INVITE to the Bridge targeting the conference session with the following:</w:delText>
        </w:r>
      </w:del>
    </w:p>
    <w:p w14:paraId="54C1B597" w14:textId="77777777" w:rsidR="00D73EF6" w:rsidRPr="00E017FF" w:rsidDel="00C40847" w:rsidRDefault="00D73EF6" w:rsidP="00D73EF6">
      <w:pPr>
        <w:pStyle w:val="ListParagraph"/>
        <w:numPr>
          <w:ilvl w:val="1"/>
          <w:numId w:val="17"/>
        </w:numPr>
        <w:ind w:left="2880"/>
        <w:rPr>
          <w:del w:id="1940" w:author="Daniel Mongrain" w:date="2026-06-22T15:08:00Z"/>
        </w:rPr>
      </w:pPr>
      <w:del w:id="1941" w:author="Daniel Mongrain" w:date="2026-06-22T15:08:00Z">
        <w:r w:rsidRPr="00E017FF" w:rsidDel="00C40847">
          <w:delText>For a call where the Call Priority Identifier is High or Highest, the Request URI must be “urn:service:sos” and Route header with the SIP URI of the conference session</w:delText>
        </w:r>
      </w:del>
    </w:p>
    <w:p w14:paraId="2660577F" w14:textId="77777777" w:rsidR="00D73EF6" w:rsidRPr="00E017FF" w:rsidDel="00C40847" w:rsidRDefault="00D73EF6" w:rsidP="00D73EF6">
      <w:pPr>
        <w:pStyle w:val="ListParagraph"/>
        <w:numPr>
          <w:ilvl w:val="1"/>
          <w:numId w:val="17"/>
        </w:numPr>
        <w:ind w:left="2880"/>
        <w:rPr>
          <w:del w:id="1942" w:author="Daniel Mongrain" w:date="2026-06-22T15:08:00Z"/>
        </w:rPr>
      </w:pPr>
      <w:del w:id="1943" w:author="Daniel Mongrain" w:date="2026-06-22T15:08:00Z">
        <w:r w:rsidRPr="00E017FF" w:rsidDel="00C40847">
          <w:delText>A Call-Info header with the Incident Tracking Identifier per NENA</w:delText>
        </w:r>
        <w:r w:rsidRPr="00E017FF" w:rsidDel="00C40847">
          <w:noBreakHyphen/>
          <w:delText>STA</w:delText>
        </w:r>
        <w:r w:rsidRPr="00E017FF" w:rsidDel="00C40847">
          <w:noBreakHyphen/>
          <w:delText xml:space="preserve">010 </w:delText>
        </w:r>
        <w:r w:rsidRPr="00E017FF" w:rsidDel="00C40847">
          <w:fldChar w:fldCharType="begin"/>
        </w:r>
        <w:r w:rsidRPr="00E017FF" w:rsidDel="00C40847">
          <w:delInstrText xml:space="preserve"> REF _Ref200179524 \n \h  \* MERGEFORMAT </w:delInstrText>
        </w:r>
        <w:r w:rsidRPr="00E017FF" w:rsidDel="00C40847">
          <w:fldChar w:fldCharType="separate"/>
        </w:r>
        <w:r w:rsidDel="00C40847">
          <w:fldChar w:fldCharType="begin"/>
        </w:r>
        <w:r w:rsidDel="00C40847">
          <w:delInstrText xml:space="preserve"> REF _Ref129852940 \r \h </w:delInstrText>
        </w:r>
        <w:r w:rsidDel="00C40847">
          <w:fldChar w:fldCharType="separate"/>
        </w:r>
        <w:r w:rsidDel="00C40847">
          <w:delText>[7]</w:delText>
        </w:r>
        <w:r w:rsidDel="00C40847">
          <w:fldChar w:fldCharType="end"/>
        </w:r>
        <w:r w:rsidRPr="00E017FF" w:rsidDel="00C40847">
          <w:fldChar w:fldCharType="end"/>
        </w:r>
      </w:del>
    </w:p>
    <w:p w14:paraId="59095D5B" w14:textId="77777777" w:rsidR="00D73EF6" w:rsidRPr="00E017FF" w:rsidDel="00C40847" w:rsidRDefault="00D73EF6" w:rsidP="00D73EF6">
      <w:pPr>
        <w:pStyle w:val="ListParagraph"/>
        <w:numPr>
          <w:ilvl w:val="1"/>
          <w:numId w:val="17"/>
        </w:numPr>
        <w:ind w:left="2880"/>
        <w:rPr>
          <w:del w:id="1944" w:author="Daniel Mongrain" w:date="2026-06-22T15:08:00Z"/>
        </w:rPr>
      </w:pPr>
      <w:del w:id="1945" w:author="Daniel Mongrain" w:date="2026-06-22T15:08:00Z">
        <w:r w:rsidRPr="00E017FF" w:rsidDel="00C40847">
          <w:delText>A Call-Info header with the Call Identifier per NENA</w:delText>
        </w:r>
        <w:r w:rsidRPr="00E017FF" w:rsidDel="00C40847">
          <w:noBreakHyphen/>
          <w:delText>STA</w:delText>
        </w:r>
        <w:r w:rsidRPr="00E017FF" w:rsidDel="00C40847">
          <w:noBreakHyphen/>
          <w:delText xml:space="preserve">010 </w:delText>
        </w:r>
        <w:r w:rsidRPr="00E017FF" w:rsidDel="00C40847">
          <w:fldChar w:fldCharType="begin"/>
        </w:r>
        <w:r w:rsidRPr="00E017FF" w:rsidDel="00C40847">
          <w:delInstrText xml:space="preserve"> REF _Ref200179524 \n \h  \* MERGEFORMAT </w:delInstrText>
        </w:r>
        <w:r w:rsidRPr="00E017FF" w:rsidDel="00C40847">
          <w:fldChar w:fldCharType="separate"/>
        </w:r>
        <w:r w:rsidDel="00C40847">
          <w:fldChar w:fldCharType="begin"/>
        </w:r>
        <w:r w:rsidDel="00C40847">
          <w:delInstrText xml:space="preserve"> REF _Ref129852940 \r \h </w:delInstrText>
        </w:r>
        <w:r w:rsidDel="00C40847">
          <w:fldChar w:fldCharType="separate"/>
        </w:r>
        <w:r w:rsidDel="00C40847">
          <w:delText>[7]</w:delText>
        </w:r>
        <w:r w:rsidDel="00C40847">
          <w:fldChar w:fldCharType="end"/>
        </w:r>
        <w:r w:rsidRPr="00E017FF" w:rsidDel="00C40847">
          <w:fldChar w:fldCharType="end"/>
        </w:r>
      </w:del>
    </w:p>
    <w:p w14:paraId="574F4B11" w14:textId="77777777" w:rsidR="00D73EF6" w:rsidRPr="006F3ADF" w:rsidRDefault="00D73EF6" w:rsidP="00D73EF6">
      <w:pPr>
        <w:pStyle w:val="BodyText"/>
      </w:pPr>
      <w:r w:rsidRPr="006F3ADF">
        <w:t>Once the intervening Agent has been conferenced in, the CHFE MUST:</w:t>
      </w:r>
    </w:p>
    <w:p w14:paraId="17FFB14E" w14:textId="77777777" w:rsidR="00D73EF6" w:rsidRPr="006F3ADF" w:rsidRDefault="00D73EF6" w:rsidP="00D73EF6">
      <w:pPr>
        <w:pStyle w:val="ListParagraph"/>
        <w:ind w:left="2160"/>
      </w:pPr>
      <w:r w:rsidRPr="006F3ADF">
        <w:t>Log a CallStateChangeLogEvent with state set to callBargeIn</w:t>
      </w:r>
    </w:p>
    <w:p w14:paraId="4741C6EA" w14:textId="77777777" w:rsidR="00D73EF6" w:rsidRPr="006F3ADF" w:rsidRDefault="00D73EF6" w:rsidP="00D73EF6">
      <w:pPr>
        <w:pStyle w:val="ListParagraph"/>
        <w:ind w:left="2160"/>
      </w:pPr>
      <w:r w:rsidRPr="006F3ADF">
        <w:t>Log a SessionStateChangeLogEvent with state set to callBargeIn</w:t>
      </w:r>
    </w:p>
    <w:p w14:paraId="4178E715" w14:textId="77777777" w:rsidR="00D73EF6" w:rsidRPr="006F3ADF" w:rsidRDefault="00D73EF6" w:rsidP="00D73EF6">
      <w:pPr>
        <w:pStyle w:val="ListParagraph"/>
        <w:ind w:left="2160"/>
      </w:pPr>
      <w:r w:rsidRPr="006F3ADF">
        <w:t>Send an EIDO to authorized EIDO Subscribers of the addition of the party to the call</w:t>
      </w:r>
      <w:ins w:id="1946" w:author="Daniel Mongrain" w:date="2026-06-22T15:08:00Z">
        <w:r>
          <w:t xml:space="preserve"> </w:t>
        </w:r>
      </w:ins>
      <w:ins w:id="1947" w:author="Daniel Mongrain" w:date="2026-06-22T15:09:00Z">
        <w:r>
          <w:t xml:space="preserve">where the EIDO is identical to the previously transmitted EIDO except that </w:t>
        </w:r>
        <w:r w:rsidRPr="00E061A4">
          <w:t>callStateRegistryText MUST be</w:t>
        </w:r>
        <w:r>
          <w:t xml:space="preserve"> “</w:t>
        </w:r>
        <w:r w:rsidRPr="006F3ADF">
          <w:t>callBargeIn</w:t>
        </w:r>
        <w:r>
          <w:t xml:space="preserve">” and in addition shows the </w:t>
        </w:r>
      </w:ins>
      <w:ins w:id="1948" w:author="Daniel Mongrain" w:date="2026-06-22T15:10:00Z">
        <w:r>
          <w:t>intervening Agent.</w:t>
        </w:r>
      </w:ins>
    </w:p>
    <w:p w14:paraId="5645F5EE" w14:textId="77777777" w:rsidR="00D73EF6" w:rsidRPr="00E017FF" w:rsidRDefault="00D73EF6" w:rsidP="00D73EF6">
      <w:pPr>
        <w:pStyle w:val="BodyText"/>
      </w:pPr>
      <w:r w:rsidRPr="00E017FF">
        <w:t>Once the intervening Agent has been conferenced in, the CHFE MUST process the call no differently than any other conference call.</w:t>
      </w:r>
    </w:p>
    <w:p w14:paraId="54F89B7A" w14:textId="77777777" w:rsidR="00D73EF6" w:rsidRPr="006F3ADF" w:rsidRDefault="00D73EF6" w:rsidP="00D73EF6">
      <w:pPr>
        <w:pStyle w:val="Heading4"/>
      </w:pPr>
      <w:bookmarkStart w:id="1949" w:name="_Toc221701679"/>
      <w:r w:rsidRPr="006F3ADF">
        <w:t>Media logging</w:t>
      </w:r>
      <w:bookmarkEnd w:id="1949"/>
    </w:p>
    <w:p w14:paraId="6071865D" w14:textId="77777777" w:rsidR="00D73EF6" w:rsidRPr="00183FFB" w:rsidRDefault="00D73EF6" w:rsidP="00D73EF6">
      <w:pPr>
        <w:pStyle w:val="BodyText"/>
        <w:rPr>
          <w:rFonts w:eastAsia="Helvetica Neue" w:cs="Tahoma"/>
          <w:szCs w:val="24"/>
        </w:rPr>
      </w:pPr>
      <w:r w:rsidRPr="00183FFB">
        <w:rPr>
          <w:rFonts w:eastAsia="Helvetica Neue" w:cs="Tahoma"/>
          <w:szCs w:val="24"/>
        </w:rPr>
        <w:t xml:space="preserve">The CHFE MUST implement support to log media as specified in </w:t>
      </w:r>
      <w:r>
        <w:rPr>
          <w:rFonts w:eastAsia="Helvetica Neue" w:cs="Tahoma"/>
          <w:szCs w:val="24"/>
        </w:rPr>
        <w:t>NENA</w:t>
      </w:r>
      <w:r>
        <w:rPr>
          <w:rFonts w:eastAsia="Helvetica Neue" w:cs="Tahoma"/>
          <w:szCs w:val="24"/>
        </w:rPr>
        <w:noBreakHyphen/>
        <w:t>STA</w:t>
      </w:r>
      <w:r>
        <w:rPr>
          <w:rFonts w:eastAsia="Helvetica Neue" w:cs="Tahoma"/>
          <w:szCs w:val="24"/>
        </w:rPr>
        <w:noBreakHyphen/>
        <w:t xml:space="preserve">010 </w:t>
      </w:r>
      <w:r>
        <w:rPr>
          <w:rFonts w:eastAsia="Helvetica Neue" w:cs="Tahoma"/>
          <w:szCs w:val="24"/>
        </w:rPr>
        <w:fldChar w:fldCharType="begin"/>
      </w:r>
      <w:r>
        <w:rPr>
          <w:rFonts w:eastAsia="Helvetica Neue" w:cs="Tahoma"/>
          <w:szCs w:val="24"/>
        </w:rPr>
        <w:instrText xml:space="preserve"> REF _Ref200179524 \n \h  \* MERGEFORMAT </w:instrText>
      </w:r>
      <w:r>
        <w:rPr>
          <w:rFonts w:eastAsia="Helvetica Neue" w:cs="Tahoma"/>
          <w:szCs w:val="24"/>
        </w:rPr>
      </w:r>
      <w:r>
        <w:rPr>
          <w:rFonts w:eastAsia="Helvetica Neue" w:cs="Tahoma"/>
          <w:szCs w:val="24"/>
        </w:rPr>
        <w:fldChar w:fldCharType="separate"/>
      </w:r>
      <w:r>
        <w:fldChar w:fldCharType="begin"/>
      </w:r>
      <w:r>
        <w:instrText xml:space="preserve"> REF _Ref129852940 \r \h </w:instrText>
      </w:r>
      <w:r>
        <w:fldChar w:fldCharType="separate"/>
      </w:r>
      <w:r>
        <w:t>[7]</w:t>
      </w:r>
      <w:r>
        <w:fldChar w:fldCharType="end"/>
      </w:r>
      <w:r>
        <w:rPr>
          <w:rFonts w:eastAsia="Helvetica Neue" w:cs="Tahoma"/>
          <w:szCs w:val="24"/>
        </w:rPr>
        <w:fldChar w:fldCharType="end"/>
      </w:r>
      <w:r>
        <w:rPr>
          <w:rFonts w:eastAsia="Helvetica Neue" w:cs="Tahoma"/>
          <w:szCs w:val="24"/>
        </w:rPr>
        <w:fldChar w:fldCharType="begin"/>
      </w:r>
      <w:r>
        <w:rPr>
          <w:rFonts w:eastAsia="Helvetica Neue" w:cs="Tahoma"/>
          <w:szCs w:val="24"/>
        </w:rPr>
        <w:instrText xml:space="preserve"> REF _Ref200179524 \r \h  \* MERGEFORMAT </w:instrText>
      </w:r>
      <w:r>
        <w:rPr>
          <w:rFonts w:eastAsia="Helvetica Neue" w:cs="Tahoma"/>
          <w:szCs w:val="24"/>
        </w:rPr>
      </w:r>
      <w:r>
        <w:rPr>
          <w:rFonts w:eastAsia="Helvetica Neue" w:cs="Tahoma"/>
          <w:szCs w:val="24"/>
        </w:rPr>
        <w:fldChar w:fldCharType="end"/>
      </w:r>
      <w:r w:rsidRPr="00183FFB">
        <w:rPr>
          <w:rFonts w:eastAsia="Helvetica Neue" w:cs="Tahoma"/>
          <w:szCs w:val="24"/>
        </w:rPr>
        <w:t>. If the CHFE is acting as the Session Recording Client (SRC) it must log media in the following manner:</w:t>
      </w:r>
    </w:p>
    <w:p w14:paraId="7E3C7EF7" w14:textId="77777777" w:rsidR="00D73EF6" w:rsidRPr="00183FFB" w:rsidRDefault="00D73EF6" w:rsidP="00D73EF6">
      <w:pPr>
        <w:pStyle w:val="ListParagraph"/>
        <w:ind w:left="2160"/>
      </w:pPr>
      <w:r w:rsidRPr="00183FFB">
        <w:t>All calls with Call Priority Identifier of</w:t>
      </w:r>
      <w:r>
        <w:t xml:space="preserve"> </w:t>
      </w:r>
      <w:r w:rsidRPr="00183FFB">
        <w:t>High or Highest MUST be recorded</w:t>
      </w:r>
    </w:p>
    <w:p w14:paraId="71DFBA1F" w14:textId="77777777" w:rsidR="00D73EF6" w:rsidRPr="00183FFB" w:rsidRDefault="00D73EF6" w:rsidP="00D73EF6">
      <w:pPr>
        <w:pStyle w:val="ListParagraph"/>
        <w:ind w:left="2160"/>
      </w:pPr>
      <w:r w:rsidRPr="00183FFB">
        <w:t xml:space="preserve">Queue recording: the CHFE MUST support the logging of the media of all calls received on any designated Queue based on local capture policy. For example, a non-emergency queue may be designated as “not recorded”. </w:t>
      </w:r>
      <w:r w:rsidRPr="00183FFB">
        <w:lastRenderedPageBreak/>
        <w:t>This includes all early media and media exchanged when a call is parked/put on hold</w:t>
      </w:r>
    </w:p>
    <w:p w14:paraId="2EF422C9" w14:textId="77777777" w:rsidR="00D73EF6" w:rsidRPr="00183FFB" w:rsidRDefault="00D73EF6" w:rsidP="00D73EF6">
      <w:pPr>
        <w:pStyle w:val="ListParagraph"/>
        <w:ind w:left="2160"/>
      </w:pPr>
      <w:r w:rsidRPr="00183FFB">
        <w:t>Agent recording: the CHFE MUST support the logging of the media of all calls received or placed by a particular Agent, that is media received from the Agent's microphone and media sent to the Agent's earpiece, or text or video sent or received.</w:t>
      </w:r>
    </w:p>
    <w:p w14:paraId="66E745AB" w14:textId="77777777" w:rsidR="00D73EF6" w:rsidRPr="00183FFB" w:rsidRDefault="00D73EF6" w:rsidP="00D73EF6">
      <w:pPr>
        <w:pStyle w:val="ListParagraph"/>
        <w:ind w:left="2160"/>
      </w:pPr>
      <w:r w:rsidRPr="00183FFB">
        <w:t>Immediately once a call is placed or received on a monitored interface and media is negotiated, to establish a SIPREC session the CHFE MUST:</w:t>
      </w:r>
    </w:p>
    <w:p w14:paraId="5168AA5B" w14:textId="77777777" w:rsidR="00D73EF6" w:rsidRPr="00183FFB" w:rsidRDefault="00D73EF6" w:rsidP="00D73EF6">
      <w:pPr>
        <w:pStyle w:val="ListParagraph"/>
        <w:numPr>
          <w:ilvl w:val="1"/>
          <w:numId w:val="17"/>
        </w:numPr>
        <w:ind w:left="2880"/>
      </w:pPr>
      <w:r w:rsidRPr="00183FFB">
        <w:t>Send one or more SIPREC INVITE requests to the Logging Service with any desired metadata</w:t>
      </w:r>
    </w:p>
    <w:p w14:paraId="375C3ADA" w14:textId="77777777" w:rsidR="00D73EF6" w:rsidRPr="00183FFB" w:rsidRDefault="00D73EF6" w:rsidP="00D73EF6">
      <w:pPr>
        <w:pStyle w:val="ListParagraph"/>
        <w:numPr>
          <w:ilvl w:val="1"/>
          <w:numId w:val="17"/>
        </w:numPr>
        <w:ind w:left="2880"/>
      </w:pPr>
      <w:r w:rsidRPr="00183FFB">
        <w:t>Once a SIPREC session is accepted, do the following:</w:t>
      </w:r>
    </w:p>
    <w:p w14:paraId="684A9635" w14:textId="77777777" w:rsidR="00D73EF6" w:rsidRPr="00183FFB" w:rsidRDefault="00D73EF6" w:rsidP="00D73EF6">
      <w:pPr>
        <w:pStyle w:val="ListParagraph"/>
        <w:numPr>
          <w:ilvl w:val="2"/>
          <w:numId w:val="17"/>
        </w:numPr>
        <w:ind w:left="3600"/>
      </w:pPr>
      <w:r w:rsidRPr="00183FFB">
        <w:t>Log a RecCallStartLogEvent</w:t>
      </w:r>
    </w:p>
    <w:p w14:paraId="1071675E" w14:textId="77777777" w:rsidR="00D73EF6" w:rsidRPr="00183FFB" w:rsidRDefault="00D73EF6" w:rsidP="00D73EF6">
      <w:pPr>
        <w:pStyle w:val="ListParagraph"/>
        <w:numPr>
          <w:ilvl w:val="2"/>
          <w:numId w:val="17"/>
        </w:numPr>
        <w:ind w:left="3600"/>
      </w:pPr>
      <w:r w:rsidRPr="00183FFB">
        <w:t>Once media starts flowing on the recorded</w:t>
      </w:r>
      <w:r>
        <w:t xml:space="preserve"> </w:t>
      </w:r>
      <w:r w:rsidRPr="00183FFB">
        <w:t>call (regardless of whether it is early media or not), the CHFE MUST:</w:t>
      </w:r>
    </w:p>
    <w:p w14:paraId="69973B24" w14:textId="77777777" w:rsidR="00D73EF6" w:rsidRPr="00183FFB" w:rsidRDefault="00D73EF6" w:rsidP="00D73EF6">
      <w:pPr>
        <w:pStyle w:val="ListParagraph"/>
        <w:numPr>
          <w:ilvl w:val="3"/>
          <w:numId w:val="17"/>
        </w:numPr>
        <w:ind w:left="4320"/>
      </w:pPr>
      <w:r w:rsidRPr="00183FFB">
        <w:t>Log a RecMediaStartLogEvent</w:t>
      </w:r>
    </w:p>
    <w:p w14:paraId="69C4C48B" w14:textId="77777777" w:rsidR="00D73EF6" w:rsidRPr="00183FFB" w:rsidRDefault="00D73EF6" w:rsidP="00D73EF6">
      <w:pPr>
        <w:pStyle w:val="ListParagraph"/>
        <w:numPr>
          <w:ilvl w:val="3"/>
          <w:numId w:val="17"/>
        </w:numPr>
        <w:ind w:left="4320"/>
      </w:pPr>
      <w:r w:rsidRPr="00183FFB">
        <w:t>Send a copy of every exchanged RTP packet to the Logging Service</w:t>
      </w:r>
    </w:p>
    <w:p w14:paraId="3CB4FAFD" w14:textId="77777777" w:rsidR="00D73EF6" w:rsidRPr="00183FFB" w:rsidRDefault="00D73EF6" w:rsidP="00D73EF6">
      <w:pPr>
        <w:pStyle w:val="ListParagraph"/>
        <w:ind w:left="2160"/>
      </w:pPr>
      <w:r w:rsidRPr="00183FFB">
        <w:t>When parties are added or removed, or media is renegotiated, the CHFE can send any desired SIPREC metadata updates to the Logging Service</w:t>
      </w:r>
    </w:p>
    <w:p w14:paraId="060D845F" w14:textId="77777777" w:rsidR="00D73EF6" w:rsidRPr="00183FFB" w:rsidRDefault="00D73EF6" w:rsidP="00D73EF6">
      <w:pPr>
        <w:pStyle w:val="ListParagraph"/>
        <w:ind w:left="2160"/>
      </w:pPr>
      <w:r w:rsidRPr="00183FFB">
        <w:t>When the recorded call is released with no remainining parties, the CHFE MUST:</w:t>
      </w:r>
    </w:p>
    <w:p w14:paraId="4F9BD66D" w14:textId="77777777" w:rsidR="00D73EF6" w:rsidRPr="00183FFB" w:rsidRDefault="00D73EF6" w:rsidP="00D73EF6">
      <w:pPr>
        <w:pStyle w:val="ListParagraph"/>
        <w:numPr>
          <w:ilvl w:val="1"/>
          <w:numId w:val="17"/>
        </w:numPr>
        <w:ind w:left="2880"/>
      </w:pPr>
      <w:r w:rsidRPr="00183FFB">
        <w:t>Send a BYE for every SIPREC session established for that call</w:t>
      </w:r>
    </w:p>
    <w:p w14:paraId="287DE9FE" w14:textId="77777777" w:rsidR="00D73EF6" w:rsidRDefault="00D73EF6" w:rsidP="00D73EF6">
      <w:pPr>
        <w:pStyle w:val="ListParagraph"/>
        <w:numPr>
          <w:ilvl w:val="1"/>
          <w:numId w:val="17"/>
        </w:numPr>
        <w:ind w:left="2880"/>
      </w:pPr>
      <w:r w:rsidRPr="00183FFB">
        <w:t>Log a RecMediaEndLogEvent</w:t>
      </w:r>
    </w:p>
    <w:p w14:paraId="01867950" w14:textId="77777777" w:rsidR="00D73EF6" w:rsidRPr="00595D6E" w:rsidRDefault="00D73EF6" w:rsidP="00D73EF6">
      <w:pPr>
        <w:pStyle w:val="ListParagraph"/>
        <w:numPr>
          <w:ilvl w:val="1"/>
          <w:numId w:val="17"/>
        </w:numPr>
        <w:ind w:left="2880"/>
      </w:pPr>
      <w:r w:rsidRPr="00595D6E">
        <w:rPr>
          <w:rFonts w:eastAsia="Helvetica Neue"/>
          <w:color w:val="333333"/>
          <w:szCs w:val="24"/>
        </w:rPr>
        <w:t>Log a RecCallEndLogEvent</w:t>
      </w:r>
    </w:p>
    <w:p w14:paraId="1EE8A2D8" w14:textId="77777777" w:rsidR="00D73EF6" w:rsidRPr="006F3ADF" w:rsidRDefault="00D73EF6" w:rsidP="00D73EF6">
      <w:pPr>
        <w:pStyle w:val="Heading4"/>
      </w:pPr>
      <w:bookmarkStart w:id="1950" w:name="_Toc221701680"/>
      <w:r w:rsidRPr="006F3ADF">
        <w:t>Instant Recall Recorder</w:t>
      </w:r>
      <w:bookmarkEnd w:id="1950"/>
    </w:p>
    <w:p w14:paraId="5DBBF576" w14:textId="77777777" w:rsidR="00D73EF6" w:rsidRPr="0033766C" w:rsidRDefault="00D73EF6" w:rsidP="00D73EF6">
      <w:pPr>
        <w:pStyle w:val="BodyText"/>
        <w:rPr>
          <w:rFonts w:eastAsia="Helvetica Neue"/>
        </w:rPr>
      </w:pPr>
      <w:r w:rsidRPr="003B3787">
        <w:rPr>
          <w:rFonts w:eastAsia="Helvetica Neue"/>
        </w:rPr>
        <w:t xml:space="preserve">The CHFE MAY use the Logging Service as the media source for Instant Recall </w:t>
      </w:r>
      <w:r w:rsidRPr="0038667D">
        <w:rPr>
          <w:rFonts w:eastAsia="Helvetica Neue"/>
        </w:rPr>
        <w:t>playback, subject to local policy. See the Instant Recall Recorder section in NENA</w:t>
      </w:r>
      <w:r w:rsidRPr="0033766C">
        <w:rPr>
          <w:rFonts w:eastAsia="Helvetica Neue"/>
        </w:rPr>
        <w:noBreakHyphen/>
        <w:t>STA</w:t>
      </w:r>
      <w:r w:rsidRPr="0033766C">
        <w:rPr>
          <w:rFonts w:eastAsia="Helvetica Neue"/>
        </w:rPr>
        <w:noBreakHyphen/>
      </w:r>
      <w:r>
        <w:rPr>
          <w:rFonts w:eastAsia="Helvetica Neue"/>
        </w:rPr>
        <w:t xml:space="preserve">010 </w:t>
      </w:r>
      <w:r>
        <w:rPr>
          <w:rFonts w:eastAsia="Helvetica Neue"/>
        </w:rPr>
        <w:fldChar w:fldCharType="begin"/>
      </w:r>
      <w:r>
        <w:rPr>
          <w:rFonts w:eastAsia="Helvetica Neue"/>
        </w:rPr>
        <w:instrText xml:space="preserve"> REF _Ref200179524 \n \h  \* MERGEFORMAT </w:instrText>
      </w:r>
      <w:r>
        <w:rPr>
          <w:rFonts w:eastAsia="Helvetica Neue"/>
        </w:rPr>
      </w:r>
      <w:r>
        <w:rPr>
          <w:rFonts w:eastAsia="Helvetica Neue"/>
        </w:rPr>
        <w:fldChar w:fldCharType="separate"/>
      </w:r>
      <w:r>
        <w:fldChar w:fldCharType="begin"/>
      </w:r>
      <w:r>
        <w:instrText xml:space="preserve"> REF _Ref129852940 \r \h </w:instrText>
      </w:r>
      <w:r>
        <w:fldChar w:fldCharType="separate"/>
      </w:r>
      <w:r>
        <w:t>[7]</w:t>
      </w:r>
      <w:r>
        <w:fldChar w:fldCharType="end"/>
      </w:r>
      <w:r>
        <w:rPr>
          <w:rFonts w:eastAsia="Helvetica Neue"/>
        </w:rPr>
        <w:fldChar w:fldCharType="end"/>
      </w:r>
      <w:r>
        <w:rPr>
          <w:rFonts w:eastAsia="Helvetica Neue"/>
        </w:rPr>
        <w:fldChar w:fldCharType="begin"/>
      </w:r>
      <w:r>
        <w:rPr>
          <w:rFonts w:eastAsia="Helvetica Neue"/>
        </w:rPr>
        <w:instrText xml:space="preserve"> REF _Ref200179524 \r \h  \* MERGEFORMAT </w:instrText>
      </w:r>
      <w:r>
        <w:rPr>
          <w:rFonts w:eastAsia="Helvetica Neue"/>
        </w:rPr>
      </w:r>
      <w:r>
        <w:rPr>
          <w:rFonts w:eastAsia="Helvetica Neue"/>
        </w:rPr>
        <w:fldChar w:fldCharType="end"/>
      </w:r>
      <w:r>
        <w:rPr>
          <w:rFonts w:eastAsia="Helvetica Neue"/>
        </w:rPr>
        <w:t>.</w:t>
      </w:r>
    </w:p>
    <w:p w14:paraId="0EC48FAB" w14:textId="77777777" w:rsidR="00D73EF6" w:rsidRDefault="00D73EF6" w:rsidP="00D73EF6">
      <w:pPr>
        <w:pStyle w:val="Heading4"/>
        <w:rPr>
          <w:rFonts w:eastAsia="Helvetica Neue"/>
        </w:rPr>
      </w:pPr>
      <w:bookmarkStart w:id="1951" w:name="_Toc221701681"/>
      <w:r>
        <w:rPr>
          <w:rFonts w:eastAsia="Helvetica Neue"/>
        </w:rPr>
        <w:t>Interactive Media Response (IMR)</w:t>
      </w:r>
      <w:bookmarkEnd w:id="1951"/>
    </w:p>
    <w:p w14:paraId="25C83C2F" w14:textId="77777777" w:rsidR="00D73EF6" w:rsidRPr="00BE6FEB" w:rsidRDefault="00D73EF6" w:rsidP="00D73EF6">
      <w:pPr>
        <w:pStyle w:val="BodyText"/>
      </w:pPr>
      <w:r w:rsidRPr="00BE6FEB">
        <w:t xml:space="preserve">Interactive Media Response (IMR) is an automated </w:t>
      </w:r>
      <w:r>
        <w:t>function</w:t>
      </w:r>
      <w:r w:rsidRPr="00BE6FEB">
        <w:t xml:space="preserve"> that is commonly implemented to answer calls when a PSAP is receiving more calls than it has call takers to answer, or to interact with the caller before an agent answers</w:t>
      </w:r>
      <w:r>
        <w:t xml:space="preserve">. </w:t>
      </w:r>
      <w:r w:rsidRPr="00BE6FEB">
        <w:t>An IMR offers the ability to interact with the caller like an Interactive Voice Response (IVR) system except that it supports all forms of media including audio, video, and text</w:t>
      </w:r>
      <w:r>
        <w:t xml:space="preserve">. </w:t>
      </w:r>
      <w:r w:rsidRPr="00BE6FEB">
        <w:t xml:space="preserve">An IMR may implement advanced features such as </w:t>
      </w:r>
      <w:commentRangeStart w:id="1952"/>
      <w:r w:rsidRPr="00BE6FEB">
        <w:t>Automated Speech Recognition (ASR) and Robotic Process Automation (RPA)</w:t>
      </w:r>
      <w:commentRangeEnd w:id="1952"/>
      <w:r w:rsidRPr="00BE6FEB">
        <w:rPr>
          <w:rStyle w:val="CommentReference"/>
          <w:sz w:val="20"/>
          <w:szCs w:val="20"/>
        </w:rPr>
        <w:commentReference w:id="1952"/>
      </w:r>
      <w:r w:rsidRPr="00BE6FEB">
        <w:t xml:space="preserve">; standards for these features are out of scope of this document. </w:t>
      </w:r>
    </w:p>
    <w:p w14:paraId="0DB99F3C" w14:textId="77777777" w:rsidR="00D73EF6" w:rsidRPr="00BE6FEB" w:rsidRDefault="00D73EF6" w:rsidP="00D73EF6">
      <w:pPr>
        <w:pStyle w:val="BodyText"/>
      </w:pPr>
      <w:r w:rsidRPr="00BE6FEB">
        <w:t xml:space="preserve">IMR is an optional component of the CHFE. If implemented, IMR MUST rely on services of the CHFE: </w:t>
      </w:r>
    </w:p>
    <w:p w14:paraId="251E7134" w14:textId="77777777" w:rsidR="00D73EF6" w:rsidRPr="00BE6FEB" w:rsidRDefault="00D73EF6" w:rsidP="00D73EF6">
      <w:pPr>
        <w:pStyle w:val="ListParagraph"/>
        <w:ind w:left="2160"/>
        <w:contextualSpacing w:val="0"/>
      </w:pPr>
      <w:r w:rsidRPr="00BE6FEB">
        <w:t xml:space="preserve">Session Recording Client interface defined by </w:t>
      </w:r>
      <w:r>
        <w:t>Session Recording Protocol (</w:t>
      </w:r>
      <w:r w:rsidRPr="00BE6FEB">
        <w:t>SIPREC</w:t>
      </w:r>
      <w:r>
        <w:t xml:space="preserve">), </w:t>
      </w:r>
      <w:r w:rsidRPr="00BE6FEB">
        <w:t xml:space="preserve"> RFC 7866 </w:t>
      </w:r>
      <w:r>
        <w:fldChar w:fldCharType="begin"/>
      </w:r>
      <w:r>
        <w:instrText xml:space="preserve"> REF _Ref225804727 \r \h </w:instrText>
      </w:r>
      <w:r>
        <w:fldChar w:fldCharType="separate"/>
      </w:r>
      <w:r>
        <w:t>[48]</w:t>
      </w:r>
      <w:r>
        <w:fldChar w:fldCharType="end"/>
      </w:r>
      <w:r w:rsidRPr="00BE6FEB">
        <w:t xml:space="preserve"> to log streaming media</w:t>
      </w:r>
      <w:r>
        <w:t xml:space="preserve">. </w:t>
      </w:r>
    </w:p>
    <w:p w14:paraId="1BE99868" w14:textId="77777777" w:rsidR="00D73EF6" w:rsidRPr="00BE6FEB" w:rsidRDefault="00D73EF6" w:rsidP="00D73EF6">
      <w:pPr>
        <w:pStyle w:val="ListParagraph"/>
        <w:ind w:left="2160"/>
        <w:contextualSpacing w:val="0"/>
      </w:pPr>
      <w:r w:rsidRPr="00BE6FEB">
        <w:t xml:space="preserve">Reporting changes in its state to subscribed elements via the ElementState event and ServiceState notification packages. </w:t>
      </w:r>
    </w:p>
    <w:p w14:paraId="6B889051" w14:textId="77777777" w:rsidR="00D73EF6" w:rsidRPr="00BE6FEB" w:rsidRDefault="00D73EF6" w:rsidP="00D73EF6">
      <w:pPr>
        <w:pStyle w:val="ListParagraph"/>
        <w:ind w:left="2160"/>
        <w:contextualSpacing w:val="0"/>
      </w:pPr>
      <w:r w:rsidRPr="00BE6FEB">
        <w:t xml:space="preserve">For calls that are queued for the IMR, the queue of calls is a queue as defined in Section 4.2.1.2 of </w:t>
      </w:r>
      <w:r>
        <w:t>NENA</w:t>
      </w:r>
      <w:r>
        <w:noBreakHyphen/>
        <w:t>STA</w:t>
      </w:r>
      <w:r>
        <w:noBreakHyphen/>
        <w:t xml:space="preserve">010 </w:t>
      </w:r>
      <w:r>
        <w:fldChar w:fldCharType="begin"/>
      </w:r>
      <w:r>
        <w:instrText xml:space="preserve"> REF _Ref200179524 \n \h  \* MERGEFORMAT </w:instrText>
      </w:r>
      <w:r>
        <w:fldChar w:fldCharType="separate"/>
      </w:r>
      <w:r>
        <w:fldChar w:fldCharType="begin"/>
      </w:r>
      <w:r>
        <w:instrText xml:space="preserve"> REF _Ref129852940 \r \h </w:instrText>
      </w:r>
      <w:r>
        <w:fldChar w:fldCharType="separate"/>
      </w:r>
      <w:r>
        <w:t>[7]</w:t>
      </w:r>
      <w:r>
        <w:fldChar w:fldCharType="end"/>
      </w:r>
      <w:r>
        <w:fldChar w:fldCharType="end"/>
      </w:r>
      <w:r>
        <w:fldChar w:fldCharType="begin"/>
      </w:r>
      <w:r>
        <w:instrText xml:space="preserve"> REF _Ref200179524 \r \h  \* MERGEFORMAT </w:instrText>
      </w:r>
      <w:r>
        <w:fldChar w:fldCharType="end"/>
      </w:r>
      <w:r>
        <w:t xml:space="preserve"> </w:t>
      </w:r>
      <w:r w:rsidRPr="00BE6FEB">
        <w:t>and maintains the specified QueueState and DequeRegistration events so that PSAP management can monitor and control the queue as it does all other queues.</w:t>
      </w:r>
    </w:p>
    <w:p w14:paraId="711558A7" w14:textId="77777777" w:rsidR="00D73EF6" w:rsidRPr="00BE6FEB" w:rsidRDefault="00D73EF6" w:rsidP="00D73EF6">
      <w:pPr>
        <w:pStyle w:val="ListParagraph"/>
        <w:ind w:left="2160"/>
        <w:contextualSpacing w:val="0"/>
      </w:pPr>
      <w:r w:rsidRPr="00BE6FEB">
        <w:lastRenderedPageBreak/>
        <w:t xml:space="preserve">Generation of a MediaStartEvent log event for each media supported during a call  </w:t>
      </w:r>
    </w:p>
    <w:p w14:paraId="5AF6E7CB" w14:textId="77777777" w:rsidR="00D73EF6" w:rsidRPr="00BE6FEB" w:rsidRDefault="00D73EF6" w:rsidP="00D73EF6">
      <w:pPr>
        <w:pStyle w:val="ListParagraph"/>
        <w:ind w:left="2160"/>
        <w:contextualSpacing w:val="0"/>
        <w:rPr>
          <w:color w:val="000000"/>
        </w:rPr>
      </w:pPr>
      <w:r w:rsidRPr="00BE6FEB">
        <w:t xml:space="preserve">Generation of </w:t>
      </w:r>
      <w:r w:rsidRPr="00BE6FEB">
        <w:rPr>
          <w:color w:val="000000"/>
        </w:rPr>
        <w:t>an AnnouncementStartLogEvent when an announcement begins</w:t>
      </w:r>
    </w:p>
    <w:p w14:paraId="4D272A97" w14:textId="77777777" w:rsidR="00D73EF6" w:rsidRPr="00BE6FEB" w:rsidRDefault="00D73EF6" w:rsidP="00D73EF6">
      <w:pPr>
        <w:pStyle w:val="ListParagraph"/>
        <w:ind w:left="2160"/>
        <w:contextualSpacing w:val="0"/>
      </w:pPr>
      <w:r w:rsidRPr="00BE6FEB">
        <w:t>Generation of an AnnouncementStopLogEvent when the announcement stops, with the proper annou</w:t>
      </w:r>
      <w:r>
        <w:t>n</w:t>
      </w:r>
      <w:r w:rsidRPr="00BE6FEB">
        <w:t>cementType</w:t>
      </w:r>
    </w:p>
    <w:p w14:paraId="7299C682" w14:textId="77777777" w:rsidR="00D73EF6" w:rsidRPr="00BE6FEB" w:rsidRDefault="00D73EF6" w:rsidP="00D73EF6">
      <w:pPr>
        <w:pStyle w:val="BodyText"/>
      </w:pPr>
      <w:r w:rsidRPr="00BE6FEB">
        <w:t xml:space="preserve">IMR </w:t>
      </w:r>
      <w:r>
        <w:t>components</w:t>
      </w:r>
      <w:r w:rsidRPr="00BE6FEB">
        <w:t xml:space="preserve"> MUST support the standards for basic network media services with SIP as defined in </w:t>
      </w:r>
      <w:r>
        <w:t xml:space="preserve">Basic Network Media Services with SIP, </w:t>
      </w:r>
      <w:r w:rsidRPr="00BE6FEB">
        <w:t>RFC 4240</w:t>
      </w:r>
      <w:r>
        <w:t xml:space="preserve"> </w:t>
      </w:r>
      <w:r>
        <w:fldChar w:fldCharType="begin"/>
      </w:r>
      <w:r>
        <w:instrText xml:space="preserve"> REF _Ref225804762 \r \h </w:instrText>
      </w:r>
      <w:r>
        <w:fldChar w:fldCharType="separate"/>
      </w:r>
      <w:r>
        <w:t>[49]</w:t>
      </w:r>
      <w:r>
        <w:fldChar w:fldCharType="end"/>
      </w:r>
      <w:r w:rsidRPr="00BE6FEB">
        <w:t xml:space="preserve"> </w:t>
      </w:r>
      <w:r>
        <w:t xml:space="preserve">. </w:t>
      </w:r>
      <w:r w:rsidRPr="00BE6FEB">
        <w:t>If implemented, the IMR function MUST support</w:t>
      </w:r>
      <w:r w:rsidRPr="003B5ADF">
        <w:t xml:space="preserve"> </w:t>
      </w:r>
      <w:r w:rsidRPr="000663D8">
        <w:rPr>
          <w:i/>
          <w:iCs/>
        </w:rPr>
        <w:t>Voice Browser Call Control: CCXML,</w:t>
      </w:r>
      <w:r>
        <w:t xml:space="preserve"> </w:t>
      </w:r>
      <w:r>
        <w:fldChar w:fldCharType="begin"/>
      </w:r>
      <w:r>
        <w:instrText xml:space="preserve"> REF _Ref225804795 \r \h </w:instrText>
      </w:r>
      <w:r>
        <w:fldChar w:fldCharType="separate"/>
      </w:r>
      <w:r>
        <w:t>[62]</w:t>
      </w:r>
      <w:r>
        <w:fldChar w:fldCharType="end"/>
      </w:r>
      <w:r w:rsidRPr="00BE6FEB">
        <w:t xml:space="preserve"> for call control and </w:t>
      </w:r>
      <w:r>
        <w:t xml:space="preserve"> </w:t>
      </w:r>
      <w:r w:rsidRPr="00EA2CF8">
        <w:t>Voice Extensible Markup Language (VoiceXML)</w:t>
      </w:r>
      <w:r>
        <w:t>, (</w:t>
      </w:r>
      <w:r w:rsidRPr="00BE6FEB">
        <w:t>VoiceXML</w:t>
      </w:r>
      <w:r>
        <w:t xml:space="preserve">) </w:t>
      </w:r>
      <w:r>
        <w:fldChar w:fldCharType="begin"/>
      </w:r>
      <w:r>
        <w:instrText xml:space="preserve"> REF _Ref225804815 \r \h </w:instrText>
      </w:r>
      <w:r>
        <w:fldChar w:fldCharType="separate"/>
      </w:r>
      <w:r>
        <w:t>[63]</w:t>
      </w:r>
      <w:r>
        <w:fldChar w:fldCharType="end"/>
      </w:r>
      <w:r w:rsidRPr="00BE6FEB">
        <w:t xml:space="preserve"> for media services and support the SIP standards associated with </w:t>
      </w:r>
      <w:r>
        <w:t>VoiceXML</w:t>
      </w:r>
      <w:r w:rsidRPr="00BE6FEB">
        <w:t xml:space="preserve"> as defined in </w:t>
      </w:r>
      <w:r w:rsidRPr="000663D8">
        <w:rPr>
          <w:i/>
          <w:iCs/>
        </w:rPr>
        <w:t>SIP Interface to VoiceXML Media Services,</w:t>
      </w:r>
      <w:r>
        <w:t xml:space="preserve"> </w:t>
      </w:r>
      <w:r w:rsidRPr="00BE6FEB">
        <w:t xml:space="preserve">RFC 5552 </w:t>
      </w:r>
      <w:r>
        <w:fldChar w:fldCharType="begin"/>
      </w:r>
      <w:r>
        <w:instrText xml:space="preserve"> REF _Ref225804850 \r \h </w:instrText>
      </w:r>
      <w:r>
        <w:fldChar w:fldCharType="separate"/>
      </w:r>
      <w:r>
        <w:t>[64]</w:t>
      </w:r>
      <w:r>
        <w:fldChar w:fldCharType="end"/>
      </w:r>
      <w:r>
        <w:t xml:space="preserve">. </w:t>
      </w:r>
      <w:r w:rsidRPr="00BE6FEB">
        <w:t>V</w:t>
      </w:r>
      <w:r>
        <w:t>oice</w:t>
      </w:r>
      <w:r w:rsidRPr="00BE6FEB">
        <w:t>XML &lt;audio&gt; tags MUST specify multiple MIME types to support the media types received by the CHFE and respond using the appropriate media type.</w:t>
      </w:r>
    </w:p>
    <w:p w14:paraId="10615966" w14:textId="77777777" w:rsidR="00D73EF6" w:rsidRPr="00BE6FEB" w:rsidRDefault="00D73EF6" w:rsidP="00D73EF6">
      <w:pPr>
        <w:pStyle w:val="BodyText"/>
      </w:pPr>
      <w:r w:rsidRPr="00BE6FEB">
        <w:t xml:space="preserve">The IMR MUST implement at least the media specifications listed in Section 3.1.9 of </w:t>
      </w:r>
      <w:r>
        <w:t>NENA</w:t>
      </w:r>
      <w:r>
        <w:noBreakHyphen/>
        <w:t>STA</w:t>
      </w:r>
      <w:r>
        <w:noBreakHyphen/>
        <w:t xml:space="preserve">010 </w:t>
      </w:r>
      <w:r>
        <w:fldChar w:fldCharType="begin"/>
      </w:r>
      <w:r>
        <w:instrText xml:space="preserve"> REF _Ref200179524 \r \h  \* MERGEFORMAT </w:instrText>
      </w:r>
      <w:r>
        <w:fldChar w:fldCharType="separate"/>
      </w:r>
      <w:r>
        <w:fldChar w:fldCharType="begin"/>
      </w:r>
      <w:r>
        <w:instrText xml:space="preserve"> REF _Ref129852940 \r \h </w:instrText>
      </w:r>
      <w:r>
        <w:fldChar w:fldCharType="separate"/>
      </w:r>
      <w:r>
        <w:t>[7]</w:t>
      </w:r>
      <w:r>
        <w:fldChar w:fldCharType="end"/>
      </w:r>
      <w:r>
        <w:fldChar w:fldCharType="end"/>
      </w:r>
      <w:r w:rsidRPr="00BE6FEB">
        <w:t>. The IMR SHOULD support the language preference provided in the Session Description Protocol (SDP) as specified in</w:t>
      </w:r>
      <w:r>
        <w:t xml:space="preserve"> </w:t>
      </w:r>
      <w:r w:rsidRPr="000663D8">
        <w:rPr>
          <w:i/>
          <w:iCs/>
        </w:rPr>
        <w:t>Negotiating Human Language in Real-Time Communications,</w:t>
      </w:r>
      <w:r w:rsidRPr="00BE6FEB">
        <w:t xml:space="preserve"> RFC 8373 </w:t>
      </w:r>
      <w:r>
        <w:fldChar w:fldCharType="begin"/>
      </w:r>
      <w:r>
        <w:instrText xml:space="preserve"> REF _Ref225804877 \r \h </w:instrText>
      </w:r>
      <w:r>
        <w:fldChar w:fldCharType="separate"/>
      </w:r>
      <w:r>
        <w:t>[53]</w:t>
      </w:r>
      <w:r>
        <w:fldChar w:fldCharType="end"/>
      </w:r>
      <w:r>
        <w:t>.</w:t>
      </w:r>
      <w:r w:rsidRPr="00BE6FEB">
        <w:t xml:space="preserve"> IMRs MUST interpret an MSRP, RTT, or other text received consisting of the digits </w:t>
      </w:r>
      <w:r>
        <w:t>‘</w:t>
      </w:r>
      <w:r w:rsidRPr="00BE6FEB">
        <w:t>0-9</w:t>
      </w:r>
      <w:r>
        <w:t>’</w:t>
      </w:r>
      <w:r w:rsidRPr="00BE6FEB">
        <w:t>, ‘#</w:t>
      </w:r>
      <w:r>
        <w:t>,</w:t>
      </w:r>
      <w:r w:rsidRPr="00BE6FEB">
        <w:t>’ or ‘*’</w:t>
      </w:r>
      <w:r>
        <w:t>,</w:t>
      </w:r>
      <w:r w:rsidRPr="00BE6FEB">
        <w:t xml:space="preserve"> immediately following a prompt for input as equivalent to DTMF key presses.</w:t>
      </w:r>
    </w:p>
    <w:p w14:paraId="01AF4E63" w14:textId="77777777" w:rsidR="00D73EF6" w:rsidRPr="00BE6FEB" w:rsidRDefault="00D73EF6" w:rsidP="00D73EF6">
      <w:pPr>
        <w:pStyle w:val="BodyText"/>
      </w:pPr>
      <w:r w:rsidRPr="00BE6FEB">
        <w:t>IMR MAY be used to provide informational announcements</w:t>
      </w:r>
      <w:r>
        <w:t xml:space="preserve">. </w:t>
      </w:r>
      <w:r w:rsidRPr="00BE6FEB">
        <w:t>If automated interaction with the caller is needed, the IMR MUST be used. The IMR MUST always answer the call with a 200 OK irrespective of whether it interacts with the caller or not. The IMR MUST NOT offer Early Media in response to inbound call requests.</w:t>
      </w:r>
    </w:p>
    <w:p w14:paraId="3D5EE583" w14:textId="77777777" w:rsidR="00D73EF6" w:rsidRDefault="00D73EF6" w:rsidP="00D73EF6">
      <w:pPr>
        <w:pStyle w:val="BodyText"/>
      </w:pPr>
      <w:r w:rsidRPr="00BE6FEB">
        <w:t xml:space="preserve">If the IMR presents options to the caller and a BYE is received from the caller </w:t>
      </w:r>
      <w:r>
        <w:t>prematurely</w:t>
      </w:r>
      <w:r w:rsidRPr="00BE6FEB">
        <w:t xml:space="preserve">, </w:t>
      </w:r>
      <w:r>
        <w:t>the call MUST</w:t>
      </w:r>
      <w:r w:rsidRPr="00BE6FEB">
        <w:t xml:space="preserve"> be treated as an Abandoned Call</w:t>
      </w:r>
      <w:r>
        <w:t>. The Abandoned Call MUST be handled as specified in the Incoming Interactive Calls section of this document</w:t>
      </w:r>
      <w:r w:rsidRPr="00BE6FEB">
        <w:t>.</w:t>
      </w:r>
    </w:p>
    <w:p w14:paraId="7C97993F" w14:textId="77777777" w:rsidR="00D73EF6" w:rsidRDefault="00D73EF6" w:rsidP="00D73EF6">
      <w:pPr>
        <w:pStyle w:val="BodyText"/>
      </w:pPr>
      <w:r>
        <w:t xml:space="preserve">If the IMR is engaged with a caller and cannot progress the call any further, it may, based on local policy, </w:t>
      </w:r>
      <w:r w:rsidRPr="001E6B4A">
        <w:t>perform a blind transfer as specified in the Blind Transfers section of NENA</w:t>
      </w:r>
      <w:r>
        <w:noBreakHyphen/>
      </w:r>
      <w:r w:rsidRPr="001E6B4A">
        <w:t>STA</w:t>
      </w:r>
      <w:r>
        <w:noBreakHyphen/>
      </w:r>
      <w:r w:rsidRPr="001E6B4A">
        <w:t>010</w:t>
      </w:r>
      <w:r>
        <w:t xml:space="preserve"> </w:t>
      </w:r>
      <w:r>
        <w:fldChar w:fldCharType="begin"/>
      </w:r>
      <w:r>
        <w:instrText xml:space="preserve"> REF _Ref200179524 \r \h  \* MERGEFORMAT </w:instrText>
      </w:r>
      <w:r>
        <w:fldChar w:fldCharType="separate"/>
      </w:r>
      <w:r>
        <w:fldChar w:fldCharType="begin"/>
      </w:r>
      <w:r>
        <w:instrText xml:space="preserve"> REF _Ref129852940 \r \h </w:instrText>
      </w:r>
      <w:r>
        <w:fldChar w:fldCharType="separate"/>
      </w:r>
      <w:r>
        <w:t>[7]</w:t>
      </w:r>
      <w:r>
        <w:fldChar w:fldCharType="end"/>
      </w:r>
      <w:r>
        <w:fldChar w:fldCharType="end"/>
      </w:r>
      <w:r>
        <w:t>, leave the call in queue, or terminate the call</w:t>
      </w:r>
      <w:r w:rsidRPr="001E6B4A">
        <w:t>.</w:t>
      </w:r>
    </w:p>
    <w:p w14:paraId="5EDF01BE" w14:textId="77777777" w:rsidR="00D73EF6" w:rsidRPr="006F3ADF" w:rsidRDefault="00D73EF6" w:rsidP="00D73EF6">
      <w:pPr>
        <w:pStyle w:val="Heading4"/>
      </w:pPr>
      <w:bookmarkStart w:id="1953" w:name="_Toc221701682"/>
      <w:r w:rsidRPr="006F3ADF">
        <w:t>Operational Considerations</w:t>
      </w:r>
      <w:bookmarkEnd w:id="1953"/>
    </w:p>
    <w:p w14:paraId="2C52B99B" w14:textId="77777777" w:rsidR="00D73EF6" w:rsidRDefault="00D73EF6" w:rsidP="00D73EF6">
      <w:pPr>
        <w:pStyle w:val="BodyText"/>
      </w:pPr>
      <w:commentRangeStart w:id="1954"/>
      <w:r>
        <w:t>The text in this document describes the possibility of a local Bridge.</w:t>
      </w:r>
      <w:commentRangeEnd w:id="1954"/>
      <w:r>
        <w:rPr>
          <w:rStyle w:val="CommentReference"/>
          <w:sz w:val="20"/>
          <w:szCs w:val="20"/>
        </w:rPr>
        <w:commentReference w:id="1954"/>
      </w:r>
      <w:r>
        <w:t xml:space="preserve"> While the PSAP needs a Bridge to handle calls that are not Emergency Calls, use of local Bridges for Emergency Calls should be discouraged, and NGCS provided Bridges SHOULD be used in preference to a local Bridge for Emergency Calls. There are a limited number of circumstances where a local Bridge may be needed. One is where the NGCS Bridge is not adequately sized to handle the Non-Emergency Calls the PSAP handles. Another is where the NGCS operator is unable or unwilling to provide bridging for calls it does not handle directly. If a local Bridge is available, it MUST NOT be used in a call that already has a Bridge (indicated by the presence of the “isfocus” parameter), as cascaded bridges provide unacceptable distortion of media. It is essential that local Bridges conform to the Bridge requirements of NENA</w:t>
      </w:r>
      <w:r>
        <w:noBreakHyphen/>
        <w:t>STA</w:t>
      </w:r>
      <w:r>
        <w:noBreakHyphen/>
        <w:t xml:space="preserve">010 </w:t>
      </w:r>
      <w:r>
        <w:fldChar w:fldCharType="begin"/>
      </w:r>
      <w:r>
        <w:instrText xml:space="preserve"> REF _Ref200179524 \n \h  \* MERGEFORMAT </w:instrText>
      </w:r>
      <w:r>
        <w:fldChar w:fldCharType="separate"/>
      </w:r>
      <w:r>
        <w:fldChar w:fldCharType="begin"/>
      </w:r>
      <w:r>
        <w:instrText xml:space="preserve"> REF _Ref129852940 \r \h </w:instrText>
      </w:r>
      <w:r>
        <w:fldChar w:fldCharType="separate"/>
      </w:r>
      <w:r>
        <w:t>[7]</w:t>
      </w:r>
      <w:r>
        <w:fldChar w:fldCharType="end"/>
      </w:r>
      <w:r>
        <w:fldChar w:fldCharType="end"/>
      </w:r>
      <w:r>
        <w:fldChar w:fldCharType="begin"/>
      </w:r>
      <w:r>
        <w:instrText xml:space="preserve"> REF _Ref200179524 \r \h  \* MERGEFORMAT </w:instrText>
      </w:r>
      <w:r>
        <w:fldChar w:fldCharType="end"/>
      </w:r>
      <w:r>
        <w:t>, and particularly the requirements for how Bridge participants in other ESInets are engaged.</w:t>
      </w:r>
    </w:p>
    <w:p w14:paraId="183FC573" w14:textId="5D240B58" w:rsidR="00595D6E" w:rsidRDefault="00595D6E" w:rsidP="00595D6E">
      <w:pPr>
        <w:pStyle w:val="BodyText"/>
      </w:pPr>
    </w:p>
    <w:p w14:paraId="1B32CA59" w14:textId="77777777" w:rsidR="00595D6E" w:rsidRDefault="00595D6E" w:rsidP="00595D6E">
      <w:pPr>
        <w:pStyle w:val="Heading2"/>
      </w:pPr>
      <w:bookmarkStart w:id="1955" w:name="_Toc221701683"/>
      <w:bookmarkStart w:id="1956" w:name="_Toc233105486"/>
      <w:r>
        <w:lastRenderedPageBreak/>
        <w:t>Mapping Data Service (MDS)</w:t>
      </w:r>
      <w:bookmarkEnd w:id="1955"/>
      <w:bookmarkEnd w:id="1956"/>
    </w:p>
    <w:p w14:paraId="60F11642" w14:textId="0FF63141" w:rsidR="00595D6E" w:rsidRDefault="00595D6E" w:rsidP="00595D6E">
      <w:pPr>
        <w:pStyle w:val="BodyText"/>
      </w:pPr>
      <w:r>
        <w:t xml:space="preserve">The MDS is defined in NENA-STA-010 </w:t>
      </w:r>
      <w:r>
        <w:fldChar w:fldCharType="begin"/>
      </w:r>
      <w:r>
        <w:instrText xml:space="preserve"> REF _Ref200179524 \n \h  \* MERGEFORMAT </w:instrText>
      </w:r>
      <w:r>
        <w:fldChar w:fldCharType="separate"/>
      </w:r>
      <w:r w:rsidR="00BE423B">
        <w:fldChar w:fldCharType="begin"/>
      </w:r>
      <w:r w:rsidR="00BE423B">
        <w:instrText xml:space="preserve"> REF _Ref129852940 \r \h </w:instrText>
      </w:r>
      <w:r w:rsidR="00BE423B">
        <w:fldChar w:fldCharType="separate"/>
      </w:r>
      <w:r w:rsidR="00BE423B">
        <w:t>[7]</w:t>
      </w:r>
      <w:r w:rsidR="00BE423B">
        <w:fldChar w:fldCharType="end"/>
      </w:r>
      <w:r>
        <w:fldChar w:fldCharType="end"/>
      </w:r>
      <w:r>
        <w:fldChar w:fldCharType="begin"/>
      </w:r>
      <w:r>
        <w:instrText xml:space="preserve"> REF _Ref200179524 \r \h  \* MERGEFORMAT </w:instrText>
      </w:r>
      <w:r>
        <w:fldChar w:fldCharType="separate"/>
      </w:r>
      <w:r>
        <w:fldChar w:fldCharType="end"/>
      </w:r>
      <w:r>
        <w:t xml:space="preserve">. When answering calls or handling Incidents out of area, the PSAP or ECC (hereafter, ECC) may need to display an appropriate map covering the area in which the caller or Incident is located. All ECCs MUST have an MDS available to hold their data. Multiple ECCs MAY hold their data in a common MDS, or each ECC could have its own MDS. ECCs MUST make their MDS interfaces available to other requesting ECCs via mdsFeatureInterfaceUri and mdsImageInterfaceUri as specified in the Service/Agency Locator section of NENA-STA-010 </w:t>
      </w:r>
      <w:r>
        <w:fldChar w:fldCharType="begin"/>
      </w:r>
      <w:r>
        <w:instrText xml:space="preserve"> REF _Ref200179524 \n \h  \* MERGEFORMAT </w:instrText>
      </w:r>
      <w:r>
        <w:fldChar w:fldCharType="separate"/>
      </w:r>
      <w:r w:rsidR="00A044BE">
        <w:fldChar w:fldCharType="begin"/>
      </w:r>
      <w:r w:rsidR="00A044BE">
        <w:instrText xml:space="preserve"> REF _Ref129852940 \r \h </w:instrText>
      </w:r>
      <w:r w:rsidR="00A044BE">
        <w:fldChar w:fldCharType="separate"/>
      </w:r>
      <w:r w:rsidR="00A044BE">
        <w:t>[7]</w:t>
      </w:r>
      <w:r w:rsidR="00A044BE">
        <w:fldChar w:fldCharType="end"/>
      </w:r>
      <w:r>
        <w:fldChar w:fldCharType="end"/>
      </w:r>
      <w:r>
        <w:t xml:space="preserve">. The MDS for a PSAP or ECC can be discovered via the S/AL. See the Mapping Data Service section of NENA-STA-010 </w:t>
      </w:r>
      <w:r>
        <w:fldChar w:fldCharType="begin"/>
      </w:r>
      <w:r>
        <w:instrText xml:space="preserve"> REF _Ref200179524 \n \h  \* MERGEFORMAT </w:instrText>
      </w:r>
      <w:r>
        <w:fldChar w:fldCharType="separate"/>
      </w:r>
      <w:r w:rsidR="00A044BE">
        <w:fldChar w:fldCharType="begin"/>
      </w:r>
      <w:r w:rsidR="00A044BE">
        <w:instrText xml:space="preserve"> REF _Ref129852940 \r \h </w:instrText>
      </w:r>
      <w:r w:rsidR="00A044BE">
        <w:fldChar w:fldCharType="separate"/>
      </w:r>
      <w:r w:rsidR="00A044BE">
        <w:t>[7]</w:t>
      </w:r>
      <w:r w:rsidR="00A044BE">
        <w:fldChar w:fldCharType="end"/>
      </w:r>
      <w:r>
        <w:fldChar w:fldCharType="end"/>
      </w:r>
      <w:r>
        <w:fldChar w:fldCharType="begin"/>
      </w:r>
      <w:r>
        <w:instrText xml:space="preserve"> REF _Ref200179524 \r \h  \* MERGEFORMAT </w:instrText>
      </w:r>
      <w:r>
        <w:fldChar w:fldCharType="separate"/>
      </w:r>
      <w:r>
        <w:fldChar w:fldCharType="end"/>
      </w:r>
      <w:r>
        <w:t>, and the Incident Handling section of this document for more details about PSAP use of the MDS.</w:t>
      </w:r>
    </w:p>
    <w:p w14:paraId="1BEFC7BB" w14:textId="77777777" w:rsidR="00595D6E" w:rsidRDefault="00595D6E" w:rsidP="00595D6E">
      <w:pPr>
        <w:pStyle w:val="BodyText"/>
      </w:pPr>
      <w:r>
        <w:t>When a PSAP needs a map for which it does not have map data, it MUST:</w:t>
      </w:r>
    </w:p>
    <w:p w14:paraId="58CE1E09" w14:textId="77777777" w:rsidR="00595D6E" w:rsidRPr="00595D6E" w:rsidRDefault="00595D6E" w:rsidP="00595D6E">
      <w:pPr>
        <w:pStyle w:val="ListParagraph"/>
        <w:contextualSpacing w:val="0"/>
      </w:pPr>
      <w:r w:rsidRPr="00595D6E">
        <w:t>Query the ECRF using the desired location and the Service URN for the Service/Agency Locator (S/AL) to obtain the URL of the S/AL record of the responsible ECC</w:t>
      </w:r>
    </w:p>
    <w:p w14:paraId="76631595" w14:textId="77777777" w:rsidR="00595D6E" w:rsidRPr="00595D6E" w:rsidRDefault="00595D6E" w:rsidP="00595D6E">
      <w:pPr>
        <w:pStyle w:val="ListParagraph"/>
        <w:contextualSpacing w:val="0"/>
      </w:pPr>
      <w:r w:rsidRPr="00595D6E">
        <w:t>Use the S/AL URL to obtain the S/AL Record of the ECC containing the mdsFeatureInterfaceUri and mdsImageInterfaceUri for that ECC</w:t>
      </w:r>
    </w:p>
    <w:p w14:paraId="523FFEEC" w14:textId="77777777" w:rsidR="00595D6E" w:rsidRPr="00595D6E" w:rsidRDefault="00595D6E" w:rsidP="00595D6E">
      <w:pPr>
        <w:pStyle w:val="ListParagraph"/>
        <w:contextualSpacing w:val="0"/>
      </w:pPr>
      <w:r w:rsidRPr="00595D6E">
        <w:t>Use the mdsFeatureInterfaceUri to request a feature map, if a feature-layer map is desired</w:t>
      </w:r>
    </w:p>
    <w:p w14:paraId="7C237F12" w14:textId="77777777" w:rsidR="00595D6E" w:rsidRPr="00595D6E" w:rsidRDefault="00595D6E" w:rsidP="00595D6E">
      <w:pPr>
        <w:pStyle w:val="ListParagraph"/>
        <w:contextualSpacing w:val="0"/>
      </w:pPr>
      <w:r w:rsidRPr="00595D6E">
        <w:t>Use the mdsImageInterfaceUri to obtain an image map, if an image map is desired</w:t>
      </w:r>
    </w:p>
    <w:p w14:paraId="78CEBF7C" w14:textId="77777777" w:rsidR="00595D6E" w:rsidRDefault="00595D6E" w:rsidP="00595D6E">
      <w:pPr>
        <w:pStyle w:val="BodyText"/>
      </w:pPr>
      <w:r>
        <w:t>T</w:t>
      </w:r>
      <w:r w:rsidRPr="00CA7DE8">
        <w:t xml:space="preserve">he bounding rectangle of the requested map may contain </w:t>
      </w:r>
      <w:r>
        <w:t>fragments</w:t>
      </w:r>
      <w:r w:rsidRPr="00CA7DE8">
        <w:t xml:space="preserve"> of more than one service area. </w:t>
      </w:r>
      <w:r>
        <w:t>To create a map from such fragments, the</w:t>
      </w:r>
      <w:r w:rsidRPr="00CA7DE8">
        <w:t xml:space="preserve"> ECC </w:t>
      </w:r>
      <w:r>
        <w:t>MUST</w:t>
      </w:r>
      <w:r w:rsidRPr="00CA7DE8">
        <w:t xml:space="preserve"> request </w:t>
      </w:r>
      <w:r>
        <w:t xml:space="preserve">each fragment </w:t>
      </w:r>
      <w:r w:rsidRPr="00CA7DE8">
        <w:t>from the MDS of the responsible ECC</w:t>
      </w:r>
      <w:r>
        <w:t xml:space="preserve"> and then combine them to create the desired map</w:t>
      </w:r>
      <w:r w:rsidRPr="00CA7DE8">
        <w:t>.</w:t>
      </w:r>
    </w:p>
    <w:p w14:paraId="247C5E4E" w14:textId="77777777" w:rsidR="00595D6E" w:rsidRDefault="00595D6E" w:rsidP="00595D6E">
      <w:pPr>
        <w:pStyle w:val="Heading3"/>
      </w:pPr>
      <w:bookmarkStart w:id="1957" w:name="_Toc221701684"/>
      <w:bookmarkStart w:id="1958" w:name="_Toc233105487"/>
      <w:r>
        <w:t>MDS Policy</w:t>
      </w:r>
      <w:bookmarkEnd w:id="1957"/>
      <w:bookmarkEnd w:id="1958"/>
    </w:p>
    <w:p w14:paraId="523A9666" w14:textId="77777777" w:rsidR="00595D6E" w:rsidRDefault="00595D6E" w:rsidP="00595D6E">
      <w:pPr>
        <w:pStyle w:val="BodyText"/>
      </w:pPr>
      <w:r w:rsidRPr="00635444">
        <w:t xml:space="preserve">The </w:t>
      </w:r>
      <w:r>
        <w:t>MDS is a Service and</w:t>
      </w:r>
      <w:r w:rsidRPr="00635444">
        <w:t xml:space="preserve"> MUST </w:t>
      </w:r>
      <w:r>
        <w:t>implement a</w:t>
      </w:r>
      <w:r w:rsidRPr="00635444">
        <w:t xml:space="preserve"> DRM Policy</w:t>
      </w:r>
      <w:r>
        <w:t xml:space="preserve"> called</w:t>
      </w:r>
      <w:r w:rsidRPr="00635444">
        <w:t xml:space="preserve"> </w:t>
      </w:r>
      <w:r>
        <w:t xml:space="preserve">“MappingDataService” (defined in NENA-STA-010) </w:t>
      </w:r>
      <w:r w:rsidRPr="00635444">
        <w:t xml:space="preserve">per the Policy section of this document. </w:t>
      </w:r>
      <w:r>
        <w:t>The “</w:t>
      </w:r>
      <w:r w:rsidRPr="0045471F">
        <w:rPr>
          <w:rFonts w:cs="Tahoma"/>
        </w:rPr>
        <w:t>Map</w:t>
      </w:r>
      <w:r>
        <w:rPr>
          <w:rFonts w:cs="Tahoma"/>
        </w:rPr>
        <w:t>ping</w:t>
      </w:r>
      <w:r w:rsidRPr="0045471F">
        <w:rPr>
          <w:rFonts w:cs="Tahoma"/>
        </w:rPr>
        <w:t>Data</w:t>
      </w:r>
      <w:r>
        <w:rPr>
          <w:rFonts w:cs="Tahoma"/>
        </w:rPr>
        <w:t>Service</w:t>
      </w:r>
      <w:r>
        <w:t>” Interface Name defined in NENA-STA-010 represents both MDS interfaces in DRM rules.</w:t>
      </w:r>
    </w:p>
    <w:p w14:paraId="38844727" w14:textId="77777777" w:rsidR="00595D6E" w:rsidRPr="00ED714B" w:rsidRDefault="00595D6E" w:rsidP="00595D6E">
      <w:pPr>
        <w:pStyle w:val="Heading2"/>
      </w:pPr>
      <w:bookmarkStart w:id="1959" w:name="_Presence_Server_FE"/>
      <w:bookmarkStart w:id="1960" w:name="_Toc158902445"/>
      <w:bookmarkStart w:id="1961" w:name="_Toc221701685"/>
      <w:bookmarkStart w:id="1962" w:name="_Toc233105488"/>
      <w:bookmarkEnd w:id="1959"/>
      <w:r w:rsidRPr="00ED714B">
        <w:t>Presence Server FE</w:t>
      </w:r>
      <w:bookmarkEnd w:id="1960"/>
      <w:bookmarkEnd w:id="1961"/>
      <w:bookmarkEnd w:id="1962"/>
    </w:p>
    <w:p w14:paraId="365440E0" w14:textId="22532614" w:rsidR="00595D6E" w:rsidRPr="005A3298" w:rsidRDefault="00595D6E" w:rsidP="00595D6E">
      <w:pPr>
        <w:pStyle w:val="BodyText"/>
      </w:pPr>
      <w:r w:rsidRPr="005A3298">
        <w:t xml:space="preserve">The </w:t>
      </w:r>
      <w:commentRangeStart w:id="1963"/>
      <w:commentRangeStart w:id="1964"/>
      <w:commentRangeStart w:id="1965"/>
      <w:r w:rsidRPr="005A3298">
        <w:t>Presence Server</w:t>
      </w:r>
      <w:commentRangeEnd w:id="1963"/>
      <w:r w:rsidR="00B46583" w:rsidRPr="005A3298">
        <w:rPr>
          <w:rStyle w:val="CommentReference"/>
          <w:sz w:val="20"/>
          <w:szCs w:val="20"/>
        </w:rPr>
        <w:commentReference w:id="1963"/>
      </w:r>
      <w:commentRangeEnd w:id="1964"/>
      <w:r w:rsidR="00A91699" w:rsidRPr="005A3298">
        <w:rPr>
          <w:rStyle w:val="CommentReference"/>
          <w:sz w:val="20"/>
          <w:szCs w:val="20"/>
        </w:rPr>
        <w:commentReference w:id="1964"/>
      </w:r>
      <w:commentRangeEnd w:id="1965"/>
      <w:r w:rsidR="00617317" w:rsidRPr="005A3298">
        <w:rPr>
          <w:rStyle w:val="CommentReference"/>
          <w:sz w:val="20"/>
          <w:szCs w:val="20"/>
        </w:rPr>
        <w:commentReference w:id="1965"/>
      </w:r>
      <w:r w:rsidRPr="005A3298">
        <w:t xml:space="preserve"> </w:t>
      </w:r>
      <w:r w:rsidR="008F34AB">
        <w:t xml:space="preserve">FE </w:t>
      </w:r>
      <w:r w:rsidRPr="005A3298">
        <w:t>is an FE within the PSAP that is responsible for receiving activity state information from other FEs, storing it, and distributing agent presence information to subscribing entities</w:t>
      </w:r>
      <w:r>
        <w:t xml:space="preserve"> based upon Policy rules for the Agency</w:t>
      </w:r>
      <w:r w:rsidRPr="005A3298">
        <w:t xml:space="preserve">. The Presence Server FE accepts AgencyID, AgentID, and Activity State from other FEs responsible for determining the </w:t>
      </w:r>
      <w:r>
        <w:t xml:space="preserve">activity </w:t>
      </w:r>
      <w:r w:rsidRPr="005A3298">
        <w:t xml:space="preserve">state of agents. At a minimum, </w:t>
      </w:r>
      <w:r>
        <w:t>functional elements</w:t>
      </w:r>
      <w:r w:rsidRPr="005A3298">
        <w:t xml:space="preserve"> that will provide activity state information to the Presence Server FE include the Call Handling FE, Collaboration FE, and PTT System Services FE</w:t>
      </w:r>
      <w:r>
        <w:t xml:space="preserve">. </w:t>
      </w:r>
    </w:p>
    <w:p w14:paraId="7B1784B1" w14:textId="16251FD8" w:rsidR="00595D6E" w:rsidRPr="005A3298" w:rsidRDefault="00595D6E" w:rsidP="00595D6E">
      <w:pPr>
        <w:pStyle w:val="BodyText"/>
      </w:pPr>
      <w:r w:rsidRPr="005A3298">
        <w:t xml:space="preserve">The Presence Server uses the Activity States published from FEs in combination with the </w:t>
      </w:r>
      <w:r>
        <w:t xml:space="preserve">operational </w:t>
      </w:r>
      <w:r w:rsidRPr="005A3298">
        <w:t>policy for the Agency maintained in the Policy Store to determine an agent’s availability (Agent State)</w:t>
      </w:r>
      <w:r>
        <w:t xml:space="preserve"> to receive communications. </w:t>
      </w:r>
      <w:r w:rsidRPr="005A3298">
        <w:t xml:space="preserve"> Some Agencies support the notion that an agent is capable of being involved in multiple communications simultaneously</w:t>
      </w:r>
      <w:r>
        <w:t>,</w:t>
      </w:r>
      <w:r w:rsidRPr="005A3298">
        <w:t xml:space="preserve"> while other Agencies restrict agents to only handle one communication at a time</w:t>
      </w:r>
      <w:r>
        <w:t xml:space="preserve">. </w:t>
      </w:r>
      <w:r w:rsidRPr="005A3298">
        <w:t>As a result, received Activity states from the various FEs must be continually compared with the Agency’s policy to determine the Agent’s availability.</w:t>
      </w:r>
    </w:p>
    <w:p w14:paraId="52A9AB70" w14:textId="064E9BD7" w:rsidR="00595D6E" w:rsidRPr="005A3298" w:rsidRDefault="00595D6E" w:rsidP="00595D6E">
      <w:pPr>
        <w:pStyle w:val="BodyText"/>
      </w:pPr>
      <w:r w:rsidRPr="005A3298">
        <w:t>As an example, an agent that is active with a voice call may be considered unavailable for all other types of communications at one Agency but</w:t>
      </w:r>
      <w:r>
        <w:t>, at another Agency,</w:t>
      </w:r>
      <w:r w:rsidRPr="005A3298">
        <w:t xml:space="preserve"> may be permitted to </w:t>
      </w:r>
      <w:r w:rsidRPr="005A3298">
        <w:lastRenderedPageBreak/>
        <w:t>accept a</w:t>
      </w:r>
      <w:r>
        <w:t>nother communication such as a</w:t>
      </w:r>
      <w:r w:rsidRPr="005A3298">
        <w:t xml:space="preserve"> text </w:t>
      </w:r>
      <w:r>
        <w:t>call</w:t>
      </w:r>
      <w:r w:rsidRPr="005A3298">
        <w:t>. (Note: This should not be confused with handling a single communications session with multiple media types</w:t>
      </w:r>
      <w:r>
        <w:t xml:space="preserve"> such as a video communication receiving both video and audio</w:t>
      </w:r>
      <w:r w:rsidRPr="005A3298">
        <w:t xml:space="preserve">). </w:t>
      </w:r>
    </w:p>
    <w:p w14:paraId="5222BEC1" w14:textId="77777777" w:rsidR="00595D6E" w:rsidRPr="005A3298" w:rsidRDefault="00595D6E" w:rsidP="00595D6E">
      <w:pPr>
        <w:pStyle w:val="BodyText"/>
      </w:pPr>
      <w:r w:rsidRPr="005A3298">
        <w:t>The Agent’s state may be reported differently depending upon the entity to which the report is being sent. For example, an Agent may be shown as available for internal communications within an Agency, but not for communications with another Agency.</w:t>
      </w:r>
    </w:p>
    <w:p w14:paraId="09BD9CDF" w14:textId="77777777" w:rsidR="00595D6E" w:rsidRPr="005A3298" w:rsidRDefault="00595D6E" w:rsidP="00595D6E">
      <w:pPr>
        <w:pStyle w:val="Heading3"/>
      </w:pPr>
      <w:r>
        <w:t xml:space="preserve"> </w:t>
      </w:r>
      <w:bookmarkStart w:id="1966" w:name="_Toc221701686"/>
      <w:bookmarkStart w:id="1967" w:name="_Toc233105489"/>
      <w:r w:rsidRPr="005A3298">
        <w:t>Presence Server Clients</w:t>
      </w:r>
      <w:bookmarkEnd w:id="1966"/>
      <w:bookmarkEnd w:id="1967"/>
    </w:p>
    <w:p w14:paraId="2A7E78F5" w14:textId="4C3EABD3" w:rsidR="00595D6E" w:rsidRPr="00116BCF" w:rsidRDefault="00595D6E" w:rsidP="00595D6E">
      <w:pPr>
        <w:pStyle w:val="BodyText"/>
      </w:pPr>
      <w:r w:rsidRPr="005A3298">
        <w:t>The Presence Server has two distinct types of clients</w:t>
      </w:r>
      <w:r>
        <w:t xml:space="preserve">. </w:t>
      </w:r>
      <w:r w:rsidRPr="005A3298">
        <w:t xml:space="preserve">One set of clients, called “Presentities”, provide activity state information to be stored </w:t>
      </w:r>
      <w:r>
        <w:t>in the Presence Server FE;</w:t>
      </w:r>
      <w:r w:rsidRPr="005A3298">
        <w:t xml:space="preserve"> </w:t>
      </w:r>
      <w:r>
        <w:t>t</w:t>
      </w:r>
      <w:r w:rsidRPr="005A3298">
        <w:t xml:space="preserve">he other set of clients, called “Watchers”, receive presence information derived from the </w:t>
      </w:r>
      <w:r>
        <w:t xml:space="preserve">stored </w:t>
      </w:r>
      <w:r w:rsidRPr="005A3298">
        <w:t>activity state and Agency policy</w:t>
      </w:r>
      <w:r>
        <w:t xml:space="preserve"> as shown below</w:t>
      </w:r>
      <w:r w:rsidRPr="005A3298">
        <w:t>.</w:t>
      </w:r>
      <w:r w:rsidRPr="005A3298">
        <w:rPr>
          <w:noProof/>
        </w:rPr>
        <mc:AlternateContent>
          <mc:Choice Requires="wpg">
            <w:drawing>
              <wp:anchor distT="0" distB="0" distL="114300" distR="114300" simplePos="0" relativeHeight="251685888" behindDoc="0" locked="1" layoutInCell="1" hidden="0" allowOverlap="0" wp14:anchorId="23ED7AD1" wp14:editId="68DDF9A8">
                <wp:simplePos x="0" y="0"/>
                <wp:positionH relativeFrom="column">
                  <wp:posOffset>82550</wp:posOffset>
                </wp:positionH>
                <wp:positionV relativeFrom="line">
                  <wp:posOffset>349885</wp:posOffset>
                </wp:positionV>
                <wp:extent cx="6172200" cy="1042035"/>
                <wp:effectExtent l="0" t="0" r="0" b="5715"/>
                <wp:wrapTopAndBottom/>
                <wp:docPr id="761746306" name="Group 761746306" descr="Diagram describing the relationship between Presentity, Presence Server, and Watcher"/>
                <wp:cNvGraphicFramePr/>
                <a:graphic xmlns:a="http://schemas.openxmlformats.org/drawingml/2006/main">
                  <a:graphicData uri="http://schemas.microsoft.com/office/word/2010/wordprocessingGroup">
                    <wpg:wgp>
                      <wpg:cNvGrpSpPr/>
                      <wpg:grpSpPr>
                        <a:xfrm>
                          <a:off x="0" y="0"/>
                          <a:ext cx="6172200" cy="1042035"/>
                          <a:chOff x="2437700" y="3244850"/>
                          <a:chExt cx="5816575" cy="1070300"/>
                        </a:xfrm>
                      </wpg:grpSpPr>
                      <wpg:grpSp>
                        <wpg:cNvPr id="1050846494" name="Group 1050846494"/>
                        <wpg:cNvGrpSpPr/>
                        <wpg:grpSpPr>
                          <a:xfrm>
                            <a:off x="2450400" y="3257553"/>
                            <a:ext cx="5791200" cy="1044894"/>
                            <a:chOff x="0" y="0"/>
                            <a:chExt cx="7226511" cy="1059316"/>
                          </a:xfrm>
                        </wpg:grpSpPr>
                        <wps:wsp>
                          <wps:cNvPr id="2072755124" name="Rectangle 2072755124"/>
                          <wps:cNvSpPr/>
                          <wps:spPr>
                            <a:xfrm>
                              <a:off x="0" y="0"/>
                              <a:ext cx="7226500" cy="1059300"/>
                            </a:xfrm>
                            <a:prstGeom prst="rect">
                              <a:avLst/>
                            </a:prstGeom>
                            <a:noFill/>
                            <a:ln>
                              <a:noFill/>
                            </a:ln>
                          </wps:spPr>
                          <wps:txbx>
                            <w:txbxContent>
                              <w:p w14:paraId="69EC35C6" w14:textId="77777777" w:rsidR="00595D6E" w:rsidRDefault="00595D6E" w:rsidP="00595D6E">
                                <w:pPr>
                                  <w:textDirection w:val="btLr"/>
                                </w:pPr>
                              </w:p>
                            </w:txbxContent>
                          </wps:txbx>
                          <wps:bodyPr spcFirstLastPara="1" wrap="square" lIns="91425" tIns="91425" rIns="91425" bIns="91425" anchor="ctr" anchorCtr="0">
                            <a:noAutofit/>
                          </wps:bodyPr>
                        </wps:wsp>
                        <wpg:grpSp>
                          <wpg:cNvPr id="85321191" name="Group 85321191"/>
                          <wpg:cNvGrpSpPr/>
                          <wpg:grpSpPr>
                            <a:xfrm>
                              <a:off x="2816325" y="14288"/>
                              <a:ext cx="1593850" cy="1045028"/>
                              <a:chOff x="2816325" y="14288"/>
                              <a:chExt cx="1593850" cy="1045028"/>
                            </a:xfrm>
                          </wpg:grpSpPr>
                          <wps:wsp>
                            <wps:cNvPr id="1106335375" name="Rectangle 1106335375"/>
                            <wps:cNvSpPr/>
                            <wps:spPr>
                              <a:xfrm>
                                <a:off x="2816392" y="14288"/>
                                <a:ext cx="1593669" cy="1045028"/>
                              </a:xfrm>
                              <a:prstGeom prst="rect">
                                <a:avLst/>
                              </a:prstGeom>
                              <a:solidFill>
                                <a:srgbClr val="B6DDE7"/>
                              </a:solidFill>
                              <a:ln w="25400" cap="flat" cmpd="sng">
                                <a:solidFill>
                                  <a:srgbClr val="395E89"/>
                                </a:solidFill>
                                <a:prstDash val="solid"/>
                                <a:round/>
                                <a:headEnd type="none" w="sm" len="sm"/>
                                <a:tailEnd type="none" w="sm" len="sm"/>
                              </a:ln>
                            </wps:spPr>
                            <wps:txbx>
                              <w:txbxContent>
                                <w:p w14:paraId="649A8696" w14:textId="77777777" w:rsidR="00595D6E" w:rsidRDefault="00595D6E" w:rsidP="00595D6E">
                                  <w:pPr>
                                    <w:textDirection w:val="btLr"/>
                                  </w:pPr>
                                </w:p>
                              </w:txbxContent>
                            </wps:txbx>
                            <wps:bodyPr spcFirstLastPara="1" wrap="square" lIns="91425" tIns="91425" rIns="91425" bIns="91425" anchor="ctr" anchorCtr="0">
                              <a:noAutofit/>
                            </wps:bodyPr>
                          </wps:wsp>
                          <wps:wsp>
                            <wps:cNvPr id="1070688472" name="Rectangle 1070688472"/>
                            <wps:cNvSpPr/>
                            <wps:spPr>
                              <a:xfrm>
                                <a:off x="2816325" y="190484"/>
                                <a:ext cx="1593850" cy="795020"/>
                              </a:xfrm>
                              <a:prstGeom prst="rect">
                                <a:avLst/>
                              </a:prstGeom>
                              <a:noFill/>
                              <a:ln>
                                <a:noFill/>
                              </a:ln>
                            </wps:spPr>
                            <wps:txbx>
                              <w:txbxContent>
                                <w:p w14:paraId="44B34581" w14:textId="77777777" w:rsidR="00595D6E" w:rsidRDefault="00595D6E" w:rsidP="00595D6E">
                                  <w:pPr>
                                    <w:jc w:val="center"/>
                                    <w:textDirection w:val="btLr"/>
                                  </w:pPr>
                                  <w:r>
                                    <w:rPr>
                                      <w:color w:val="000000"/>
                                      <w:sz w:val="28"/>
                                    </w:rPr>
                                    <w:t>Presence Server</w:t>
                                  </w:r>
                                </w:p>
                              </w:txbxContent>
                            </wps:txbx>
                            <wps:bodyPr spcFirstLastPara="1" wrap="square" lIns="91425" tIns="45700" rIns="91425" bIns="45700" anchor="t" anchorCtr="0">
                              <a:noAutofit/>
                            </wps:bodyPr>
                          </wps:wsp>
                        </wpg:grpSp>
                        <wpg:grpSp>
                          <wpg:cNvPr id="1001459835" name="Group 1001459835"/>
                          <wpg:cNvGrpSpPr/>
                          <wpg:grpSpPr>
                            <a:xfrm>
                              <a:off x="0" y="14288"/>
                              <a:ext cx="1593850" cy="1045028"/>
                              <a:chOff x="0" y="14288"/>
                              <a:chExt cx="1593850" cy="1045028"/>
                            </a:xfrm>
                          </wpg:grpSpPr>
                          <wps:wsp>
                            <wps:cNvPr id="1056623673" name="Rectangle 1056623673"/>
                            <wps:cNvSpPr/>
                            <wps:spPr>
                              <a:xfrm>
                                <a:off x="5" y="14288"/>
                                <a:ext cx="1593669" cy="1045028"/>
                              </a:xfrm>
                              <a:prstGeom prst="rect">
                                <a:avLst/>
                              </a:prstGeom>
                              <a:solidFill>
                                <a:srgbClr val="B6DDE7"/>
                              </a:solidFill>
                              <a:ln w="25400" cap="flat" cmpd="sng">
                                <a:solidFill>
                                  <a:srgbClr val="395E89"/>
                                </a:solidFill>
                                <a:prstDash val="solid"/>
                                <a:round/>
                                <a:headEnd type="none" w="sm" len="sm"/>
                                <a:tailEnd type="none" w="sm" len="sm"/>
                              </a:ln>
                            </wps:spPr>
                            <wps:txbx>
                              <w:txbxContent>
                                <w:p w14:paraId="01A99637" w14:textId="77777777" w:rsidR="00595D6E" w:rsidRDefault="00595D6E" w:rsidP="00595D6E">
                                  <w:pPr>
                                    <w:textDirection w:val="btLr"/>
                                  </w:pPr>
                                </w:p>
                              </w:txbxContent>
                            </wps:txbx>
                            <wps:bodyPr spcFirstLastPara="1" wrap="square" lIns="91425" tIns="91425" rIns="91425" bIns="91425" anchor="ctr" anchorCtr="0">
                              <a:noAutofit/>
                            </wps:bodyPr>
                          </wps:wsp>
                          <wps:wsp>
                            <wps:cNvPr id="2137570952" name="Rectangle 2137570952"/>
                            <wps:cNvSpPr/>
                            <wps:spPr>
                              <a:xfrm>
                                <a:off x="0" y="352091"/>
                                <a:ext cx="1593850" cy="494030"/>
                              </a:xfrm>
                              <a:prstGeom prst="rect">
                                <a:avLst/>
                              </a:prstGeom>
                              <a:noFill/>
                              <a:ln>
                                <a:noFill/>
                              </a:ln>
                            </wps:spPr>
                            <wps:txbx>
                              <w:txbxContent>
                                <w:p w14:paraId="77FD5D57" w14:textId="77777777" w:rsidR="00595D6E" w:rsidRDefault="00595D6E" w:rsidP="00595D6E">
                                  <w:pPr>
                                    <w:jc w:val="center"/>
                                    <w:textDirection w:val="btLr"/>
                                  </w:pPr>
                                  <w:r>
                                    <w:rPr>
                                      <w:color w:val="000000"/>
                                      <w:sz w:val="28"/>
                                    </w:rPr>
                                    <w:t>Presentity</w:t>
                                  </w:r>
                                </w:p>
                              </w:txbxContent>
                            </wps:txbx>
                            <wps:bodyPr spcFirstLastPara="1" wrap="square" lIns="91425" tIns="45700" rIns="91425" bIns="45700" anchor="t" anchorCtr="0">
                              <a:noAutofit/>
                            </wps:bodyPr>
                          </wps:wsp>
                        </wpg:grpSp>
                        <wpg:grpSp>
                          <wpg:cNvPr id="67951433" name="Group 67951433"/>
                          <wpg:cNvGrpSpPr/>
                          <wpg:grpSpPr>
                            <a:xfrm>
                              <a:off x="5632661" y="0"/>
                              <a:ext cx="1593850" cy="1045028"/>
                              <a:chOff x="5632661" y="0"/>
                              <a:chExt cx="1593850" cy="1045028"/>
                            </a:xfrm>
                          </wpg:grpSpPr>
                          <wps:wsp>
                            <wps:cNvPr id="1385434080" name="Rectangle 1385434080"/>
                            <wps:cNvSpPr/>
                            <wps:spPr>
                              <a:xfrm>
                                <a:off x="5632790" y="0"/>
                                <a:ext cx="1593669" cy="1045028"/>
                              </a:xfrm>
                              <a:prstGeom prst="rect">
                                <a:avLst/>
                              </a:prstGeom>
                              <a:solidFill>
                                <a:srgbClr val="B6DDE7"/>
                              </a:solidFill>
                              <a:ln w="25400" cap="flat" cmpd="sng">
                                <a:solidFill>
                                  <a:srgbClr val="395E89"/>
                                </a:solidFill>
                                <a:prstDash val="solid"/>
                                <a:round/>
                                <a:headEnd type="none" w="sm" len="sm"/>
                                <a:tailEnd type="none" w="sm" len="sm"/>
                              </a:ln>
                            </wps:spPr>
                            <wps:txbx>
                              <w:txbxContent>
                                <w:p w14:paraId="75EA73D3" w14:textId="77777777" w:rsidR="00595D6E" w:rsidRDefault="00595D6E" w:rsidP="00595D6E">
                                  <w:pPr>
                                    <w:textDirection w:val="btLr"/>
                                  </w:pPr>
                                </w:p>
                              </w:txbxContent>
                            </wps:txbx>
                            <wps:bodyPr spcFirstLastPara="1" wrap="square" lIns="91425" tIns="91425" rIns="91425" bIns="91425" anchor="ctr" anchorCtr="0">
                              <a:noAutofit/>
                            </wps:bodyPr>
                          </wps:wsp>
                          <wps:wsp>
                            <wps:cNvPr id="1286151825" name="Rectangle 1286151825"/>
                            <wps:cNvSpPr/>
                            <wps:spPr>
                              <a:xfrm>
                                <a:off x="5632661" y="337805"/>
                                <a:ext cx="1593850" cy="494030"/>
                              </a:xfrm>
                              <a:prstGeom prst="rect">
                                <a:avLst/>
                              </a:prstGeom>
                              <a:noFill/>
                              <a:ln>
                                <a:noFill/>
                              </a:ln>
                            </wps:spPr>
                            <wps:txbx>
                              <w:txbxContent>
                                <w:p w14:paraId="11FABDEF" w14:textId="77777777" w:rsidR="00595D6E" w:rsidRDefault="00595D6E" w:rsidP="00595D6E">
                                  <w:pPr>
                                    <w:jc w:val="center"/>
                                    <w:textDirection w:val="btLr"/>
                                  </w:pPr>
                                  <w:r>
                                    <w:rPr>
                                      <w:color w:val="000000"/>
                                      <w:sz w:val="28"/>
                                    </w:rPr>
                                    <w:t>Watcher</w:t>
                                  </w:r>
                                </w:p>
                              </w:txbxContent>
                            </wps:txbx>
                            <wps:bodyPr spcFirstLastPara="1" wrap="square" lIns="91425" tIns="45700" rIns="91425" bIns="45700" anchor="t" anchorCtr="0">
                              <a:noAutofit/>
                            </wps:bodyPr>
                          </wps:wsp>
                        </wpg:grpSp>
                        <wps:wsp>
                          <wps:cNvPr id="849219431" name="Straight Arrow Connector 849219431"/>
                          <wps:cNvCnPr/>
                          <wps:spPr>
                            <a:xfrm>
                              <a:off x="4410056" y="513674"/>
                              <a:ext cx="1222729" cy="8840"/>
                            </a:xfrm>
                            <a:prstGeom prst="straightConnector1">
                              <a:avLst/>
                            </a:prstGeom>
                            <a:noFill/>
                            <a:ln w="25400" cap="flat" cmpd="sng">
                              <a:solidFill>
                                <a:sysClr val="windowText" lastClr="000000"/>
                              </a:solidFill>
                              <a:prstDash val="solid"/>
                              <a:round/>
                              <a:headEnd type="none" w="sm" len="sm"/>
                              <a:tailEnd type="stealth" w="lg" len="lg"/>
                            </a:ln>
                          </wps:spPr>
                          <wps:bodyPr/>
                        </wps:wsp>
                        <wps:wsp>
                          <wps:cNvPr id="563719153" name="Straight Arrow Connector 563719153"/>
                          <wps:cNvCnPr/>
                          <wps:spPr>
                            <a:xfrm>
                              <a:off x="1593658" y="509253"/>
                              <a:ext cx="1222729" cy="8840"/>
                            </a:xfrm>
                            <a:prstGeom prst="straightConnector1">
                              <a:avLst/>
                            </a:prstGeom>
                            <a:noFill/>
                            <a:ln w="25400" cap="flat" cmpd="sng">
                              <a:solidFill>
                                <a:sysClr val="windowText" lastClr="000000"/>
                              </a:solidFill>
                              <a:prstDash val="solid"/>
                              <a:round/>
                              <a:headEnd type="none" w="sm" len="sm"/>
                              <a:tailEnd type="stealth" w="lg" len="lg"/>
                            </a:ln>
                          </wps:spPr>
                          <wps:bodyPr/>
                        </wps:wsp>
                      </wpg:grpSp>
                    </wpg:wgp>
                  </a:graphicData>
                </a:graphic>
                <wp14:sizeRelH relativeFrom="margin">
                  <wp14:pctWidth>0</wp14:pctWidth>
                </wp14:sizeRelH>
                <wp14:sizeRelV relativeFrom="margin">
                  <wp14:pctHeight>0</wp14:pctHeight>
                </wp14:sizeRelV>
              </wp:anchor>
            </w:drawing>
          </mc:Choice>
          <mc:Fallback>
            <w:pict>
              <v:group w14:anchorId="23ED7AD1" id="Group 761746306" o:spid="_x0000_s1027" alt="Diagram describing the relationship between Presentity, Presence Server, and Watcher" style="position:absolute;margin-left:6.5pt;margin-top:27.55pt;width:486pt;height:82.05pt;z-index:251685888;mso-position-vertical-relative:line;mso-width-relative:margin;mso-height-relative:margin" coordorigin="24377,32448" coordsize="58165,107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" o:allowoverlap="f">
                <v:group id="Group 1050846494" o:spid="_x0000_s1028" style="position:absolute;left:24504;top:32575;width:57912;height:10449" coordsize="72265,10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">
                  <v:rect id="Rectangle 2072755124" o:spid="_x0000_s1029" style="position:absolute;width:72265;height:10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" filled="f" stroked="f">
                    <v:textbox inset="2.53958mm,2.53958mm,2.53958mm,2.53958mm">
                      <w:txbxContent>
                        <w:p w14:paraId="69EC35C6" w14:textId="77777777" w:rsidR="00595D6E" w:rsidRDefault="00595D6E" w:rsidP="00595D6E">
                          <w:pPr>
                            <w:textDirection w:val="btLr"/>
                          </w:pPr>
                        </w:p>
                      </w:txbxContent>
                    </v:textbox>
                  </v:rect>
                  <v:group id="Group 85321191" o:spid="_x0000_s1030" style="position:absolute;left:28163;top:142;width:15938;height:10451" coordorigin="28163,142" coordsize="15938,1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">
                    <v:rect id="Rectangle 1106335375" o:spid="_x0000_s1031" style="position:absolute;left:28163;top:142;width:15937;height:10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" fillcolor="#b6dde7" strokecolor="#395e89" strokeweight="2pt">
                      <v:stroke startarrowwidth="narrow" startarrowlength="short" endarrowwidth="narrow" endarrowlength="short" joinstyle="round"/>
                      <v:textbox inset="2.53958mm,2.53958mm,2.53958mm,2.53958mm">
                        <w:txbxContent>
                          <w:p w14:paraId="649A8696" w14:textId="77777777" w:rsidR="00595D6E" w:rsidRDefault="00595D6E" w:rsidP="00595D6E">
                            <w:pPr>
                              <w:textDirection w:val="btLr"/>
                            </w:pPr>
                          </w:p>
                        </w:txbxContent>
                      </v:textbox>
                    </v:rect>
                    <v:rect id="Rectangle 1070688472" o:spid="_x0000_s1032" style="position:absolute;left:28163;top:1904;width:15938;height:7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" filled="f" stroked="f">
                      <v:textbox inset="2.53958mm,1.2694mm,2.53958mm,1.2694mm">
                        <w:txbxContent>
                          <w:p w14:paraId="44B34581" w14:textId="77777777" w:rsidR="00595D6E" w:rsidRDefault="00595D6E" w:rsidP="00595D6E">
                            <w:pPr>
                              <w:jc w:val="center"/>
                              <w:textDirection w:val="btLr"/>
                            </w:pPr>
                            <w:r>
                              <w:rPr>
                                <w:color w:val="000000"/>
                                <w:sz w:val="28"/>
                              </w:rPr>
                              <w:t>Presence Server</w:t>
                            </w:r>
                          </w:p>
                        </w:txbxContent>
                      </v:textbox>
                    </v:rect>
                  </v:group>
                  <v:group id="Group 1001459835" o:spid="_x0000_s1033" style="position:absolute;top:142;width:15938;height:10451" coordorigin=",142" coordsize="15938,1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">
                    <v:rect id="Rectangle 1056623673" o:spid="_x0000_s1034" style="position:absolute;top:142;width:15936;height:10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" fillcolor="#b6dde7" strokecolor="#395e89" strokeweight="2pt">
                      <v:stroke startarrowwidth="narrow" startarrowlength="short" endarrowwidth="narrow" endarrowlength="short" joinstyle="round"/>
                      <v:textbox inset="2.53958mm,2.53958mm,2.53958mm,2.53958mm">
                        <w:txbxContent>
                          <w:p w14:paraId="01A99637" w14:textId="77777777" w:rsidR="00595D6E" w:rsidRDefault="00595D6E" w:rsidP="00595D6E">
                            <w:pPr>
                              <w:textDirection w:val="btLr"/>
                            </w:pPr>
                          </w:p>
                        </w:txbxContent>
                      </v:textbox>
                    </v:rect>
                    <v:rect id="Rectangle 2137570952" o:spid="_x0000_s1035" style="position:absolute;top:3520;width:15938;height:4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" filled="f" stroked="f">
                      <v:textbox inset="2.53958mm,1.2694mm,2.53958mm,1.2694mm">
                        <w:txbxContent>
                          <w:p w14:paraId="77FD5D57" w14:textId="77777777" w:rsidR="00595D6E" w:rsidRDefault="00595D6E" w:rsidP="00595D6E">
                            <w:pPr>
                              <w:jc w:val="center"/>
                              <w:textDirection w:val="btLr"/>
                            </w:pPr>
                            <w:r>
                              <w:rPr>
                                <w:color w:val="000000"/>
                                <w:sz w:val="28"/>
                              </w:rPr>
                              <w:t>Presentity</w:t>
                            </w:r>
                          </w:p>
                        </w:txbxContent>
                      </v:textbox>
                    </v:rect>
                  </v:group>
                  <v:group id="Group 67951433" o:spid="_x0000_s1036" style="position:absolute;left:56326;width:15939;height:10450" coordorigin="56326" coordsize="15938,1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">
                    <v:rect id="Rectangle 1385434080" o:spid="_x0000_s1037" style="position:absolute;left:56327;width:15937;height:10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" fillcolor="#b6dde7" strokecolor="#395e89" strokeweight="2pt">
                      <v:stroke startarrowwidth="narrow" startarrowlength="short" endarrowwidth="narrow" endarrowlength="short" joinstyle="round"/>
                      <v:textbox inset="2.53958mm,2.53958mm,2.53958mm,2.53958mm">
                        <w:txbxContent>
                          <w:p w14:paraId="75EA73D3" w14:textId="77777777" w:rsidR="00595D6E" w:rsidRDefault="00595D6E" w:rsidP="00595D6E">
                            <w:pPr>
                              <w:textDirection w:val="btLr"/>
                            </w:pPr>
                          </w:p>
                        </w:txbxContent>
                      </v:textbox>
                    </v:rect>
                    <v:rect id="Rectangle 1286151825" o:spid="_x0000_s1038" style="position:absolute;left:56326;top:3378;width:15939;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" filled="f" stroked="f">
                      <v:textbox inset="2.53958mm,1.2694mm,2.53958mm,1.2694mm">
                        <w:txbxContent>
                          <w:p w14:paraId="11FABDEF" w14:textId="77777777" w:rsidR="00595D6E" w:rsidRDefault="00595D6E" w:rsidP="00595D6E">
                            <w:pPr>
                              <w:jc w:val="center"/>
                              <w:textDirection w:val="btLr"/>
                            </w:pPr>
                            <w:r>
                              <w:rPr>
                                <w:color w:val="000000"/>
                                <w:sz w:val="28"/>
                              </w:rPr>
                              <w:t>Watcher</w:t>
                            </w:r>
                          </w:p>
                        </w:txbxContent>
                      </v:textbox>
                    </v:rect>
                  </v:group>
                  <v:shapetype id="_x0000_t32" coordsize="21600,21600" o:spt="32" o:oned="t" path="m,l21600,21600e" filled="f">
                    <v:path arrowok="t" fillok="f" o:connecttype="none"/>
                    <o:lock v:ext="edit" shapetype="t"/>
                  </v:shapetype>
                  <v:shape id="Straight Arrow Connector 849219431" o:spid="_x0000_s1039" type="#_x0000_t32" style="position:absolute;left:44100;top:5136;width:12227;height: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" strokecolor="windowText" strokeweight="2pt">
                    <v:stroke startarrowwidth="narrow" startarrowlength="short" endarrow="classic" endarrowwidth="wide" endarrowlength="long"/>
                  </v:shape>
                  <v:shape id="Straight Arrow Connector 563719153" o:spid="_x0000_s1040" type="#_x0000_t32" style="position:absolute;left:15936;top:5092;width:12227;height: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" strokecolor="windowText" strokeweight="2pt">
                    <v:stroke startarrowwidth="narrow" startarrowlength="short" endarrow="classic" endarrowwidth="wide" endarrowlength="long"/>
                  </v:shape>
                </v:group>
                <w10:wrap type="topAndBottom" anchory="line"/>
                <w10:anchorlock/>
              </v:group>
            </w:pict>
          </mc:Fallback>
        </mc:AlternateContent>
      </w:r>
    </w:p>
    <w:p w14:paraId="37B6DE4F" w14:textId="62142770" w:rsidR="00595D6E" w:rsidRDefault="00595D6E" w:rsidP="00595D6E">
      <w:pPr>
        <w:pStyle w:val="Caption"/>
      </w:pPr>
      <w:bookmarkStart w:id="1968" w:name="_Toc232082458"/>
      <w:r>
        <w:t xml:space="preserve">Figure </w:t>
      </w:r>
      <w:fldSimple w:instr=" SEQ Figure \* ARABIC ">
        <w:r w:rsidR="00983198">
          <w:rPr>
            <w:noProof/>
          </w:rPr>
          <w:t>3</w:t>
        </w:r>
      </w:fldSimple>
      <w:r w:rsidR="0066222E">
        <w:t xml:space="preserve"> Presentities</w:t>
      </w:r>
      <w:r w:rsidR="00BA5ACA">
        <w:t xml:space="preserve"> and Watchers</w:t>
      </w:r>
      <w:bookmarkEnd w:id="1968"/>
    </w:p>
    <w:p w14:paraId="33BCFD07" w14:textId="7BEFC072" w:rsidR="00595D6E" w:rsidRDefault="00595D6E" w:rsidP="00595D6E">
      <w:pPr>
        <w:pStyle w:val="BodyText"/>
      </w:pPr>
      <w:r w:rsidRPr="00595D6E">
        <w:t>Presentities include other FEs in the Agency such as the Call Handling FE, Collaboration FE, and PTT Services FE. Watchers include client applications wishing to report on Agent states such as a reader board. FEs may also be Watchers to determine whether the FE is able to accept other communications based on the Agency Policy.</w:t>
      </w:r>
    </w:p>
    <w:p w14:paraId="6A5768B5" w14:textId="77777777" w:rsidR="00B90A57" w:rsidRPr="005A3298" w:rsidRDefault="00B90A57" w:rsidP="00B90A57">
      <w:pPr>
        <w:pStyle w:val="Heading3"/>
      </w:pPr>
      <w:bookmarkStart w:id="1969" w:name="_Presence_Server_FE_1"/>
      <w:bookmarkEnd w:id="1969"/>
      <w:r>
        <w:t xml:space="preserve"> </w:t>
      </w:r>
      <w:bookmarkStart w:id="1970" w:name="_Toc221701687"/>
      <w:bookmarkStart w:id="1971" w:name="_Toc233105490"/>
      <w:r w:rsidRPr="005A3298">
        <w:t>Presence Server FE Interfaces</w:t>
      </w:r>
      <w:bookmarkEnd w:id="1970"/>
      <w:bookmarkEnd w:id="1971"/>
    </w:p>
    <w:p w14:paraId="0B153BB3" w14:textId="471E9C75" w:rsidR="00B90A57" w:rsidRPr="005A3298" w:rsidRDefault="00B90A57" w:rsidP="00B90A57">
      <w:pPr>
        <w:pStyle w:val="BodyText"/>
      </w:pPr>
      <w:r w:rsidRPr="005A3298">
        <w:t>The Presence Server FE accepts Activity State information for Presentities from the FEs through the use of the SIP PUBLISH or Web method</w:t>
      </w:r>
      <w:r>
        <w:t xml:space="preserve">. </w:t>
      </w:r>
      <w:r w:rsidRPr="005A3298">
        <w:t xml:space="preserve">An FE can use SIP PUBLISH or Web PUT to </w:t>
      </w:r>
      <w:r>
        <w:t>update</w:t>
      </w:r>
      <w:r w:rsidRPr="005A3298">
        <w:t xml:space="preserve"> the FE Activity State for an agent in the Presence Server</w:t>
      </w:r>
      <w:r>
        <w:t xml:space="preserve">. </w:t>
      </w:r>
      <w:r w:rsidRPr="005A3298">
        <w:t>The Presence Server stores the Activity State information for each Presentity</w:t>
      </w:r>
      <w:r>
        <w:t xml:space="preserve">. </w:t>
      </w:r>
      <w:r w:rsidRPr="005A3298">
        <w:t>The relevant Activity State values for each FE are described in detail in the Activity State sections for the Call Handling, Collaboration, and PTT System Services FEs</w:t>
      </w:r>
      <w:r>
        <w:t xml:space="preserve">. </w:t>
      </w:r>
    </w:p>
    <w:p w14:paraId="3994BED1" w14:textId="3918EEE9" w:rsidR="00B90A57" w:rsidRPr="005A3298" w:rsidRDefault="00B90A57" w:rsidP="00B90A57">
      <w:pPr>
        <w:pStyle w:val="BodyText"/>
      </w:pPr>
      <w:r w:rsidRPr="005A3298">
        <w:t xml:space="preserve">The Presence Server FE uses the SUBSCRIBE/NOTIFY method to send agent state information to Watchers authorized to receive information </w:t>
      </w:r>
      <w:r>
        <w:t>about</w:t>
      </w:r>
      <w:r w:rsidRPr="005A3298">
        <w:t xml:space="preserve"> agent activity states. Subscriptions may be requested by</w:t>
      </w:r>
      <w:r>
        <w:t xml:space="preserve"> clients internal to the Agency or external to the Agency based upon Agency</w:t>
      </w:r>
      <w:r w:rsidRPr="005A3298">
        <w:t xml:space="preserve"> policy defined in the Policy Store. Watchers wishing to receive information </w:t>
      </w:r>
      <w:r>
        <w:t>about</w:t>
      </w:r>
      <w:r w:rsidRPr="005A3298">
        <w:t xml:space="preserve"> the state of agents MUST support SUBSCRIBE/NOTIFY</w:t>
      </w:r>
      <w:r>
        <w:t>.</w:t>
      </w:r>
    </w:p>
    <w:p w14:paraId="4CC46A9F" w14:textId="5C993376" w:rsidR="00B90A57" w:rsidRPr="005A3298" w:rsidRDefault="00B90A57" w:rsidP="00B90A57">
      <w:pPr>
        <w:pStyle w:val="BodyText"/>
      </w:pPr>
      <w:r w:rsidRPr="005A3298">
        <w:t xml:space="preserve">Policies in the Policy Store determine </w:t>
      </w:r>
      <w:r>
        <w:t>which FEs are allowed to publish to the Presence Server FE, which clients</w:t>
      </w:r>
      <w:r w:rsidRPr="005A3298">
        <w:t xml:space="preserve"> </w:t>
      </w:r>
      <w:r>
        <w:t>are</w:t>
      </w:r>
      <w:r w:rsidRPr="005A3298">
        <w:t xml:space="preserve"> allowed to subscribe</w:t>
      </w:r>
      <w:r>
        <w:t xml:space="preserve"> and</w:t>
      </w:r>
      <w:r w:rsidRPr="005A3298">
        <w:t xml:space="preserve"> what information is allowed to be received</w:t>
      </w:r>
      <w:r>
        <w:t xml:space="preserve"> by Watchers</w:t>
      </w:r>
      <w:r w:rsidRPr="005A3298">
        <w:t>.</w:t>
      </w:r>
    </w:p>
    <w:p w14:paraId="263B3599" w14:textId="77777777" w:rsidR="00B90A57" w:rsidRDefault="00B90A57" w:rsidP="00B90A57">
      <w:pPr>
        <w:pStyle w:val="BodyText"/>
      </w:pPr>
      <w:r w:rsidRPr="005A3298">
        <w:t>The figure below depicts the available interfaces for the Presence Server FE.</w:t>
      </w:r>
    </w:p>
    <w:p w14:paraId="7D5C8532" w14:textId="33AD1A4B" w:rsidR="00B90A57" w:rsidRDefault="0066222E" w:rsidP="0066222E">
      <w:pPr>
        <w:pStyle w:val="Caption"/>
      </w:pPr>
      <w:bookmarkStart w:id="1972" w:name="_Toc232082459"/>
      <w:r>
        <w:lastRenderedPageBreak/>
        <w:t xml:space="preserve">Figure </w:t>
      </w:r>
      <w:fldSimple w:instr=" SEQ Figure \* ARABIC ">
        <w:r w:rsidR="00983198">
          <w:rPr>
            <w:noProof/>
          </w:rPr>
          <w:t>4</w:t>
        </w:r>
      </w:fldSimple>
      <w:r>
        <w:t xml:space="preserve"> Interfaces for Presence Server FE</w:t>
      </w:r>
      <w:r w:rsidRPr="005A3298">
        <w:rPr>
          <w:noProof/>
        </w:rPr>
        <w:drawing>
          <wp:anchor distT="0" distB="0" distL="114300" distR="114300" simplePos="0" relativeHeight="251686912" behindDoc="0" locked="1" layoutInCell="1" allowOverlap="0" wp14:anchorId="3AC2E7C4" wp14:editId="07CD849E">
            <wp:simplePos x="0" y="0"/>
            <wp:positionH relativeFrom="column">
              <wp:align>center</wp:align>
            </wp:positionH>
            <wp:positionV relativeFrom="line">
              <wp:posOffset>0</wp:posOffset>
            </wp:positionV>
            <wp:extent cx="6172200" cy="4462272"/>
            <wp:effectExtent l="0" t="0" r="0" b="0"/>
            <wp:wrapTopAndBottom/>
            <wp:docPr id="1390833765" name="image4.jpg" descr="Diagram illustrating a system architecture for managing activity and agent states in a presence server environment. It shows four front-end components (Call Handling FE, Collaboration FE, PTT Console FE, Future FE) sending activity state data via SIP PUBLISH/WEB PUT to a Presence Server FE connected to a Policy Store, which then outputs agent state through SIP SUBSCRIBE/NOTIFY."/>
            <wp:cNvGraphicFramePr/>
            <a:graphic xmlns:a="http://schemas.openxmlformats.org/drawingml/2006/main">
              <a:graphicData uri="http://schemas.openxmlformats.org/drawingml/2006/picture">
                <pic:pic xmlns:pic="http://schemas.openxmlformats.org/drawingml/2006/picture">
                  <pic:nvPicPr>
                    <pic:cNvPr id="1390833765" name="image4.jpg" descr="Diagram illustrating a system architecture for managing activity and agent states in a presence server environment. It shows four front-end components (Call Handling FE, Collaboration FE, PTT Console FE, Future FE) sending activity state data via SIP PUBLISH/WEB PUT to a Presence Server FE connected to a Policy Store, which then outputs agent state through SIP SUBSCRIBE/NOTIFY."/>
                    <pic:cNvPicPr preferRelativeResize="0"/>
                  </pic:nvPicPr>
                  <pic:blipFill>
                    <a:blip r:embed="rId32">
                      <a:extLst>
                        <a:ext uri="{28A0092B-C50C-407E-A947-70E740481C1C}">
                          <a14:useLocalDpi xmlns:a14="http://schemas.microsoft.com/office/drawing/2010/main" val="0"/>
                        </a:ext>
                      </a:extLst>
                    </a:blip>
                    <a:srcRect/>
                    <a:stretch>
                      <a:fillRect/>
                    </a:stretch>
                  </pic:blipFill>
                  <pic:spPr>
                    <a:xfrm>
                      <a:off x="0" y="0"/>
                      <a:ext cx="6172200" cy="4462272"/>
                    </a:xfrm>
                    <a:prstGeom prst="rect">
                      <a:avLst/>
                    </a:prstGeom>
                    <a:ln/>
                  </pic:spPr>
                </pic:pic>
              </a:graphicData>
            </a:graphic>
            <wp14:sizeRelH relativeFrom="page">
              <wp14:pctWidth>0</wp14:pctWidth>
            </wp14:sizeRelH>
            <wp14:sizeRelV relativeFrom="page">
              <wp14:pctHeight>0</wp14:pctHeight>
            </wp14:sizeRelV>
          </wp:anchor>
        </w:drawing>
      </w:r>
      <w:bookmarkEnd w:id="1972"/>
    </w:p>
    <w:p w14:paraId="12E679D3" w14:textId="3E35C021" w:rsidR="00B90A57" w:rsidRPr="005A3298" w:rsidRDefault="00B90A57" w:rsidP="00B90A57">
      <w:pPr>
        <w:pStyle w:val="BodyText"/>
      </w:pPr>
      <w:r w:rsidRPr="005A3298">
        <w:t>The model supports the ability for future FEs or multiple instances of currently defined FEs to provide Activity State information to the Presence Server. The Presence Server MAY implement policy rules that reflect an Agency’s policy to determine Agent availability based on current Agent Activity State, for example, whether an Agent is available to take a text call while on an unrelated voice call. A standard mechanism for such policy rules may be provided in a future revision of this document.</w:t>
      </w:r>
    </w:p>
    <w:p w14:paraId="39065598" w14:textId="77777777" w:rsidR="0013234A" w:rsidRPr="00ED714B" w:rsidRDefault="0013234A" w:rsidP="0013234A">
      <w:pPr>
        <w:pStyle w:val="Heading3"/>
      </w:pPr>
      <w:bookmarkStart w:id="1973" w:name="_Presence_Information_Document"/>
      <w:bookmarkEnd w:id="1973"/>
      <w:r>
        <w:t xml:space="preserve"> </w:t>
      </w:r>
      <w:bookmarkStart w:id="1974" w:name="_Toc221701688"/>
      <w:bookmarkStart w:id="1975" w:name="_Toc233105491"/>
      <w:r w:rsidRPr="00ED714B">
        <w:t>Presence Information Document (PIDF)</w:t>
      </w:r>
      <w:bookmarkEnd w:id="1974"/>
      <w:bookmarkEnd w:id="1975"/>
    </w:p>
    <w:p w14:paraId="1AD1D6F7" w14:textId="06880CE8" w:rsidR="0013234A" w:rsidRDefault="0013234A" w:rsidP="0013234A">
      <w:pPr>
        <w:pStyle w:val="BodyText"/>
      </w:pPr>
      <w:r>
        <w:t xml:space="preserve">Presence information is provided in the form of a Presence Information Document (PIDF) which is an XML document defined in </w:t>
      </w:r>
      <w:r w:rsidRPr="0047294B">
        <w:rPr>
          <w:i/>
          <w:iCs/>
        </w:rPr>
        <w:t>Presence Information Data Format (PIDF),</w:t>
      </w:r>
      <w:r>
        <w:t xml:space="preserve"> RFC 3863 </w:t>
      </w:r>
      <w:r w:rsidR="009D2A91">
        <w:fldChar w:fldCharType="begin"/>
      </w:r>
      <w:r w:rsidR="009D2A91">
        <w:instrText xml:space="preserve"> REF _Ref225851300 \r \h </w:instrText>
      </w:r>
      <w:r w:rsidR="009D2A91">
        <w:fldChar w:fldCharType="separate"/>
      </w:r>
      <w:r w:rsidR="009D2A91">
        <w:t>[54]</w:t>
      </w:r>
      <w:r w:rsidR="009D2A91">
        <w:fldChar w:fldCharType="end"/>
      </w:r>
      <w:r>
        <w:t xml:space="preserve"> that contains the identity and current status of an agent. This document extends PIDF to include the Activity State information defined below in an &lt;activityState&gt; element within the &lt;status&gt; element of a &lt;tuple&gt;.</w:t>
      </w:r>
    </w:p>
    <w:p w14:paraId="7F3084B6" w14:textId="77777777" w:rsidR="0013234A" w:rsidRDefault="0013234A" w:rsidP="0013234A">
      <w:pPr>
        <w:pStyle w:val="BodyText"/>
      </w:pPr>
      <w:r>
        <w:t xml:space="preserve">Per RFC 3863, the &lt;basic&gt; element of the &lt;status&gt; (which only specifies “open” or “closed”) is OPTIONAL. Implementations conforming to this standard SHALL include the &lt;basic&gt; element and SHALL specify “open” only if the Agent is available for some type of communication. The &lt;activityState&gt; element carries much more detail about Agent status. The &lt;basic&gt; element is useful to subscribers that don’t understand &lt;activityState&gt;. See the section </w:t>
      </w:r>
      <w:hyperlink w:anchor="_Presentity_Activity_States" w:history="1">
        <w:r w:rsidRPr="009A4786">
          <w:rPr>
            <w:rStyle w:val="Hyperlink"/>
          </w:rPr>
          <w:t>Presentity Activity States for the Presence Server</w:t>
        </w:r>
      </w:hyperlink>
      <w:r>
        <w:t xml:space="preserve"> for the definition of the &lt;activityState&gt; extension.</w:t>
      </w:r>
    </w:p>
    <w:p w14:paraId="33A14B05" w14:textId="77777777" w:rsidR="0013234A" w:rsidRPr="009F2263" w:rsidRDefault="0013234A" w:rsidP="0013234A">
      <w:pPr>
        <w:pStyle w:val="Heading4"/>
        <w:rPr>
          <w:rStyle w:val="Strong"/>
          <w:b/>
          <w:bCs w:val="0"/>
        </w:rPr>
      </w:pPr>
      <w:r>
        <w:lastRenderedPageBreak/>
        <w:t xml:space="preserve"> </w:t>
      </w:r>
      <w:bookmarkStart w:id="1976" w:name="_Toc221701689"/>
      <w:r w:rsidRPr="009F2263">
        <w:rPr>
          <w:rStyle w:val="Strong"/>
          <w:b/>
          <w:bCs w:val="0"/>
        </w:rPr>
        <w:t>Standard PIDF Extensions</w:t>
      </w:r>
      <w:bookmarkEnd w:id="1976"/>
    </w:p>
    <w:p w14:paraId="05C422BC" w14:textId="77777777" w:rsidR="0013234A" w:rsidRDefault="0013234A" w:rsidP="0013234A">
      <w:pPr>
        <w:pStyle w:val="BodyText"/>
      </w:pPr>
      <w:r>
        <w:t>In addition to Activity State, the Presence Server SHALL support the following extensions to PIDF:</w:t>
      </w:r>
    </w:p>
    <w:p w14:paraId="507538F3" w14:textId="53FB55DC" w:rsidR="0013234A" w:rsidRPr="0013234A" w:rsidRDefault="0013234A" w:rsidP="0013234A">
      <w:pPr>
        <w:pStyle w:val="ListParagraph"/>
      </w:pPr>
      <w:r w:rsidRPr="0013234A">
        <w:rPr>
          <w:i/>
          <w:iCs/>
        </w:rPr>
        <w:t>RPID: Rich Presence Extensions to the Presence Information Data Format (PIDF)</w:t>
      </w:r>
      <w:r w:rsidRPr="0013234A">
        <w:t xml:space="preserve">, RFC 4480 </w:t>
      </w:r>
      <w:r w:rsidR="007F4B94">
        <w:fldChar w:fldCharType="begin"/>
      </w:r>
      <w:r w:rsidR="007F4B94">
        <w:instrText xml:space="preserve"> REF _Ref225851365 \r \h </w:instrText>
      </w:r>
      <w:r w:rsidR="007F4B94">
        <w:fldChar w:fldCharType="separate"/>
      </w:r>
      <w:r w:rsidR="007F4B94">
        <w:t>[50]</w:t>
      </w:r>
      <w:r w:rsidR="007F4B94">
        <w:fldChar w:fldCharType="end"/>
      </w:r>
      <w:r w:rsidRPr="0013234A">
        <w:t>.</w:t>
      </w:r>
    </w:p>
    <w:p w14:paraId="3C169406" w14:textId="6895DBA6" w:rsidR="0013234A" w:rsidRPr="0013234A" w:rsidRDefault="0013234A" w:rsidP="0013234A">
      <w:pPr>
        <w:pStyle w:val="ListParagraph"/>
      </w:pPr>
      <w:r w:rsidRPr="0013234A">
        <w:rPr>
          <w:i/>
          <w:iCs/>
        </w:rPr>
        <w:t>CIPID: Contact Information for the Presence Information Data Format (PIDF)</w:t>
      </w:r>
      <w:r w:rsidRPr="0013234A">
        <w:t xml:space="preserve">,  RFC 4482 </w:t>
      </w:r>
      <w:r w:rsidR="00EA06CD">
        <w:fldChar w:fldCharType="begin"/>
      </w:r>
      <w:r w:rsidR="00EA06CD">
        <w:instrText xml:space="preserve"> REF _Ref225851387 \r \h </w:instrText>
      </w:r>
      <w:r w:rsidR="00EA06CD">
        <w:fldChar w:fldCharType="separate"/>
      </w:r>
      <w:r w:rsidR="00EA06CD">
        <w:t>[51]</w:t>
      </w:r>
      <w:r w:rsidR="00EA06CD">
        <w:fldChar w:fldCharType="end"/>
      </w:r>
      <w:r w:rsidRPr="0013234A">
        <w:t>.</w:t>
      </w:r>
    </w:p>
    <w:p w14:paraId="49398A8A" w14:textId="57A81B19" w:rsidR="0013234A" w:rsidRPr="0013234A" w:rsidRDefault="0013234A" w:rsidP="0013234A">
      <w:pPr>
        <w:pStyle w:val="ListParagraph"/>
      </w:pPr>
      <w:r w:rsidRPr="0013234A">
        <w:rPr>
          <w:i/>
          <w:iCs/>
        </w:rPr>
        <w:t>A Session Initiation Protocol (SIP) Event Notification Extension for Resource Lists</w:t>
      </w:r>
      <w:r w:rsidRPr="0013234A">
        <w:t xml:space="preserve">, RFC 4662 </w:t>
      </w:r>
      <w:r w:rsidR="000D6732">
        <w:fldChar w:fldCharType="begin"/>
      </w:r>
      <w:r w:rsidR="000D6732">
        <w:instrText xml:space="preserve"> REF _Ref225851416 \r \h </w:instrText>
      </w:r>
      <w:r w:rsidR="000D6732">
        <w:fldChar w:fldCharType="separate"/>
      </w:r>
      <w:r w:rsidR="000D6732">
        <w:t>[55]</w:t>
      </w:r>
      <w:r w:rsidR="000D6732">
        <w:fldChar w:fldCharType="end"/>
      </w:r>
      <w:r w:rsidRPr="0013234A">
        <w:t>.</w:t>
      </w:r>
    </w:p>
    <w:p w14:paraId="3F849A3D" w14:textId="04CCCC89" w:rsidR="0013234A" w:rsidRPr="0013234A" w:rsidRDefault="0013234A" w:rsidP="0013234A">
      <w:pPr>
        <w:pStyle w:val="ListParagraph"/>
      </w:pPr>
      <w:r w:rsidRPr="0013234A">
        <w:rPr>
          <w:i/>
          <w:iCs/>
        </w:rPr>
        <w:t>An Extensible Markup Language (XML)-Based Format for Event Notification Filtering</w:t>
      </w:r>
      <w:r w:rsidRPr="0013234A">
        <w:t xml:space="preserve">, RFC 4661 </w:t>
      </w:r>
      <w:r w:rsidR="00E62F66">
        <w:fldChar w:fldCharType="begin"/>
      </w:r>
      <w:r w:rsidR="00E62F66">
        <w:instrText xml:space="preserve"> REF _Ref225851457 \r \h </w:instrText>
      </w:r>
      <w:r w:rsidR="00E62F66">
        <w:fldChar w:fldCharType="separate"/>
      </w:r>
      <w:r w:rsidR="00E62F66">
        <w:t>[56]</w:t>
      </w:r>
      <w:r w:rsidR="00E62F66">
        <w:fldChar w:fldCharType="end"/>
      </w:r>
      <w:r w:rsidRPr="0013234A">
        <w:t>.</w:t>
      </w:r>
    </w:p>
    <w:p w14:paraId="5D1DE249" w14:textId="391A8064" w:rsidR="0013234A" w:rsidRPr="0013234A" w:rsidRDefault="0013234A" w:rsidP="0013234A">
      <w:pPr>
        <w:pStyle w:val="ListParagraph"/>
      </w:pPr>
      <w:r w:rsidRPr="0013234A">
        <w:rPr>
          <w:i/>
          <w:iCs/>
        </w:rPr>
        <w:t>A Presence-based GEOPRIV Location Object Format</w:t>
      </w:r>
      <w:r w:rsidRPr="0013234A">
        <w:t xml:space="preserve">, RFC 4119 </w:t>
      </w:r>
      <w:r w:rsidR="00E62F66">
        <w:fldChar w:fldCharType="begin"/>
      </w:r>
      <w:r w:rsidR="00E62F66">
        <w:instrText xml:space="preserve"> REF _Ref225851477 \r \h </w:instrText>
      </w:r>
      <w:r w:rsidR="00E62F66">
        <w:fldChar w:fldCharType="separate"/>
      </w:r>
      <w:r w:rsidR="00E62F66">
        <w:t>[57]</w:t>
      </w:r>
      <w:r w:rsidR="00E62F66">
        <w:fldChar w:fldCharType="end"/>
      </w:r>
      <w:r w:rsidRPr="0013234A">
        <w:t>, as updated by:</w:t>
      </w:r>
    </w:p>
    <w:p w14:paraId="5E7EF956" w14:textId="53687A98" w:rsidR="0013234A" w:rsidRPr="0013234A" w:rsidRDefault="0013234A" w:rsidP="0013234A">
      <w:pPr>
        <w:pStyle w:val="ListParagraph"/>
        <w:numPr>
          <w:ilvl w:val="1"/>
          <w:numId w:val="17"/>
        </w:numPr>
      </w:pPr>
      <w:r w:rsidRPr="0013234A">
        <w:rPr>
          <w:i/>
          <w:iCs/>
        </w:rPr>
        <w:t>Revised Civic Location Format for Presence Information Data Format Location Object (PIDF-LO)</w:t>
      </w:r>
      <w:r w:rsidRPr="0013234A">
        <w:t xml:space="preserve">, RFC 5139 </w:t>
      </w:r>
      <w:r w:rsidR="0049429C">
        <w:fldChar w:fldCharType="begin"/>
      </w:r>
      <w:r w:rsidR="0049429C">
        <w:instrText xml:space="preserve"> REF _Ref225851515 \r \h </w:instrText>
      </w:r>
      <w:r w:rsidR="0049429C">
        <w:fldChar w:fldCharType="separate"/>
      </w:r>
      <w:r w:rsidR="0049429C">
        <w:t>[58]</w:t>
      </w:r>
      <w:r w:rsidR="0049429C">
        <w:fldChar w:fldCharType="end"/>
      </w:r>
      <w:r w:rsidRPr="0013234A">
        <w:t xml:space="preserve"> </w:t>
      </w:r>
    </w:p>
    <w:p w14:paraId="48304AE2" w14:textId="58C5C08B" w:rsidR="0013234A" w:rsidRPr="0013234A" w:rsidRDefault="0013234A" w:rsidP="0013234A">
      <w:pPr>
        <w:pStyle w:val="ListParagraph"/>
        <w:numPr>
          <w:ilvl w:val="1"/>
          <w:numId w:val="17"/>
        </w:numPr>
      </w:pPr>
      <w:r w:rsidRPr="0013234A">
        <w:rPr>
          <w:i/>
          <w:iCs/>
        </w:rPr>
        <w:t>GEOPRIV Presence Information Data Format Location Object (PIDF-LO)        Usage Clarification, Considerations, and Recommendations</w:t>
      </w:r>
      <w:r w:rsidRPr="0013234A">
        <w:t xml:space="preserve">, RFC 5491 </w:t>
      </w:r>
      <w:r w:rsidR="00A31799">
        <w:fldChar w:fldCharType="begin"/>
      </w:r>
      <w:r w:rsidR="00A31799">
        <w:instrText xml:space="preserve"> REF _Ref225851563 \r \h </w:instrText>
      </w:r>
      <w:r w:rsidR="00A31799">
        <w:fldChar w:fldCharType="separate"/>
      </w:r>
      <w:r w:rsidR="00A31799">
        <w:t>[59]</w:t>
      </w:r>
      <w:r w:rsidR="00A31799">
        <w:fldChar w:fldCharType="end"/>
      </w:r>
    </w:p>
    <w:p w14:paraId="7FB5967E" w14:textId="77B9B410" w:rsidR="0013234A" w:rsidRPr="0013234A" w:rsidRDefault="0013234A" w:rsidP="0013234A">
      <w:pPr>
        <w:pStyle w:val="ListParagraph"/>
        <w:numPr>
          <w:ilvl w:val="1"/>
          <w:numId w:val="17"/>
        </w:numPr>
      </w:pPr>
      <w:r w:rsidRPr="0013234A">
        <w:rPr>
          <w:i/>
          <w:iCs/>
        </w:rPr>
        <w:t>Representation of Uncertainty and Confidence in the Presence Information Data Format Location Object (PIDF-LO)</w:t>
      </w:r>
      <w:r w:rsidRPr="0013234A">
        <w:t xml:space="preserve">, RFC 7459 </w:t>
      </w:r>
      <w:r w:rsidR="00992313">
        <w:fldChar w:fldCharType="begin"/>
      </w:r>
      <w:r w:rsidR="00992313">
        <w:instrText xml:space="preserve"> REF _Ref225851581 \r \h </w:instrText>
      </w:r>
      <w:r w:rsidR="00992313">
        <w:fldChar w:fldCharType="separate"/>
      </w:r>
      <w:r w:rsidR="00992313">
        <w:t>[60]</w:t>
      </w:r>
      <w:r w:rsidR="00992313">
        <w:fldChar w:fldCharType="end"/>
      </w:r>
      <w:r w:rsidRPr="0013234A">
        <w:t>.</w:t>
      </w:r>
    </w:p>
    <w:p w14:paraId="70CD3032" w14:textId="77777777" w:rsidR="0013234A" w:rsidRPr="00ED714B" w:rsidRDefault="0013234A" w:rsidP="0013234A">
      <w:pPr>
        <w:pStyle w:val="Heading4"/>
      </w:pPr>
      <w:bookmarkStart w:id="1977" w:name="_Presentity_Activity_States"/>
      <w:bookmarkStart w:id="1978" w:name="_Toc221701690"/>
      <w:bookmarkStart w:id="1979" w:name="_Hlk196382744"/>
      <w:bookmarkEnd w:id="1977"/>
      <w:r w:rsidRPr="00ED714B">
        <w:t>Presentity Activity States for the Presence Server</w:t>
      </w:r>
      <w:bookmarkEnd w:id="1978"/>
    </w:p>
    <w:bookmarkEnd w:id="1979"/>
    <w:p w14:paraId="58CE6946" w14:textId="67CD1B7F" w:rsidR="0013234A" w:rsidRPr="0013234A" w:rsidRDefault="0013234A" w:rsidP="0013234A">
      <w:pPr>
        <w:pStyle w:val="BodyText"/>
      </w:pPr>
      <w:r w:rsidRPr="0013234A">
        <w:t xml:space="preserve">The SIP PUBLISH method (described in Session Initiation Protocol (SIP) Extension                       for Event State Publication, RFC 3903 </w:t>
      </w:r>
      <w:r w:rsidR="00992313">
        <w:fldChar w:fldCharType="begin"/>
      </w:r>
      <w:r w:rsidR="00992313">
        <w:instrText xml:space="preserve"> REF _Ref225851607 \r \h </w:instrText>
      </w:r>
      <w:r w:rsidR="00992313">
        <w:fldChar w:fldCharType="separate"/>
      </w:r>
      <w:r w:rsidR="00992313">
        <w:t>[61]</w:t>
      </w:r>
      <w:r w:rsidR="00992313">
        <w:fldChar w:fldCharType="end"/>
      </w:r>
      <w:r w:rsidRPr="0013234A">
        <w:t xml:space="preserve">) or the Web PUT method (described in RFC 2616 </w:t>
      </w:r>
      <w:r w:rsidR="00E71E8B">
        <w:fldChar w:fldCharType="begin"/>
      </w:r>
      <w:r w:rsidR="00E71E8B">
        <w:instrText xml:space="preserve"> REF _Ref225851720 \r \h </w:instrText>
      </w:r>
      <w:r w:rsidR="00E71E8B">
        <w:fldChar w:fldCharType="separate"/>
      </w:r>
      <w:r w:rsidR="00E71E8B">
        <w:t>[19]</w:t>
      </w:r>
      <w:r w:rsidR="00E71E8B">
        <w:fldChar w:fldCharType="end"/>
      </w:r>
      <w:r w:rsidRPr="0013234A">
        <w:t>) are methods used to report the Activity State for a Presentity (Agent) to the Presence Server FE. Information for the Activity State of an Agent is provided using the Presence Information Document Format (PIDF). PIDF is an XML document that contains the identifier, contact information, and current status of an agent. The Presence Server implements the Notifier side of the SIP “presence” event package, which returns a PIDF document containing the activityState extension element defined below.</w:t>
      </w:r>
    </w:p>
    <w:p w14:paraId="01A9942D" w14:textId="77777777" w:rsidR="0013234A" w:rsidRDefault="0013234A" w:rsidP="004735E6">
      <w:pPr>
        <w:pStyle w:val="BodyText"/>
        <w:spacing w:after="0"/>
      </w:pPr>
      <w:r w:rsidRPr="004735E6">
        <w:rPr>
          <w:b/>
          <w:bCs/>
        </w:rPr>
        <w:t>Event Package Name:</w:t>
      </w:r>
      <w:r>
        <w:t xml:space="preserve"> presence</w:t>
      </w:r>
    </w:p>
    <w:p w14:paraId="61A62B7B" w14:textId="77777777" w:rsidR="0013234A" w:rsidRDefault="0013234A" w:rsidP="004735E6">
      <w:pPr>
        <w:pStyle w:val="BodyText"/>
        <w:spacing w:after="0"/>
      </w:pPr>
      <w:r w:rsidRPr="004735E6">
        <w:rPr>
          <w:b/>
          <w:bCs/>
        </w:rPr>
        <w:t>Event Package Parameters:</w:t>
      </w:r>
      <w:r>
        <w:t xml:space="preserve"> None</w:t>
      </w:r>
    </w:p>
    <w:p w14:paraId="0C898D19" w14:textId="6627DF72" w:rsidR="0013234A" w:rsidRDefault="0013234A" w:rsidP="004735E6">
      <w:pPr>
        <w:pStyle w:val="BodyText"/>
      </w:pPr>
      <w:r w:rsidRPr="004735E6">
        <w:rPr>
          <w:b/>
          <w:bCs/>
        </w:rPr>
        <w:t>PUBLISH Bodies:</w:t>
      </w:r>
      <w:r>
        <w:t xml:space="preserve"> The PUBLISH body contains a PIDF document that incorporates the &lt;activityState&gt; extension (defined below) within the PIDF’s &lt;status&gt; element.</w:t>
      </w:r>
    </w:p>
    <w:p w14:paraId="79EF554E" w14:textId="405B57F0" w:rsidR="0013234A" w:rsidRPr="0013234A" w:rsidRDefault="0013234A" w:rsidP="0013234A">
      <w:pPr>
        <w:pStyle w:val="BodyText"/>
      </w:pPr>
      <w:r w:rsidRPr="0013234A">
        <w:t>The Presentity URL in the PIDF SHALL be constructed with the Agent Identifier (defined in NENA</w:t>
      </w:r>
      <w:r w:rsidRPr="0013234A">
        <w:noBreakHyphen/>
        <w:t>STA</w:t>
      </w:r>
      <w:r w:rsidRPr="0013234A">
        <w:noBreakHyphen/>
        <w:t xml:space="preserve">010 </w:t>
      </w:r>
      <w:r w:rsidRPr="0013234A">
        <w:fldChar w:fldCharType="begin"/>
      </w:r>
      <w:r w:rsidRPr="0013234A">
        <w:instrText xml:space="preserve"> REF _Ref200179524 \r \h  \* MERGEFORMAT </w:instrText>
      </w:r>
      <w:r w:rsidRPr="0013234A">
        <w:fldChar w:fldCharType="separate"/>
      </w:r>
      <w:r w:rsidR="00A044BE">
        <w:fldChar w:fldCharType="begin"/>
      </w:r>
      <w:r w:rsidR="00A044BE">
        <w:instrText xml:space="preserve"> REF _Ref129852940 \r \h </w:instrText>
      </w:r>
      <w:r w:rsidR="00A044BE">
        <w:fldChar w:fldCharType="separate"/>
      </w:r>
      <w:r w:rsidR="00A044BE">
        <w:t>[7]</w:t>
      </w:r>
      <w:r w:rsidR="00A044BE">
        <w:fldChar w:fldCharType="end"/>
      </w:r>
      <w:r w:rsidRPr="0013234A">
        <w:fldChar w:fldCharType="end"/>
      </w:r>
      <w:r w:rsidRPr="0013234A">
        <w:t>) of the agent for which presence is being published. This is the content of the “entity” property in the PIDF, for example: entity="pres:agent@agency.gov”.</w:t>
      </w:r>
    </w:p>
    <w:p w14:paraId="7859DC10" w14:textId="66B3FAE3" w:rsidR="0013234A" w:rsidRPr="0013234A" w:rsidRDefault="0013234A" w:rsidP="0013234A">
      <w:pPr>
        <w:pStyle w:val="BodyText"/>
      </w:pPr>
      <w:r w:rsidRPr="0013234A">
        <w:t xml:space="preserve">The PIDF MAY include a Location object (making it a PIDF-LO) if the agent’s location is needed. Local policy controls whether location is included. </w:t>
      </w:r>
      <w:r w:rsidRPr="0013234A">
        <w:footnoteReference w:id="18"/>
      </w:r>
      <w:r w:rsidRPr="0013234A">
        <w:t xml:space="preserve"> </w:t>
      </w:r>
    </w:p>
    <w:p w14:paraId="33F3E77E" w14:textId="117535C2" w:rsidR="0013234A" w:rsidRPr="0013234A" w:rsidRDefault="0013234A" w:rsidP="0013234A">
      <w:pPr>
        <w:pStyle w:val="BodyText"/>
      </w:pPr>
      <w:r w:rsidRPr="0013234A">
        <w:t>All &lt;tuple&gt; elements included in the PIDF MUST include the standard &lt;contact&gt; element and &lt;timestamp&gt; element.</w:t>
      </w:r>
    </w:p>
    <w:p w14:paraId="5F399510" w14:textId="4A2FCE00" w:rsidR="0013234A" w:rsidRDefault="0013234A" w:rsidP="0013234A">
      <w:pPr>
        <w:pStyle w:val="BodyText"/>
      </w:pPr>
      <w:r w:rsidRPr="0013234A">
        <w:t>The &lt;contact&gt; element MUST contain the contact address for the Agent relative to the FE for which &lt;activityState&gt; is being provided.</w:t>
      </w:r>
    </w:p>
    <w:p w14:paraId="3F185D48" w14:textId="5D9C329C" w:rsidR="0013234A" w:rsidRDefault="0013234A" w:rsidP="0013234A">
      <w:pPr>
        <w:pStyle w:val="BodyText"/>
      </w:pPr>
      <w:r>
        <w:t xml:space="preserve">The &lt;basic&gt; element defined in RFC 3863 </w:t>
      </w:r>
      <w:r w:rsidR="002857E9">
        <w:fldChar w:fldCharType="begin"/>
      </w:r>
      <w:r w:rsidR="002857E9">
        <w:instrText xml:space="preserve"> REF _Ref225851300 \r \h </w:instrText>
      </w:r>
      <w:r w:rsidR="002857E9">
        <w:fldChar w:fldCharType="separate"/>
      </w:r>
      <w:r w:rsidR="002857E9">
        <w:t>[54]</w:t>
      </w:r>
      <w:r w:rsidR="002857E9">
        <w:fldChar w:fldCharType="end"/>
      </w:r>
      <w:r>
        <w:t xml:space="preserve"> MUST be included in the PIDF and MUST indicate whether the Agent is generally available (“open”) or unavailable (“closed”). See the </w:t>
      </w:r>
      <w:r>
        <w:lastRenderedPageBreak/>
        <w:t>section titled “reasonCode PIDF Extension” for optional reason codes that can be used to specify why an Agent is “closed”.</w:t>
      </w:r>
    </w:p>
    <w:p w14:paraId="2BF8C826" w14:textId="77777777" w:rsidR="0013234A" w:rsidRPr="00BE16AA" w:rsidRDefault="0013234A" w:rsidP="0013234A">
      <w:pPr>
        <w:pStyle w:val="Heading5"/>
      </w:pPr>
      <w:bookmarkStart w:id="1980" w:name="_Toc221701691"/>
      <w:r>
        <w:t>The activityState PIDF Extension</w:t>
      </w:r>
      <w:bookmarkEnd w:id="1980"/>
    </w:p>
    <w:p w14:paraId="17148592" w14:textId="1B0194A3" w:rsidR="0013234A" w:rsidRDefault="00DA56C0" w:rsidP="0013234A">
      <w:pPr>
        <w:pStyle w:val="BodyText"/>
      </w:pPr>
      <w:r>
        <w:t xml:space="preserve">This section </w:t>
      </w:r>
      <w:r w:rsidR="005F2BAA">
        <w:t xml:space="preserve">specifies a PIDF </w:t>
      </w:r>
      <w:r w:rsidR="00081EFA">
        <w:t xml:space="preserve">XML </w:t>
      </w:r>
      <w:r w:rsidR="005F2BAA">
        <w:t>extension element called “activityState”</w:t>
      </w:r>
      <w:r w:rsidR="00081EFA">
        <w:t xml:space="preserve">. </w:t>
      </w:r>
      <w:r w:rsidR="0013234A">
        <w:t>FEs MUST include th</w:t>
      </w:r>
      <w:r w:rsidR="00DB4FFC">
        <w:t>is</w:t>
      </w:r>
      <w:r w:rsidR="0013234A">
        <w:t xml:space="preserve"> &lt;activityState&gt; extension </w:t>
      </w:r>
      <w:r w:rsidR="00DB4FFC">
        <w:t>(</w:t>
      </w:r>
      <w:r w:rsidR="0013234A">
        <w:t>defined below</w:t>
      </w:r>
      <w:r w:rsidR="00DB4FFC">
        <w:t>)</w:t>
      </w:r>
      <w:r w:rsidR="0013234A">
        <w:t xml:space="preserve"> within the PIDF’s &lt;status&gt; element.</w:t>
      </w:r>
    </w:p>
    <w:p w14:paraId="0954F182" w14:textId="2BB8D12C" w:rsidR="0013234A" w:rsidRDefault="0013234A" w:rsidP="0013234A">
      <w:pPr>
        <w:pStyle w:val="BodyText"/>
      </w:pPr>
      <w:r>
        <w:t>The &lt;activityState&gt; element</w:t>
      </w:r>
      <w:r w:rsidR="00443F7B">
        <w:t xml:space="preserve"> is a complex element that</w:t>
      </w:r>
      <w:r>
        <w:t xml:space="preserve"> contains Agent status information. </w:t>
      </w:r>
      <w:hyperlink w:anchor="_Appendix_B_–" w:history="1">
        <w:r w:rsidRPr="00B53F1F">
          <w:rPr>
            <w:rStyle w:val="Hyperlink"/>
          </w:rPr>
          <w:t>Appendix B</w:t>
        </w:r>
      </w:hyperlink>
      <w:r>
        <w:t xml:space="preserve"> contains PIDF examples that contain the &lt;activityState&gt; extension described in this section.</w:t>
      </w:r>
    </w:p>
    <w:p w14:paraId="71DC72C6" w14:textId="6FE58ED0" w:rsidR="0013234A" w:rsidRPr="00857F32" w:rsidRDefault="0013234A" w:rsidP="0013234A">
      <w:pPr>
        <w:pStyle w:val="Caption"/>
        <w:keepNext/>
        <w:rPr>
          <w:i/>
          <w:iCs/>
          <w:color w:val="1F497D" w:themeColor="text2"/>
          <w:szCs w:val="18"/>
        </w:rPr>
      </w:pPr>
      <w:bookmarkStart w:id="1981" w:name="_Toc232082430"/>
      <w:r w:rsidRPr="0084206B">
        <w:t xml:space="preserve">Table </w:t>
      </w:r>
      <w:fldSimple w:instr=" STYLEREF 1 \s ">
        <w:r w:rsidR="00E371AD">
          <w:rPr>
            <w:noProof/>
          </w:rPr>
          <w:t>4</w:t>
        </w:r>
      </w:fldSimple>
      <w:r w:rsidR="00E371AD">
        <w:noBreakHyphen/>
      </w:r>
      <w:fldSimple w:instr=" SEQ Table \* ARABIC \s 1 ">
        <w:r w:rsidR="00E371AD">
          <w:rPr>
            <w:noProof/>
          </w:rPr>
          <w:t>2</w:t>
        </w:r>
      </w:fldSimple>
      <w:r w:rsidRPr="0084206B">
        <w:t xml:space="preserve"> </w:t>
      </w:r>
      <w:r w:rsidR="00B30ECF">
        <w:t>&lt;activityState&gt;</w:t>
      </w:r>
      <w:r w:rsidR="00AD3E83">
        <w:t xml:space="preserve"> Extension</w:t>
      </w:r>
      <w:r w:rsidR="001F3AE7">
        <w:t xml:space="preserve"> </w:t>
      </w:r>
      <w:r w:rsidR="00443F7B">
        <w:t>Element</w:t>
      </w:r>
      <w:bookmarkEnd w:id="1981"/>
    </w:p>
    <w:tbl>
      <w:tblPr>
        <w:tblStyle w:val="TableGrid"/>
        <w:tblpPr w:leftFromText="187" w:rightFromText="187" w:bottomFromText="288" w:vertAnchor="text" w:tblpXSpec="center" w:tblpY="1"/>
        <w:tblOverlap w:val="neve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2335"/>
        <w:gridCol w:w="2070"/>
        <w:gridCol w:w="5305"/>
      </w:tblGrid>
      <w:tr w:rsidR="0013234A" w14:paraId="7B333C69" w14:textId="77777777" w:rsidTr="00FB489F">
        <w:trPr>
          <w:tblHeader/>
        </w:trPr>
        <w:tc>
          <w:tcPr>
            <w:tcW w:w="2335" w:type="dxa"/>
            <w:shd w:val="clear" w:color="auto" w:fill="D9D9D9" w:themeFill="background1" w:themeFillShade="D9"/>
            <w:vAlign w:val="center"/>
          </w:tcPr>
          <w:p w14:paraId="312C0773" w14:textId="005FA377" w:rsidR="0013234A" w:rsidRPr="00F67305" w:rsidRDefault="0013234A" w:rsidP="00FB489F">
            <w:pPr>
              <w:rPr>
                <w:b/>
                <w:bCs/>
              </w:rPr>
            </w:pPr>
            <w:r>
              <w:rPr>
                <w:b/>
                <w:bCs/>
              </w:rPr>
              <w:t>Element</w:t>
            </w:r>
          </w:p>
        </w:tc>
        <w:tc>
          <w:tcPr>
            <w:tcW w:w="2070" w:type="dxa"/>
            <w:shd w:val="clear" w:color="auto" w:fill="D9D9D9" w:themeFill="background1" w:themeFillShade="D9"/>
            <w:vAlign w:val="center"/>
          </w:tcPr>
          <w:p w14:paraId="01268173" w14:textId="5727E9F0" w:rsidR="0013234A" w:rsidRPr="00F67305" w:rsidRDefault="007C009E" w:rsidP="00FB489F">
            <w:pPr>
              <w:rPr>
                <w:b/>
                <w:bCs/>
              </w:rPr>
            </w:pPr>
            <w:r>
              <w:rPr>
                <w:b/>
                <w:bCs/>
              </w:rPr>
              <w:t>Required</w:t>
            </w:r>
          </w:p>
        </w:tc>
        <w:tc>
          <w:tcPr>
            <w:tcW w:w="5305" w:type="dxa"/>
            <w:shd w:val="clear" w:color="auto" w:fill="D9D9D9" w:themeFill="background1" w:themeFillShade="D9"/>
            <w:vAlign w:val="center"/>
          </w:tcPr>
          <w:p w14:paraId="3D40D4DF" w14:textId="77777777" w:rsidR="0013234A" w:rsidRPr="00F67305" w:rsidRDefault="0013234A" w:rsidP="00FB489F">
            <w:pPr>
              <w:rPr>
                <w:b/>
                <w:bCs/>
              </w:rPr>
            </w:pPr>
            <w:r>
              <w:rPr>
                <w:b/>
                <w:bCs/>
              </w:rPr>
              <w:t>Description</w:t>
            </w:r>
          </w:p>
        </w:tc>
      </w:tr>
      <w:tr w:rsidR="0013234A" w14:paraId="6A5C1034" w14:textId="77777777" w:rsidTr="00FB489F">
        <w:trPr>
          <w:tblHeader/>
        </w:trPr>
        <w:tc>
          <w:tcPr>
            <w:tcW w:w="2335" w:type="dxa"/>
            <w:vAlign w:val="center"/>
          </w:tcPr>
          <w:p w14:paraId="77A185CC" w14:textId="6A242F9C" w:rsidR="0013234A" w:rsidRDefault="0013234A" w:rsidP="00FB489F">
            <w:r w:rsidRPr="0013234A">
              <w:t>activityState</w:t>
            </w:r>
          </w:p>
        </w:tc>
        <w:tc>
          <w:tcPr>
            <w:tcW w:w="2070" w:type="dxa"/>
            <w:vAlign w:val="center"/>
          </w:tcPr>
          <w:p w14:paraId="0A96D47B" w14:textId="47EE84A7" w:rsidR="0013234A" w:rsidRDefault="007C009E" w:rsidP="00FB489F">
            <w:r>
              <w:t>Yes</w:t>
            </w:r>
          </w:p>
        </w:tc>
        <w:tc>
          <w:tcPr>
            <w:tcW w:w="5305" w:type="dxa"/>
            <w:vAlign w:val="center"/>
          </w:tcPr>
          <w:p w14:paraId="57621F6A" w14:textId="068D9BCC" w:rsidR="0013234A" w:rsidRDefault="0013234A" w:rsidP="00FB489F">
            <w:r w:rsidRPr="0013234A">
              <w:t>Extension to the PIDF &lt;status&gt; element. It is a complex element that provides the Agent’s status for given media</w:t>
            </w:r>
            <w:r w:rsidR="001C3CC6">
              <w:t xml:space="preserve"> types</w:t>
            </w:r>
            <w:r w:rsidRPr="0013234A">
              <w:t>, relative to the given FE. The FE is specified by an &lt;</w:t>
            </w:r>
            <w:r w:rsidR="001C3CC6">
              <w:t>fe</w:t>
            </w:r>
            <w:r w:rsidRPr="0013234A">
              <w:t>&gt; element that contains one of CallHandling, Collaboration, or PttConsole).</w:t>
            </w:r>
          </w:p>
        </w:tc>
      </w:tr>
    </w:tbl>
    <w:p w14:paraId="05B5DA10" w14:textId="482B2EE0" w:rsidR="0013234A" w:rsidRDefault="0013234A" w:rsidP="0013234A">
      <w:pPr>
        <w:pStyle w:val="BodyText"/>
      </w:pPr>
      <w:r>
        <w:t xml:space="preserve">The &lt;activityState&gt; element MUST be </w:t>
      </w:r>
      <w:r w:rsidR="007E159E">
        <w:t>placed</w:t>
      </w:r>
      <w:r>
        <w:t xml:space="preserve"> within the &lt;status&gt; element of a standard &lt;tuple&gt; element as described in RFC 3863 </w:t>
      </w:r>
      <w:r w:rsidR="00BB6F57">
        <w:fldChar w:fldCharType="begin"/>
      </w:r>
      <w:r w:rsidR="00BB6F57">
        <w:instrText xml:space="preserve"> REF _Ref225851300 \r \h </w:instrText>
      </w:r>
      <w:r w:rsidR="00BB6F57">
        <w:fldChar w:fldCharType="separate"/>
      </w:r>
      <w:r w:rsidR="00BB6F57">
        <w:t>[54]</w:t>
      </w:r>
      <w:r w:rsidR="00BB6F57">
        <w:fldChar w:fldCharType="end"/>
      </w:r>
      <w:r>
        <w:t xml:space="preserve">. </w:t>
      </w:r>
    </w:p>
    <w:p w14:paraId="21415FA4" w14:textId="62277593" w:rsidR="0013234A" w:rsidRDefault="001C3DBE" w:rsidP="0013234A">
      <w:pPr>
        <w:pStyle w:val="BodyText"/>
      </w:pPr>
      <w:r>
        <w:t>The</w:t>
      </w:r>
      <w:r w:rsidR="0013234A">
        <w:t xml:space="preserve"> &lt;activityState&gt; element contains the following information</w:t>
      </w:r>
      <w:r>
        <w:t xml:space="preserve"> for the Agent</w:t>
      </w:r>
      <w:r w:rsidR="00686A20">
        <w:t xml:space="preserve"> whose activity is</w:t>
      </w:r>
      <w:r>
        <w:t xml:space="preserve"> being reported</w:t>
      </w:r>
      <w:r w:rsidR="0013234A">
        <w:t>:</w:t>
      </w:r>
    </w:p>
    <w:p w14:paraId="164DB5D0" w14:textId="20298BD6" w:rsidR="0013234A" w:rsidRPr="00857F32" w:rsidRDefault="0013234A" w:rsidP="0013234A">
      <w:pPr>
        <w:pStyle w:val="Caption"/>
        <w:keepNext/>
        <w:rPr>
          <w:i/>
          <w:iCs/>
          <w:color w:val="1F497D" w:themeColor="text2"/>
          <w:szCs w:val="18"/>
        </w:rPr>
      </w:pPr>
      <w:bookmarkStart w:id="1982" w:name="_Toc232082431"/>
      <w:r w:rsidRPr="0084206B">
        <w:t xml:space="preserve">Table </w:t>
      </w:r>
      <w:fldSimple w:instr=" STYLEREF 1 \s ">
        <w:r w:rsidR="00E371AD">
          <w:rPr>
            <w:noProof/>
          </w:rPr>
          <w:t>4</w:t>
        </w:r>
      </w:fldSimple>
      <w:r w:rsidR="00E371AD">
        <w:noBreakHyphen/>
      </w:r>
      <w:fldSimple w:instr=" SEQ Table \* ARABIC \s 1 ">
        <w:r w:rsidR="00E371AD">
          <w:rPr>
            <w:noProof/>
          </w:rPr>
          <w:t>3</w:t>
        </w:r>
      </w:fldSimple>
      <w:r w:rsidRPr="0084206B">
        <w:t xml:space="preserve"> </w:t>
      </w:r>
      <w:r w:rsidR="00B30ECF">
        <w:t>&lt;activityState&gt;</w:t>
      </w:r>
      <w:r w:rsidR="00AD3E83">
        <w:t xml:space="preserve"> Element</w:t>
      </w:r>
      <w:r w:rsidR="00443F7B">
        <w:t xml:space="preserve"> Content</w:t>
      </w:r>
      <w:bookmarkEnd w:id="1982"/>
    </w:p>
    <w:tbl>
      <w:tblPr>
        <w:tblStyle w:val="TableGrid"/>
        <w:tblpPr w:leftFromText="187" w:rightFromText="187" w:bottomFromText="288" w:vertAnchor="text" w:tblpXSpec="center" w:tblpY="1"/>
        <w:tblOverlap w:val="neve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2875"/>
        <w:gridCol w:w="1530"/>
        <w:gridCol w:w="5305"/>
      </w:tblGrid>
      <w:tr w:rsidR="0013234A" w14:paraId="2FB1D5EF" w14:textId="77777777" w:rsidTr="007C009E">
        <w:trPr>
          <w:tblHeader/>
        </w:trPr>
        <w:tc>
          <w:tcPr>
            <w:tcW w:w="2875" w:type="dxa"/>
            <w:shd w:val="clear" w:color="auto" w:fill="D9D9D9" w:themeFill="background1" w:themeFillShade="D9"/>
            <w:vAlign w:val="center"/>
          </w:tcPr>
          <w:p w14:paraId="3E44A3C9" w14:textId="5C49870D" w:rsidR="0013234A" w:rsidRPr="00F67305" w:rsidRDefault="0013234A" w:rsidP="00FB489F">
            <w:pPr>
              <w:rPr>
                <w:b/>
                <w:bCs/>
              </w:rPr>
            </w:pPr>
            <w:r>
              <w:rPr>
                <w:b/>
                <w:bCs/>
              </w:rPr>
              <w:t>Sub-Element</w:t>
            </w:r>
          </w:p>
        </w:tc>
        <w:tc>
          <w:tcPr>
            <w:tcW w:w="1530" w:type="dxa"/>
            <w:shd w:val="clear" w:color="auto" w:fill="D9D9D9" w:themeFill="background1" w:themeFillShade="D9"/>
            <w:vAlign w:val="center"/>
          </w:tcPr>
          <w:p w14:paraId="6A4C2AD6" w14:textId="784E6228" w:rsidR="0013234A" w:rsidRPr="00F67305" w:rsidRDefault="007C009E" w:rsidP="00FB489F">
            <w:pPr>
              <w:rPr>
                <w:b/>
                <w:bCs/>
              </w:rPr>
            </w:pPr>
            <w:r>
              <w:rPr>
                <w:b/>
                <w:bCs/>
              </w:rPr>
              <w:t>Required</w:t>
            </w:r>
          </w:p>
        </w:tc>
        <w:tc>
          <w:tcPr>
            <w:tcW w:w="5305" w:type="dxa"/>
            <w:shd w:val="clear" w:color="auto" w:fill="D9D9D9" w:themeFill="background1" w:themeFillShade="D9"/>
            <w:vAlign w:val="center"/>
          </w:tcPr>
          <w:p w14:paraId="07144543" w14:textId="77777777" w:rsidR="0013234A" w:rsidRPr="00F67305" w:rsidRDefault="0013234A" w:rsidP="00FB489F">
            <w:pPr>
              <w:rPr>
                <w:b/>
                <w:bCs/>
              </w:rPr>
            </w:pPr>
            <w:r>
              <w:rPr>
                <w:b/>
                <w:bCs/>
              </w:rPr>
              <w:t>Description</w:t>
            </w:r>
          </w:p>
        </w:tc>
      </w:tr>
      <w:tr w:rsidR="007C009E" w14:paraId="6B042A61" w14:textId="77777777" w:rsidTr="007C009E">
        <w:trPr>
          <w:tblHeader/>
        </w:trPr>
        <w:tc>
          <w:tcPr>
            <w:tcW w:w="2875" w:type="dxa"/>
          </w:tcPr>
          <w:p w14:paraId="54690D50" w14:textId="3DD26998" w:rsidR="007C009E" w:rsidRDefault="007C009E" w:rsidP="007C009E">
            <w:r>
              <w:t>supported</w:t>
            </w:r>
            <w:r w:rsidRPr="00A20DC3">
              <w:t>IncomingMedia</w:t>
            </w:r>
            <w:r w:rsidRPr="00A20DC3" w:rsidDel="00A20DC3">
              <w:t xml:space="preserve"> </w:t>
            </w:r>
          </w:p>
        </w:tc>
        <w:tc>
          <w:tcPr>
            <w:tcW w:w="1530" w:type="dxa"/>
            <w:vAlign w:val="center"/>
          </w:tcPr>
          <w:p w14:paraId="5D308795" w14:textId="7A168A74" w:rsidR="007C009E" w:rsidRDefault="007C009E" w:rsidP="007C009E">
            <w:r>
              <w:t>Yes</w:t>
            </w:r>
          </w:p>
        </w:tc>
        <w:tc>
          <w:tcPr>
            <w:tcW w:w="5305" w:type="dxa"/>
          </w:tcPr>
          <w:p w14:paraId="29CE50F2" w14:textId="1A6CBFE3" w:rsidR="007C009E" w:rsidRDefault="00686A20" w:rsidP="007C009E">
            <w:r>
              <w:t xml:space="preserve">A </w:t>
            </w:r>
            <w:r w:rsidR="007C009E">
              <w:t>Supported Media Data Component</w:t>
            </w:r>
            <w:r>
              <w:t xml:space="preserve"> (see below)</w:t>
            </w:r>
            <w:r w:rsidR="007C009E">
              <w:t xml:space="preserve"> that describes all the incoming media the FE supports.</w:t>
            </w:r>
          </w:p>
        </w:tc>
      </w:tr>
      <w:tr w:rsidR="007C009E" w14:paraId="21C6DE8D" w14:textId="77777777" w:rsidTr="007C009E">
        <w:trPr>
          <w:tblHeader/>
        </w:trPr>
        <w:tc>
          <w:tcPr>
            <w:tcW w:w="2875" w:type="dxa"/>
          </w:tcPr>
          <w:p w14:paraId="19DABC9C" w14:textId="7932CF7F" w:rsidR="007C009E" w:rsidRPr="00DA0138" w:rsidRDefault="007C009E" w:rsidP="007C009E">
            <w:r>
              <w:t>supported</w:t>
            </w:r>
            <w:r w:rsidRPr="00A20DC3">
              <w:t>OutgoingMedia</w:t>
            </w:r>
          </w:p>
        </w:tc>
        <w:tc>
          <w:tcPr>
            <w:tcW w:w="1530" w:type="dxa"/>
            <w:vAlign w:val="center"/>
          </w:tcPr>
          <w:p w14:paraId="77825967" w14:textId="6D43F5B7" w:rsidR="007C009E" w:rsidRPr="00857F32" w:rsidRDefault="007C009E" w:rsidP="007C009E">
            <w:r>
              <w:t>Yes</w:t>
            </w:r>
          </w:p>
        </w:tc>
        <w:tc>
          <w:tcPr>
            <w:tcW w:w="5305" w:type="dxa"/>
          </w:tcPr>
          <w:p w14:paraId="5EACAF1D" w14:textId="17EC278A" w:rsidR="007C009E" w:rsidRDefault="00686A20" w:rsidP="007C009E">
            <w:r>
              <w:t xml:space="preserve">A </w:t>
            </w:r>
            <w:r w:rsidR="007C009E">
              <w:t>Supported Media Data Component that describes all the outgoing media the FE supports.</w:t>
            </w:r>
          </w:p>
        </w:tc>
      </w:tr>
      <w:tr w:rsidR="007C009E" w14:paraId="3C1FBE0E" w14:textId="77777777" w:rsidTr="007C009E">
        <w:trPr>
          <w:tblHeader/>
        </w:trPr>
        <w:tc>
          <w:tcPr>
            <w:tcW w:w="2875" w:type="dxa"/>
          </w:tcPr>
          <w:p w14:paraId="65549A17" w14:textId="52D83375" w:rsidR="007C009E" w:rsidRPr="002E4846" w:rsidRDefault="007C009E" w:rsidP="007C009E">
            <w:r w:rsidRPr="00AF65F7">
              <w:t>sessions</w:t>
            </w:r>
          </w:p>
        </w:tc>
        <w:tc>
          <w:tcPr>
            <w:tcW w:w="1530" w:type="dxa"/>
            <w:vAlign w:val="center"/>
          </w:tcPr>
          <w:p w14:paraId="79A86082" w14:textId="3554FB5C" w:rsidR="007C009E" w:rsidRPr="00857F32" w:rsidRDefault="007C009E" w:rsidP="007C009E">
            <w:r>
              <w:t>Yes</w:t>
            </w:r>
          </w:p>
        </w:tc>
        <w:tc>
          <w:tcPr>
            <w:tcW w:w="5305" w:type="dxa"/>
          </w:tcPr>
          <w:p w14:paraId="4B8B5A9B" w14:textId="66B7B034" w:rsidR="007C009E" w:rsidRPr="002E4846" w:rsidRDefault="00C700F3" w:rsidP="007C009E">
            <w:r>
              <w:t xml:space="preserve">An </w:t>
            </w:r>
            <w:r w:rsidR="007C009E">
              <w:t>Array containing the list of session data components that describe the sessions/calls the FE is currently active on.</w:t>
            </w:r>
          </w:p>
        </w:tc>
      </w:tr>
      <w:tr w:rsidR="007C009E" w14:paraId="1AE381DF" w14:textId="77777777" w:rsidTr="007C009E">
        <w:trPr>
          <w:tblHeader/>
        </w:trPr>
        <w:tc>
          <w:tcPr>
            <w:tcW w:w="2875" w:type="dxa"/>
          </w:tcPr>
          <w:p w14:paraId="28CAFF72" w14:textId="31A01DE7" w:rsidR="007C009E" w:rsidRPr="002E4846" w:rsidRDefault="007C009E" w:rsidP="007C009E">
            <w:r>
              <w:t>fe</w:t>
            </w:r>
          </w:p>
        </w:tc>
        <w:tc>
          <w:tcPr>
            <w:tcW w:w="1530" w:type="dxa"/>
            <w:vAlign w:val="center"/>
          </w:tcPr>
          <w:p w14:paraId="0EB68285" w14:textId="4A06C5A0" w:rsidR="007C009E" w:rsidRPr="00857F32" w:rsidRDefault="007C009E" w:rsidP="007C009E">
            <w:r>
              <w:t>Yes</w:t>
            </w:r>
          </w:p>
        </w:tc>
        <w:tc>
          <w:tcPr>
            <w:tcW w:w="5305" w:type="dxa"/>
          </w:tcPr>
          <w:p w14:paraId="0AB9F472" w14:textId="38A073C6" w:rsidR="007C009E" w:rsidRPr="002E4846" w:rsidRDefault="007C009E" w:rsidP="007C009E">
            <w:r>
              <w:t>The functional element the activityState applies to. Valid values are: CallHandling, Collaboration, and PttSystemServices.</w:t>
            </w:r>
          </w:p>
        </w:tc>
      </w:tr>
    </w:tbl>
    <w:p w14:paraId="5794385F" w14:textId="22C57157" w:rsidR="0013234A" w:rsidRDefault="0013234A" w:rsidP="0013234A">
      <w:pPr>
        <w:pStyle w:val="BodyText"/>
      </w:pPr>
      <w:r>
        <w:t xml:space="preserve">A system that implements multiple FEs (Call Handling and Collaboration, for example) MUST report activityState for the Agent in separate &lt;tuple&gt; elements when reporting such activityStates within a single PIDF document, as described in RFC 3863 </w:t>
      </w:r>
      <w:r w:rsidR="00252A23">
        <w:fldChar w:fldCharType="begin"/>
      </w:r>
      <w:r w:rsidR="00252A23">
        <w:instrText xml:space="preserve"> REF _Ref225851300 \r \h </w:instrText>
      </w:r>
      <w:r w:rsidR="00252A23">
        <w:fldChar w:fldCharType="separate"/>
      </w:r>
      <w:r w:rsidR="00252A23">
        <w:t>[54]</w:t>
      </w:r>
      <w:r w:rsidR="00252A23">
        <w:fldChar w:fldCharType="end"/>
      </w:r>
      <w:r>
        <w:t>.</w:t>
      </w:r>
    </w:p>
    <w:p w14:paraId="44757F75" w14:textId="77777777" w:rsidR="0078542F" w:rsidRDefault="0078542F" w:rsidP="0078542F">
      <w:pPr>
        <w:pStyle w:val="Heading6"/>
      </w:pPr>
      <w:bookmarkStart w:id="1983" w:name="_Toc221701692"/>
      <w:r>
        <w:t>Supported Media Data Component</w:t>
      </w:r>
      <w:bookmarkEnd w:id="1983"/>
    </w:p>
    <w:p w14:paraId="3948A068" w14:textId="1502CD03" w:rsidR="0078542F" w:rsidRDefault="0078542F" w:rsidP="0078542F">
      <w:pPr>
        <w:pStyle w:val="BodyText"/>
      </w:pPr>
      <w:r>
        <w:t xml:space="preserve">The </w:t>
      </w:r>
      <w:r w:rsidR="007A1126">
        <w:t>S</w:t>
      </w:r>
      <w:r>
        <w:t>upported</w:t>
      </w:r>
      <w:r w:rsidR="007A1126">
        <w:t xml:space="preserve"> </w:t>
      </w:r>
      <w:r>
        <w:t>Media</w:t>
      </w:r>
      <w:r w:rsidR="00AD3E83">
        <w:t xml:space="preserve"> </w:t>
      </w:r>
      <w:r>
        <w:t xml:space="preserve">Data Component </w:t>
      </w:r>
      <w:r w:rsidR="0034263F">
        <w:t xml:space="preserve">is a </w:t>
      </w:r>
      <w:r w:rsidR="00750E1C">
        <w:t>component</w:t>
      </w:r>
      <w:r w:rsidR="0034263F">
        <w:t xml:space="preserve"> that</w:t>
      </w:r>
      <w:r w:rsidR="00E90F70">
        <w:t xml:space="preserve"> </w:t>
      </w:r>
      <w:r>
        <w:t xml:space="preserve">contains the media types the FE supports and the Agent’s availability for receiving a call with each media type. The media types are represented by the sub-elements in the table below. </w:t>
      </w:r>
    </w:p>
    <w:p w14:paraId="242FC2E9" w14:textId="0F34F0E2" w:rsidR="0078542F" w:rsidRDefault="0078542F" w:rsidP="0078542F">
      <w:pPr>
        <w:pStyle w:val="BodyText"/>
      </w:pPr>
      <w:r>
        <w:lastRenderedPageBreak/>
        <w:t>There are two instances of supportedMedia Data Component in &lt;activityState&gt;: supportedIncomingMedia and supportedOutgoingMedia.</w:t>
      </w:r>
      <w:r w:rsidR="0067475A">
        <w:t xml:space="preserve"> (see</w:t>
      </w:r>
      <w:r w:rsidR="00900F4E">
        <w:t xml:space="preserve"> the</w:t>
      </w:r>
      <w:r w:rsidR="0067475A">
        <w:t xml:space="preserve"> </w:t>
      </w:r>
      <w:r w:rsidR="00900F4E">
        <w:t>“</w:t>
      </w:r>
      <w:r w:rsidR="0067475A" w:rsidRPr="00E90F70">
        <w:t>&lt;activityState&gt; Element Content</w:t>
      </w:r>
      <w:r w:rsidR="00900F4E">
        <w:t>”</w:t>
      </w:r>
      <w:r w:rsidR="0067475A" w:rsidRPr="00E90F70" w:rsidDel="00E90F70">
        <w:t xml:space="preserve"> </w:t>
      </w:r>
      <w:r w:rsidR="0067475A">
        <w:t>table above):</w:t>
      </w:r>
    </w:p>
    <w:p w14:paraId="57553292" w14:textId="51AA8A26" w:rsidR="0078542F" w:rsidRDefault="0078542F" w:rsidP="0078542F">
      <w:pPr>
        <w:pStyle w:val="BodyText"/>
      </w:pPr>
      <w:r>
        <w:t>If a media type is supported by the given FE, then the corresponding media sub-element</w:t>
      </w:r>
      <w:r w:rsidR="00AF4AD8">
        <w:t xml:space="preserve"> from the table below</w:t>
      </w:r>
      <w:r>
        <w:t xml:space="preserve"> MUST be included. If a media type is not supported, the corresponding media sub-element MUST NOT be included. If any media sub-element is not included, that media type SHALL be considered unavailable for the FE specified in the </w:t>
      </w:r>
      <w:r w:rsidR="00B30ECF">
        <w:t>&lt;activityState&gt;</w:t>
      </w:r>
      <w:r>
        <w:t>.</w:t>
      </w:r>
    </w:p>
    <w:p w14:paraId="006E24D9" w14:textId="64426377" w:rsidR="00477843" w:rsidRPr="00857F32" w:rsidRDefault="00477843" w:rsidP="00477843">
      <w:pPr>
        <w:pStyle w:val="Caption"/>
        <w:keepNext/>
        <w:rPr>
          <w:i/>
          <w:iCs/>
          <w:color w:val="1F497D" w:themeColor="text2"/>
          <w:szCs w:val="18"/>
        </w:rPr>
      </w:pPr>
      <w:bookmarkStart w:id="1984" w:name="_Toc232082432"/>
      <w:r w:rsidRPr="0084206B">
        <w:t xml:space="preserve">Table </w:t>
      </w:r>
      <w:fldSimple w:instr=" STYLEREF 1 \s ">
        <w:r w:rsidR="00E371AD">
          <w:rPr>
            <w:noProof/>
          </w:rPr>
          <w:t>4</w:t>
        </w:r>
      </w:fldSimple>
      <w:r w:rsidR="00E371AD">
        <w:noBreakHyphen/>
      </w:r>
      <w:fldSimple w:instr=" SEQ Table \* ARABIC \s 1 ">
        <w:r w:rsidR="00E371AD">
          <w:rPr>
            <w:noProof/>
          </w:rPr>
          <w:t>4</w:t>
        </w:r>
      </w:fldSimple>
      <w:r w:rsidRPr="0084206B">
        <w:t xml:space="preserve"> </w:t>
      </w:r>
      <w:r w:rsidR="003D7D8D">
        <w:t>&lt;</w:t>
      </w:r>
      <w:r w:rsidR="00AD3E83" w:rsidRPr="00AD3E83">
        <w:t>supportedMedia</w:t>
      </w:r>
      <w:r w:rsidR="003D7D8D">
        <w:t>&gt;</w:t>
      </w:r>
      <w:r w:rsidR="00AD3E83" w:rsidRPr="00AD3E83">
        <w:t xml:space="preserve"> Data Component</w:t>
      </w:r>
      <w:r w:rsidR="00900F4E">
        <w:t xml:space="preserve"> Content</w:t>
      </w:r>
      <w:bookmarkEnd w:id="1984"/>
    </w:p>
    <w:tbl>
      <w:tblPr>
        <w:tblStyle w:val="TableGrid"/>
        <w:tblpPr w:leftFromText="187" w:rightFromText="187" w:bottomFromText="288" w:vertAnchor="text" w:tblpXSpec="center" w:tblpY="1"/>
        <w:tblOverlap w:val="neve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2335"/>
        <w:gridCol w:w="2070"/>
        <w:gridCol w:w="5305"/>
      </w:tblGrid>
      <w:tr w:rsidR="00477843" w14:paraId="7F373566" w14:textId="77777777" w:rsidTr="00FB489F">
        <w:trPr>
          <w:tblHeader/>
        </w:trPr>
        <w:tc>
          <w:tcPr>
            <w:tcW w:w="2335" w:type="dxa"/>
            <w:shd w:val="clear" w:color="auto" w:fill="D9D9D9" w:themeFill="background1" w:themeFillShade="D9"/>
            <w:vAlign w:val="center"/>
          </w:tcPr>
          <w:p w14:paraId="1C884F4F" w14:textId="77777777" w:rsidR="00477843" w:rsidRPr="00F67305" w:rsidRDefault="00477843" w:rsidP="00FB489F">
            <w:pPr>
              <w:rPr>
                <w:b/>
                <w:bCs/>
              </w:rPr>
            </w:pPr>
            <w:r>
              <w:rPr>
                <w:b/>
                <w:bCs/>
              </w:rPr>
              <w:t>Sub-Element</w:t>
            </w:r>
          </w:p>
        </w:tc>
        <w:tc>
          <w:tcPr>
            <w:tcW w:w="2070" w:type="dxa"/>
            <w:shd w:val="clear" w:color="auto" w:fill="D9D9D9" w:themeFill="background1" w:themeFillShade="D9"/>
            <w:vAlign w:val="center"/>
          </w:tcPr>
          <w:p w14:paraId="34573F33" w14:textId="4E738D87" w:rsidR="00477843" w:rsidRPr="00F67305" w:rsidRDefault="00D373CF" w:rsidP="00FB489F">
            <w:pPr>
              <w:rPr>
                <w:b/>
                <w:bCs/>
              </w:rPr>
            </w:pPr>
            <w:r>
              <w:rPr>
                <w:b/>
                <w:bCs/>
              </w:rPr>
              <w:t>Required</w:t>
            </w:r>
          </w:p>
        </w:tc>
        <w:tc>
          <w:tcPr>
            <w:tcW w:w="5305" w:type="dxa"/>
            <w:shd w:val="clear" w:color="auto" w:fill="D9D9D9" w:themeFill="background1" w:themeFillShade="D9"/>
            <w:vAlign w:val="center"/>
          </w:tcPr>
          <w:p w14:paraId="12206108" w14:textId="77777777" w:rsidR="00477843" w:rsidRPr="00F67305" w:rsidRDefault="00477843" w:rsidP="00FB489F">
            <w:pPr>
              <w:rPr>
                <w:b/>
                <w:bCs/>
              </w:rPr>
            </w:pPr>
            <w:r>
              <w:rPr>
                <w:b/>
                <w:bCs/>
              </w:rPr>
              <w:t>Description</w:t>
            </w:r>
          </w:p>
        </w:tc>
      </w:tr>
      <w:tr w:rsidR="00B40F7C" w14:paraId="585892C9" w14:textId="77777777" w:rsidTr="00A06FB6">
        <w:trPr>
          <w:tblHeader/>
        </w:trPr>
        <w:tc>
          <w:tcPr>
            <w:tcW w:w="2335" w:type="dxa"/>
          </w:tcPr>
          <w:p w14:paraId="0408892D" w14:textId="3FE78FB7" w:rsidR="00B40F7C" w:rsidRDefault="00B40F7C" w:rsidP="00B40F7C">
            <w:r w:rsidRPr="007572C2">
              <w:t>voiceMedia</w:t>
            </w:r>
          </w:p>
        </w:tc>
        <w:tc>
          <w:tcPr>
            <w:tcW w:w="2070" w:type="dxa"/>
          </w:tcPr>
          <w:p w14:paraId="568329A3" w14:textId="5FA6D9D4" w:rsidR="00B40F7C" w:rsidRDefault="00A73189" w:rsidP="00B40F7C">
            <w:r>
              <w:t>Conditional</w:t>
            </w:r>
          </w:p>
        </w:tc>
        <w:tc>
          <w:tcPr>
            <w:tcW w:w="5305" w:type="dxa"/>
          </w:tcPr>
          <w:p w14:paraId="00E12517" w14:textId="437B27F0" w:rsidR="00B40F7C" w:rsidRDefault="00B40F7C" w:rsidP="00B40F7C">
            <w:r w:rsidRPr="0075279F">
              <w:t>Supported Media Data Component that describes the Agent’s availability for voice media. MUST be included if the media type is supported.</w:t>
            </w:r>
          </w:p>
        </w:tc>
      </w:tr>
      <w:tr w:rsidR="00A73189" w14:paraId="249F00F1" w14:textId="77777777" w:rsidTr="00A06FB6">
        <w:trPr>
          <w:tblHeader/>
        </w:trPr>
        <w:tc>
          <w:tcPr>
            <w:tcW w:w="2335" w:type="dxa"/>
          </w:tcPr>
          <w:p w14:paraId="59040209" w14:textId="47697A7A" w:rsidR="00A73189" w:rsidRPr="00DA0138" w:rsidRDefault="00A73189" w:rsidP="00A73189">
            <w:r w:rsidRPr="007572C2">
              <w:t>videoMedia</w:t>
            </w:r>
          </w:p>
        </w:tc>
        <w:tc>
          <w:tcPr>
            <w:tcW w:w="2070" w:type="dxa"/>
          </w:tcPr>
          <w:p w14:paraId="09CEF07C" w14:textId="32DF933E" w:rsidR="00A73189" w:rsidRPr="00857F32" w:rsidRDefault="00A73189" w:rsidP="00A73189">
            <w:r w:rsidRPr="00355A80">
              <w:t>Conditional</w:t>
            </w:r>
          </w:p>
        </w:tc>
        <w:tc>
          <w:tcPr>
            <w:tcW w:w="5305" w:type="dxa"/>
          </w:tcPr>
          <w:p w14:paraId="62EC7706" w14:textId="3D185586" w:rsidR="00A73189" w:rsidRDefault="00A73189" w:rsidP="00A73189">
            <w:r w:rsidRPr="0075279F">
              <w:t>Supported Media Data Component that describes the Agent’s availability for video media. MUST be included if the media type is supported.</w:t>
            </w:r>
          </w:p>
        </w:tc>
      </w:tr>
      <w:tr w:rsidR="00A73189" w14:paraId="63E0CDEE" w14:textId="77777777" w:rsidTr="00A06FB6">
        <w:trPr>
          <w:tblHeader/>
        </w:trPr>
        <w:tc>
          <w:tcPr>
            <w:tcW w:w="2335" w:type="dxa"/>
          </w:tcPr>
          <w:p w14:paraId="02F3D647" w14:textId="09BEACAD" w:rsidR="00A73189" w:rsidRPr="002E4846" w:rsidRDefault="00A73189" w:rsidP="00A73189">
            <w:r w:rsidRPr="007572C2">
              <w:t>imMedia</w:t>
            </w:r>
          </w:p>
        </w:tc>
        <w:tc>
          <w:tcPr>
            <w:tcW w:w="2070" w:type="dxa"/>
          </w:tcPr>
          <w:p w14:paraId="5F700229" w14:textId="2ECA7B61" w:rsidR="00A73189" w:rsidRPr="00857F32" w:rsidRDefault="00A73189" w:rsidP="00A73189">
            <w:r w:rsidRPr="00355A80">
              <w:t>Conditional</w:t>
            </w:r>
          </w:p>
        </w:tc>
        <w:tc>
          <w:tcPr>
            <w:tcW w:w="5305" w:type="dxa"/>
          </w:tcPr>
          <w:p w14:paraId="670FCAB7" w14:textId="3221C02E" w:rsidR="00A73189" w:rsidRPr="002E4846" w:rsidRDefault="00A73189" w:rsidP="00A73189">
            <w:r w:rsidRPr="0075279F">
              <w:t>Supported Media Data Component that describes the Agent’s availability for instant messaging media. MUST be included if the media type is supported.</w:t>
            </w:r>
          </w:p>
        </w:tc>
      </w:tr>
      <w:tr w:rsidR="00A73189" w14:paraId="711D0AE0" w14:textId="77777777" w:rsidTr="00A06FB6">
        <w:trPr>
          <w:tblHeader/>
        </w:trPr>
        <w:tc>
          <w:tcPr>
            <w:tcW w:w="2335" w:type="dxa"/>
          </w:tcPr>
          <w:p w14:paraId="4249228A" w14:textId="73BAAC03" w:rsidR="00A73189" w:rsidRPr="002E4846" w:rsidRDefault="00A73189" w:rsidP="00A73189">
            <w:r w:rsidRPr="007572C2">
              <w:t>rttMedia</w:t>
            </w:r>
          </w:p>
        </w:tc>
        <w:tc>
          <w:tcPr>
            <w:tcW w:w="2070" w:type="dxa"/>
          </w:tcPr>
          <w:p w14:paraId="0ABEE460" w14:textId="557AAB4E" w:rsidR="00A73189" w:rsidRPr="00857F32" w:rsidRDefault="00A73189" w:rsidP="00A73189">
            <w:r w:rsidRPr="00355A80">
              <w:t>Conditional</w:t>
            </w:r>
          </w:p>
        </w:tc>
        <w:tc>
          <w:tcPr>
            <w:tcW w:w="5305" w:type="dxa"/>
          </w:tcPr>
          <w:p w14:paraId="584BDAFD" w14:textId="66713C83" w:rsidR="00A73189" w:rsidRPr="002E4846" w:rsidRDefault="00A73189" w:rsidP="00A73189">
            <w:r w:rsidRPr="0075279F">
              <w:t>Supported Media Data Component that describes the Agent’s availability for real-time text media. MUST be included if the media type is supported.</w:t>
            </w:r>
          </w:p>
        </w:tc>
      </w:tr>
    </w:tbl>
    <w:p w14:paraId="047401E4" w14:textId="4A45A5F1" w:rsidR="00477843" w:rsidRDefault="00477843" w:rsidP="0078542F">
      <w:pPr>
        <w:pStyle w:val="BodyText"/>
      </w:pPr>
      <w:r w:rsidRPr="00477843">
        <w:t>Each included sub-element above contains the following two sub-elements that describe whether the Agent is currently available for emergency communications or for non-emergency communications with the given media type, as reported to or by the Presence Server. The isAvailable and isAvailableForEmergency sub-elements contain either “true” or “false”.</w:t>
      </w:r>
    </w:p>
    <w:p w14:paraId="78994E97" w14:textId="7D2D451B" w:rsidR="00477843" w:rsidRPr="00857F32" w:rsidRDefault="00477843" w:rsidP="00477843">
      <w:pPr>
        <w:pStyle w:val="Caption"/>
        <w:keepNext/>
        <w:rPr>
          <w:i/>
          <w:iCs/>
          <w:color w:val="1F497D" w:themeColor="text2"/>
          <w:szCs w:val="18"/>
        </w:rPr>
      </w:pPr>
      <w:bookmarkStart w:id="1985" w:name="_Toc232082433"/>
      <w:r w:rsidRPr="0084206B">
        <w:t xml:space="preserve">Table </w:t>
      </w:r>
      <w:fldSimple w:instr=" STYLEREF 1 \s ">
        <w:r w:rsidR="00E371AD">
          <w:rPr>
            <w:noProof/>
          </w:rPr>
          <w:t>4</w:t>
        </w:r>
      </w:fldSimple>
      <w:r w:rsidR="00E371AD">
        <w:noBreakHyphen/>
      </w:r>
      <w:fldSimple w:instr=" SEQ Table \* ARABIC \s 1 ">
        <w:r w:rsidR="00E371AD">
          <w:rPr>
            <w:noProof/>
          </w:rPr>
          <w:t>5</w:t>
        </w:r>
      </w:fldSimple>
      <w:r w:rsidRPr="0084206B">
        <w:t xml:space="preserve"> </w:t>
      </w:r>
      <w:r w:rsidR="00CC04DF">
        <w:t>&lt;</w:t>
      </w:r>
      <w:r w:rsidR="00AD3E83" w:rsidRPr="00AD3E83">
        <w:t>isAvailable</w:t>
      </w:r>
      <w:r w:rsidR="00CC04DF">
        <w:t>&gt;</w:t>
      </w:r>
      <w:r w:rsidR="00AD3E83" w:rsidRPr="00AD3E83">
        <w:t xml:space="preserve"> and </w:t>
      </w:r>
      <w:r w:rsidR="00CC04DF">
        <w:t>&lt;</w:t>
      </w:r>
      <w:r w:rsidR="00AD3E83" w:rsidRPr="00AD3E83">
        <w:t>isAvailableForEmergency</w:t>
      </w:r>
      <w:r w:rsidR="00CC04DF">
        <w:t>&gt;</w:t>
      </w:r>
      <w:r w:rsidR="00AD3E83" w:rsidRPr="00AD3E83">
        <w:t xml:space="preserve"> </w:t>
      </w:r>
      <w:r w:rsidR="00AD3E83">
        <w:t>S</w:t>
      </w:r>
      <w:r w:rsidR="00AD3E83" w:rsidRPr="00AD3E83">
        <w:t>ub-</w:t>
      </w:r>
      <w:r w:rsidR="00AD3E83">
        <w:t>E</w:t>
      </w:r>
      <w:r w:rsidR="00AD3E83" w:rsidRPr="00AD3E83">
        <w:t>lements</w:t>
      </w:r>
      <w:bookmarkEnd w:id="1985"/>
    </w:p>
    <w:tbl>
      <w:tblPr>
        <w:tblStyle w:val="TableGrid"/>
        <w:tblpPr w:leftFromText="187" w:rightFromText="187" w:bottomFromText="288" w:vertAnchor="text" w:tblpXSpec="center" w:tblpY="1"/>
        <w:tblOverlap w:val="neve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2335"/>
        <w:gridCol w:w="2070"/>
        <w:gridCol w:w="5305"/>
      </w:tblGrid>
      <w:tr w:rsidR="00477843" w14:paraId="32F9F9E6" w14:textId="77777777" w:rsidTr="00FB489F">
        <w:trPr>
          <w:tblHeader/>
        </w:trPr>
        <w:tc>
          <w:tcPr>
            <w:tcW w:w="2335" w:type="dxa"/>
            <w:shd w:val="clear" w:color="auto" w:fill="D9D9D9" w:themeFill="background1" w:themeFillShade="D9"/>
            <w:vAlign w:val="center"/>
          </w:tcPr>
          <w:p w14:paraId="2C68EC58" w14:textId="77777777" w:rsidR="00477843" w:rsidRPr="00F67305" w:rsidRDefault="00477843" w:rsidP="00FB489F">
            <w:pPr>
              <w:rPr>
                <w:b/>
                <w:bCs/>
              </w:rPr>
            </w:pPr>
            <w:r>
              <w:rPr>
                <w:b/>
                <w:bCs/>
              </w:rPr>
              <w:t>Sub-Element</w:t>
            </w:r>
          </w:p>
        </w:tc>
        <w:tc>
          <w:tcPr>
            <w:tcW w:w="2070" w:type="dxa"/>
            <w:shd w:val="clear" w:color="auto" w:fill="D9D9D9" w:themeFill="background1" w:themeFillShade="D9"/>
            <w:vAlign w:val="center"/>
          </w:tcPr>
          <w:p w14:paraId="503FBE9D" w14:textId="38828AF1" w:rsidR="00477843" w:rsidRPr="00F67305" w:rsidRDefault="00D373CF" w:rsidP="00FB489F">
            <w:pPr>
              <w:rPr>
                <w:b/>
                <w:bCs/>
              </w:rPr>
            </w:pPr>
            <w:r>
              <w:rPr>
                <w:b/>
                <w:bCs/>
              </w:rPr>
              <w:t>Required</w:t>
            </w:r>
          </w:p>
        </w:tc>
        <w:tc>
          <w:tcPr>
            <w:tcW w:w="5305" w:type="dxa"/>
            <w:shd w:val="clear" w:color="auto" w:fill="D9D9D9" w:themeFill="background1" w:themeFillShade="D9"/>
            <w:vAlign w:val="center"/>
          </w:tcPr>
          <w:p w14:paraId="3880744A" w14:textId="77777777" w:rsidR="00477843" w:rsidRPr="00F67305" w:rsidRDefault="00477843" w:rsidP="00FB489F">
            <w:pPr>
              <w:rPr>
                <w:b/>
                <w:bCs/>
              </w:rPr>
            </w:pPr>
            <w:r>
              <w:rPr>
                <w:b/>
                <w:bCs/>
              </w:rPr>
              <w:t>Description</w:t>
            </w:r>
          </w:p>
        </w:tc>
      </w:tr>
      <w:tr w:rsidR="00B40F7C" w14:paraId="63887AA1" w14:textId="77777777" w:rsidTr="005B1C8C">
        <w:trPr>
          <w:tblHeader/>
        </w:trPr>
        <w:tc>
          <w:tcPr>
            <w:tcW w:w="2335" w:type="dxa"/>
          </w:tcPr>
          <w:p w14:paraId="3AF4BD2E" w14:textId="62EF5EA9" w:rsidR="00B40F7C" w:rsidRDefault="00B40F7C" w:rsidP="00B40F7C">
            <w:r w:rsidRPr="00BE5F23">
              <w:t>isAvailable</w:t>
            </w:r>
          </w:p>
        </w:tc>
        <w:tc>
          <w:tcPr>
            <w:tcW w:w="2070" w:type="dxa"/>
          </w:tcPr>
          <w:p w14:paraId="5A0A5245" w14:textId="78AB8D80" w:rsidR="00B40F7C" w:rsidRDefault="00B40F7C" w:rsidP="00B40F7C">
            <w:r w:rsidRPr="004724F3">
              <w:t>Yes</w:t>
            </w:r>
          </w:p>
        </w:tc>
        <w:tc>
          <w:tcPr>
            <w:tcW w:w="5305" w:type="dxa"/>
          </w:tcPr>
          <w:p w14:paraId="5903029F" w14:textId="729F357E" w:rsidR="00B40F7C" w:rsidRDefault="00B40F7C" w:rsidP="00B40F7C">
            <w:r w:rsidRPr="0013182A">
              <w:t xml:space="preserve">Boolean value that describes the availability of the functional element to use the media type. </w:t>
            </w:r>
          </w:p>
        </w:tc>
      </w:tr>
      <w:tr w:rsidR="00B40F7C" w14:paraId="08358927" w14:textId="77777777" w:rsidTr="005B1C8C">
        <w:trPr>
          <w:tblHeader/>
        </w:trPr>
        <w:tc>
          <w:tcPr>
            <w:tcW w:w="2335" w:type="dxa"/>
          </w:tcPr>
          <w:p w14:paraId="05D56FC6" w14:textId="2F06A7C9" w:rsidR="00B40F7C" w:rsidRPr="00DA0138" w:rsidRDefault="00B40F7C" w:rsidP="00B40F7C">
            <w:r w:rsidRPr="00BE5F23">
              <w:t>isAvailableForEmergency</w:t>
            </w:r>
          </w:p>
        </w:tc>
        <w:tc>
          <w:tcPr>
            <w:tcW w:w="2070" w:type="dxa"/>
          </w:tcPr>
          <w:p w14:paraId="682DA704" w14:textId="56C1C757" w:rsidR="00B40F7C" w:rsidRPr="00857F32" w:rsidRDefault="00B40F7C" w:rsidP="00B40F7C">
            <w:r w:rsidRPr="004724F3">
              <w:t>Yes</w:t>
            </w:r>
          </w:p>
        </w:tc>
        <w:tc>
          <w:tcPr>
            <w:tcW w:w="5305" w:type="dxa"/>
          </w:tcPr>
          <w:p w14:paraId="3A6D251C" w14:textId="410A53B6" w:rsidR="00B40F7C" w:rsidRDefault="00B40F7C" w:rsidP="00B40F7C">
            <w:r w:rsidRPr="0013182A">
              <w:t>Boolean value that describes the availability of the functional element to use the media type for emergencies.</w:t>
            </w:r>
          </w:p>
        </w:tc>
      </w:tr>
    </w:tbl>
    <w:p w14:paraId="7ACC7389" w14:textId="77777777" w:rsidR="004735E6" w:rsidRDefault="004735E6" w:rsidP="004735E6">
      <w:pPr>
        <w:pStyle w:val="Heading6"/>
      </w:pPr>
      <w:bookmarkStart w:id="1986" w:name="_Sessions_Data_Component"/>
      <w:bookmarkStart w:id="1987" w:name="_Toc221701693"/>
      <w:bookmarkEnd w:id="1986"/>
      <w:r>
        <w:t>Sessions Data Component</w:t>
      </w:r>
      <w:bookmarkEnd w:id="1987"/>
    </w:p>
    <w:p w14:paraId="17564989" w14:textId="14237D1F" w:rsidR="004735E6" w:rsidRDefault="004735E6" w:rsidP="004735E6">
      <w:pPr>
        <w:pStyle w:val="BodyText"/>
      </w:pPr>
      <w:r>
        <w:t>The &lt;activityState&gt; component also contains a &lt;sessions&gt; data component that is an array of individual &lt;session&gt; data components that each describe a session the Agent is currently in. An agent can be on zero, one, or more sessions simultaneously. Each session is reported in a &lt;session&gt; data component.</w:t>
      </w:r>
    </w:p>
    <w:p w14:paraId="644FD5E6" w14:textId="77777777" w:rsidR="004735E6" w:rsidRDefault="004735E6" w:rsidP="004735E6">
      <w:pPr>
        <w:pStyle w:val="BodyText"/>
      </w:pPr>
      <w:r>
        <w:t>A &lt;session&gt; data component can describe a SIP session, a Collaboration session, or a PTT session. A &lt;session&gt; data component contains three sub-elements:</w:t>
      </w:r>
    </w:p>
    <w:p w14:paraId="31C3DD21" w14:textId="71C08526" w:rsidR="004735E6" w:rsidRPr="00857F32" w:rsidRDefault="004735E6" w:rsidP="004735E6">
      <w:pPr>
        <w:pStyle w:val="Caption"/>
        <w:keepNext/>
        <w:rPr>
          <w:i/>
          <w:iCs/>
          <w:color w:val="1F497D" w:themeColor="text2"/>
          <w:szCs w:val="18"/>
        </w:rPr>
      </w:pPr>
      <w:bookmarkStart w:id="1988" w:name="_Toc232082434"/>
      <w:r w:rsidRPr="0084206B">
        <w:lastRenderedPageBreak/>
        <w:t xml:space="preserve">Table </w:t>
      </w:r>
      <w:fldSimple w:instr=" STYLEREF 1 \s ">
        <w:r w:rsidR="00E371AD">
          <w:rPr>
            <w:noProof/>
          </w:rPr>
          <w:t>4</w:t>
        </w:r>
      </w:fldSimple>
      <w:r w:rsidR="00E371AD">
        <w:noBreakHyphen/>
      </w:r>
      <w:fldSimple w:instr=" SEQ Table \* ARABIC \s 1 ">
        <w:r w:rsidR="00E371AD">
          <w:rPr>
            <w:noProof/>
          </w:rPr>
          <w:t>6</w:t>
        </w:r>
      </w:fldSimple>
      <w:r w:rsidRPr="0084206B">
        <w:t xml:space="preserve"> </w:t>
      </w:r>
      <w:r w:rsidR="00314A7B">
        <w:t>&lt;session&gt;</w:t>
      </w:r>
      <w:r w:rsidR="00AD3E83">
        <w:t xml:space="preserve"> Data Component</w:t>
      </w:r>
      <w:r w:rsidR="00FF4B1A">
        <w:t xml:space="preserve"> </w:t>
      </w:r>
      <w:r w:rsidR="000777FB">
        <w:t>Sub-Elements</w:t>
      </w:r>
      <w:bookmarkEnd w:id="1988"/>
    </w:p>
    <w:tbl>
      <w:tblPr>
        <w:tblStyle w:val="TableGrid"/>
        <w:tblpPr w:leftFromText="187" w:rightFromText="187" w:bottomFromText="288" w:vertAnchor="text" w:tblpXSpec="center" w:tblpY="1"/>
        <w:tblOverlap w:val="neve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2335"/>
        <w:gridCol w:w="2070"/>
        <w:gridCol w:w="5305"/>
      </w:tblGrid>
      <w:tr w:rsidR="004735E6" w14:paraId="46C9CC9B" w14:textId="77777777" w:rsidTr="00FB489F">
        <w:trPr>
          <w:tblHeader/>
        </w:trPr>
        <w:tc>
          <w:tcPr>
            <w:tcW w:w="2335" w:type="dxa"/>
            <w:shd w:val="clear" w:color="auto" w:fill="D9D9D9" w:themeFill="background1" w:themeFillShade="D9"/>
            <w:vAlign w:val="center"/>
          </w:tcPr>
          <w:p w14:paraId="4207065E" w14:textId="77777777" w:rsidR="004735E6" w:rsidRPr="00F67305" w:rsidRDefault="004735E6" w:rsidP="00FB489F">
            <w:pPr>
              <w:rPr>
                <w:b/>
                <w:bCs/>
              </w:rPr>
            </w:pPr>
            <w:r>
              <w:rPr>
                <w:b/>
                <w:bCs/>
              </w:rPr>
              <w:t>Sub-Element</w:t>
            </w:r>
          </w:p>
        </w:tc>
        <w:tc>
          <w:tcPr>
            <w:tcW w:w="2070" w:type="dxa"/>
            <w:shd w:val="clear" w:color="auto" w:fill="D9D9D9" w:themeFill="background1" w:themeFillShade="D9"/>
            <w:vAlign w:val="center"/>
          </w:tcPr>
          <w:p w14:paraId="228C13A6" w14:textId="7639E98A" w:rsidR="004735E6" w:rsidRPr="00F67305" w:rsidRDefault="003D164C" w:rsidP="00FB489F">
            <w:pPr>
              <w:rPr>
                <w:b/>
                <w:bCs/>
              </w:rPr>
            </w:pPr>
            <w:r>
              <w:rPr>
                <w:b/>
                <w:bCs/>
              </w:rPr>
              <w:t>Required</w:t>
            </w:r>
          </w:p>
        </w:tc>
        <w:tc>
          <w:tcPr>
            <w:tcW w:w="5305" w:type="dxa"/>
            <w:shd w:val="clear" w:color="auto" w:fill="D9D9D9" w:themeFill="background1" w:themeFillShade="D9"/>
            <w:vAlign w:val="center"/>
          </w:tcPr>
          <w:p w14:paraId="72DA966D" w14:textId="77777777" w:rsidR="004735E6" w:rsidRPr="00F67305" w:rsidRDefault="004735E6" w:rsidP="00FB489F">
            <w:pPr>
              <w:rPr>
                <w:b/>
                <w:bCs/>
              </w:rPr>
            </w:pPr>
            <w:r>
              <w:rPr>
                <w:b/>
                <w:bCs/>
              </w:rPr>
              <w:t>Description</w:t>
            </w:r>
          </w:p>
        </w:tc>
      </w:tr>
      <w:tr w:rsidR="003D164C" w14:paraId="3E6D40D7" w14:textId="77777777" w:rsidTr="00C83D84">
        <w:trPr>
          <w:tblHeader/>
        </w:trPr>
        <w:tc>
          <w:tcPr>
            <w:tcW w:w="2335" w:type="dxa"/>
          </w:tcPr>
          <w:p w14:paraId="46BB3DA2" w14:textId="2C2FDC5E" w:rsidR="003D164C" w:rsidRDefault="003D164C" w:rsidP="003D164C">
            <w:r w:rsidRPr="00C81C8D">
              <w:t>incomingMedia</w:t>
            </w:r>
          </w:p>
        </w:tc>
        <w:tc>
          <w:tcPr>
            <w:tcW w:w="2070" w:type="dxa"/>
          </w:tcPr>
          <w:p w14:paraId="18385C33" w14:textId="2FEA18CE" w:rsidR="003D164C" w:rsidRDefault="003D164C" w:rsidP="003D164C">
            <w:r w:rsidRPr="00095F08">
              <w:t>Yes</w:t>
            </w:r>
          </w:p>
        </w:tc>
        <w:tc>
          <w:tcPr>
            <w:tcW w:w="5305" w:type="dxa"/>
          </w:tcPr>
          <w:p w14:paraId="4535DD07" w14:textId="01777125" w:rsidR="003D164C" w:rsidRDefault="003D164C" w:rsidP="003D164C">
            <w:r w:rsidRPr="00F901FC">
              <w:t>Array of zero or more media types currently being received by the FE for the session, in &lt;mediaType&gt; tags.</w:t>
            </w:r>
          </w:p>
        </w:tc>
      </w:tr>
      <w:tr w:rsidR="003D164C" w14:paraId="5B2C7F0C" w14:textId="77777777" w:rsidTr="00C83D84">
        <w:trPr>
          <w:tblHeader/>
        </w:trPr>
        <w:tc>
          <w:tcPr>
            <w:tcW w:w="2335" w:type="dxa"/>
          </w:tcPr>
          <w:p w14:paraId="005D5625" w14:textId="1D27D996" w:rsidR="003D164C" w:rsidRPr="00DA0138" w:rsidRDefault="003D164C" w:rsidP="003D164C">
            <w:r w:rsidRPr="00C81C8D">
              <w:t>outgoingMedia</w:t>
            </w:r>
          </w:p>
        </w:tc>
        <w:tc>
          <w:tcPr>
            <w:tcW w:w="2070" w:type="dxa"/>
          </w:tcPr>
          <w:p w14:paraId="17BE7B59" w14:textId="52C923EA" w:rsidR="003D164C" w:rsidRPr="00857F32" w:rsidRDefault="003D164C" w:rsidP="003D164C">
            <w:r w:rsidRPr="00095F08">
              <w:t>Yes</w:t>
            </w:r>
          </w:p>
        </w:tc>
        <w:tc>
          <w:tcPr>
            <w:tcW w:w="5305" w:type="dxa"/>
          </w:tcPr>
          <w:p w14:paraId="018EB7C4" w14:textId="4AF13FC4" w:rsidR="003D164C" w:rsidRDefault="003D164C" w:rsidP="003D164C">
            <w:r w:rsidRPr="00F901FC">
              <w:t>Array of zero or more media types currently being sent by the FE for the session, in &lt;mediaType&gt; tags.</w:t>
            </w:r>
          </w:p>
        </w:tc>
      </w:tr>
      <w:tr w:rsidR="003D164C" w14:paraId="61D9A43A" w14:textId="77777777" w:rsidTr="00C83D84">
        <w:trPr>
          <w:tblHeader/>
        </w:trPr>
        <w:tc>
          <w:tcPr>
            <w:tcW w:w="2335" w:type="dxa"/>
          </w:tcPr>
          <w:p w14:paraId="0F935196" w14:textId="1CD31434" w:rsidR="003D164C" w:rsidRPr="00BE5F23" w:rsidRDefault="003D164C" w:rsidP="003D164C">
            <w:r w:rsidRPr="00C81C8D">
              <w:t>isEmergency</w:t>
            </w:r>
          </w:p>
        </w:tc>
        <w:tc>
          <w:tcPr>
            <w:tcW w:w="2070" w:type="dxa"/>
          </w:tcPr>
          <w:p w14:paraId="21AD950D" w14:textId="351D479B" w:rsidR="003D164C" w:rsidRPr="00857F32" w:rsidRDefault="003D164C" w:rsidP="003D164C">
            <w:r w:rsidRPr="00095F08">
              <w:t>Yes</w:t>
            </w:r>
          </w:p>
        </w:tc>
        <w:tc>
          <w:tcPr>
            <w:tcW w:w="5305" w:type="dxa"/>
          </w:tcPr>
          <w:p w14:paraId="1B3BD7FC" w14:textId="24282BDB" w:rsidR="003D164C" w:rsidRPr="0013182A" w:rsidRDefault="003D164C" w:rsidP="003D164C">
            <w:r w:rsidRPr="00F901FC">
              <w:t>Boolean value indicating if the session is an emergency session.</w:t>
            </w:r>
          </w:p>
        </w:tc>
      </w:tr>
    </w:tbl>
    <w:p w14:paraId="422C45F4" w14:textId="5A775778" w:rsidR="004735E6" w:rsidRDefault="004735E6" w:rsidP="004735E6">
      <w:pPr>
        <w:pStyle w:val="BodyText"/>
      </w:pPr>
      <w:r w:rsidRPr="004735E6">
        <w:t>A &lt;mediaType&gt; tag contains one of the following media type values:</w:t>
      </w:r>
    </w:p>
    <w:p w14:paraId="687BF9F8" w14:textId="3FE2DB70" w:rsidR="004735E6" w:rsidRPr="0084206B" w:rsidRDefault="004735E6" w:rsidP="004735E6">
      <w:pPr>
        <w:pStyle w:val="Caption"/>
        <w:keepNext/>
      </w:pPr>
      <w:bookmarkStart w:id="1989" w:name="_Toc232082435"/>
      <w:r w:rsidRPr="0084206B">
        <w:t xml:space="preserve">Table </w:t>
      </w:r>
      <w:fldSimple w:instr=" STYLEREF 1 \s ">
        <w:r w:rsidR="00E371AD">
          <w:rPr>
            <w:noProof/>
          </w:rPr>
          <w:t>4</w:t>
        </w:r>
      </w:fldSimple>
      <w:r w:rsidR="00E371AD">
        <w:noBreakHyphen/>
      </w:r>
      <w:fldSimple w:instr=" SEQ Table \* ARABIC \s 1 ">
        <w:r w:rsidR="00E371AD">
          <w:rPr>
            <w:noProof/>
          </w:rPr>
          <w:t>7</w:t>
        </w:r>
      </w:fldSimple>
      <w:r w:rsidRPr="0084206B">
        <w:t xml:space="preserve"> </w:t>
      </w:r>
      <w:r w:rsidR="00DD2C9D">
        <w:t>&lt;</w:t>
      </w:r>
      <w:r w:rsidR="00AD3E83">
        <w:t>mediaType</w:t>
      </w:r>
      <w:r w:rsidR="00DD2C9D">
        <w:t xml:space="preserve">&gt; </w:t>
      </w:r>
      <w:r w:rsidR="0026181A">
        <w:t>Possible</w:t>
      </w:r>
      <w:r w:rsidR="00DD2C9D">
        <w:t xml:space="preserve"> Values</w:t>
      </w:r>
      <w:bookmarkEnd w:id="1989"/>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29" w:type="dxa"/>
        </w:tblCellMar>
        <w:tblLook w:val="04A0" w:firstRow="1" w:lastRow="0" w:firstColumn="1" w:lastColumn="0" w:noHBand="0" w:noVBand="1"/>
      </w:tblPr>
      <w:tblGrid>
        <w:gridCol w:w="4860"/>
        <w:gridCol w:w="4860"/>
      </w:tblGrid>
      <w:tr w:rsidR="004735E6" w14:paraId="390AFF13" w14:textId="77777777" w:rsidTr="00FB489F">
        <w:trPr>
          <w:tblHeader/>
        </w:trPr>
        <w:tc>
          <w:tcPr>
            <w:tcW w:w="2500" w:type="pct"/>
            <w:shd w:val="clear" w:color="auto" w:fill="D9D9D9" w:themeFill="background1" w:themeFillShade="D9"/>
            <w:tcMar>
              <w:left w:w="115" w:type="dxa"/>
              <w:right w:w="115" w:type="dxa"/>
            </w:tcMar>
          </w:tcPr>
          <w:p w14:paraId="773194A7" w14:textId="6EAE7D11" w:rsidR="004735E6" w:rsidRPr="00F67305" w:rsidRDefault="004735E6" w:rsidP="00FB489F">
            <w:pPr>
              <w:rPr>
                <w:b/>
                <w:bCs/>
              </w:rPr>
            </w:pPr>
            <w:r>
              <w:rPr>
                <w:b/>
                <w:bCs/>
              </w:rPr>
              <w:t>Media Type</w:t>
            </w:r>
          </w:p>
        </w:tc>
        <w:tc>
          <w:tcPr>
            <w:tcW w:w="2500" w:type="pct"/>
            <w:shd w:val="clear" w:color="auto" w:fill="D9D9D9" w:themeFill="background1" w:themeFillShade="D9"/>
            <w:tcMar>
              <w:left w:w="115" w:type="dxa"/>
              <w:right w:w="115" w:type="dxa"/>
            </w:tcMar>
          </w:tcPr>
          <w:p w14:paraId="4420CAA5" w14:textId="77777777" w:rsidR="004735E6" w:rsidRPr="00F67305" w:rsidRDefault="004735E6" w:rsidP="00FB489F">
            <w:pPr>
              <w:rPr>
                <w:b/>
                <w:bCs/>
              </w:rPr>
            </w:pPr>
            <w:r>
              <w:rPr>
                <w:b/>
                <w:bCs/>
              </w:rPr>
              <w:t>Description</w:t>
            </w:r>
          </w:p>
        </w:tc>
      </w:tr>
      <w:tr w:rsidR="004735E6" w14:paraId="103721BA" w14:textId="77777777" w:rsidTr="00FB489F">
        <w:tc>
          <w:tcPr>
            <w:tcW w:w="2500" w:type="pct"/>
            <w:tcMar>
              <w:left w:w="115" w:type="dxa"/>
              <w:right w:w="115" w:type="dxa"/>
            </w:tcMar>
          </w:tcPr>
          <w:p w14:paraId="75E83B4A" w14:textId="2DA8595C" w:rsidR="004735E6" w:rsidRDefault="004735E6" w:rsidP="004735E6">
            <w:r w:rsidRPr="009B1447">
              <w:t>Voice</w:t>
            </w:r>
          </w:p>
        </w:tc>
        <w:tc>
          <w:tcPr>
            <w:tcW w:w="2500" w:type="pct"/>
            <w:tcMar>
              <w:left w:w="115" w:type="dxa"/>
              <w:right w:w="115" w:type="dxa"/>
            </w:tcMar>
          </w:tcPr>
          <w:p w14:paraId="69377958" w14:textId="482CA12B" w:rsidR="004735E6" w:rsidRDefault="004735E6" w:rsidP="004735E6">
            <w:r w:rsidRPr="00630208">
              <w:t>Voice stream</w:t>
            </w:r>
          </w:p>
        </w:tc>
      </w:tr>
      <w:tr w:rsidR="004735E6" w14:paraId="57D8EC22" w14:textId="77777777" w:rsidTr="00FB489F">
        <w:tc>
          <w:tcPr>
            <w:tcW w:w="2500" w:type="pct"/>
            <w:tcMar>
              <w:left w:w="115" w:type="dxa"/>
              <w:right w:w="115" w:type="dxa"/>
            </w:tcMar>
          </w:tcPr>
          <w:p w14:paraId="2E15A09B" w14:textId="6E8BDA08" w:rsidR="004735E6" w:rsidRDefault="004735E6" w:rsidP="004735E6">
            <w:r w:rsidRPr="009B1447">
              <w:t>Video</w:t>
            </w:r>
          </w:p>
        </w:tc>
        <w:tc>
          <w:tcPr>
            <w:tcW w:w="2500" w:type="pct"/>
            <w:tcMar>
              <w:left w:w="115" w:type="dxa"/>
              <w:right w:w="115" w:type="dxa"/>
            </w:tcMar>
          </w:tcPr>
          <w:p w14:paraId="0EBF3174" w14:textId="0B4F86DD" w:rsidR="004735E6" w:rsidRDefault="004735E6" w:rsidP="004735E6">
            <w:r w:rsidRPr="00630208">
              <w:t>Video stream</w:t>
            </w:r>
          </w:p>
        </w:tc>
      </w:tr>
      <w:tr w:rsidR="004735E6" w14:paraId="518AE270" w14:textId="77777777" w:rsidTr="00FB489F">
        <w:tc>
          <w:tcPr>
            <w:tcW w:w="2500" w:type="pct"/>
            <w:tcMar>
              <w:left w:w="115" w:type="dxa"/>
              <w:right w:w="115" w:type="dxa"/>
            </w:tcMar>
          </w:tcPr>
          <w:p w14:paraId="37E7A8A6" w14:textId="3A13515F" w:rsidR="004735E6" w:rsidRPr="009404A6" w:rsidRDefault="004735E6" w:rsidP="004735E6">
            <w:r w:rsidRPr="009B1447">
              <w:t>IM</w:t>
            </w:r>
          </w:p>
        </w:tc>
        <w:tc>
          <w:tcPr>
            <w:tcW w:w="2500" w:type="pct"/>
            <w:tcMar>
              <w:left w:w="115" w:type="dxa"/>
              <w:right w:w="115" w:type="dxa"/>
            </w:tcMar>
          </w:tcPr>
          <w:p w14:paraId="4D3DA90B" w14:textId="56DD4869" w:rsidR="004735E6" w:rsidRDefault="004735E6" w:rsidP="004735E6">
            <w:pPr>
              <w:rPr>
                <w:bCs/>
              </w:rPr>
            </w:pPr>
            <w:r w:rsidRPr="00630208">
              <w:t>Instant Message text block</w:t>
            </w:r>
          </w:p>
        </w:tc>
      </w:tr>
      <w:tr w:rsidR="004735E6" w14:paraId="738D85AF" w14:textId="77777777" w:rsidTr="00FB489F">
        <w:tc>
          <w:tcPr>
            <w:tcW w:w="2500" w:type="pct"/>
            <w:tcMar>
              <w:left w:w="115" w:type="dxa"/>
              <w:right w:w="115" w:type="dxa"/>
            </w:tcMar>
          </w:tcPr>
          <w:p w14:paraId="3E17E753" w14:textId="12257BC9" w:rsidR="004735E6" w:rsidRPr="009404A6" w:rsidRDefault="004735E6" w:rsidP="004735E6">
            <w:r w:rsidRPr="009B1447">
              <w:t>RTT</w:t>
            </w:r>
          </w:p>
        </w:tc>
        <w:tc>
          <w:tcPr>
            <w:tcW w:w="2500" w:type="pct"/>
            <w:tcMar>
              <w:left w:w="115" w:type="dxa"/>
              <w:right w:w="115" w:type="dxa"/>
            </w:tcMar>
          </w:tcPr>
          <w:p w14:paraId="36123524" w14:textId="022FCABA" w:rsidR="004735E6" w:rsidRPr="009404A6" w:rsidRDefault="004735E6" w:rsidP="004735E6">
            <w:pPr>
              <w:rPr>
                <w:bCs/>
              </w:rPr>
            </w:pPr>
            <w:r w:rsidRPr="00630208">
              <w:t>Real-Time Text stream</w:t>
            </w:r>
          </w:p>
        </w:tc>
      </w:tr>
    </w:tbl>
    <w:p w14:paraId="63CC7800" w14:textId="0A3F23A0" w:rsidR="004735E6" w:rsidRDefault="004735E6" w:rsidP="004735E6">
      <w:pPr>
        <w:pStyle w:val="BodyText"/>
      </w:pPr>
      <w:r>
        <w:t>Each &lt;mediaType&gt; tag indicates a medium in the session. For example, a session with incoming Voice and Video media would contain:</w:t>
      </w:r>
    </w:p>
    <w:p w14:paraId="36249150" w14:textId="77777777" w:rsidR="004735E6" w:rsidRDefault="004735E6" w:rsidP="004735E6">
      <w:pPr>
        <w:pStyle w:val="BodyText"/>
        <w:spacing w:after="0"/>
      </w:pPr>
      <w:r w:rsidRPr="008B310A">
        <w:t>&lt;</w:t>
      </w:r>
      <w:r>
        <w:t>incomingMedia</w:t>
      </w:r>
      <w:r w:rsidRPr="008B310A">
        <w:t xml:space="preserve">&gt; </w:t>
      </w:r>
    </w:p>
    <w:p w14:paraId="33E76BED" w14:textId="77777777" w:rsidR="004735E6" w:rsidRDefault="004735E6" w:rsidP="004735E6">
      <w:pPr>
        <w:pStyle w:val="BodyText"/>
        <w:spacing w:after="0"/>
      </w:pPr>
      <w:r>
        <w:t xml:space="preserve">    </w:t>
      </w:r>
      <w:r w:rsidRPr="008B310A">
        <w:t>&lt;</w:t>
      </w:r>
      <w:r>
        <w:t>m</w:t>
      </w:r>
      <w:r w:rsidRPr="008B310A">
        <w:t>ediaType&gt;Voice&lt;/</w:t>
      </w:r>
      <w:r>
        <w:t>m</w:t>
      </w:r>
      <w:r w:rsidRPr="008B310A">
        <w:t>ediaType&gt;</w:t>
      </w:r>
    </w:p>
    <w:p w14:paraId="50242FF9" w14:textId="77777777" w:rsidR="004735E6" w:rsidRDefault="004735E6" w:rsidP="004735E6">
      <w:pPr>
        <w:pStyle w:val="BodyText"/>
        <w:spacing w:after="0"/>
      </w:pPr>
      <w:r>
        <w:t xml:space="preserve">    </w:t>
      </w:r>
      <w:r w:rsidRPr="008B310A">
        <w:t>&lt;</w:t>
      </w:r>
      <w:r>
        <w:t>m</w:t>
      </w:r>
      <w:r w:rsidRPr="008B310A">
        <w:t>ediaType&gt;Video&lt;/</w:t>
      </w:r>
      <w:r>
        <w:t>m</w:t>
      </w:r>
      <w:r w:rsidRPr="008B310A">
        <w:t xml:space="preserve">ediaType&gt; </w:t>
      </w:r>
    </w:p>
    <w:p w14:paraId="24C0063B" w14:textId="4BFB4B92" w:rsidR="004735E6" w:rsidRDefault="004735E6" w:rsidP="004735E6">
      <w:pPr>
        <w:pStyle w:val="BodyText"/>
      </w:pPr>
      <w:r w:rsidRPr="008B310A">
        <w:t>&lt;/</w:t>
      </w:r>
      <w:r>
        <w:t>incomingMedia</w:t>
      </w:r>
      <w:r w:rsidRPr="008B310A">
        <w:t>&gt;</w:t>
      </w:r>
    </w:p>
    <w:p w14:paraId="3DBD13CD" w14:textId="2B50D622" w:rsidR="004735E6" w:rsidRDefault="004735E6" w:rsidP="004735E6">
      <w:pPr>
        <w:pStyle w:val="BodyText"/>
      </w:pPr>
      <w:r>
        <w:t>The &lt;mediaType&gt; tag represents the fact that the &lt;session&gt; contains that media type, regardless of the number of streams of the media type.</w:t>
      </w:r>
    </w:p>
    <w:p w14:paraId="2C8FE0B4" w14:textId="213CCB17" w:rsidR="004735E6" w:rsidRDefault="004735E6" w:rsidP="004735E6">
      <w:pPr>
        <w:pStyle w:val="BodyText"/>
      </w:pPr>
      <w:r>
        <w:t xml:space="preserve">If a session has only outgoing media, such as in a PTT transmission, the &lt;incomingMedia&gt; sub-element MUST be empty. </w:t>
      </w:r>
    </w:p>
    <w:p w14:paraId="3780ECBE" w14:textId="7CCED2C0" w:rsidR="004735E6" w:rsidRDefault="004735E6" w:rsidP="004735E6">
      <w:pPr>
        <w:pStyle w:val="BodyText"/>
      </w:pPr>
      <w:r>
        <w:t>The isEmergency sub-element contains either “true” or “false” to indicate whether the session is an emergency call.</w:t>
      </w:r>
    </w:p>
    <w:p w14:paraId="72F17906" w14:textId="582F7EEC" w:rsidR="004735E6" w:rsidRDefault="004735E6" w:rsidP="004735E6">
      <w:pPr>
        <w:pStyle w:val="BodyText"/>
      </w:pPr>
      <w:r>
        <w:t xml:space="preserve">If a given media type ends during the session, the state change MUST be reported by sending a new PIDF with that media type removed. </w:t>
      </w:r>
    </w:p>
    <w:p w14:paraId="567EDAB0" w14:textId="7B946602" w:rsidR="004735E6" w:rsidRDefault="004735E6" w:rsidP="004735E6">
      <w:pPr>
        <w:pStyle w:val="BodyText"/>
      </w:pPr>
      <w:hyperlink w:anchor="_Appendix_B_–" w:history="1">
        <w:r w:rsidRPr="00B53F1F">
          <w:rPr>
            <w:rStyle w:val="Hyperlink"/>
          </w:rPr>
          <w:t>Appendix B</w:t>
        </w:r>
      </w:hyperlink>
      <w:r>
        <w:t xml:space="preserve"> contains PIDF examples showing the use of &lt;mediaType&gt; in context.</w:t>
      </w:r>
    </w:p>
    <w:p w14:paraId="0D9D0F85" w14:textId="7CBA2439" w:rsidR="00D929FA" w:rsidRDefault="00D929FA" w:rsidP="00D929FA">
      <w:pPr>
        <w:pStyle w:val="Heading5"/>
      </w:pPr>
      <w:bookmarkStart w:id="1990" w:name="_Toc221701694"/>
      <w:r>
        <w:t xml:space="preserve">The </w:t>
      </w:r>
      <w:r w:rsidR="003A45C4">
        <w:t>&lt;</w:t>
      </w:r>
      <w:r>
        <w:t>reasonCode</w:t>
      </w:r>
      <w:r w:rsidR="003A45C4">
        <w:t>&gt;</w:t>
      </w:r>
      <w:r>
        <w:t xml:space="preserve"> PIDF Extension</w:t>
      </w:r>
      <w:bookmarkEnd w:id="1990"/>
    </w:p>
    <w:p w14:paraId="5D69152A" w14:textId="263DB0A1" w:rsidR="00D929FA" w:rsidRDefault="00D929FA" w:rsidP="00D929FA">
      <w:pPr>
        <w:pStyle w:val="BodyText"/>
      </w:pPr>
      <w:r>
        <w:t xml:space="preserve">The &lt;basic&gt; element defined in RFC 3863 </w:t>
      </w:r>
      <w:r w:rsidR="00252A23">
        <w:fldChar w:fldCharType="begin"/>
      </w:r>
      <w:r w:rsidR="00252A23">
        <w:instrText xml:space="preserve"> REF _Ref225851300 \r \h </w:instrText>
      </w:r>
      <w:r w:rsidR="00252A23">
        <w:fldChar w:fldCharType="separate"/>
      </w:r>
      <w:r w:rsidR="00252A23">
        <w:t>[54]</w:t>
      </w:r>
      <w:r w:rsidR="00252A23">
        <w:fldChar w:fldCharType="end"/>
      </w:r>
      <w:r>
        <w:t xml:space="preserve"> MUST be included</w:t>
      </w:r>
      <w:r w:rsidR="002374F4">
        <w:t xml:space="preserve"> in activityState</w:t>
      </w:r>
      <w:r>
        <w:t xml:space="preserve">. It is used to indicate whether the Agent is generally available (“open”) or unavailable (“closed”), like when the Agent is at lunch or on a break. The FE MAY include an OPTIONAL &lt;reasonCode&gt; </w:t>
      </w:r>
      <w:r w:rsidR="00950C3F">
        <w:t xml:space="preserve">element </w:t>
      </w:r>
      <w:r>
        <w:t xml:space="preserve">within the PIDF’s &lt;status&gt; element to indicate why the Agent is currently “closed”. Values for &lt;reasonCode&gt; (Work/Wrap-Up, Break, Lunch, etc.) are from the </w:t>
      </w:r>
      <w:hyperlink w:anchor="_Registry_Title/Name" w:history="1">
        <w:r w:rsidRPr="0051535D">
          <w:rPr>
            <w:rStyle w:val="Hyperlink"/>
          </w:rPr>
          <w:t>Agent Reason Codes</w:t>
        </w:r>
      </w:hyperlink>
      <w:r>
        <w:t xml:space="preserve"> registry defined in the </w:t>
      </w:r>
      <w:hyperlink w:anchor="_IANA_Registry_Actions" w:history="1">
        <w:r w:rsidR="00A54701" w:rsidRPr="00A54701">
          <w:rPr>
            <w:rStyle w:val="Hyperlink"/>
          </w:rPr>
          <w:t>IANA Registry Actions</w:t>
        </w:r>
      </w:hyperlink>
      <w:r w:rsidR="00A54701">
        <w:t xml:space="preserve"> </w:t>
      </w:r>
      <w:r>
        <w:t>section of this document. An example PIDF containing &lt;reasonCode&gt;</w:t>
      </w:r>
      <w:r w:rsidR="00314EDB">
        <w:t xml:space="preserve"> elements</w:t>
      </w:r>
      <w:r>
        <w:t xml:space="preserve"> can be found in </w:t>
      </w:r>
      <w:hyperlink w:anchor="_Appendix_B_–" w:history="1">
        <w:r w:rsidRPr="00B53F1F">
          <w:rPr>
            <w:rStyle w:val="Hyperlink"/>
          </w:rPr>
          <w:t>Appendix B</w:t>
        </w:r>
      </w:hyperlink>
      <w:r>
        <w:t>.</w:t>
      </w:r>
    </w:p>
    <w:p w14:paraId="0B7D9949" w14:textId="2B37CED8" w:rsidR="00D929FA" w:rsidRDefault="00D929FA" w:rsidP="00D929FA">
      <w:pPr>
        <w:pStyle w:val="Heading5"/>
      </w:pPr>
      <w:bookmarkStart w:id="1991" w:name="_Toc221701695"/>
      <w:r>
        <w:lastRenderedPageBreak/>
        <w:t xml:space="preserve">The </w:t>
      </w:r>
      <w:r w:rsidR="003A45C4">
        <w:t>&lt;agentRoles&gt;</w:t>
      </w:r>
      <w:r>
        <w:t xml:space="preserve"> PIDF Extension</w:t>
      </w:r>
      <w:bookmarkEnd w:id="1991"/>
    </w:p>
    <w:p w14:paraId="5EA6BC9D" w14:textId="4F2FEC5C" w:rsidR="00D929FA" w:rsidRDefault="00D929FA" w:rsidP="00D929FA">
      <w:pPr>
        <w:pStyle w:val="BodyText"/>
      </w:pPr>
      <w:r>
        <w:t xml:space="preserve">An Agent is typically acting in one or more of the </w:t>
      </w:r>
      <w:commentRangeStart w:id="1992"/>
      <w:commentRangeStart w:id="1993"/>
      <w:r>
        <w:t>Agent Roles defined in NENA-STA-010</w:t>
      </w:r>
      <w:commentRangeEnd w:id="1992"/>
      <w:r w:rsidR="00B46583">
        <w:rPr>
          <w:rStyle w:val="CommentReference"/>
          <w:sz w:val="20"/>
          <w:szCs w:val="20"/>
        </w:rPr>
        <w:commentReference w:id="1992"/>
      </w:r>
      <w:commentRangeEnd w:id="1993"/>
      <w:r w:rsidR="00005D17">
        <w:rPr>
          <w:rStyle w:val="CommentReference"/>
          <w:sz w:val="20"/>
          <w:szCs w:val="20"/>
        </w:rPr>
        <w:commentReference w:id="1993"/>
      </w:r>
      <w:r>
        <w:t>, for example, “Call Taking”, “Dispatching”, and “Supervisor”. The Agent’s roles are specified in the “role” substring from the Subject Alternate Name field of the Agent’s PCA certificate.</w:t>
      </w:r>
    </w:p>
    <w:p w14:paraId="3D9EBA10" w14:textId="7EBED105" w:rsidR="00D929FA" w:rsidRPr="00712315" w:rsidRDefault="00BA416F" w:rsidP="00D929FA">
      <w:pPr>
        <w:pStyle w:val="BodyText"/>
      </w:pPr>
      <w:r>
        <w:t xml:space="preserve">This section extends the PIDF’s &lt;status&gt; element </w:t>
      </w:r>
      <w:r w:rsidR="00103D42">
        <w:t>by addin</w:t>
      </w:r>
      <w:r w:rsidR="00BC1BCD">
        <w:t>g</w:t>
      </w:r>
      <w:r w:rsidR="00103D42">
        <w:t xml:space="preserve"> an &lt;agentRoles&gt; string element </w:t>
      </w:r>
      <w:r w:rsidR="00F9463F">
        <w:t xml:space="preserve">whose value is </w:t>
      </w:r>
      <w:r w:rsidR="00103D42">
        <w:t xml:space="preserve">the entire “role” substring from the Agent’s PCA certificate. </w:t>
      </w:r>
      <w:r w:rsidR="00D929FA">
        <w:t xml:space="preserve">Any PIDF that includes the &lt;activityState&gt; extension element MUST also contain an &lt;agentRoles&gt; extension element within the PIDF’s &lt;status&gt; element. The &lt;agentRoles&gt; extension element MUST contain the entire “role” substring from the Agent’s PCA certificate. PIDF examples that include the &lt;agentRoles&gt; extension element can be found in </w:t>
      </w:r>
      <w:hyperlink w:anchor="_Appendix_B_–" w:history="1">
        <w:r w:rsidR="00D929FA" w:rsidRPr="00B53F1F">
          <w:rPr>
            <w:rStyle w:val="Hyperlink"/>
          </w:rPr>
          <w:t>Appendix B</w:t>
        </w:r>
      </w:hyperlink>
      <w:r w:rsidR="00D929FA">
        <w:t>.</w:t>
      </w:r>
    </w:p>
    <w:p w14:paraId="60DF14A8" w14:textId="77777777" w:rsidR="00D929FA" w:rsidRPr="00ED714B" w:rsidRDefault="00D929FA" w:rsidP="00D929FA">
      <w:pPr>
        <w:pStyle w:val="Heading4"/>
      </w:pPr>
      <w:bookmarkStart w:id="1994" w:name="_Toc221701696"/>
      <w:r w:rsidRPr="00ED714B">
        <w:t>PUBLISH Response Bodies</w:t>
      </w:r>
      <w:bookmarkEnd w:id="1994"/>
    </w:p>
    <w:p w14:paraId="69285D9A" w14:textId="4C3C0B5E" w:rsidR="00D929FA" w:rsidRDefault="00D929FA" w:rsidP="00D929FA">
      <w:pPr>
        <w:pStyle w:val="BodyText"/>
      </w:pPr>
      <w:r>
        <w:t xml:space="preserve">The response to a PUBLISH request indicates whether the request was successful or not. The following subset of responses may be returned from the Presence Server for a PUBLISH request. Refer to RFC 3903 </w:t>
      </w:r>
      <w:r w:rsidR="00272253">
        <w:fldChar w:fldCharType="begin"/>
      </w:r>
      <w:r w:rsidR="00272253">
        <w:instrText xml:space="preserve"> REF _Ref225851607 \r \h </w:instrText>
      </w:r>
      <w:r w:rsidR="00272253">
        <w:fldChar w:fldCharType="separate"/>
      </w:r>
      <w:r w:rsidR="00272253">
        <w:t>[61]</w:t>
      </w:r>
      <w:r w:rsidR="00272253">
        <w:fldChar w:fldCharType="end"/>
      </w:r>
      <w:r>
        <w:t xml:space="preserve"> for a complete description of required responses. Other standard response codes may be returned and MUST be handled as specified in the applicable standard.</w:t>
      </w:r>
    </w:p>
    <w:p w14:paraId="23E115B4" w14:textId="22F04993" w:rsidR="00D929FA" w:rsidRPr="00857F32" w:rsidRDefault="00D929FA" w:rsidP="00D929FA">
      <w:pPr>
        <w:pStyle w:val="Caption"/>
        <w:keepNext/>
        <w:rPr>
          <w:i/>
          <w:iCs/>
          <w:color w:val="1F497D" w:themeColor="text2"/>
          <w:szCs w:val="18"/>
        </w:rPr>
      </w:pPr>
      <w:bookmarkStart w:id="1995" w:name="_Toc232082436"/>
      <w:r w:rsidRPr="0084206B">
        <w:t xml:space="preserve">Table </w:t>
      </w:r>
      <w:fldSimple w:instr=" STYLEREF 1 \s ">
        <w:r w:rsidR="00E371AD">
          <w:rPr>
            <w:noProof/>
          </w:rPr>
          <w:t>4</w:t>
        </w:r>
      </w:fldSimple>
      <w:r w:rsidR="00E371AD">
        <w:noBreakHyphen/>
      </w:r>
      <w:fldSimple w:instr=" SEQ Table \* ARABIC \s 1 ">
        <w:r w:rsidR="00E371AD">
          <w:rPr>
            <w:noProof/>
          </w:rPr>
          <w:t>8</w:t>
        </w:r>
      </w:fldSimple>
      <w:r w:rsidRPr="0084206B">
        <w:t xml:space="preserve"> </w:t>
      </w:r>
      <w:r w:rsidR="000C5F6D">
        <w:t>PUBLISH Response</w:t>
      </w:r>
      <w:r w:rsidR="008543F5">
        <w:t xml:space="preserve"> </w:t>
      </w:r>
      <w:r w:rsidR="00E40657">
        <w:t>Status Codes</w:t>
      </w:r>
      <w:bookmarkEnd w:id="1995"/>
    </w:p>
    <w:tbl>
      <w:tblPr>
        <w:tblStyle w:val="TableGrid"/>
        <w:tblpPr w:leftFromText="187" w:rightFromText="187" w:bottomFromText="288" w:vertAnchor="text" w:tblpXSpec="center" w:tblpY="1"/>
        <w:tblOverlap w:val="neve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2335"/>
        <w:gridCol w:w="2070"/>
        <w:gridCol w:w="5305"/>
      </w:tblGrid>
      <w:tr w:rsidR="00D929FA" w14:paraId="59BFAA7C" w14:textId="77777777" w:rsidTr="00FB489F">
        <w:trPr>
          <w:tblHeader/>
        </w:trPr>
        <w:tc>
          <w:tcPr>
            <w:tcW w:w="2335" w:type="dxa"/>
            <w:shd w:val="clear" w:color="auto" w:fill="D9D9D9" w:themeFill="background1" w:themeFillShade="D9"/>
            <w:vAlign w:val="center"/>
          </w:tcPr>
          <w:p w14:paraId="0D0A5750" w14:textId="0C289860" w:rsidR="00D929FA" w:rsidRPr="00F67305" w:rsidRDefault="00D929FA" w:rsidP="00FB489F">
            <w:pPr>
              <w:rPr>
                <w:b/>
                <w:bCs/>
              </w:rPr>
            </w:pPr>
            <w:r>
              <w:rPr>
                <w:b/>
                <w:bCs/>
              </w:rPr>
              <w:t>Code</w:t>
            </w:r>
          </w:p>
        </w:tc>
        <w:tc>
          <w:tcPr>
            <w:tcW w:w="2070" w:type="dxa"/>
            <w:shd w:val="clear" w:color="auto" w:fill="D9D9D9" w:themeFill="background1" w:themeFillShade="D9"/>
            <w:vAlign w:val="center"/>
          </w:tcPr>
          <w:p w14:paraId="60C43F06" w14:textId="67F38692" w:rsidR="00D929FA" w:rsidRPr="00F67305" w:rsidRDefault="00D929FA" w:rsidP="00FB489F">
            <w:pPr>
              <w:rPr>
                <w:b/>
                <w:bCs/>
              </w:rPr>
            </w:pPr>
            <w:r>
              <w:rPr>
                <w:b/>
                <w:bCs/>
              </w:rPr>
              <w:t>Response</w:t>
            </w:r>
          </w:p>
        </w:tc>
        <w:tc>
          <w:tcPr>
            <w:tcW w:w="5305" w:type="dxa"/>
            <w:shd w:val="clear" w:color="auto" w:fill="D9D9D9" w:themeFill="background1" w:themeFillShade="D9"/>
            <w:vAlign w:val="center"/>
          </w:tcPr>
          <w:p w14:paraId="63B2B466" w14:textId="77777777" w:rsidR="00D929FA" w:rsidRPr="00F67305" w:rsidRDefault="00D929FA" w:rsidP="00FB489F">
            <w:pPr>
              <w:rPr>
                <w:b/>
                <w:bCs/>
              </w:rPr>
            </w:pPr>
            <w:r>
              <w:rPr>
                <w:b/>
                <w:bCs/>
              </w:rPr>
              <w:t>Description</w:t>
            </w:r>
          </w:p>
        </w:tc>
      </w:tr>
      <w:tr w:rsidR="00D929FA" w14:paraId="08872F02" w14:textId="77777777" w:rsidTr="00FB489F">
        <w:trPr>
          <w:tblHeader/>
        </w:trPr>
        <w:tc>
          <w:tcPr>
            <w:tcW w:w="2335" w:type="dxa"/>
          </w:tcPr>
          <w:p w14:paraId="28FC336F" w14:textId="06C44008" w:rsidR="00D929FA" w:rsidRDefault="00D929FA" w:rsidP="00D929FA">
            <w:r w:rsidRPr="00066A38">
              <w:t>200</w:t>
            </w:r>
          </w:p>
        </w:tc>
        <w:tc>
          <w:tcPr>
            <w:tcW w:w="2070" w:type="dxa"/>
          </w:tcPr>
          <w:p w14:paraId="6E4E01BD" w14:textId="717D1C76" w:rsidR="00D929FA" w:rsidRDefault="00D929FA" w:rsidP="00D929FA">
            <w:r w:rsidRPr="00066A38">
              <w:t>OK</w:t>
            </w:r>
          </w:p>
        </w:tc>
        <w:tc>
          <w:tcPr>
            <w:tcW w:w="5305" w:type="dxa"/>
          </w:tcPr>
          <w:p w14:paraId="41A59663" w14:textId="5FC596E8" w:rsidR="00D929FA" w:rsidRDefault="00D929FA" w:rsidP="00D929FA">
            <w:r w:rsidRPr="00066A38">
              <w:t>Request processed successfully</w:t>
            </w:r>
          </w:p>
        </w:tc>
      </w:tr>
      <w:tr w:rsidR="00D929FA" w14:paraId="54EC0BC8" w14:textId="77777777" w:rsidTr="00FB489F">
        <w:trPr>
          <w:tblHeader/>
        </w:trPr>
        <w:tc>
          <w:tcPr>
            <w:tcW w:w="2335" w:type="dxa"/>
          </w:tcPr>
          <w:p w14:paraId="45230770" w14:textId="09B8372B" w:rsidR="00D929FA" w:rsidRPr="00DA0138" w:rsidRDefault="00D929FA" w:rsidP="00D929FA">
            <w:r w:rsidRPr="00066A38">
              <w:t>403</w:t>
            </w:r>
          </w:p>
        </w:tc>
        <w:tc>
          <w:tcPr>
            <w:tcW w:w="2070" w:type="dxa"/>
          </w:tcPr>
          <w:p w14:paraId="6BE137DD" w14:textId="74FA82A8" w:rsidR="00D929FA" w:rsidRPr="00857F32" w:rsidRDefault="00D929FA" w:rsidP="00D929FA">
            <w:r w:rsidRPr="00066A38">
              <w:t>Unauthorized</w:t>
            </w:r>
          </w:p>
        </w:tc>
        <w:tc>
          <w:tcPr>
            <w:tcW w:w="5305" w:type="dxa"/>
          </w:tcPr>
          <w:p w14:paraId="3A2913DE" w14:textId="672A6A22" w:rsidR="00D929FA" w:rsidRDefault="00D929FA" w:rsidP="00D929FA">
            <w:r w:rsidRPr="00066A38">
              <w:t>Publisher not authorized to publish</w:t>
            </w:r>
          </w:p>
        </w:tc>
      </w:tr>
      <w:tr w:rsidR="00D929FA" w14:paraId="3E239FB1" w14:textId="77777777" w:rsidTr="00FB489F">
        <w:trPr>
          <w:tblHeader/>
        </w:trPr>
        <w:tc>
          <w:tcPr>
            <w:tcW w:w="2335" w:type="dxa"/>
          </w:tcPr>
          <w:p w14:paraId="7E8CD337" w14:textId="051C3F0C" w:rsidR="00D929FA" w:rsidRPr="00BE5F23" w:rsidRDefault="00D929FA" w:rsidP="00D929FA">
            <w:r w:rsidRPr="00066A38">
              <w:t>404</w:t>
            </w:r>
          </w:p>
        </w:tc>
        <w:tc>
          <w:tcPr>
            <w:tcW w:w="2070" w:type="dxa"/>
          </w:tcPr>
          <w:p w14:paraId="7B8FE3D5" w14:textId="776B4159" w:rsidR="00D929FA" w:rsidRPr="00857F32" w:rsidRDefault="00D929FA" w:rsidP="00D929FA">
            <w:r w:rsidRPr="00066A38">
              <w:t>Not Found</w:t>
            </w:r>
          </w:p>
        </w:tc>
        <w:tc>
          <w:tcPr>
            <w:tcW w:w="5305" w:type="dxa"/>
          </w:tcPr>
          <w:p w14:paraId="5A245026" w14:textId="4BCF55EE" w:rsidR="00D929FA" w:rsidRPr="0013182A" w:rsidRDefault="00D929FA" w:rsidP="00D929FA">
            <w:r w:rsidRPr="00066A38">
              <w:t>Resource (agent) not supported</w:t>
            </w:r>
          </w:p>
        </w:tc>
      </w:tr>
      <w:tr w:rsidR="00D929FA" w14:paraId="54161133" w14:textId="77777777" w:rsidTr="00FB489F">
        <w:trPr>
          <w:tblHeader/>
        </w:trPr>
        <w:tc>
          <w:tcPr>
            <w:tcW w:w="2335" w:type="dxa"/>
          </w:tcPr>
          <w:p w14:paraId="77B213A0" w14:textId="324B279A" w:rsidR="00D929FA" w:rsidRPr="00C81C8D" w:rsidRDefault="00D929FA" w:rsidP="00D929FA">
            <w:r w:rsidRPr="00066A38">
              <w:t>412</w:t>
            </w:r>
          </w:p>
        </w:tc>
        <w:tc>
          <w:tcPr>
            <w:tcW w:w="2070" w:type="dxa"/>
          </w:tcPr>
          <w:p w14:paraId="05A7E886" w14:textId="5D0D75E2" w:rsidR="00D929FA" w:rsidRPr="00857F32" w:rsidRDefault="00D929FA" w:rsidP="00D929FA">
            <w:r w:rsidRPr="00066A38">
              <w:t>Conditional Request Failed</w:t>
            </w:r>
          </w:p>
        </w:tc>
        <w:tc>
          <w:tcPr>
            <w:tcW w:w="5305" w:type="dxa"/>
          </w:tcPr>
          <w:p w14:paraId="159018DA" w14:textId="33F4CAD8" w:rsidR="00D929FA" w:rsidRPr="00F901FC" w:rsidRDefault="00D929FA" w:rsidP="00D929FA">
            <w:r w:rsidRPr="00066A38">
              <w:t>Precondition given for the request has failed</w:t>
            </w:r>
          </w:p>
        </w:tc>
      </w:tr>
      <w:tr w:rsidR="00D929FA" w14:paraId="111E9B43" w14:textId="77777777" w:rsidTr="00FB489F">
        <w:trPr>
          <w:tblHeader/>
        </w:trPr>
        <w:tc>
          <w:tcPr>
            <w:tcW w:w="2335" w:type="dxa"/>
          </w:tcPr>
          <w:p w14:paraId="6D9EBF98" w14:textId="6B24DAA1" w:rsidR="00D929FA" w:rsidRPr="00C81C8D" w:rsidRDefault="00D929FA" w:rsidP="00D929FA">
            <w:r w:rsidRPr="00066A38">
              <w:t>415</w:t>
            </w:r>
          </w:p>
        </w:tc>
        <w:tc>
          <w:tcPr>
            <w:tcW w:w="2070" w:type="dxa"/>
          </w:tcPr>
          <w:p w14:paraId="7E2923E6" w14:textId="70B056CF" w:rsidR="00D929FA" w:rsidRPr="00857F32" w:rsidRDefault="00D929FA" w:rsidP="00D929FA">
            <w:r w:rsidRPr="00066A38">
              <w:t>Unsupported Media Type</w:t>
            </w:r>
          </w:p>
        </w:tc>
        <w:tc>
          <w:tcPr>
            <w:tcW w:w="5305" w:type="dxa"/>
          </w:tcPr>
          <w:p w14:paraId="0B532E29" w14:textId="56C9982A" w:rsidR="00D929FA" w:rsidRPr="00F901FC" w:rsidRDefault="00D929FA" w:rsidP="00D929FA">
            <w:r w:rsidRPr="00066A38">
              <w:t>Improper content type</w:t>
            </w:r>
          </w:p>
        </w:tc>
      </w:tr>
      <w:tr w:rsidR="00D929FA" w14:paraId="02CAC1A3" w14:textId="77777777" w:rsidTr="00FB489F">
        <w:trPr>
          <w:tblHeader/>
        </w:trPr>
        <w:tc>
          <w:tcPr>
            <w:tcW w:w="2335" w:type="dxa"/>
          </w:tcPr>
          <w:p w14:paraId="7BFE3D83" w14:textId="0EDF639E" w:rsidR="00D929FA" w:rsidRPr="002D779B" w:rsidRDefault="00D929FA" w:rsidP="00D929FA">
            <w:r w:rsidRPr="00066A38">
              <w:t>423</w:t>
            </w:r>
          </w:p>
        </w:tc>
        <w:tc>
          <w:tcPr>
            <w:tcW w:w="2070" w:type="dxa"/>
          </w:tcPr>
          <w:p w14:paraId="638ACD30" w14:textId="2AFD6E81" w:rsidR="00D929FA" w:rsidRPr="002D779B" w:rsidRDefault="00D929FA" w:rsidP="00D929FA">
            <w:r w:rsidRPr="00066A38">
              <w:t>Interval Too Brief</w:t>
            </w:r>
          </w:p>
        </w:tc>
        <w:tc>
          <w:tcPr>
            <w:tcW w:w="5305" w:type="dxa"/>
          </w:tcPr>
          <w:p w14:paraId="5EEE9B5A" w14:textId="578516FD" w:rsidR="00D929FA" w:rsidRPr="002D779B" w:rsidRDefault="00D929FA" w:rsidP="00D929FA">
            <w:r w:rsidRPr="00066A38">
              <w:t>Expiration interval expired</w:t>
            </w:r>
          </w:p>
        </w:tc>
      </w:tr>
      <w:tr w:rsidR="00D929FA" w14:paraId="11BAEC36" w14:textId="77777777" w:rsidTr="00FB489F">
        <w:trPr>
          <w:tblHeader/>
        </w:trPr>
        <w:tc>
          <w:tcPr>
            <w:tcW w:w="2335" w:type="dxa"/>
          </w:tcPr>
          <w:p w14:paraId="7387CFCF" w14:textId="27CFD6BB" w:rsidR="00D929FA" w:rsidRPr="002D779B" w:rsidRDefault="00D929FA" w:rsidP="00D929FA">
            <w:r w:rsidRPr="00066A38">
              <w:t>489</w:t>
            </w:r>
          </w:p>
        </w:tc>
        <w:tc>
          <w:tcPr>
            <w:tcW w:w="2070" w:type="dxa"/>
          </w:tcPr>
          <w:p w14:paraId="3C3C1E8D" w14:textId="6B6D9035" w:rsidR="00D929FA" w:rsidRPr="002D779B" w:rsidRDefault="00D929FA" w:rsidP="00D929FA">
            <w:r w:rsidRPr="00066A38">
              <w:t>Bad Event</w:t>
            </w:r>
          </w:p>
        </w:tc>
        <w:tc>
          <w:tcPr>
            <w:tcW w:w="5305" w:type="dxa"/>
          </w:tcPr>
          <w:p w14:paraId="696CE5DB" w14:textId="65423E02" w:rsidR="00D929FA" w:rsidRPr="002D779B" w:rsidRDefault="00D929FA" w:rsidP="00D929FA">
            <w:r w:rsidRPr="00066A38">
              <w:t>Incorrect Event Header</w:t>
            </w:r>
          </w:p>
        </w:tc>
      </w:tr>
    </w:tbl>
    <w:p w14:paraId="6CADA970" w14:textId="2EAC6C66" w:rsidR="00D929FA" w:rsidRDefault="00D929FA" w:rsidP="00D929FA">
      <w:pPr>
        <w:pStyle w:val="BodyText"/>
      </w:pPr>
      <w:r>
        <w:rPr>
          <w:b/>
        </w:rPr>
        <w:t>User agent processing of PUBLISH Request:</w:t>
      </w:r>
      <w:r>
        <w:t xml:space="preserve"> The Publisher (e.g. User Agent FE) publishes Activity State information for an agent to the Presence Server when an agent logs into the FE or when the activity state changes for one of the defined communication methods. </w:t>
      </w:r>
    </w:p>
    <w:p w14:paraId="5D4A111E" w14:textId="77777777" w:rsidR="00D929FA" w:rsidRDefault="00D929FA" w:rsidP="00D929FA">
      <w:pPr>
        <w:pStyle w:val="BodyText"/>
      </w:pPr>
      <w:r>
        <w:rPr>
          <w:b/>
        </w:rPr>
        <w:t>Presence Server FE processing of PUBLISH Request:</w:t>
      </w:r>
      <w:r>
        <w:t xml:space="preserve"> The Presence Server FE is the User Agent Server (UAS) that processes and responds to PUBLISH requests. </w:t>
      </w:r>
    </w:p>
    <w:p w14:paraId="7D7F873C" w14:textId="77777777" w:rsidR="00D929FA" w:rsidRDefault="00D929FA" w:rsidP="00D929FA">
      <w:pPr>
        <w:pStyle w:val="BodyText"/>
      </w:pPr>
      <w:r>
        <w:t>The Presence Server FE processes the published event state (Activity State) contained in the body of the PUBLISH request. If the content type of the request does not match the event package or is not understood by the Presence Server, the Presence Server FE MUST reject the request with an appropriate response, such as 415 (Unsupported Media Type) and skip the remainder of the steps.</w:t>
      </w:r>
    </w:p>
    <w:p w14:paraId="75434AB3" w14:textId="25C7F313" w:rsidR="00D929FA" w:rsidRDefault="00D929FA" w:rsidP="00D929FA">
      <w:pPr>
        <w:pStyle w:val="BodyText"/>
      </w:pPr>
      <w:r>
        <w:t xml:space="preserve">If the publisher is not authorized to publish to the Presence Server, the Presence Server SHOULD reject the request and return 401 (Unauthorized). </w:t>
      </w:r>
    </w:p>
    <w:p w14:paraId="65ECAA83" w14:textId="77777777" w:rsidR="00D929FA" w:rsidRPr="00ED714B" w:rsidRDefault="00D929FA" w:rsidP="00D929FA">
      <w:pPr>
        <w:pStyle w:val="Heading4"/>
      </w:pPr>
      <w:bookmarkStart w:id="1996" w:name="_Toc221701697"/>
      <w:r w:rsidRPr="00ED714B">
        <w:lastRenderedPageBreak/>
        <w:t>Presence Server Web Service</w:t>
      </w:r>
      <w:bookmarkEnd w:id="1996"/>
    </w:p>
    <w:p w14:paraId="435645AC" w14:textId="77777777" w:rsidR="00D929FA" w:rsidRDefault="00D929FA" w:rsidP="00D929FA">
      <w:pPr>
        <w:pStyle w:val="BodyText"/>
        <w:rPr>
          <w:b/>
          <w:u w:val="single"/>
        </w:rPr>
      </w:pPr>
      <w:r>
        <w:t>The Presence Server SHALL provide a SetAgentActivityState Web Service that allows FEs that do not support SIP to publish the Activity State of their agents to the Presence Server FE. The SetAgentActivityState</w:t>
      </w:r>
      <w:r w:rsidDel="004A719C">
        <w:t xml:space="preserve"> </w:t>
      </w:r>
      <w:r>
        <w:t>Web Service is defined in the Web Services section of this document.</w:t>
      </w:r>
    </w:p>
    <w:p w14:paraId="43A210B5" w14:textId="77777777" w:rsidR="00D929FA" w:rsidRPr="00ED714B" w:rsidRDefault="00D929FA" w:rsidP="00D929FA">
      <w:pPr>
        <w:pStyle w:val="Heading4"/>
      </w:pPr>
      <w:bookmarkStart w:id="1997" w:name="_Toc221701698"/>
      <w:r w:rsidRPr="00ED714B">
        <w:t>Watcher Agent State Information</w:t>
      </w:r>
      <w:bookmarkEnd w:id="1997"/>
      <w:r w:rsidRPr="00ED714B">
        <w:t xml:space="preserve"> </w:t>
      </w:r>
    </w:p>
    <w:p w14:paraId="3B67D3A2" w14:textId="25F0DC65" w:rsidR="00D929FA" w:rsidRDefault="00D929FA" w:rsidP="00D929FA">
      <w:pPr>
        <w:pStyle w:val="BodyText"/>
      </w:pPr>
      <w:r>
        <w:t xml:space="preserve">Agent State information is made available to authorized Watchers using the SUBSCRIBE/NOTIFY model as described in </w:t>
      </w:r>
      <w:r w:rsidRPr="00EE4CD2">
        <w:rPr>
          <w:i/>
          <w:iCs/>
        </w:rPr>
        <w:t>Session Initiation Protocol (SIP)-Specific Event Notification,</w:t>
      </w:r>
      <w:r>
        <w:t xml:space="preserve"> RFC 3265 </w:t>
      </w:r>
      <w:r w:rsidR="001949F0">
        <w:fldChar w:fldCharType="begin"/>
      </w:r>
      <w:r w:rsidR="001949F0">
        <w:instrText xml:space="preserve"> REF _Ref225851958 \r \h </w:instrText>
      </w:r>
      <w:r w:rsidR="001949F0">
        <w:fldChar w:fldCharType="separate"/>
      </w:r>
      <w:r w:rsidR="001949F0">
        <w:t>[66]</w:t>
      </w:r>
      <w:r w:rsidR="001949F0">
        <w:fldChar w:fldCharType="end"/>
      </w:r>
      <w:r>
        <w:t xml:space="preserve">. Watchers wishing to subscribe to the Presence Server for Agent State information must issue a SUBSCRIBE request to the Presence Server specifying the Presentity (Agent) for which state information is desired. Agent State information for multiple agents MAY be specified using a resource list, identified by a URI, representing one or more URIs of agents as described in RFC 4662 </w:t>
      </w:r>
      <w:r w:rsidR="003273C7">
        <w:fldChar w:fldCharType="begin"/>
      </w:r>
      <w:r w:rsidR="003273C7">
        <w:instrText xml:space="preserve"> REF _Ref225851416 \r \h </w:instrText>
      </w:r>
      <w:r w:rsidR="003273C7">
        <w:fldChar w:fldCharType="separate"/>
      </w:r>
      <w:r w:rsidR="003273C7">
        <w:t>[55]</w:t>
      </w:r>
      <w:r w:rsidR="003273C7">
        <w:fldChar w:fldCharType="end"/>
      </w:r>
      <w:r>
        <w:t xml:space="preserve">. </w:t>
      </w:r>
    </w:p>
    <w:p w14:paraId="336A7A91" w14:textId="2BE5692C" w:rsidR="00D929FA" w:rsidRDefault="00D929FA" w:rsidP="00D929FA">
      <w:pPr>
        <w:pStyle w:val="BodyText"/>
      </w:pPr>
      <w:r>
        <w:t>The SIP event framework defines a SIP extension for subscribing to and receiving notifications of events. The event package, Presence, is used to provide presence information for an agent to which the Watcher has subscribed.</w:t>
      </w:r>
    </w:p>
    <w:p w14:paraId="16ECE6BE" w14:textId="32B5207D" w:rsidR="00D929FA" w:rsidRDefault="00D929FA" w:rsidP="00D929FA">
      <w:pPr>
        <w:pStyle w:val="BodyText"/>
      </w:pPr>
      <w:r>
        <w:rPr>
          <w:b/>
        </w:rPr>
        <w:t>Notifier Processing of SUBSCRIBE Requests:</w:t>
      </w:r>
      <w:r>
        <w:t xml:space="preserve"> Per RFC 3856 </w:t>
      </w:r>
      <w:r w:rsidR="006A0E34">
        <w:fldChar w:fldCharType="begin"/>
      </w:r>
      <w:r w:rsidR="006A0E34">
        <w:instrText xml:space="preserve"> REF _Ref225777636 \r \h </w:instrText>
      </w:r>
      <w:r w:rsidR="006A0E34">
        <w:fldChar w:fldCharType="separate"/>
      </w:r>
      <w:r w:rsidR="006A0E34">
        <w:t>[29]</w:t>
      </w:r>
      <w:r w:rsidR="006A0E34">
        <w:fldChar w:fldCharType="end"/>
      </w:r>
      <w:r>
        <w:t xml:space="preserve">. In addition, the Notifier (i.e., the Presence Server) consults the policy (presenceState) to determine if the requester is permitted to subscribe. If not, the Presence Server declines the request as described in RFC 3265 </w:t>
      </w:r>
      <w:r w:rsidR="001949F0">
        <w:fldChar w:fldCharType="begin"/>
      </w:r>
      <w:r w:rsidR="001949F0">
        <w:instrText xml:space="preserve"> REF _Ref225851958 \r \h </w:instrText>
      </w:r>
      <w:r w:rsidR="001949F0">
        <w:fldChar w:fldCharType="separate"/>
      </w:r>
      <w:r w:rsidR="001949F0">
        <w:t>[66]</w:t>
      </w:r>
      <w:r w:rsidR="001949F0">
        <w:fldChar w:fldCharType="end"/>
      </w:r>
      <w:r>
        <w:t xml:space="preserve">. If the request is acceptable, the Notifier returns 202 Accepted. </w:t>
      </w:r>
    </w:p>
    <w:p w14:paraId="17543C30" w14:textId="20D96ABD" w:rsidR="00D929FA" w:rsidRPr="00D929FA" w:rsidRDefault="00D929FA" w:rsidP="00D929FA">
      <w:pPr>
        <w:pStyle w:val="BodyText"/>
      </w:pPr>
      <w:r>
        <w:rPr>
          <w:b/>
        </w:rPr>
        <w:t>Notifier Generation of NOTIFY Requests:</w:t>
      </w:r>
      <w:r>
        <w:t xml:space="preserve"> Per 3856 </w:t>
      </w:r>
      <w:r w:rsidR="006A0E34">
        <w:fldChar w:fldCharType="begin"/>
      </w:r>
      <w:r w:rsidR="006A0E34">
        <w:instrText xml:space="preserve"> REF _Ref225777636 \r \h </w:instrText>
      </w:r>
      <w:r w:rsidR="006A0E34">
        <w:fldChar w:fldCharType="separate"/>
      </w:r>
      <w:r w:rsidR="006A0E34">
        <w:t>[29]</w:t>
      </w:r>
      <w:r w:rsidR="006A0E34">
        <w:fldChar w:fldCharType="end"/>
      </w:r>
      <w:r>
        <w:t>. In addition, when state of the agent changes (e.g. activity state changes for the agent for any of the FEs), a new NOTIFY may be generated adhering to the filter requests and policy.</w:t>
      </w:r>
    </w:p>
    <w:p w14:paraId="1595CCCA" w14:textId="0E9FF8C3" w:rsidR="00D929FA" w:rsidRPr="00D929FA" w:rsidRDefault="00D929FA" w:rsidP="00D929FA">
      <w:pPr>
        <w:pStyle w:val="BodyText"/>
        <w:spacing w:after="0"/>
        <w:rPr>
          <w:b/>
          <w:bCs/>
          <w:u w:val="single"/>
        </w:rPr>
      </w:pPr>
      <w:r w:rsidRPr="00D929FA">
        <w:rPr>
          <w:b/>
          <w:bCs/>
          <w:u w:val="single"/>
        </w:rPr>
        <w:t>Message Flow</w:t>
      </w:r>
    </w:p>
    <w:p w14:paraId="2EDE2292" w14:textId="0EE5AD73" w:rsidR="00D929FA" w:rsidRDefault="00D929FA" w:rsidP="00D929FA">
      <w:pPr>
        <w:pStyle w:val="BodyText"/>
      </w:pPr>
      <w:r>
        <w:rPr>
          <w:noProof/>
        </w:rPr>
        <w:lastRenderedPageBreak/>
        <w:drawing>
          <wp:anchor distT="0" distB="0" distL="114300" distR="114300" simplePos="0" relativeHeight="251687936" behindDoc="0" locked="1" layoutInCell="1" allowOverlap="0" wp14:anchorId="2AEAF6F1" wp14:editId="688F5B50">
            <wp:simplePos x="0" y="0"/>
            <wp:positionH relativeFrom="column">
              <wp:posOffset>27305</wp:posOffset>
            </wp:positionH>
            <wp:positionV relativeFrom="line">
              <wp:posOffset>254000</wp:posOffset>
            </wp:positionV>
            <wp:extent cx="6172200" cy="4462145"/>
            <wp:effectExtent l="0" t="0" r="0" b="0"/>
            <wp:wrapTopAndBottom/>
            <wp:docPr id="3" name="image1.jpg" descr="Sequence diagram illustrating message flow between User Agent FE, Presence Server FE, and Client during subscription and publishing processes. It shows labeled messages M1 to M14 with directions and response codes like &quot;200 OK,&quot; highlighting communication steps for subscribe, notify, and publish actions."/>
            <wp:cNvGraphicFramePr/>
            <a:graphic xmlns:a="http://schemas.openxmlformats.org/drawingml/2006/main">
              <a:graphicData uri="http://schemas.openxmlformats.org/drawingml/2006/picture">
                <pic:pic xmlns:pic="http://schemas.openxmlformats.org/drawingml/2006/picture">
                  <pic:nvPicPr>
                    <pic:cNvPr id="3" name="image1.jpg" descr="Sequence diagram illustrating message flow between User Agent FE, Presence Server FE, and Client during subscription and publishing processes. It shows labeled messages M1 to M14 with directions and response codes like &quot;200 OK,&quot; highlighting communication steps for subscribe, notify, and publish actions."/>
                    <pic:cNvPicPr preferRelativeResize="0"/>
                  </pic:nvPicPr>
                  <pic:blipFill>
                    <a:blip r:embed="rId33">
                      <a:extLst>
                        <a:ext uri="{28A0092B-C50C-407E-A947-70E740481C1C}">
                          <a14:useLocalDpi xmlns:a14="http://schemas.microsoft.com/office/drawing/2010/main" val="0"/>
                        </a:ext>
                      </a:extLst>
                    </a:blip>
                    <a:srcRect/>
                    <a:stretch>
                      <a:fillRect/>
                    </a:stretch>
                  </pic:blipFill>
                  <pic:spPr>
                    <a:xfrm>
                      <a:off x="0" y="0"/>
                      <a:ext cx="6172200" cy="4462145"/>
                    </a:xfrm>
                    <a:prstGeom prst="rect">
                      <a:avLst/>
                    </a:prstGeom>
                    <a:ln/>
                  </pic:spPr>
                </pic:pic>
              </a:graphicData>
            </a:graphic>
            <wp14:sizeRelH relativeFrom="page">
              <wp14:pctWidth>0</wp14:pctWidth>
            </wp14:sizeRelH>
            <wp14:sizeRelV relativeFrom="page">
              <wp14:pctHeight>0</wp14:pctHeight>
            </wp14:sizeRelV>
          </wp:anchor>
        </w:drawing>
      </w:r>
      <w:r>
        <w:t>The following depicts a typical message flow for the Presence Server FE.</w:t>
      </w:r>
    </w:p>
    <w:p w14:paraId="1B25A2ED" w14:textId="420FA7A1" w:rsidR="00D929FA" w:rsidRDefault="00AE7B27" w:rsidP="00AE7B27">
      <w:pPr>
        <w:pStyle w:val="Caption"/>
      </w:pPr>
      <w:bookmarkStart w:id="1998" w:name="_Toc232082460"/>
      <w:r>
        <w:t xml:space="preserve">Figure </w:t>
      </w:r>
      <w:fldSimple w:instr=" SEQ Figure \* ARABIC ">
        <w:r w:rsidR="00983198">
          <w:rPr>
            <w:noProof/>
          </w:rPr>
          <w:t>5</w:t>
        </w:r>
      </w:fldSimple>
      <w:r>
        <w:t xml:space="preserve"> M</w:t>
      </w:r>
      <w:r w:rsidRPr="00470B59">
        <w:t xml:space="preserve">essage </w:t>
      </w:r>
      <w:r>
        <w:t>F</w:t>
      </w:r>
      <w:r w:rsidRPr="00470B59">
        <w:t>low for Presence Server FE</w:t>
      </w:r>
      <w:bookmarkEnd w:id="1998"/>
    </w:p>
    <w:p w14:paraId="186135CF" w14:textId="44D6B308" w:rsidR="00D929FA" w:rsidRPr="00ED714B" w:rsidRDefault="00D929FA" w:rsidP="00D929FA">
      <w:pPr>
        <w:pStyle w:val="BodyText"/>
      </w:pPr>
      <w:r w:rsidRPr="00ED714B">
        <w:t>M1: The client initiates a new subscription to the Presence Server FE</w:t>
      </w:r>
    </w:p>
    <w:p w14:paraId="6CBD7D25" w14:textId="3CE53FFE" w:rsidR="00D929FA" w:rsidRPr="00ED714B" w:rsidRDefault="00D929FA" w:rsidP="00D929FA">
      <w:pPr>
        <w:pStyle w:val="BodyText"/>
      </w:pPr>
      <w:r w:rsidRPr="00ED714B">
        <w:t>M2:  The Presence Server FE validates the client is permitted to subscribe per the policy of the Presence Server (from the Policy Store), processes the subscription request, and creates a new subscription</w:t>
      </w:r>
    </w:p>
    <w:p w14:paraId="37277735" w14:textId="14459C3C" w:rsidR="00D929FA" w:rsidRPr="00ED714B" w:rsidRDefault="00D929FA" w:rsidP="00D929FA">
      <w:pPr>
        <w:pStyle w:val="BodyText"/>
      </w:pPr>
      <w:r w:rsidRPr="00ED714B">
        <w:t>M3: The Presence Server FE sends the client a NOTIFY with the current presence state of the presentity (agent)</w:t>
      </w:r>
    </w:p>
    <w:p w14:paraId="424130C3" w14:textId="33A9301D" w:rsidR="00D929FA" w:rsidRPr="00ED714B" w:rsidRDefault="00D929FA" w:rsidP="00D929FA">
      <w:pPr>
        <w:pStyle w:val="BodyText"/>
      </w:pPr>
      <w:r w:rsidRPr="00ED714B">
        <w:t>M4: The client confirms receipt of the NOTIFY.</w:t>
      </w:r>
    </w:p>
    <w:p w14:paraId="2BB7A3AC" w14:textId="55A06A3D" w:rsidR="00D929FA" w:rsidRPr="00ED714B" w:rsidRDefault="00D929FA" w:rsidP="00D929FA">
      <w:pPr>
        <w:pStyle w:val="BodyText"/>
      </w:pPr>
      <w:r w:rsidRPr="00ED714B">
        <w:t>M5: The User Agent FE representing a presentity (agent) initiates a PUBLISH request to the Presence Server FE in order to update it with the new Activity State information</w:t>
      </w:r>
    </w:p>
    <w:p w14:paraId="333CECCE" w14:textId="039B6418" w:rsidR="00D929FA" w:rsidRPr="00ED714B" w:rsidRDefault="00D929FA" w:rsidP="00D929FA">
      <w:pPr>
        <w:pStyle w:val="BodyText"/>
      </w:pPr>
      <w:r w:rsidRPr="00ED714B">
        <w:t>M6: The Presence Server FE receives the Activity State for the presentity (agent), validates with its policy that the User Agent FE is authorized to publish the Activity State, and accepts the publication</w:t>
      </w:r>
      <w:r>
        <w:t xml:space="preserve">. </w:t>
      </w:r>
      <w:r w:rsidRPr="00ED714B">
        <w:t>The published state is incorporated into the presentity’s state information.</w:t>
      </w:r>
    </w:p>
    <w:p w14:paraId="3F810CFF" w14:textId="251B0473" w:rsidR="00D929FA" w:rsidRPr="00ED714B" w:rsidRDefault="00D929FA" w:rsidP="00D929FA">
      <w:pPr>
        <w:pStyle w:val="BodyText"/>
      </w:pPr>
      <w:r w:rsidRPr="00ED714B">
        <w:t>M7: The Presence Server FE determines that a reportable state change has been made to the presentity’s state information for a subscriber and sends the new state information (Agent State with detailed Activity states) to the authorized client.</w:t>
      </w:r>
    </w:p>
    <w:p w14:paraId="25714A8F" w14:textId="34761073" w:rsidR="00D929FA" w:rsidRPr="00ED714B" w:rsidRDefault="00D929FA" w:rsidP="00D929FA">
      <w:pPr>
        <w:pStyle w:val="BodyText"/>
      </w:pPr>
      <w:r w:rsidRPr="00ED714B">
        <w:lastRenderedPageBreak/>
        <w:t>M8: The client confirms receipt of the NOTIFY.</w:t>
      </w:r>
    </w:p>
    <w:p w14:paraId="4762D9BE" w14:textId="37364662" w:rsidR="00D929FA" w:rsidRPr="00ED714B" w:rsidRDefault="00D929FA" w:rsidP="00D929FA">
      <w:pPr>
        <w:pStyle w:val="BodyText"/>
      </w:pPr>
      <w:r w:rsidRPr="00ED714B">
        <w:t>M9: The User Agent FE representing a presentity (agent) initiates a PUBLISH request to the Presence Server FE in order to update it with the new Activity State information.</w:t>
      </w:r>
    </w:p>
    <w:p w14:paraId="0A7E6BD4" w14:textId="19240BE1" w:rsidR="00D929FA" w:rsidRPr="00ED714B" w:rsidRDefault="00D929FA" w:rsidP="00D929FA">
      <w:pPr>
        <w:pStyle w:val="BodyText"/>
      </w:pPr>
      <w:r w:rsidRPr="00ED714B">
        <w:t>M10: The Presence Server FE receives the Activity State for the presentity (agent), validates with its policy that the User Agent FE is authorized to publish the Activity State, and accepts the publication</w:t>
      </w:r>
      <w:r>
        <w:t xml:space="preserve">. </w:t>
      </w:r>
      <w:r w:rsidRPr="00ED714B">
        <w:t xml:space="preserve">The published state is incorporated into the presentity’s state information. In this example, no Watcher will be notified either because a filter on the subscription determines that no notification is wanted, the presentity’s state is only refreshed, not changed, or the policy of the Presence Server for this Watcher results in no changed state. </w:t>
      </w:r>
    </w:p>
    <w:p w14:paraId="7DC252A3" w14:textId="58D17849" w:rsidR="00D929FA" w:rsidRPr="00ED714B" w:rsidRDefault="00D929FA" w:rsidP="00D929FA">
      <w:pPr>
        <w:pStyle w:val="BodyText"/>
      </w:pPr>
      <w:r w:rsidRPr="00ED714B">
        <w:t>M11: The User Agent FE representing a presentity (agent) detects a change in the Activity State and initiates a PUBLISH request to the Presence Server FE in order to update it with the new Activity State information</w:t>
      </w:r>
    </w:p>
    <w:p w14:paraId="6761BCA7" w14:textId="15A68128" w:rsidR="00D929FA" w:rsidRPr="00ED714B" w:rsidRDefault="00D929FA" w:rsidP="00D929FA">
      <w:pPr>
        <w:pStyle w:val="BodyText"/>
      </w:pPr>
      <w:r w:rsidRPr="00ED714B">
        <w:t>M12: The Presence Server FE receives the Activity State for the presentity (agent), validates with its policy that the User Agent FE is authorized to publish the Activity State, and accepts the publication</w:t>
      </w:r>
      <w:r>
        <w:t xml:space="preserve">. </w:t>
      </w:r>
      <w:r w:rsidRPr="00ED714B">
        <w:t>The published state is incorporated into the presentity’s state information.</w:t>
      </w:r>
    </w:p>
    <w:p w14:paraId="33D2AD8A" w14:textId="3295D2E2" w:rsidR="00D929FA" w:rsidRPr="00ED714B" w:rsidRDefault="00D929FA" w:rsidP="00D929FA">
      <w:pPr>
        <w:pStyle w:val="BodyText"/>
      </w:pPr>
      <w:r w:rsidRPr="00ED714B">
        <w:t>M13: The Presence Server FE determines that a reportable state change has been made to the presentity’s state information for a subscriber and sends the updated state information via NOTIFY (Agent State with detailed Activity states) to the authorized client. The Presence Server consults its policy to determine what information the subscriber will receive in the NOTIFY.</w:t>
      </w:r>
    </w:p>
    <w:p w14:paraId="7AD6050C" w14:textId="703E0CE3" w:rsidR="00D929FA" w:rsidRDefault="00D929FA" w:rsidP="00D929FA">
      <w:pPr>
        <w:pStyle w:val="BodyText"/>
      </w:pPr>
      <w:r w:rsidRPr="00ED714B">
        <w:t>M14: The client confirms receipt of the NOTIFY.</w:t>
      </w:r>
    </w:p>
    <w:p w14:paraId="4254D3B0" w14:textId="77777777" w:rsidR="0049200E" w:rsidRDefault="0049200E" w:rsidP="0049200E">
      <w:pPr>
        <w:pStyle w:val="Heading3"/>
      </w:pPr>
      <w:bookmarkStart w:id="1999" w:name="_PIDF_Extension_for"/>
      <w:bookmarkEnd w:id="1999"/>
      <w:r>
        <w:t xml:space="preserve"> </w:t>
      </w:r>
      <w:bookmarkStart w:id="2000" w:name="_Toc221701699"/>
      <w:bookmarkStart w:id="2001" w:name="_Toc233105492"/>
      <w:r>
        <w:t>PIDF Extension for Agent Role</w:t>
      </w:r>
      <w:bookmarkEnd w:id="2000"/>
      <w:bookmarkEnd w:id="2001"/>
    </w:p>
    <w:p w14:paraId="4B49D90F" w14:textId="3950D445" w:rsidR="0049200E" w:rsidRDefault="0049200E" w:rsidP="0049200E">
      <w:pPr>
        <w:pStyle w:val="BodyText"/>
      </w:pPr>
      <w:r w:rsidRPr="0049200E">
        <w:t xml:space="preserve">Each &lt;tuple&gt; that reports &lt;activityState&gt; for an FE MUST </w:t>
      </w:r>
      <w:r w:rsidR="007C1237">
        <w:t>include</w:t>
      </w:r>
      <w:r w:rsidR="007C1237" w:rsidRPr="0049200E">
        <w:t xml:space="preserve"> </w:t>
      </w:r>
      <w:r w:rsidRPr="0049200E">
        <w:t xml:space="preserve">the extension defined in this section, which contains the </w:t>
      </w:r>
      <w:r w:rsidR="007C1237">
        <w:t xml:space="preserve">entire </w:t>
      </w:r>
      <w:r w:rsidRPr="0049200E">
        <w:t xml:space="preserve">“role” </w:t>
      </w:r>
      <w:r w:rsidR="009B27D5">
        <w:t>sub</w:t>
      </w:r>
      <w:r w:rsidRPr="0049200E">
        <w:t xml:space="preserve">string from the Subject Alternate Name of the Agent’s </w:t>
      </w:r>
      <w:commentRangeStart w:id="2002"/>
      <w:commentRangeStart w:id="2003"/>
      <w:r w:rsidRPr="0049200E">
        <w:t>certificate</w:t>
      </w:r>
      <w:commentRangeEnd w:id="2002"/>
      <w:r w:rsidR="00B46583" w:rsidRPr="0049200E">
        <w:rPr>
          <w:rStyle w:val="CommentReference"/>
          <w:sz w:val="20"/>
          <w:szCs w:val="20"/>
        </w:rPr>
        <w:commentReference w:id="2002"/>
      </w:r>
      <w:commentRangeEnd w:id="2003"/>
      <w:r w:rsidR="00D158D6" w:rsidRPr="0049200E">
        <w:rPr>
          <w:rStyle w:val="CommentReference"/>
          <w:sz w:val="20"/>
          <w:szCs w:val="20"/>
        </w:rPr>
        <w:commentReference w:id="2003"/>
      </w:r>
      <w:r w:rsidRPr="0049200E">
        <w:t>. The role string contains the Agent’s roles and any role modifiers</w:t>
      </w:r>
      <w:r w:rsidR="00CB50CC">
        <w:t>, which come from the IANA Agent Roles registry</w:t>
      </w:r>
      <w:r w:rsidR="00954F64">
        <w:t xml:space="preserve"> </w:t>
      </w:r>
      <w:r w:rsidR="00B65728">
        <w:t>under</w:t>
      </w:r>
      <w:r w:rsidR="00954F64">
        <w:t xml:space="preserve"> the “emergency” namespace</w:t>
      </w:r>
      <w:r w:rsidRPr="0049200E">
        <w:t>.</w:t>
      </w:r>
    </w:p>
    <w:p w14:paraId="06493589" w14:textId="5262B1FD" w:rsidR="0049200E" w:rsidRPr="00857F32" w:rsidRDefault="0049200E" w:rsidP="0049200E">
      <w:pPr>
        <w:pStyle w:val="Caption"/>
        <w:keepNext/>
        <w:rPr>
          <w:i/>
          <w:iCs/>
          <w:color w:val="1F497D" w:themeColor="text2"/>
          <w:szCs w:val="18"/>
        </w:rPr>
      </w:pPr>
      <w:bookmarkStart w:id="2004" w:name="_Toc232082437"/>
      <w:r w:rsidRPr="0084206B">
        <w:t xml:space="preserve">Table </w:t>
      </w:r>
      <w:fldSimple w:instr=" STYLEREF 1 \s ">
        <w:r w:rsidR="00E371AD">
          <w:rPr>
            <w:noProof/>
          </w:rPr>
          <w:t>4</w:t>
        </w:r>
      </w:fldSimple>
      <w:r w:rsidR="00E371AD">
        <w:noBreakHyphen/>
      </w:r>
      <w:fldSimple w:instr=" SEQ Table \* ARABIC \s 1 ">
        <w:r w:rsidR="00E371AD">
          <w:rPr>
            <w:noProof/>
          </w:rPr>
          <w:t>9</w:t>
        </w:r>
      </w:fldSimple>
      <w:r w:rsidRPr="0084206B">
        <w:t xml:space="preserve"> </w:t>
      </w:r>
      <w:r w:rsidR="000C5F6D">
        <w:t>PIDF Exten</w:t>
      </w:r>
      <w:r w:rsidR="00EA0F11">
        <w:t>s</w:t>
      </w:r>
      <w:r w:rsidR="000C5F6D">
        <w:t>ion for Agent Role</w:t>
      </w:r>
      <w:bookmarkEnd w:id="2004"/>
    </w:p>
    <w:tbl>
      <w:tblPr>
        <w:tblStyle w:val="TableGrid"/>
        <w:tblpPr w:leftFromText="187" w:rightFromText="187" w:bottomFromText="288" w:vertAnchor="text" w:tblpXSpec="center" w:tblpY="1"/>
        <w:tblOverlap w:val="neve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2335"/>
        <w:gridCol w:w="2070"/>
        <w:gridCol w:w="5305"/>
      </w:tblGrid>
      <w:tr w:rsidR="0049200E" w14:paraId="18D87469" w14:textId="77777777" w:rsidTr="00FB489F">
        <w:trPr>
          <w:tblHeader/>
        </w:trPr>
        <w:tc>
          <w:tcPr>
            <w:tcW w:w="2335" w:type="dxa"/>
            <w:shd w:val="clear" w:color="auto" w:fill="D9D9D9" w:themeFill="background1" w:themeFillShade="D9"/>
            <w:vAlign w:val="center"/>
          </w:tcPr>
          <w:p w14:paraId="41978F47" w14:textId="4CBB4B08" w:rsidR="0049200E" w:rsidRPr="00F67305" w:rsidRDefault="0049200E" w:rsidP="00FB489F">
            <w:pPr>
              <w:rPr>
                <w:b/>
                <w:bCs/>
              </w:rPr>
            </w:pPr>
            <w:r>
              <w:rPr>
                <w:b/>
                <w:bCs/>
              </w:rPr>
              <w:t>Extension Element</w:t>
            </w:r>
          </w:p>
        </w:tc>
        <w:tc>
          <w:tcPr>
            <w:tcW w:w="2070" w:type="dxa"/>
            <w:shd w:val="clear" w:color="auto" w:fill="D9D9D9" w:themeFill="background1" w:themeFillShade="D9"/>
            <w:vAlign w:val="center"/>
          </w:tcPr>
          <w:p w14:paraId="6E606DB5" w14:textId="0D738D4A" w:rsidR="0049200E" w:rsidRPr="00F67305" w:rsidRDefault="009F0C38" w:rsidP="00FB489F">
            <w:pPr>
              <w:rPr>
                <w:b/>
                <w:bCs/>
              </w:rPr>
            </w:pPr>
            <w:r>
              <w:rPr>
                <w:b/>
                <w:bCs/>
              </w:rPr>
              <w:t>Required</w:t>
            </w:r>
          </w:p>
        </w:tc>
        <w:tc>
          <w:tcPr>
            <w:tcW w:w="5305" w:type="dxa"/>
            <w:shd w:val="clear" w:color="auto" w:fill="D9D9D9" w:themeFill="background1" w:themeFillShade="D9"/>
            <w:vAlign w:val="center"/>
          </w:tcPr>
          <w:p w14:paraId="045DAD92" w14:textId="77777777" w:rsidR="0049200E" w:rsidRPr="00F67305" w:rsidRDefault="0049200E" w:rsidP="00FB489F">
            <w:pPr>
              <w:rPr>
                <w:b/>
                <w:bCs/>
              </w:rPr>
            </w:pPr>
            <w:r>
              <w:rPr>
                <w:b/>
                <w:bCs/>
              </w:rPr>
              <w:t>Description</w:t>
            </w:r>
          </w:p>
        </w:tc>
      </w:tr>
      <w:tr w:rsidR="0049200E" w14:paraId="3163396A" w14:textId="77777777" w:rsidTr="002648C0">
        <w:trPr>
          <w:trHeight w:val="674"/>
          <w:tblHeader/>
        </w:trPr>
        <w:tc>
          <w:tcPr>
            <w:tcW w:w="2335" w:type="dxa"/>
          </w:tcPr>
          <w:p w14:paraId="42F6A6BA" w14:textId="14BBCD26" w:rsidR="0049200E" w:rsidRDefault="0049200E" w:rsidP="0049200E">
            <w:r w:rsidRPr="007D4332">
              <w:t xml:space="preserve">  agentRole</w:t>
            </w:r>
          </w:p>
        </w:tc>
        <w:tc>
          <w:tcPr>
            <w:tcW w:w="2070" w:type="dxa"/>
          </w:tcPr>
          <w:p w14:paraId="0B670B76" w14:textId="1296C490" w:rsidR="0049200E" w:rsidRDefault="00926927" w:rsidP="0049200E">
            <w:r>
              <w:t>Yes</w:t>
            </w:r>
          </w:p>
        </w:tc>
        <w:tc>
          <w:tcPr>
            <w:tcW w:w="5305" w:type="dxa"/>
          </w:tcPr>
          <w:p w14:paraId="0B2F51D6" w14:textId="60766FFD" w:rsidR="0049200E" w:rsidRDefault="0049200E" w:rsidP="0049200E">
            <w:r w:rsidRPr="007D4332">
              <w:t xml:space="preserve">String </w:t>
            </w:r>
            <w:r w:rsidR="00183358">
              <w:t xml:space="preserve">element </w:t>
            </w:r>
            <w:r w:rsidR="009618EE">
              <w:t xml:space="preserve">that contains the  entire </w:t>
            </w:r>
            <w:r w:rsidR="009618EE" w:rsidRPr="0049200E">
              <w:t xml:space="preserve">“role” </w:t>
            </w:r>
            <w:r w:rsidR="009618EE">
              <w:t>sub</w:t>
            </w:r>
            <w:r w:rsidR="009618EE" w:rsidRPr="0049200E">
              <w:t>string from the Subject Alternate Name of the Agent’s certificate</w:t>
            </w:r>
            <w:r w:rsidR="00763335">
              <w:t>.</w:t>
            </w:r>
          </w:p>
        </w:tc>
      </w:tr>
    </w:tbl>
    <w:p w14:paraId="0B7605BF" w14:textId="6D37A27A" w:rsidR="0049200E" w:rsidRPr="0049200E" w:rsidRDefault="0049200E" w:rsidP="0049200E">
      <w:pPr>
        <w:pStyle w:val="BodyText"/>
      </w:pPr>
      <w:r>
        <w:t xml:space="preserve">The roles in &lt;agentRole&gt; only apply to the FE in which the agentRole appears. The agentRole MAY contain one or more roles that have no meaning in the context of this FE (for example, a Dispatching role in the “CallHandling” &lt;agentRole&gt;). In this case, a subscriber SHOULD ignore the role. </w:t>
      </w:r>
      <w:hyperlink w:anchor="_Appendix_B_–" w:history="1">
        <w:r w:rsidRPr="004221AE">
          <w:rPr>
            <w:rStyle w:val="Hyperlink"/>
          </w:rPr>
          <w:t>Appendix B</w:t>
        </w:r>
      </w:hyperlink>
      <w:r>
        <w:t xml:space="preserve"> contains PIDF examples with &lt;activityState&gt; and &lt;agentRole&gt; elements.</w:t>
      </w:r>
    </w:p>
    <w:p w14:paraId="2A9B8EF6" w14:textId="77777777" w:rsidR="0049200E" w:rsidRPr="00E102EC" w:rsidRDefault="0049200E" w:rsidP="0049200E">
      <w:pPr>
        <w:pStyle w:val="Heading3"/>
      </w:pPr>
      <w:r>
        <w:t xml:space="preserve"> </w:t>
      </w:r>
      <w:bookmarkStart w:id="2005" w:name="_Toc221701700"/>
      <w:bookmarkStart w:id="2006" w:name="_Toc233105493"/>
      <w:commentRangeStart w:id="2007"/>
      <w:commentRangeStart w:id="2008"/>
      <w:r w:rsidRPr="00E102EC">
        <w:t>Presence Server Policy</w:t>
      </w:r>
      <w:bookmarkEnd w:id="2005"/>
      <w:bookmarkEnd w:id="2006"/>
      <w:commentRangeEnd w:id="2007"/>
      <w:r w:rsidR="00B46583" w:rsidRPr="00E102EC">
        <w:rPr>
          <w:rStyle w:val="CommentReference"/>
          <w:sz w:val="20"/>
          <w:szCs w:val="20"/>
        </w:rPr>
        <w:commentReference w:id="2007"/>
      </w:r>
      <w:commentRangeEnd w:id="2008"/>
      <w:r w:rsidR="00295E70" w:rsidRPr="00E102EC">
        <w:rPr>
          <w:rStyle w:val="CommentReference"/>
          <w:sz w:val="20"/>
          <w:szCs w:val="20"/>
        </w:rPr>
        <w:commentReference w:id="2008"/>
      </w:r>
    </w:p>
    <w:p w14:paraId="19B72DE8" w14:textId="103EFAA8" w:rsidR="0049200E" w:rsidRDefault="0049200E" w:rsidP="00FB60D1">
      <w:pPr>
        <w:pStyle w:val="BodyText"/>
      </w:pPr>
      <w:r>
        <w:t>The Presence Server utilizes rules stored in its provisioned Policy Store to determine the FEs that are allowed to PUBLISH or PUT activity state information to the Presence Server and Watchers that are permitted to subscribe for Agent State information from the Presence Server.</w:t>
      </w:r>
    </w:p>
    <w:p w14:paraId="19ECE37F" w14:textId="58B2585A" w:rsidR="00665066" w:rsidRDefault="0049200E" w:rsidP="00FB60D1">
      <w:pPr>
        <w:pStyle w:val="BodyText"/>
        <w:rPr>
          <w:color w:val="000000"/>
          <w:szCs w:val="24"/>
        </w:rPr>
      </w:pPr>
      <w:r w:rsidRPr="00635444">
        <w:rPr>
          <w:color w:val="000000"/>
          <w:szCs w:val="24"/>
        </w:rPr>
        <w:t xml:space="preserve">The </w:t>
      </w:r>
      <w:r>
        <w:rPr>
          <w:color w:val="000000"/>
          <w:szCs w:val="24"/>
        </w:rPr>
        <w:t>Presence Server is a Service and</w:t>
      </w:r>
      <w:r w:rsidRPr="00635444">
        <w:rPr>
          <w:color w:val="000000"/>
          <w:szCs w:val="24"/>
        </w:rPr>
        <w:t xml:space="preserve"> MUST </w:t>
      </w:r>
      <w:r>
        <w:rPr>
          <w:color w:val="000000"/>
          <w:szCs w:val="24"/>
        </w:rPr>
        <w:t>implement a</w:t>
      </w:r>
      <w:r w:rsidRPr="00635444">
        <w:rPr>
          <w:color w:val="000000"/>
          <w:szCs w:val="24"/>
        </w:rPr>
        <w:t xml:space="preserve"> DRM Policy</w:t>
      </w:r>
      <w:r>
        <w:rPr>
          <w:color w:val="000000"/>
          <w:szCs w:val="24"/>
        </w:rPr>
        <w:t xml:space="preserve"> called</w:t>
      </w:r>
      <w:r w:rsidRPr="00635444">
        <w:rPr>
          <w:color w:val="000000"/>
          <w:szCs w:val="24"/>
        </w:rPr>
        <w:t xml:space="preserve"> </w:t>
      </w:r>
      <w:r>
        <w:rPr>
          <w:color w:val="000000"/>
          <w:szCs w:val="24"/>
        </w:rPr>
        <w:t xml:space="preserve">“PresenceServerPolicy” </w:t>
      </w:r>
      <w:r w:rsidRPr="00635444">
        <w:rPr>
          <w:color w:val="000000"/>
          <w:szCs w:val="24"/>
        </w:rPr>
        <w:t>per the Policy section of this document.</w:t>
      </w:r>
      <w:r w:rsidR="00B23402">
        <w:rPr>
          <w:color w:val="000000"/>
          <w:szCs w:val="24"/>
        </w:rPr>
        <w:t xml:space="preserve"> This document adds “PresenceServerPolicy” to the </w:t>
      </w:r>
      <w:hyperlink w:anchor="_New_Values_for_2" w:history="1">
        <w:r w:rsidR="00B23402" w:rsidRPr="00F21507">
          <w:rPr>
            <w:rStyle w:val="Hyperlink"/>
            <w:rFonts w:asciiTheme="minorHAnsi" w:hAnsiTheme="minorHAnsi"/>
          </w:rPr>
          <w:t>IANA Policy Types Registry</w:t>
        </w:r>
      </w:hyperlink>
      <w:r w:rsidR="00B23402">
        <w:rPr>
          <w:color w:val="000000"/>
          <w:szCs w:val="24"/>
        </w:rPr>
        <w:t>.</w:t>
      </w:r>
      <w:r w:rsidRPr="00635444">
        <w:rPr>
          <w:color w:val="000000"/>
          <w:szCs w:val="24"/>
        </w:rPr>
        <w:t xml:space="preserve"> </w:t>
      </w:r>
      <w:r w:rsidR="00F20F07">
        <w:rPr>
          <w:color w:val="000000"/>
          <w:szCs w:val="24"/>
        </w:rPr>
        <w:t xml:space="preserve">This document adds the following </w:t>
      </w:r>
      <w:r w:rsidR="00F20F07">
        <w:rPr>
          <w:color w:val="000000"/>
          <w:szCs w:val="24"/>
        </w:rPr>
        <w:lastRenderedPageBreak/>
        <w:t xml:space="preserve">Presence Server Interface Names to the </w:t>
      </w:r>
      <w:hyperlink w:anchor="_New_Values_for_2" w:history="1">
        <w:r w:rsidR="00F20F07" w:rsidRPr="00F21507">
          <w:rPr>
            <w:rStyle w:val="Hyperlink"/>
            <w:rFonts w:asciiTheme="minorHAnsi" w:hAnsiTheme="minorHAnsi"/>
          </w:rPr>
          <w:t>IANA Policy Types Registry</w:t>
        </w:r>
      </w:hyperlink>
      <w:r w:rsidR="00DA134E">
        <w:t xml:space="preserve"> for use in</w:t>
      </w:r>
      <w:r w:rsidR="003A11A5">
        <w:t xml:space="preserve"> PresenceServerPolicy</w:t>
      </w:r>
      <w:r w:rsidR="00DA134E">
        <w:t xml:space="preserve"> </w:t>
      </w:r>
      <w:r w:rsidR="003A11A5">
        <w:t>DRM rules</w:t>
      </w:r>
      <w:r w:rsidR="00DA134E">
        <w:t>:</w:t>
      </w:r>
    </w:p>
    <w:p w14:paraId="1D5CE2EA" w14:textId="5EDE2DA6" w:rsidR="00FB60D1" w:rsidRPr="0084206B" w:rsidRDefault="00FB60D1" w:rsidP="00FB60D1">
      <w:pPr>
        <w:pStyle w:val="Caption"/>
        <w:keepNext/>
      </w:pPr>
      <w:bookmarkStart w:id="2009" w:name="_Toc232082438"/>
      <w:r w:rsidRPr="0084206B">
        <w:t xml:space="preserve">Table </w:t>
      </w:r>
      <w:fldSimple w:instr=" STYLEREF 1 \s ">
        <w:r w:rsidR="00E371AD">
          <w:rPr>
            <w:noProof/>
          </w:rPr>
          <w:t>4</w:t>
        </w:r>
      </w:fldSimple>
      <w:r w:rsidR="00E371AD">
        <w:noBreakHyphen/>
      </w:r>
      <w:fldSimple w:instr=" SEQ Table \* ARABIC \s 1 ">
        <w:r w:rsidR="00E371AD">
          <w:rPr>
            <w:noProof/>
          </w:rPr>
          <w:t>10</w:t>
        </w:r>
      </w:fldSimple>
      <w:r w:rsidRPr="0084206B">
        <w:t xml:space="preserve"> </w:t>
      </w:r>
      <w:r w:rsidR="00C72CB2">
        <w:t xml:space="preserve">Presence Server </w:t>
      </w:r>
      <w:r w:rsidR="00DC252C">
        <w:t>Interface Names</w:t>
      </w:r>
      <w:bookmarkEnd w:id="2009"/>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29" w:type="dxa"/>
        </w:tblCellMar>
        <w:tblLook w:val="04A0" w:firstRow="1" w:lastRow="0" w:firstColumn="1" w:lastColumn="0" w:noHBand="0" w:noVBand="1"/>
      </w:tblPr>
      <w:tblGrid>
        <w:gridCol w:w="4860"/>
        <w:gridCol w:w="4860"/>
      </w:tblGrid>
      <w:tr w:rsidR="00FB60D1" w14:paraId="194452B1" w14:textId="77777777" w:rsidTr="00FB489F">
        <w:trPr>
          <w:tblHeader/>
        </w:trPr>
        <w:tc>
          <w:tcPr>
            <w:tcW w:w="2500" w:type="pct"/>
            <w:shd w:val="clear" w:color="auto" w:fill="D9D9D9" w:themeFill="background1" w:themeFillShade="D9"/>
            <w:tcMar>
              <w:left w:w="115" w:type="dxa"/>
              <w:right w:w="115" w:type="dxa"/>
            </w:tcMar>
          </w:tcPr>
          <w:p w14:paraId="0F79E3A8" w14:textId="251F86F2" w:rsidR="00FB60D1" w:rsidRPr="00F67305" w:rsidRDefault="00DC252C" w:rsidP="00FB489F">
            <w:pPr>
              <w:rPr>
                <w:b/>
                <w:bCs/>
              </w:rPr>
            </w:pPr>
            <w:r>
              <w:rPr>
                <w:b/>
                <w:bCs/>
              </w:rPr>
              <w:t>Interface Name</w:t>
            </w:r>
          </w:p>
        </w:tc>
        <w:tc>
          <w:tcPr>
            <w:tcW w:w="2500" w:type="pct"/>
            <w:shd w:val="clear" w:color="auto" w:fill="D9D9D9" w:themeFill="background1" w:themeFillShade="D9"/>
            <w:tcMar>
              <w:left w:w="115" w:type="dxa"/>
              <w:right w:w="115" w:type="dxa"/>
            </w:tcMar>
          </w:tcPr>
          <w:p w14:paraId="521F63CB" w14:textId="77777777" w:rsidR="00FB60D1" w:rsidRPr="00F67305" w:rsidRDefault="00FB60D1" w:rsidP="00FB489F">
            <w:pPr>
              <w:rPr>
                <w:b/>
                <w:bCs/>
              </w:rPr>
            </w:pPr>
            <w:r>
              <w:rPr>
                <w:b/>
                <w:bCs/>
              </w:rPr>
              <w:t>Description</w:t>
            </w:r>
          </w:p>
        </w:tc>
      </w:tr>
      <w:tr w:rsidR="00FB60D1" w14:paraId="686A0658" w14:textId="77777777" w:rsidTr="00FB489F">
        <w:tc>
          <w:tcPr>
            <w:tcW w:w="2500" w:type="pct"/>
            <w:tcMar>
              <w:left w:w="115" w:type="dxa"/>
              <w:right w:w="115" w:type="dxa"/>
            </w:tcMar>
          </w:tcPr>
          <w:p w14:paraId="6D251203" w14:textId="27F2211F" w:rsidR="00FB60D1" w:rsidRDefault="00FB60D1" w:rsidP="00FB60D1">
            <w:r w:rsidRPr="00046985">
              <w:t>AgentPresencePublish</w:t>
            </w:r>
          </w:p>
        </w:tc>
        <w:tc>
          <w:tcPr>
            <w:tcW w:w="2500" w:type="pct"/>
            <w:tcMar>
              <w:left w:w="115" w:type="dxa"/>
              <w:right w:w="115" w:type="dxa"/>
            </w:tcMar>
          </w:tcPr>
          <w:p w14:paraId="4230E265" w14:textId="4504428B" w:rsidR="00FB60D1" w:rsidRDefault="00FB60D1" w:rsidP="00FB60D1">
            <w:r w:rsidRPr="00046985">
              <w:t>The PUBLISH interface of the Presence Server for SIP elements to report Activity State for an Agent</w:t>
            </w:r>
          </w:p>
        </w:tc>
      </w:tr>
      <w:tr w:rsidR="00FB60D1" w14:paraId="6B8E4075" w14:textId="77777777" w:rsidTr="00FB489F">
        <w:tc>
          <w:tcPr>
            <w:tcW w:w="2500" w:type="pct"/>
            <w:tcMar>
              <w:left w:w="115" w:type="dxa"/>
              <w:right w:w="115" w:type="dxa"/>
            </w:tcMar>
          </w:tcPr>
          <w:p w14:paraId="46824D03" w14:textId="09C2D6D7" w:rsidR="00FB60D1" w:rsidRDefault="00FB60D1" w:rsidP="00FB60D1">
            <w:r w:rsidRPr="00046985">
              <w:t>AgentPresencePut</w:t>
            </w:r>
          </w:p>
        </w:tc>
        <w:tc>
          <w:tcPr>
            <w:tcW w:w="2500" w:type="pct"/>
            <w:tcMar>
              <w:left w:w="115" w:type="dxa"/>
              <w:right w:w="115" w:type="dxa"/>
            </w:tcMar>
          </w:tcPr>
          <w:p w14:paraId="0FD14D46" w14:textId="50F56ECF" w:rsidR="00FB60D1" w:rsidRDefault="00FB60D1" w:rsidP="00FB60D1">
            <w:r w:rsidRPr="00046985">
              <w:t>The SetAgentActivityState Web Service interface of the Presence Server for non-SIP elements to report Activity State for an Agent</w:t>
            </w:r>
          </w:p>
        </w:tc>
      </w:tr>
      <w:tr w:rsidR="00FB60D1" w14:paraId="4BA67A09" w14:textId="77777777" w:rsidTr="00FB489F">
        <w:tc>
          <w:tcPr>
            <w:tcW w:w="2500" w:type="pct"/>
            <w:tcMar>
              <w:left w:w="115" w:type="dxa"/>
              <w:right w:w="115" w:type="dxa"/>
            </w:tcMar>
          </w:tcPr>
          <w:p w14:paraId="4B4BB407" w14:textId="53D63D39" w:rsidR="00FB60D1" w:rsidRPr="009404A6" w:rsidRDefault="00FB60D1" w:rsidP="00FB60D1">
            <w:r w:rsidRPr="00046985">
              <w:t>AgentPresenceSubscribe</w:t>
            </w:r>
          </w:p>
        </w:tc>
        <w:tc>
          <w:tcPr>
            <w:tcW w:w="2500" w:type="pct"/>
            <w:tcMar>
              <w:left w:w="115" w:type="dxa"/>
              <w:right w:w="115" w:type="dxa"/>
            </w:tcMar>
          </w:tcPr>
          <w:p w14:paraId="32463D32" w14:textId="22C125B8" w:rsidR="00FB60D1" w:rsidRDefault="00FB60D1" w:rsidP="00FB60D1">
            <w:pPr>
              <w:rPr>
                <w:bCs/>
              </w:rPr>
            </w:pPr>
            <w:r w:rsidRPr="00046985">
              <w:t>The SUBSCRIBE interface of  the Presence Server to retrieve AgentActivityState</w:t>
            </w:r>
          </w:p>
        </w:tc>
      </w:tr>
    </w:tbl>
    <w:p w14:paraId="725EE5D3" w14:textId="2135D901" w:rsidR="00FB60D1" w:rsidRDefault="00FB60D1" w:rsidP="00FB60D1">
      <w:pPr>
        <w:pStyle w:val="BodyText"/>
      </w:pPr>
      <w:r w:rsidRPr="00825BD9">
        <w:t>For example, the AgentPresencePut interface would be specified in a DRM rule as &lt;serviceName&gt;.&lt;resourceName&gt;, i.e. “PresenceServer.AgentPresencePut”.</w:t>
      </w:r>
      <w:r>
        <w:t xml:space="preserve"> Data Rights Management (DRM) rules for the Presence Server use the mechanisms described in the Authorization and Data Rights Management section of this document to define the  permissions for entities that utilize the Presence Server. </w:t>
      </w:r>
    </w:p>
    <w:p w14:paraId="332762C6" w14:textId="7E576F4D" w:rsidR="00FB60D1" w:rsidRPr="00FB60D1" w:rsidRDefault="00FB60D1" w:rsidP="00FB60D1">
      <w:pPr>
        <w:pStyle w:val="BodyText"/>
      </w:pPr>
      <w:r w:rsidRPr="00825BD9">
        <w:t>Data items are named by the name of the object (</w:t>
      </w:r>
      <w:r>
        <w:t>a</w:t>
      </w:r>
      <w:r w:rsidRPr="00825BD9">
        <w:t xml:space="preserve">ctivityState in this case) and the </w:t>
      </w:r>
      <w:r>
        <w:t>element</w:t>
      </w:r>
      <w:r w:rsidRPr="00825BD9">
        <w:t xml:space="preserve"> tag (if access is controlled by </w:t>
      </w:r>
      <w:r>
        <w:t>element</w:t>
      </w:r>
      <w:r w:rsidRPr="00825BD9">
        <w:t>) separated by a period. For example, “</w:t>
      </w:r>
      <w:r>
        <w:t>presence.tuple.activityState.voiceMedia</w:t>
      </w:r>
      <w:r w:rsidRPr="00825BD9">
        <w:t xml:space="preserve">”. If </w:t>
      </w:r>
      <w:r>
        <w:t>the object</w:t>
      </w:r>
      <w:r w:rsidRPr="00825BD9">
        <w:t xml:space="preserve"> name is specified</w:t>
      </w:r>
      <w:r>
        <w:t xml:space="preserve"> (e.g. “presence”) without a member name</w:t>
      </w:r>
      <w:r w:rsidRPr="00825BD9">
        <w:t xml:space="preserve">, </w:t>
      </w:r>
      <w:r>
        <w:t xml:space="preserve">then </w:t>
      </w:r>
      <w:r w:rsidRPr="00825BD9">
        <w:t xml:space="preserve">access to the entire </w:t>
      </w:r>
      <w:r>
        <w:t>object</w:t>
      </w:r>
      <w:r w:rsidRPr="00825BD9">
        <w:t xml:space="preserve"> is controlled by the rule.</w:t>
      </w:r>
      <w:r>
        <w:t xml:space="preserve"> </w:t>
      </w:r>
    </w:p>
    <w:p w14:paraId="42E8BAAF" w14:textId="77777777" w:rsidR="001F2976" w:rsidRPr="00E102EC" w:rsidRDefault="001F2976" w:rsidP="001F2976">
      <w:pPr>
        <w:pStyle w:val="Heading2"/>
      </w:pPr>
      <w:bookmarkStart w:id="2010" w:name="_Media_Proxy_Functional"/>
      <w:bookmarkStart w:id="2011" w:name="_Toc158902446"/>
      <w:bookmarkStart w:id="2012" w:name="_Toc221701701"/>
      <w:bookmarkStart w:id="2013" w:name="_Toc233105494"/>
      <w:bookmarkEnd w:id="2010"/>
      <w:commentRangeStart w:id="2014"/>
      <w:commentRangeStart w:id="2015"/>
      <w:r w:rsidRPr="00E102EC">
        <w:t xml:space="preserve">Media Proxy </w:t>
      </w:r>
      <w:commentRangeEnd w:id="2014"/>
      <w:r w:rsidR="00B46583" w:rsidRPr="00E102EC">
        <w:rPr>
          <w:rStyle w:val="CommentReference"/>
          <w:sz w:val="20"/>
          <w:szCs w:val="20"/>
        </w:rPr>
        <w:commentReference w:id="2014"/>
      </w:r>
      <w:commentRangeEnd w:id="2015"/>
      <w:r w:rsidR="001E1C7B" w:rsidRPr="00E102EC">
        <w:rPr>
          <w:rStyle w:val="CommentReference"/>
          <w:sz w:val="20"/>
          <w:szCs w:val="20"/>
        </w:rPr>
        <w:commentReference w:id="2015"/>
      </w:r>
      <w:r w:rsidRPr="00E102EC">
        <w:t>Functional Element</w:t>
      </w:r>
      <w:bookmarkEnd w:id="2011"/>
      <w:bookmarkEnd w:id="2012"/>
      <w:bookmarkEnd w:id="2013"/>
    </w:p>
    <w:p w14:paraId="66129AD5" w14:textId="51C31B92" w:rsidR="001F2976" w:rsidRDefault="001F2976" w:rsidP="001F2976">
      <w:pPr>
        <w:pStyle w:val="BodyText"/>
      </w:pPr>
      <w:r>
        <w:t>The Media Proxy FE provides external one-way media to a requesting Agent via a mediaProxyUri it creates and returns from the MediaProxyUriRequest web service, acting as a proxy for the external media source. The mediaProxyUri MUST be used by all Agents to access the external media and the Media Proxy MUST log all Media it provides. Otherwise, media retrieved directly by a Responder would not be logged.</w:t>
      </w:r>
    </w:p>
    <w:p w14:paraId="682E16A2" w14:textId="1FD2D1F2" w:rsidR="001F2976" w:rsidRDefault="001F2976" w:rsidP="001F2976">
      <w:pPr>
        <w:pStyle w:val="BodyText"/>
      </w:pPr>
      <w:r>
        <w:t xml:space="preserve">Retrieved media could contain malware and MUST be treated by the Media Proxy as specified in the </w:t>
      </w:r>
      <w:r w:rsidRPr="00331B34">
        <w:rPr>
          <w:i/>
          <w:iCs/>
        </w:rPr>
        <w:t xml:space="preserve">Security for Next Generation </w:t>
      </w:r>
      <w:r>
        <w:rPr>
          <w:i/>
          <w:iCs/>
        </w:rPr>
        <w:t>9</w:t>
      </w:r>
      <w:r>
        <w:rPr>
          <w:i/>
          <w:iCs/>
        </w:rPr>
        <w:noBreakHyphen/>
        <w:t>1</w:t>
      </w:r>
      <w:r>
        <w:rPr>
          <w:i/>
          <w:iCs/>
        </w:rPr>
        <w:noBreakHyphen/>
        <w:t>1</w:t>
      </w:r>
      <w:r w:rsidRPr="00331B34">
        <w:rPr>
          <w:i/>
          <w:iCs/>
        </w:rPr>
        <w:t xml:space="preserve"> Standard (NG-</w:t>
      </w:r>
      <w:r w:rsidRPr="00A5464B">
        <w:rPr>
          <w:i/>
          <w:iCs/>
        </w:rPr>
        <w:t>SEC)</w:t>
      </w:r>
      <w:r>
        <w:t xml:space="preserve">, </w:t>
      </w:r>
      <w:r w:rsidRPr="00CB789E">
        <w:t>NENA</w:t>
      </w:r>
      <w:r>
        <w:t>-</w:t>
      </w:r>
      <w:r w:rsidRPr="00CB789E">
        <w:t>STA</w:t>
      </w:r>
      <w:r>
        <w:t>-</w:t>
      </w:r>
      <w:r w:rsidRPr="00CB789E">
        <w:t>040</w:t>
      </w:r>
      <w:r>
        <w:t xml:space="preserve"> </w:t>
      </w:r>
      <w:r w:rsidR="000A535F">
        <w:fldChar w:fldCharType="begin"/>
      </w:r>
      <w:r w:rsidR="000A535F">
        <w:instrText xml:space="preserve"> REF _Ref225763671 \r \h </w:instrText>
      </w:r>
      <w:r w:rsidR="000A535F">
        <w:fldChar w:fldCharType="separate"/>
      </w:r>
      <w:r w:rsidR="000A535F">
        <w:t>[12]</w:t>
      </w:r>
      <w:r w:rsidR="000A535F">
        <w:fldChar w:fldCharType="end"/>
      </w:r>
      <w:r>
        <w:t>.</w:t>
      </w:r>
    </w:p>
    <w:p w14:paraId="4B2721B0" w14:textId="77777777" w:rsidR="001F2976" w:rsidRDefault="001F2976" w:rsidP="001F2976">
      <w:pPr>
        <w:pStyle w:val="BodyText"/>
      </w:pPr>
      <w:r>
        <w:t>One-way media comes from three sources:</w:t>
      </w:r>
    </w:p>
    <w:p w14:paraId="374438CD" w14:textId="77777777" w:rsidR="001F2976" w:rsidRDefault="001F2976" w:rsidP="001F2976">
      <w:pPr>
        <w:pStyle w:val="ListParagraph"/>
      </w:pPr>
      <w:r>
        <w:t>Responders via Responder Data Services (body and dash cameras for example)</w:t>
      </w:r>
    </w:p>
    <w:p w14:paraId="4F43DE79" w14:textId="77777777" w:rsidR="001F2976" w:rsidRPr="00D731AF" w:rsidRDefault="001F2976" w:rsidP="001F2976">
      <w:pPr>
        <w:pStyle w:val="ListParagraph"/>
      </w:pPr>
      <w:r>
        <w:t>Public or private sources of streaming media (surveillance cameras, smartphone video stream, etc.)</w:t>
      </w:r>
    </w:p>
    <w:p w14:paraId="79BAA52A" w14:textId="77777777" w:rsidR="001F2976" w:rsidRDefault="001F2976" w:rsidP="001F2976">
      <w:pPr>
        <w:pStyle w:val="ListParagraph"/>
      </w:pPr>
      <w:r>
        <w:t>Public or private sources of files accessible via a given URI (pictures, audio or video clips, documents, etc.)</w:t>
      </w:r>
    </w:p>
    <w:p w14:paraId="4865CF33" w14:textId="3D86B3DC" w:rsidR="001F2976" w:rsidRDefault="001F2976" w:rsidP="001F2976">
      <w:pPr>
        <w:pStyle w:val="BodyText"/>
      </w:pPr>
      <w:r>
        <w:t>In all cases, media can be delivered to an Agent in a PSAP, to an Agent in another Agency, or to an Agent who is a responder in the field. The Media Proxy does not render the media, it just delivers the media to the requesting Agent, who is expected to have a device or application capable of rendering the media. The Media Proxy handles URIs for streaming media and file media as described below.</w:t>
      </w:r>
    </w:p>
    <w:p w14:paraId="0DC3FD75" w14:textId="6FE83FFC" w:rsidR="00763400" w:rsidRDefault="001F2976" w:rsidP="001F2976">
      <w:pPr>
        <w:pStyle w:val="BodyText"/>
      </w:pPr>
      <w:r>
        <w:t xml:space="preserve">Media consumed by any </w:t>
      </w:r>
      <w:r w:rsidR="007071F4">
        <w:t>entity</w:t>
      </w:r>
      <w:r>
        <w:t>, including responders, MUST be logged. Some external media sources may not have access to the NG9</w:t>
      </w:r>
      <w:r>
        <w:noBreakHyphen/>
        <w:t>1</w:t>
      </w:r>
      <w:r>
        <w:noBreakHyphen/>
        <w:t xml:space="preserve">1 logging service if a responder accesses the media </w:t>
      </w:r>
      <w:r>
        <w:lastRenderedPageBreak/>
        <w:t xml:space="preserve">directly. Also, policy may govern which </w:t>
      </w:r>
      <w:r w:rsidR="006C7809">
        <w:t xml:space="preserve">entities </w:t>
      </w:r>
      <w:r>
        <w:t>are allowed access to certain media sources. The Media Proxy FE fulfills these needs.</w:t>
      </w:r>
      <w:r>
        <w:br/>
      </w:r>
      <w:r>
        <w:br/>
        <w:t xml:space="preserve">When an FE wishes to send an EIDO </w:t>
      </w:r>
      <w:r w:rsidR="00763400">
        <w:t xml:space="preserve">referencing </w:t>
      </w:r>
      <w:r>
        <w:t>one-way media</w:t>
      </w:r>
      <w:r w:rsidR="00F631DB">
        <w:t xml:space="preserve">, it MUST send the original URI, not a Media Proxy URI. The entity that wishes to access the media MUST obtain a Media Proxy URI via the </w:t>
      </w:r>
      <w:commentRangeStart w:id="2016"/>
      <w:r w:rsidR="00F631DB">
        <w:fldChar w:fldCharType="begin"/>
      </w:r>
      <w:r w:rsidR="00F631DB">
        <w:instrText>HYPERLINK \l "_Media_Proxy_URI"</w:instrText>
      </w:r>
      <w:r w:rsidR="00F631DB">
        <w:fldChar w:fldCharType="separate"/>
      </w:r>
      <w:r w:rsidR="00F631DB" w:rsidRPr="007A4983">
        <w:rPr>
          <w:rStyle w:val="Hyperlink"/>
        </w:rPr>
        <w:t>Media Proxy Uri Request Web Service</w:t>
      </w:r>
      <w:r w:rsidR="00F631DB">
        <w:fldChar w:fldCharType="end"/>
      </w:r>
      <w:commentRangeEnd w:id="2016"/>
      <w:r w:rsidR="00B46583">
        <w:rPr>
          <w:rStyle w:val="CommentReference"/>
          <w:sz w:val="20"/>
          <w:szCs w:val="20"/>
        </w:rPr>
        <w:commentReference w:id="2016"/>
      </w:r>
      <w:r w:rsidR="00F631DB">
        <w:t xml:space="preserve">. </w:t>
      </w:r>
    </w:p>
    <w:p w14:paraId="70D7BFBD" w14:textId="503DC36D" w:rsidR="001F2976" w:rsidRDefault="001F2976" w:rsidP="001F2976">
      <w:pPr>
        <w:pStyle w:val="BodyText"/>
      </w:pPr>
      <w:r>
        <w:t xml:space="preserve">Media Proxy URIs MUST be RTSP or HTTP URIs, and the Media Proxy </w:t>
      </w:r>
      <w:r w:rsidRPr="00B01036">
        <w:t>MUST support original URIs that are RTSP or HTTP URIs</w:t>
      </w:r>
      <w:r>
        <w:t xml:space="preserve">. </w:t>
      </w:r>
      <w:r w:rsidRPr="00B01036">
        <w:t>The Media Proxy MAY support other protocols, but such implementations are not standardized herein.</w:t>
      </w:r>
      <w:r>
        <w:t xml:space="preserve"> The Media Proxy maintains a mapping between the original URI and the Media Proxy URI it returns. </w:t>
      </w:r>
    </w:p>
    <w:p w14:paraId="4FC1814D" w14:textId="77777777" w:rsidR="0004490D" w:rsidRDefault="001F2976" w:rsidP="001F2976">
      <w:pPr>
        <w:pStyle w:val="BodyText"/>
      </w:pPr>
      <w:r>
        <w:t xml:space="preserve">The Media Proxy MUST ensure that any mediaProxyUri returned by the MediaProxyUriRequest web service remains valid until the expirationTimestamp provided in the response has passed. Subsequent requests for the media MUST receive a </w:t>
      </w:r>
      <w:commentRangeStart w:id="2017"/>
      <w:commentRangeStart w:id="2018"/>
      <w:commentRangeStart w:id="2019"/>
      <w:r>
        <w:t xml:space="preserve">“410 </w:t>
      </w:r>
      <w:r w:rsidR="00EC401A">
        <w:t>Gone</w:t>
      </w:r>
      <w:r>
        <w:t>”</w:t>
      </w:r>
      <w:commentRangeEnd w:id="2017"/>
      <w:r w:rsidR="00B46583">
        <w:rPr>
          <w:rStyle w:val="CommentReference"/>
          <w:sz w:val="20"/>
          <w:szCs w:val="20"/>
        </w:rPr>
        <w:commentReference w:id="2017"/>
      </w:r>
      <w:commentRangeEnd w:id="2018"/>
      <w:r w:rsidR="00E77C49">
        <w:rPr>
          <w:rStyle w:val="CommentReference"/>
          <w:sz w:val="20"/>
          <w:szCs w:val="20"/>
        </w:rPr>
        <w:commentReference w:id="2018"/>
      </w:r>
      <w:commentRangeEnd w:id="2019"/>
      <w:r w:rsidR="00E86D69">
        <w:rPr>
          <w:rStyle w:val="CommentReference"/>
          <w:sz w:val="20"/>
          <w:szCs w:val="20"/>
        </w:rPr>
        <w:commentReference w:id="2019"/>
      </w:r>
      <w:r>
        <w:t xml:space="preserve"> response and the requestor</w:t>
      </w:r>
      <w:r w:rsidR="00EC401A">
        <w:t xml:space="preserve"> MUST determine whether the expirationTimestamp has passed</w:t>
      </w:r>
      <w:r w:rsidR="00696FCA">
        <w:t>,</w:t>
      </w:r>
      <w:r>
        <w:t xml:space="preserve"> </w:t>
      </w:r>
      <w:r w:rsidR="00696FCA">
        <w:t>thus requiring it</w:t>
      </w:r>
      <w:r>
        <w:t xml:space="preserve"> to obtain a new mediaProxyUri to retrieve the media. In all other cases, the Media Proxy returns the status code it received from the original URI.</w:t>
      </w:r>
    </w:p>
    <w:p w14:paraId="1FE3A1DC" w14:textId="324D32E4" w:rsidR="001F2976" w:rsidRDefault="001F2976" w:rsidP="001F2976">
      <w:pPr>
        <w:pStyle w:val="BodyText"/>
      </w:pPr>
      <w:r>
        <w:t xml:space="preserve">The Media Proxy FE MUST log each MediaProxyUriRequest and MediaProxyUriResponse with the MediaProxyUriRequestLogEvent and MediaProxyUriResponseLogEvent respectively, as defined in the Logging Service section of this document. </w:t>
      </w:r>
    </w:p>
    <w:p w14:paraId="24246983" w14:textId="77777777" w:rsidR="0090751B" w:rsidRDefault="001F707E" w:rsidP="0090751B">
      <w:pPr>
        <w:pStyle w:val="Heading3"/>
      </w:pPr>
      <w:r>
        <w:t xml:space="preserve"> </w:t>
      </w:r>
      <w:bookmarkStart w:id="2020" w:name="_Toc221701702"/>
      <w:bookmarkStart w:id="2021" w:name="_Toc233105495"/>
      <w:r w:rsidR="0090751B">
        <w:t>Streaming Media</w:t>
      </w:r>
      <w:bookmarkEnd w:id="2020"/>
      <w:bookmarkEnd w:id="2021"/>
    </w:p>
    <w:p w14:paraId="5D1FDD7B" w14:textId="5131EA25" w:rsidR="0090751B" w:rsidRDefault="0090751B" w:rsidP="0090751B">
      <w:pPr>
        <w:pStyle w:val="BodyText"/>
      </w:pPr>
      <w:r>
        <w:t>One-way streaming media is handled, in all cases, by a URI to the media, which the consumer uses by resolving the URI to an RTSP media stream. The Media Proxy FE retrieves the media from the original source and streams it to the consumer. See the Media Proxy URI Request section for details on how a local Media Proxy URI to the media is retrieved by the consumer.</w:t>
      </w:r>
    </w:p>
    <w:p w14:paraId="259462BA" w14:textId="0F50BF89" w:rsidR="0090751B" w:rsidRDefault="0090751B" w:rsidP="0090751B">
      <w:pPr>
        <w:pStyle w:val="BodyText"/>
        <w:rPr>
          <w:ins w:id="2022" w:author="Michael Smith [2]" w:date="2026-06-16T15:47:00Z" w16du:dateUtc="2026-06-16T19:47:00Z"/>
        </w:rPr>
      </w:pPr>
      <w:r>
        <w:t xml:space="preserve">The Media Proxy FE MUST support </w:t>
      </w:r>
      <w:r w:rsidRPr="00494AEB">
        <w:rPr>
          <w:i/>
          <w:iCs/>
        </w:rPr>
        <w:t>Real Time Streaming Protocol (RTSP)</w:t>
      </w:r>
      <w:r>
        <w:rPr>
          <w:i/>
          <w:iCs/>
        </w:rPr>
        <w:t xml:space="preserve"> 2.0,</w:t>
      </w:r>
      <w:r>
        <w:t xml:space="preserve"> RFC 7826 </w:t>
      </w:r>
      <w:r w:rsidR="00783B8F">
        <w:fldChar w:fldCharType="begin"/>
      </w:r>
      <w:r w:rsidR="00783B8F">
        <w:instrText xml:space="preserve"> REF _Ref225852345 \r \h </w:instrText>
      </w:r>
      <w:r w:rsidR="00783B8F">
        <w:fldChar w:fldCharType="separate"/>
      </w:r>
      <w:r w:rsidR="00783B8F">
        <w:t>[67]</w:t>
      </w:r>
      <w:r w:rsidR="00783B8F">
        <w:fldChar w:fldCharType="end"/>
      </w:r>
      <w:r>
        <w:t xml:space="preserve">, for both media sources and consumers. </w:t>
      </w:r>
      <w:r w:rsidRPr="00494AEB">
        <w:rPr>
          <w:i/>
          <w:iCs/>
        </w:rPr>
        <w:t>Real Time Streaming Protocol (RTSP) RTSP 1.0,</w:t>
      </w:r>
      <w:r>
        <w:t xml:space="preserve"> RFC 2326 </w:t>
      </w:r>
      <w:r w:rsidR="00783B8F">
        <w:fldChar w:fldCharType="begin"/>
      </w:r>
      <w:r w:rsidR="00783B8F">
        <w:instrText xml:space="preserve"> REF _Ref225852372 \r \h </w:instrText>
      </w:r>
      <w:r w:rsidR="00783B8F">
        <w:fldChar w:fldCharType="separate"/>
      </w:r>
      <w:r w:rsidR="00783B8F">
        <w:t>[68]</w:t>
      </w:r>
      <w:r w:rsidR="00783B8F">
        <w:fldChar w:fldCharType="end"/>
      </w:r>
      <w:r>
        <w:t xml:space="preserve"> MAY be supported through a gateway, but such implementations are not standardized in this document.</w:t>
      </w:r>
    </w:p>
    <w:p w14:paraId="4985B6D1" w14:textId="0B95B0BA" w:rsidR="0085410A" w:rsidRDefault="00D31FCB" w:rsidP="0090751B">
      <w:pPr>
        <w:pStyle w:val="BodyText"/>
      </w:pPr>
      <w:commentRangeStart w:id="2023"/>
      <w:ins w:id="2024" w:author="Michael Smith [2]" w:date="2026-06-16T15:50:00Z" w16du:dateUtc="2026-06-16T19:50:00Z">
        <w:r>
          <w:t xml:space="preserve">The Media Proxy URI Request web service returns </w:t>
        </w:r>
      </w:ins>
      <w:ins w:id="2025" w:author="Michael Smith [2]" w:date="2026-06-16T15:51:00Z" w16du:dateUtc="2026-06-16T19:51:00Z">
        <w:r w:rsidR="00967E64">
          <w:t>a s</w:t>
        </w:r>
      </w:ins>
      <w:ins w:id="2026" w:author="Michael Smith [2]" w:date="2026-06-16T15:52:00Z" w16du:dateUtc="2026-06-16T19:52:00Z">
        <w:r w:rsidR="00967E64">
          <w:t xml:space="preserve">ecure </w:t>
        </w:r>
        <w:r w:rsidR="00575498">
          <w:t>RTSP</w:t>
        </w:r>
      </w:ins>
      <w:ins w:id="2027" w:author="Michael Smith [2]" w:date="2026-06-16T16:03:00Z" w16du:dateUtc="2026-06-16T20:03:00Z">
        <w:r w:rsidR="00B706E0">
          <w:t>S</w:t>
        </w:r>
      </w:ins>
      <w:ins w:id="2028" w:author="Michael Smith [2]" w:date="2026-06-16T15:52:00Z" w16du:dateUtc="2026-06-16T19:52:00Z">
        <w:r w:rsidR="00575498">
          <w:t xml:space="preserve"> URI for retrieving streaming media </w:t>
        </w:r>
      </w:ins>
      <w:ins w:id="2029" w:author="Michael Smith [2]" w:date="2026-06-16T15:54:00Z" w16du:dateUtc="2026-06-16T19:54:00Z">
        <w:r w:rsidR="00434C7E">
          <w:t xml:space="preserve">even if the original URI is </w:t>
        </w:r>
      </w:ins>
      <w:ins w:id="2030" w:author="Michael Smith [2]" w:date="2026-06-16T16:03:00Z" w16du:dateUtc="2026-06-16T20:03:00Z">
        <w:r w:rsidR="00B706E0">
          <w:t xml:space="preserve">not </w:t>
        </w:r>
      </w:ins>
      <w:ins w:id="2031" w:author="Michael Smith [2]" w:date="2026-06-16T15:54:00Z" w16du:dateUtc="2026-06-16T19:54:00Z">
        <w:r w:rsidR="00930B73">
          <w:t>secure</w:t>
        </w:r>
      </w:ins>
      <w:ins w:id="2032" w:author="Michael Smith [2]" w:date="2026-06-16T16:06:00Z" w16du:dateUtc="2026-06-16T20:06:00Z">
        <w:r w:rsidR="00BE228B">
          <w:t>.</w:t>
        </w:r>
      </w:ins>
      <w:ins w:id="2033" w:author="Michael Smith [2]" w:date="2026-06-16T15:55:00Z" w16du:dateUtc="2026-06-16T19:55:00Z">
        <w:r w:rsidR="00930B73">
          <w:t xml:space="preserve"> </w:t>
        </w:r>
      </w:ins>
      <w:ins w:id="2034" w:author="Michael Smith [2]" w:date="2026-06-16T16:06:00Z" w16du:dateUtc="2026-06-16T20:06:00Z">
        <w:r w:rsidR="00BE228B">
          <w:t>The Media Proxy</w:t>
        </w:r>
      </w:ins>
      <w:ins w:id="2035" w:author="Michael Smith [2]" w:date="2026-06-16T15:55:00Z" w16du:dateUtc="2026-06-16T19:55:00Z">
        <w:r w:rsidR="00930B73">
          <w:t xml:space="preserve"> MUST allow </w:t>
        </w:r>
      </w:ins>
      <w:ins w:id="2036" w:author="Michael Smith [2]" w:date="2026-06-16T16:04:00Z" w16du:dateUtc="2026-06-16T20:04:00Z">
        <w:r w:rsidR="00B8123C">
          <w:t xml:space="preserve">access to the </w:t>
        </w:r>
        <w:r w:rsidR="00265D1C">
          <w:t xml:space="preserve">media </w:t>
        </w:r>
      </w:ins>
      <w:ins w:id="2037" w:author="Michael Smith [2]" w:date="2026-06-16T16:07:00Z" w16du:dateUtc="2026-06-16T20:07:00Z">
        <w:r w:rsidR="000863D4">
          <w:t>only through this secure URI</w:t>
        </w:r>
        <w:r w:rsidR="001B52F5">
          <w:t xml:space="preserve"> </w:t>
        </w:r>
      </w:ins>
      <w:ins w:id="2038" w:author="Michael Smith [2]" w:date="2026-06-16T16:09:00Z" w16du:dateUtc="2026-06-16T20:09:00Z">
        <w:r w:rsidR="00916EC4">
          <w:t>using</w:t>
        </w:r>
      </w:ins>
      <w:ins w:id="2039" w:author="Michael Smith [2]" w:date="2026-06-16T16:07:00Z" w16du:dateUtc="2026-06-16T20:07:00Z">
        <w:r w:rsidR="001B52F5">
          <w:t xml:space="preserve"> TLS</w:t>
        </w:r>
      </w:ins>
      <w:ins w:id="2040" w:author="Michael Smith [2]" w:date="2026-06-16T15:48:00Z" w16du:dateUtc="2026-06-16T19:48:00Z">
        <w:r w:rsidR="00123BD9">
          <w:t>.</w:t>
        </w:r>
      </w:ins>
      <w:commentRangeEnd w:id="2023"/>
      <w:r w:rsidR="00743E46">
        <w:rPr>
          <w:rStyle w:val="CommentReference"/>
          <w:sz w:val="20"/>
          <w:szCs w:val="20"/>
        </w:rPr>
        <w:commentReference w:id="2023"/>
      </w:r>
    </w:p>
    <w:p w14:paraId="2DE88F75" w14:textId="439F8237" w:rsidR="0090751B" w:rsidRDefault="0090751B" w:rsidP="0090751B">
      <w:pPr>
        <w:pStyle w:val="BodyText"/>
      </w:pPr>
      <w:r w:rsidRPr="00D03B15">
        <w:t xml:space="preserve">When an Agent desires to retrieve the media, it uses the Media Proxy URI, with the </w:t>
      </w:r>
      <w:ins w:id="2041" w:author="Michael Smith [2]" w:date="2026-06-16T15:47:00Z" w16du:dateUtc="2026-06-16T19:47:00Z">
        <w:r w:rsidR="0000114A">
          <w:t>S</w:t>
        </w:r>
      </w:ins>
      <w:r w:rsidRPr="00D03B15">
        <w:t xml:space="preserve">RTSP protocol and the Agent’s credentials. The Media Proxy consults its policy to determine if access to the media stream should be granted. If allowed, the Media Proxy uses the mapping between the Media Proxy URI and the original URI to retrieve the media, forwards the media to the </w:t>
      </w:r>
      <w:r>
        <w:t>consumer</w:t>
      </w:r>
      <w:r w:rsidRPr="00D03B15">
        <w:t xml:space="preserve"> and logs it using the Media Recording Interface to the Logging Service defined in NENA</w:t>
      </w:r>
      <w:r>
        <w:noBreakHyphen/>
      </w:r>
      <w:r w:rsidRPr="00D03B15">
        <w:t>STA</w:t>
      </w:r>
      <w:r>
        <w:noBreakHyphen/>
        <w:t xml:space="preserve">010 </w:t>
      </w:r>
      <w:r>
        <w:fldChar w:fldCharType="begin"/>
      </w:r>
      <w:r>
        <w:instrText xml:space="preserve"> REF _Ref200179524 \r \h  \* MERGEFORMAT </w:instrText>
      </w:r>
      <w:r>
        <w:fldChar w:fldCharType="separate"/>
      </w:r>
      <w:r w:rsidR="00A044BE">
        <w:fldChar w:fldCharType="begin"/>
      </w:r>
      <w:r w:rsidR="00A044BE">
        <w:instrText xml:space="preserve"> REF _Ref129852940 \r \h </w:instrText>
      </w:r>
      <w:r w:rsidR="00A044BE">
        <w:fldChar w:fldCharType="separate"/>
      </w:r>
      <w:r w:rsidR="00A044BE">
        <w:t>[7]</w:t>
      </w:r>
      <w:r w:rsidR="00A044BE">
        <w:fldChar w:fldCharType="end"/>
      </w:r>
      <w:r>
        <w:fldChar w:fldCharType="end"/>
      </w:r>
      <w:r w:rsidRPr="00D03B15">
        <w:t>. If the original stream uses a protocol other than RTSP, and the Media Proxy supports that protocol, the Media Proxy MUST interwork that protocol to RTSP. The Media Proxy MUST support multiple Agents retrieving the same media; therefore, the Media Proxy MUST support multiple output streams from a single input stream.</w:t>
      </w:r>
    </w:p>
    <w:p w14:paraId="66875AE1" w14:textId="7DE9A3AE" w:rsidR="0090751B" w:rsidRPr="00DA69F0" w:rsidRDefault="0090751B" w:rsidP="00DA69F0">
      <w:pPr>
        <w:pStyle w:val="BodyText"/>
      </w:pPr>
      <w:r>
        <w:t xml:space="preserve">The Media Proxy MUST support the Session Recording Client (SRC) functionality described in the Logging Service section of </w:t>
      </w:r>
      <w:r w:rsidRPr="00D03B15">
        <w:t>NENA</w:t>
      </w:r>
      <w:r>
        <w:noBreakHyphen/>
      </w:r>
      <w:r w:rsidRPr="00D03B15">
        <w:t>STA</w:t>
      </w:r>
      <w:r>
        <w:noBreakHyphen/>
        <w:t xml:space="preserve">010 </w:t>
      </w:r>
      <w:r>
        <w:fldChar w:fldCharType="begin"/>
      </w:r>
      <w:r>
        <w:instrText xml:space="preserve"> REF _Ref200179524 \r \h  \* MERGEFORMAT </w:instrText>
      </w:r>
      <w:r>
        <w:fldChar w:fldCharType="separate"/>
      </w:r>
      <w:r w:rsidR="00A044BE">
        <w:fldChar w:fldCharType="begin"/>
      </w:r>
      <w:r w:rsidR="00A044BE">
        <w:instrText xml:space="preserve"> REF _Ref129852940 \r \h </w:instrText>
      </w:r>
      <w:r w:rsidR="00A044BE">
        <w:fldChar w:fldCharType="separate"/>
      </w:r>
      <w:r w:rsidR="00A044BE">
        <w:t>[7]</w:t>
      </w:r>
      <w:r w:rsidR="00A044BE">
        <w:fldChar w:fldCharType="end"/>
      </w:r>
      <w:r>
        <w:fldChar w:fldCharType="end"/>
      </w:r>
      <w:r>
        <w:t xml:space="preserve"> and MUST log all streaming media that it proxies</w:t>
      </w:r>
      <w:r w:rsidR="002552F9">
        <w:t xml:space="preserve"> via this SRC interface</w:t>
      </w:r>
      <w:r>
        <w:t xml:space="preserve">. If either incidentId or callId were included in the </w:t>
      </w:r>
      <w:r>
        <w:lastRenderedPageBreak/>
        <w:t xml:space="preserve">MediaProxyUriRequest, the Media Proxy MUST include them in the SIPREC INVITE when logging </w:t>
      </w:r>
      <w:r w:rsidRPr="00DA69F0">
        <w:t>streaming media.</w:t>
      </w:r>
    </w:p>
    <w:p w14:paraId="71B65868" w14:textId="77777777" w:rsidR="0090751B" w:rsidRPr="00DA69F0" w:rsidRDefault="0090751B" w:rsidP="00DA69F0">
      <w:pPr>
        <w:pStyle w:val="BodyText"/>
      </w:pPr>
      <w:r w:rsidRPr="00DA69F0">
        <w:t>The Media Proxy MUST log all RTSP commands and responses with the MediaProxySignalingMessage LogEvent (see the LogEvents section for details). If a protocol other than RTSP is used, text commands and responses MAY be logged with the MediaProxySignalingMessage LogEvent. All LogEvents generated by the Media Proxy associated with a media session (whether from the original source or relayed to a responder) MUST populate the LogEvent’s sessionId field with a unique session identifier. When the RTSP protocol is used, the sessionId field MUST contain the RTSP session identifier.</w:t>
      </w:r>
    </w:p>
    <w:p w14:paraId="71CCE01A" w14:textId="77777777" w:rsidR="0090751B" w:rsidRDefault="0090751B" w:rsidP="0090751B">
      <w:pPr>
        <w:pStyle w:val="Heading3"/>
      </w:pPr>
      <w:r>
        <w:t xml:space="preserve"> </w:t>
      </w:r>
      <w:bookmarkStart w:id="2042" w:name="_Toc221701703"/>
      <w:bookmarkStart w:id="2043" w:name="_Toc233105496"/>
      <w:r>
        <w:t>File Media</w:t>
      </w:r>
      <w:bookmarkEnd w:id="2042"/>
      <w:bookmarkEnd w:id="2043"/>
    </w:p>
    <w:p w14:paraId="5BBE3683" w14:textId="1B796452" w:rsidR="0090751B" w:rsidRDefault="0090751B" w:rsidP="0090751B">
      <w:pPr>
        <w:pStyle w:val="BodyText"/>
      </w:pPr>
      <w:r>
        <w:t xml:space="preserve">File media available via an HTTP URI is retrieved using a mediaProxyUri obtained through a MediaProxyUriRequest as described above and MUST consist of a MIME block containing one of the Media Types from the IANA Media Types registry </w:t>
      </w:r>
      <w:r w:rsidR="00623D14">
        <w:fldChar w:fldCharType="begin"/>
      </w:r>
      <w:r w:rsidR="00623D14">
        <w:instrText xml:space="preserve"> REF _Ref225852416 \r \h </w:instrText>
      </w:r>
      <w:r w:rsidR="00623D14">
        <w:fldChar w:fldCharType="separate"/>
      </w:r>
      <w:r w:rsidR="00623D14">
        <w:t>[81]</w:t>
      </w:r>
      <w:r w:rsidR="00623D14">
        <w:fldChar w:fldCharType="end"/>
      </w:r>
      <w:r>
        <w:t xml:space="preserve">. The Media Proxy MUST support the Media Types that are listed in </w:t>
      </w:r>
      <w:hyperlink w:anchor="_Appendix_C_–" w:history="1">
        <w:r w:rsidRPr="00D0791D">
          <w:rPr>
            <w:rStyle w:val="Hyperlink"/>
          </w:rPr>
          <w:t>Appendix C</w:t>
        </w:r>
      </w:hyperlink>
      <w:r>
        <w:t>, and MAY support others.</w:t>
      </w:r>
    </w:p>
    <w:p w14:paraId="08F21C2C" w14:textId="0BB526AC" w:rsidR="0090751B" w:rsidRDefault="0090751B" w:rsidP="0090751B">
      <w:pPr>
        <w:pStyle w:val="BodyText"/>
      </w:pPr>
      <w:r>
        <w:t>The Media Proxy MAY refuse to proxy specific Media Types prohibited by local policy, such as those that may contain executable content.</w:t>
      </w:r>
    </w:p>
    <w:p w14:paraId="4B2F68C6" w14:textId="29C5C562" w:rsidR="0090751B" w:rsidRDefault="0090751B" w:rsidP="0090751B">
      <w:pPr>
        <w:pStyle w:val="BodyText"/>
        <w:rPr>
          <w:ins w:id="2044" w:author="Michael Smith [2]" w:date="2026-06-16T16:11:00Z" w16du:dateUtc="2026-06-16T20:11:00Z"/>
        </w:rPr>
      </w:pPr>
      <w:r>
        <w:t xml:space="preserve">The Media Proxy retrieves the file from the original source and sends the data to the requesting agent, caching the file locally so that it can be logged. When the retrieval operation is done, the Media Proxy logs the file in a </w:t>
      </w:r>
      <w:r w:rsidR="000C00E0">
        <w:t>RetrievedFileMediaLogEvent</w:t>
      </w:r>
      <w:r w:rsidRPr="00030188" w:rsidDel="00030188">
        <w:t xml:space="preserve"> </w:t>
      </w:r>
      <w:r>
        <w:t>and</w:t>
      </w:r>
      <w:r w:rsidRPr="00610874">
        <w:t xml:space="preserve"> specifies the Media </w:t>
      </w:r>
      <w:r>
        <w:t>T</w:t>
      </w:r>
      <w:r w:rsidRPr="00610874">
        <w:t xml:space="preserve">ype and subtype of the </w:t>
      </w:r>
      <w:r>
        <w:t xml:space="preserve">retrieved file. If either incidentId or callId were included in the MediaProxyUriRequest, the Media Proxy MUST include them in the </w:t>
      </w:r>
      <w:r w:rsidR="000C00E0">
        <w:t>RetrievedFileMediaLogEvent</w:t>
      </w:r>
      <w:r w:rsidRPr="00030188" w:rsidDel="00030188">
        <w:t xml:space="preserve"> </w:t>
      </w:r>
      <w:r>
        <w:t xml:space="preserve">when logging file media. If the retrieve operation was aborted before completion, the Media Proxy MUST log any partial data retrieved in a </w:t>
      </w:r>
      <w:r w:rsidR="000C00E0">
        <w:t>RetrievedFileMediaLogEvent</w:t>
      </w:r>
      <w:r w:rsidRPr="00030188" w:rsidDel="00030188">
        <w:t xml:space="preserve"> </w:t>
      </w:r>
      <w:r>
        <w:t xml:space="preserve">and set the “abortedRetrieval” member to TRUE. See the </w:t>
      </w:r>
      <w:hyperlink w:anchor="_LogEvents" w:history="1">
        <w:r w:rsidR="00EC4314" w:rsidRPr="00E06D0E">
          <w:rPr>
            <w:rStyle w:val="Hyperlink"/>
          </w:rPr>
          <w:t>LogEvents</w:t>
        </w:r>
      </w:hyperlink>
      <w:r>
        <w:t xml:space="preserve"> section of this document for details of the </w:t>
      </w:r>
      <w:r w:rsidR="000C00E0">
        <w:t>RetrievedFileMediaLogEvent</w:t>
      </w:r>
      <w:r>
        <w:t>.</w:t>
      </w:r>
    </w:p>
    <w:p w14:paraId="0A4B4E63" w14:textId="5065903C" w:rsidR="00743E46" w:rsidRDefault="00743E46" w:rsidP="0090751B">
      <w:pPr>
        <w:pStyle w:val="BodyText"/>
      </w:pPr>
      <w:commentRangeStart w:id="2045"/>
      <w:ins w:id="2046" w:author="Michael Smith [2]" w:date="2026-06-16T16:11:00Z" w16du:dateUtc="2026-06-16T20:11:00Z">
        <w:r>
          <w:t xml:space="preserve">The Media Proxy URI Request web service returns a secure </w:t>
        </w:r>
      </w:ins>
      <w:ins w:id="2047" w:author="Michael Smith [2]" w:date="2026-06-16T16:12:00Z" w16du:dateUtc="2026-06-16T20:12:00Z">
        <w:r>
          <w:t>HTTPS</w:t>
        </w:r>
      </w:ins>
      <w:ins w:id="2048" w:author="Michael Smith [2]" w:date="2026-06-16T16:11:00Z" w16du:dateUtc="2026-06-16T20:11:00Z">
        <w:r>
          <w:t xml:space="preserve"> URI for retrieving streaming media even if the original URI is not secure. The Media Proxy MUST allow access to the media only through this secure URI using TLS.</w:t>
        </w:r>
      </w:ins>
      <w:commentRangeEnd w:id="2045"/>
      <w:r w:rsidR="00EF4470">
        <w:rPr>
          <w:rStyle w:val="CommentReference"/>
          <w:sz w:val="20"/>
          <w:szCs w:val="20"/>
        </w:rPr>
        <w:commentReference w:id="2045"/>
      </w:r>
    </w:p>
    <w:p w14:paraId="4ECACDF6" w14:textId="77777777" w:rsidR="001D7E2F" w:rsidRDefault="0090751B" w:rsidP="000B743A">
      <w:r>
        <w:t xml:space="preserve">The Media Proxy caches file media locally until the time given by the expirationTimestamp returned by the MediaProxyUriRequest web service and MUST remove the file from its cache after that time. The MediaProxy MAY expire the file earlier than expirationTimestamp when it deems necessary, e.g., if the file is corrupted, infected with malware, etc., in which case it MUST return If the URI has expired, a client that needs access to the source URI again MUST make a new </w:t>
      </w:r>
      <w:r w:rsidRPr="00AD1CF7">
        <w:t>MediaProxyUriRequest</w:t>
      </w:r>
      <w:r>
        <w:t>.</w:t>
      </w:r>
      <w:bookmarkStart w:id="2049" w:name="_Toc221701704"/>
    </w:p>
    <w:p w14:paraId="3ADE2F18" w14:textId="7B61D8F1" w:rsidR="0090751B" w:rsidRDefault="001D7E2F" w:rsidP="001D7E2F">
      <w:pPr>
        <w:pStyle w:val="Heading3"/>
      </w:pPr>
      <w:r>
        <w:t xml:space="preserve"> </w:t>
      </w:r>
      <w:bookmarkStart w:id="2050" w:name="_Toc233105497"/>
      <w:r w:rsidR="0090751B">
        <w:t>Media Proxy Policy</w:t>
      </w:r>
      <w:bookmarkEnd w:id="2049"/>
      <w:bookmarkEnd w:id="2050"/>
    </w:p>
    <w:p w14:paraId="78C18ACD" w14:textId="76862CEB" w:rsidR="0090751B" w:rsidRDefault="0090751B" w:rsidP="0090751B">
      <w:pPr>
        <w:pStyle w:val="BodyText"/>
      </w:pPr>
      <w:r w:rsidRPr="00635444">
        <w:t xml:space="preserve">The </w:t>
      </w:r>
      <w:r>
        <w:t>Media Proxy is a Service and</w:t>
      </w:r>
      <w:r w:rsidRPr="00635444">
        <w:t xml:space="preserve"> MUST </w:t>
      </w:r>
      <w:r>
        <w:t>implement a</w:t>
      </w:r>
      <w:r w:rsidRPr="00635444">
        <w:t xml:space="preserve"> DRM Policy</w:t>
      </w:r>
      <w:r>
        <w:t xml:space="preserve"> called</w:t>
      </w:r>
      <w:r w:rsidRPr="00635444">
        <w:t xml:space="preserve"> </w:t>
      </w:r>
      <w:r>
        <w:t xml:space="preserve">“MediaProxyPolicy” </w:t>
      </w:r>
      <w:r w:rsidRPr="00635444">
        <w:t xml:space="preserve">per the </w:t>
      </w:r>
      <w:hyperlink w:anchor="_Policy" w:history="1">
        <w:r w:rsidRPr="00EE72DF">
          <w:rPr>
            <w:rStyle w:val="Hyperlink"/>
          </w:rPr>
          <w:t>Policy</w:t>
        </w:r>
      </w:hyperlink>
      <w:r w:rsidRPr="00635444">
        <w:t xml:space="preserve"> section of this document.</w:t>
      </w:r>
      <w:r>
        <w:t xml:space="preserve"> The Media Proxy has a MediaProxyUri web service interface, an HTTP GET interface, and an RTSP interface. DRM rules for the MediaProxy specify the MediaProxy Service Name as the </w:t>
      </w:r>
      <w:r w:rsidR="00A5265B">
        <w:t>Resource and</w:t>
      </w:r>
      <w:r>
        <w:t xml:space="preserve"> apply to all three interfaces of the MediaProxy.</w:t>
      </w:r>
      <w:r w:rsidRPr="00635444">
        <w:t xml:space="preserve"> </w:t>
      </w:r>
    </w:p>
    <w:p w14:paraId="5F7FE14E" w14:textId="10E82FEA" w:rsidR="00D01020" w:rsidRDefault="00D01020" w:rsidP="00D01020">
      <w:pPr>
        <w:pStyle w:val="Heading2"/>
      </w:pPr>
      <w:bookmarkStart w:id="2051" w:name="_Toc158902447"/>
      <w:bookmarkStart w:id="2052" w:name="_Toc221701705"/>
      <w:bookmarkStart w:id="2053" w:name="_Toc233105498"/>
      <w:r w:rsidRPr="00E102EC">
        <w:t>Management Console</w:t>
      </w:r>
      <w:bookmarkStart w:id="2054" w:name="_46r0co2" w:colFirst="0" w:colLast="0"/>
      <w:bookmarkEnd w:id="2051"/>
      <w:bookmarkEnd w:id="2052"/>
      <w:bookmarkEnd w:id="2053"/>
      <w:bookmarkEnd w:id="2054"/>
    </w:p>
    <w:p w14:paraId="5BA233A6" w14:textId="0543C826" w:rsidR="00D01020" w:rsidRDefault="00D01020" w:rsidP="00D01020">
      <w:pPr>
        <w:pStyle w:val="BodyText"/>
      </w:pPr>
      <w:r>
        <w:t>The Management Console FE (MCFE) supports management functions for the PSAP and implements required event mechanisms specified in NENA</w:t>
      </w:r>
      <w:r>
        <w:noBreakHyphen/>
        <w:t>STA</w:t>
      </w:r>
      <w:r>
        <w:noBreakHyphen/>
        <w:t xml:space="preserve">010 </w:t>
      </w:r>
      <w:r>
        <w:fldChar w:fldCharType="begin"/>
      </w:r>
      <w:r>
        <w:instrText xml:space="preserve"> REF _Ref200179524 \r \h  \* MERGEFORMAT </w:instrText>
      </w:r>
      <w:r>
        <w:fldChar w:fldCharType="separate"/>
      </w:r>
      <w:r w:rsidR="00A044BE">
        <w:fldChar w:fldCharType="begin"/>
      </w:r>
      <w:r w:rsidR="00A044BE">
        <w:instrText xml:space="preserve"> REF _Ref129852940 \r \h </w:instrText>
      </w:r>
      <w:r w:rsidR="00A044BE">
        <w:fldChar w:fldCharType="separate"/>
      </w:r>
      <w:r w:rsidR="00A044BE">
        <w:t>[7]</w:t>
      </w:r>
      <w:r w:rsidR="00A044BE">
        <w:fldChar w:fldCharType="end"/>
      </w:r>
      <w:r>
        <w:fldChar w:fldCharType="end"/>
      </w:r>
      <w:r>
        <w:t xml:space="preserve">, including PSAP Service </w:t>
      </w:r>
      <w:r>
        <w:lastRenderedPageBreak/>
        <w:t xml:space="preserve">State and Security Posture. </w:t>
      </w:r>
      <w:r w:rsidRPr="0015615F">
        <w:t>The MCFE implement</w:t>
      </w:r>
      <w:r>
        <w:t>s</w:t>
      </w:r>
      <w:r w:rsidRPr="0015615F">
        <w:t xml:space="preserve"> web services that control or influence key PSAP state and service-related properties.</w:t>
      </w:r>
    </w:p>
    <w:p w14:paraId="4F9DA309" w14:textId="7F2395DC" w:rsidR="00D01020" w:rsidRDefault="00D01020" w:rsidP="00D01020">
      <w:pPr>
        <w:pStyle w:val="BodyText"/>
      </w:pPr>
      <w:r>
        <w:t xml:space="preserve">The Service Name for the Management Console is “ManagementConsole”. This document requests IANA to add this to the “serviceNames” Registry. See the </w:t>
      </w:r>
      <w:hyperlink w:anchor="_New_Values_for_1" w:history="1">
        <w:r w:rsidR="004E418F" w:rsidRPr="004E418F">
          <w:rPr>
            <w:rStyle w:val="Hyperlink"/>
          </w:rPr>
          <w:t>serviceNames</w:t>
        </w:r>
        <w:r w:rsidRPr="004E418F">
          <w:rPr>
            <w:rStyle w:val="Hyperlink"/>
          </w:rPr>
          <w:t xml:space="preserve"> registry</w:t>
        </w:r>
      </w:hyperlink>
      <w:r>
        <w:t xml:space="preserve"> section for details.</w:t>
      </w:r>
    </w:p>
    <w:p w14:paraId="6D84798B" w14:textId="77777777" w:rsidR="00D01020" w:rsidRDefault="00D01020" w:rsidP="00D01020">
      <w:pPr>
        <w:pStyle w:val="BodyText"/>
      </w:pPr>
      <w:r>
        <w:t xml:space="preserve">The MCFE MUST implement web services that control or influence key PSAP state and service-related properties. These include the Discrepancy Report Proxy Web Service, Set Queue State Web Service, and the Set Agent Activity State Web Service. See the Web Services section of this document for details of these web service interfaces. </w:t>
      </w:r>
    </w:p>
    <w:p w14:paraId="41EA2981" w14:textId="77777777" w:rsidR="00DA69F0" w:rsidRPr="00E102EC" w:rsidRDefault="00DA69F0" w:rsidP="00DA69F0">
      <w:pPr>
        <w:pStyle w:val="Heading3"/>
      </w:pPr>
      <w:r>
        <w:t xml:space="preserve"> </w:t>
      </w:r>
      <w:bookmarkStart w:id="2055" w:name="_Toc221701706"/>
      <w:bookmarkStart w:id="2056" w:name="_Toc233105499"/>
      <w:r w:rsidRPr="00E102EC">
        <w:t>PSAP Service State</w:t>
      </w:r>
      <w:bookmarkEnd w:id="2055"/>
      <w:bookmarkEnd w:id="2056"/>
    </w:p>
    <w:p w14:paraId="72CEE8F3" w14:textId="26D2FB0A" w:rsidR="00DA69F0" w:rsidRDefault="00DA69F0" w:rsidP="00DA69F0">
      <w:pPr>
        <w:pStyle w:val="BodyText"/>
      </w:pPr>
      <w:r>
        <w:t xml:space="preserve">The MCFE is responsible for representing the PSAP’s Service State and Security Posture and therefore MUST implement the notifier side of the </w:t>
      </w:r>
      <w:r w:rsidRPr="00F3133D">
        <w:t>emergency-ServiceState</w:t>
      </w:r>
      <w:r>
        <w:t>subscription mechanism as specified in the Service State section of the NENA</w:t>
      </w:r>
      <w:r>
        <w:noBreakHyphen/>
        <w:t>STA</w:t>
      </w:r>
      <w:r>
        <w:noBreakHyphen/>
        <w:t xml:space="preserve">010 </w:t>
      </w:r>
      <w:r>
        <w:fldChar w:fldCharType="begin"/>
      </w:r>
      <w:r>
        <w:instrText xml:space="preserve"> REF _Ref200179524 \r \h  \* MERGEFORMAT </w:instrText>
      </w:r>
      <w:r>
        <w:fldChar w:fldCharType="separate"/>
      </w:r>
      <w:r w:rsidR="00A044BE">
        <w:fldChar w:fldCharType="begin"/>
      </w:r>
      <w:r w:rsidR="00A044BE">
        <w:instrText xml:space="preserve"> REF _Ref129852940 \r \h </w:instrText>
      </w:r>
      <w:r w:rsidR="00A044BE">
        <w:fldChar w:fldCharType="separate"/>
      </w:r>
      <w:r w:rsidR="00A044BE">
        <w:t>[7]</w:t>
      </w:r>
      <w:r w:rsidR="00A044BE">
        <w:fldChar w:fldCharType="end"/>
      </w:r>
      <w:r>
        <w:fldChar w:fldCharType="end"/>
      </w:r>
      <w:r>
        <w:t xml:space="preserve">. Upon reception of a SUBSCRIBE request addressed to the Service Identifier of the PSAP (the URI specified in the Service/Agency Locator for the Agency) and specifying the emergency-ServiceState event package, the MCFE consults the ServiceState policy for the Service Identifier of the PSAP to determine if the requester is permitted to subscribe. It returns 603 (Decline) if not acceptable. If the request is acceptable, it returns 200 OK. The MCFE MUST implement event rate filters, RFC 6446 </w:t>
      </w:r>
      <w:r w:rsidR="0038029C">
        <w:fldChar w:fldCharType="begin"/>
      </w:r>
      <w:r w:rsidR="0038029C">
        <w:instrText xml:space="preserve"> REF _Ref225767366 \r \h </w:instrText>
      </w:r>
      <w:r w:rsidR="0038029C">
        <w:fldChar w:fldCharType="separate"/>
      </w:r>
      <w:r w:rsidR="0038029C">
        <w:t>[18]</w:t>
      </w:r>
      <w:r w:rsidR="0038029C">
        <w:fldChar w:fldCharType="end"/>
      </w:r>
      <w:r>
        <w:t>. Upon acceptance, the MCFE MUST send an initial NOTIFY message containing the following information:</w:t>
      </w:r>
    </w:p>
    <w:p w14:paraId="06CBB28F" w14:textId="77777777" w:rsidR="00DA69F0" w:rsidRPr="003A25E2" w:rsidRDefault="00DA69F0" w:rsidP="00DA69F0">
      <w:pPr>
        <w:pStyle w:val="ListParagraph"/>
        <w:rPr>
          <w:color w:val="000000"/>
        </w:rPr>
      </w:pPr>
      <w:r w:rsidRPr="000927A0">
        <w:t>service.name: MUST be “PSAP”</w:t>
      </w:r>
    </w:p>
    <w:p w14:paraId="4F8DCA3A" w14:textId="77777777" w:rsidR="00DA69F0" w:rsidRPr="003A25E2" w:rsidRDefault="00DA69F0" w:rsidP="00DA69F0">
      <w:pPr>
        <w:pStyle w:val="ListParagraph"/>
        <w:rPr>
          <w:color w:val="000000"/>
        </w:rPr>
      </w:pPr>
      <w:r w:rsidRPr="000927A0">
        <w:t>service.serviceId: Service Identifier</w:t>
      </w:r>
    </w:p>
    <w:p w14:paraId="0D93E858" w14:textId="77777777" w:rsidR="00DA69F0" w:rsidRPr="003A25E2" w:rsidRDefault="00DA69F0" w:rsidP="00DA69F0">
      <w:pPr>
        <w:pStyle w:val="ListParagraph"/>
      </w:pPr>
      <w:r w:rsidRPr="000927A0">
        <w:t>service.domain: Service Identifier</w:t>
      </w:r>
      <w:r w:rsidRPr="000927A0">
        <w:rPr>
          <w:rStyle w:val="FootnoteReference"/>
          <w:rFonts w:eastAsia="Arial Unicode MS" w:cs="Tahoma"/>
          <w:szCs w:val="24"/>
        </w:rPr>
        <w:footnoteReference w:id="19"/>
      </w:r>
    </w:p>
    <w:p w14:paraId="7E452034" w14:textId="77777777" w:rsidR="00DA69F0" w:rsidRPr="003A25E2" w:rsidRDefault="00DA69F0" w:rsidP="00DA69F0">
      <w:pPr>
        <w:pStyle w:val="ListParagraph"/>
      </w:pPr>
      <w:r w:rsidRPr="000927A0">
        <w:t>serviceState.state: MUST be a value found in the serviceState registry</w:t>
      </w:r>
    </w:p>
    <w:p w14:paraId="3CF1597C" w14:textId="77777777" w:rsidR="00DA69F0" w:rsidRPr="003A25E2" w:rsidRDefault="00DA69F0" w:rsidP="00DA69F0">
      <w:pPr>
        <w:pStyle w:val="ListParagraph"/>
      </w:pPr>
      <w:r w:rsidRPr="000927A0">
        <w:t>serviceState.reason: text containing reason for change</w:t>
      </w:r>
    </w:p>
    <w:p w14:paraId="1202C7C9" w14:textId="77777777" w:rsidR="00DA69F0" w:rsidRPr="003A25E2" w:rsidRDefault="00DA69F0" w:rsidP="00DA69F0">
      <w:pPr>
        <w:pStyle w:val="ListParagraph"/>
      </w:pPr>
      <w:r w:rsidRPr="000927A0">
        <w:t>securityPosture.posture: MUST be a value found in the securityPosture registry</w:t>
      </w:r>
    </w:p>
    <w:p w14:paraId="0049736C" w14:textId="5BB045E6" w:rsidR="00DA69F0" w:rsidRDefault="00DA69F0" w:rsidP="00DA69F0">
      <w:pPr>
        <w:pStyle w:val="ListParagraph"/>
      </w:pPr>
      <w:r w:rsidRPr="000927A0">
        <w:t>securityPosture.reason: text containing reason for change</w:t>
      </w:r>
    </w:p>
    <w:p w14:paraId="7FF24F35" w14:textId="05D2FF0F" w:rsidR="00DA69F0" w:rsidRDefault="00DA69F0" w:rsidP="00DA69F0">
      <w:pPr>
        <w:pStyle w:val="BodyText"/>
      </w:pPr>
      <w:r>
        <w:t>Upon any change to the Service State or to the Security Posture of the PSAP and respecting any rate filter the subscriber may have specified, the MCFE MUST generate a NOTIFY message that includes the updated information.</w:t>
      </w:r>
    </w:p>
    <w:p w14:paraId="588E88C3" w14:textId="30C43B92" w:rsidR="00DA69F0" w:rsidRDefault="00DA69F0" w:rsidP="00DA69F0">
      <w:pPr>
        <w:pStyle w:val="BodyText"/>
      </w:pPr>
      <w:r>
        <w:t>Changes in PSAP Service State/Security Posture can affect the state of call queues managed by the CHFE. The CHFE subscribes to PSAP Service State/Security Posture and is responsible for changing QueueState as appropriate.</w:t>
      </w:r>
    </w:p>
    <w:p w14:paraId="6F2196C6" w14:textId="77777777" w:rsidR="00DA69F0" w:rsidRDefault="00DA69F0" w:rsidP="00DA69F0">
      <w:pPr>
        <w:pStyle w:val="BodyText"/>
      </w:pPr>
      <w:r>
        <w:t>MCFE subscribes to Service State of all Services in the Agency. A change in Service State of critical PSAP Services can cause the MCFE to change the PSAP Service State. The MCFE MUST support setting the PSAP Service State manually.</w:t>
      </w:r>
    </w:p>
    <w:p w14:paraId="675410F1" w14:textId="77777777" w:rsidR="00DA69F0" w:rsidRPr="00E102EC" w:rsidRDefault="00DA69F0" w:rsidP="00DA69F0">
      <w:pPr>
        <w:pStyle w:val="Heading3"/>
      </w:pPr>
      <w:r>
        <w:t xml:space="preserve"> </w:t>
      </w:r>
      <w:bookmarkStart w:id="2057" w:name="_Toc221701707"/>
      <w:bookmarkStart w:id="2058" w:name="_Toc233105500"/>
      <w:r w:rsidRPr="00E102EC">
        <w:t>Requesting a Change in QueueState</w:t>
      </w:r>
      <w:bookmarkEnd w:id="2057"/>
      <w:bookmarkEnd w:id="2058"/>
    </w:p>
    <w:p w14:paraId="61A515E5" w14:textId="5C54E95E" w:rsidR="00DA69F0" w:rsidRDefault="00DA69F0" w:rsidP="00DA69F0">
      <w:pPr>
        <w:pStyle w:val="BodyText"/>
      </w:pPr>
      <w:r>
        <w:t xml:space="preserve">The MCFE may request a change in the state of a specific queue. Examples include when a manager wishes to change a diversion queue from Standby to Active, or to temporarily disable a queue for some reason. </w:t>
      </w:r>
    </w:p>
    <w:p w14:paraId="1545DBC5" w14:textId="77777777" w:rsidR="00DA69F0" w:rsidRDefault="00DA69F0" w:rsidP="00DA69F0">
      <w:pPr>
        <w:pStyle w:val="BodyText"/>
      </w:pPr>
      <w:r>
        <w:lastRenderedPageBreak/>
        <w:t>The MCFE MUST implement the client side of the CHFE’s Set Queue State web service to request the CHFE to set the state of the given queue to Active, Disabled, or Standby as appropriate. Other QueueState values are not allowed by the Set Queue State web service. See the Set Queue State Web Service section for details.</w:t>
      </w:r>
    </w:p>
    <w:p w14:paraId="2492F0F4" w14:textId="77777777" w:rsidR="00DA69F0" w:rsidRPr="00E102EC" w:rsidRDefault="00DA69F0" w:rsidP="00DA69F0">
      <w:pPr>
        <w:pStyle w:val="Heading3"/>
      </w:pPr>
      <w:r>
        <w:t xml:space="preserve"> </w:t>
      </w:r>
      <w:bookmarkStart w:id="2059" w:name="_Toc221701708"/>
      <w:bookmarkStart w:id="2060" w:name="_Toc233105501"/>
      <w:r w:rsidRPr="00E102EC">
        <w:t>Discrepancy Reporting</w:t>
      </w:r>
      <w:bookmarkEnd w:id="2059"/>
      <w:bookmarkEnd w:id="2060"/>
    </w:p>
    <w:p w14:paraId="0EBD1327" w14:textId="50855B43" w:rsidR="00DA69F0" w:rsidRDefault="00DA69F0" w:rsidP="00DA69F0">
      <w:pPr>
        <w:pStyle w:val="BodyText"/>
      </w:pPr>
      <w:r>
        <w:t>The MCFE MUST implement the server side of the Discrepancy Reporting web service defined in the Discrepancy Reporting section of NENA</w:t>
      </w:r>
      <w:r>
        <w:noBreakHyphen/>
        <w:t>STA</w:t>
      </w:r>
      <w:r>
        <w:noBreakHyphen/>
        <w:t xml:space="preserve">010 </w:t>
      </w:r>
      <w:r>
        <w:fldChar w:fldCharType="begin"/>
      </w:r>
      <w:r>
        <w:instrText xml:space="preserve"> REF _Ref200179524 \n \h  \* MERGEFORMAT </w:instrText>
      </w:r>
      <w:r>
        <w:fldChar w:fldCharType="separate"/>
      </w:r>
      <w:r w:rsidR="00A044BE">
        <w:fldChar w:fldCharType="begin"/>
      </w:r>
      <w:r w:rsidR="00A044BE">
        <w:instrText xml:space="preserve"> REF _Ref129852940 \r \h </w:instrText>
      </w:r>
      <w:r w:rsidR="00A044BE">
        <w:fldChar w:fldCharType="separate"/>
      </w:r>
      <w:r w:rsidR="00A044BE">
        <w:t>[7]</w:t>
      </w:r>
      <w:r w:rsidR="00A044BE">
        <w:fldChar w:fldCharType="end"/>
      </w:r>
      <w:r>
        <w:fldChar w:fldCharType="end"/>
      </w:r>
      <w:r>
        <w:t xml:space="preserve"> to receive Discrepancy Reports (DRs) filed against the PSAP by outside entities. </w:t>
      </w:r>
    </w:p>
    <w:p w14:paraId="06E2626C" w14:textId="77FCE78E" w:rsidR="00DA69F0" w:rsidRDefault="00DA69F0" w:rsidP="00DA69F0">
      <w:pPr>
        <w:pStyle w:val="BodyText"/>
      </w:pPr>
      <w:r>
        <w:t>The MCFE MUST handle DRs from FEs or Services in the PSAP filed against other FEs or Services in its own PSAP.</w:t>
      </w:r>
    </w:p>
    <w:p w14:paraId="64205CBF" w14:textId="1D87D0D0" w:rsidR="00DA69F0" w:rsidRDefault="00DA69F0" w:rsidP="00DA69F0">
      <w:pPr>
        <w:pStyle w:val="BodyText"/>
      </w:pPr>
      <w:r>
        <w:t>The MCFE MUST be able to respond to Status Update Requests for Discrepancy Reports that were filed against the PSAP or FEs and Services within the PSAP.</w:t>
      </w:r>
    </w:p>
    <w:p w14:paraId="4A956405" w14:textId="58E3D579" w:rsidR="00DA69F0" w:rsidRDefault="00DA69F0" w:rsidP="00DA69F0">
      <w:pPr>
        <w:pStyle w:val="BodyText"/>
      </w:pPr>
      <w:r>
        <w:t>The MCFE SHALL implement the client side of the Discrepancy Reporting web service to support sending Discrepancy Reports to outside entities on behalf of the PSAP.</w:t>
      </w:r>
    </w:p>
    <w:p w14:paraId="6BEEA08D" w14:textId="31641DA5" w:rsidR="00DA69F0" w:rsidRDefault="00DA69F0" w:rsidP="00DA69F0">
      <w:pPr>
        <w:pStyle w:val="BodyText"/>
      </w:pPr>
      <w:r>
        <w:t>The MCFE SHALL send Status Update Requests for Discrepancy Reports that were filed against entities outside the PSAP.</w:t>
      </w:r>
    </w:p>
    <w:p w14:paraId="3C923836" w14:textId="77777777" w:rsidR="00DA69F0" w:rsidRDefault="00DA69F0" w:rsidP="00DA69F0">
      <w:pPr>
        <w:pStyle w:val="BodyText"/>
      </w:pPr>
      <w:r>
        <w:t>The MCFE MUST implement the Discrepancy Report Proxy web service defined in the Web Services section of this document, which accepts DRs from PSAP FEs and Services to be filed. Upon receiving a proxy request, the MCFE MUST:</w:t>
      </w:r>
    </w:p>
    <w:p w14:paraId="5083342D" w14:textId="77777777" w:rsidR="00DA69F0" w:rsidRDefault="00DA69F0" w:rsidP="00DA69F0">
      <w:pPr>
        <w:pStyle w:val="ListParagraph"/>
        <w:contextualSpacing w:val="0"/>
      </w:pPr>
      <w:r>
        <w:t xml:space="preserve">Populate the resolutionUri in the received DR with the </w:t>
      </w:r>
      <w:r>
        <w:rPr>
          <w:rFonts w:cs="Tahoma"/>
        </w:rPr>
        <w:t>URI where responses MUST be sent</w:t>
      </w:r>
      <w:r>
        <w:t>.</w:t>
      </w:r>
    </w:p>
    <w:p w14:paraId="547583E7" w14:textId="77777777" w:rsidR="00DA69F0" w:rsidRDefault="00DA69F0" w:rsidP="00DA69F0">
      <w:pPr>
        <w:pStyle w:val="ListParagraph"/>
        <w:contextualSpacing w:val="0"/>
      </w:pPr>
      <w:r>
        <w:t>Use the serviceAgencyId provided in the proxy request to search the S/AL for the dscRptSvc URI for that Agency and submit the DR to the Discrepancy Reporting web service at that URI</w:t>
      </w:r>
    </w:p>
    <w:p w14:paraId="3B5221CA" w14:textId="77777777" w:rsidR="00DA69F0" w:rsidRDefault="00DA69F0" w:rsidP="00DA69F0">
      <w:pPr>
        <w:pStyle w:val="ListParagraph"/>
        <w:contextualSpacing w:val="0"/>
      </w:pPr>
      <w:r>
        <w:t>Set t</w:t>
      </w:r>
      <w:r w:rsidRPr="00EB3938">
        <w:t xml:space="preserve">he discrepancyReportSubmittalTimeStamp </w:t>
      </w:r>
      <w:r>
        <w:t>to</w:t>
      </w:r>
      <w:r w:rsidRPr="00EB3938">
        <w:t xml:space="preserve"> the time stamp provided by the submitting FE</w:t>
      </w:r>
      <w:r>
        <w:t>, rather than</w:t>
      </w:r>
      <w:r w:rsidRPr="00EB3938">
        <w:t xml:space="preserve"> the time the MCFE is submitting the DR to the outside entity</w:t>
      </w:r>
    </w:p>
    <w:p w14:paraId="58E7194C" w14:textId="77777777" w:rsidR="00DA69F0" w:rsidRDefault="00DA69F0" w:rsidP="00DA69F0">
      <w:pPr>
        <w:pStyle w:val="BodyText"/>
      </w:pPr>
      <w:r>
        <w:t>The MCFE MUST NOT modify other fields in the proxied DR.</w:t>
      </w:r>
    </w:p>
    <w:p w14:paraId="6215584B" w14:textId="77777777" w:rsidR="00DA69F0" w:rsidRPr="00E102EC" w:rsidRDefault="00DA69F0" w:rsidP="00DA69F0">
      <w:pPr>
        <w:pStyle w:val="Heading3"/>
      </w:pPr>
      <w:r>
        <w:t xml:space="preserve"> </w:t>
      </w:r>
      <w:bookmarkStart w:id="2061" w:name="_Toc221701712"/>
      <w:bookmarkStart w:id="2062" w:name="_Toc233105502"/>
      <w:r>
        <w:t xml:space="preserve">Management Console </w:t>
      </w:r>
      <w:r w:rsidRPr="00E102EC">
        <w:t>Policy</w:t>
      </w:r>
      <w:bookmarkEnd w:id="2061"/>
      <w:bookmarkEnd w:id="2062"/>
    </w:p>
    <w:p w14:paraId="6B0BB39E" w14:textId="75CAFBD6" w:rsidR="00DA69F0" w:rsidRDefault="00DA69F0" w:rsidP="00DA69F0">
      <w:pPr>
        <w:pStyle w:val="BodyText"/>
      </w:pPr>
      <w:r w:rsidRPr="008F37F6">
        <w:t xml:space="preserve">The Management Console is a Service and MUST implement a DRM Policy called “ManagementConsolePolicy” per the Policy section of this document. </w:t>
      </w:r>
      <w:r w:rsidR="002B1B1D">
        <w:t xml:space="preserve">This document </w:t>
      </w:r>
      <w:r w:rsidR="00932F06">
        <w:t xml:space="preserve">requests IANA to </w:t>
      </w:r>
      <w:r w:rsidR="000A140F">
        <w:t xml:space="preserve">add “DrProxy” to the </w:t>
      </w:r>
      <w:hyperlink w:anchor="_New_Values_for" w:history="1">
        <w:r w:rsidR="000A140F" w:rsidRPr="000D426A">
          <w:rPr>
            <w:rStyle w:val="Hyperlink"/>
          </w:rPr>
          <w:t>Interface Names registry</w:t>
        </w:r>
      </w:hyperlink>
      <w:r w:rsidR="00FB54C8">
        <w:t>.</w:t>
      </w:r>
      <w:r w:rsidR="00500874">
        <w:t xml:space="preserve"> The standard DiscrepancyReport, ServiceState, and ElementState interfaces</w:t>
      </w:r>
      <w:r w:rsidR="00AC6B33">
        <w:t xml:space="preserve"> </w:t>
      </w:r>
      <w:r w:rsidR="00343AEB">
        <w:t xml:space="preserve">are </w:t>
      </w:r>
      <w:r w:rsidR="00A30A01">
        <w:t>implemented</w:t>
      </w:r>
      <w:r w:rsidR="00193154">
        <w:t xml:space="preserve"> by </w:t>
      </w:r>
      <w:r w:rsidR="001D3806">
        <w:t>the Management Console</w:t>
      </w:r>
      <w:r w:rsidR="008C3CCD">
        <w:t>, and MUST have DRM</w:t>
      </w:r>
      <w:r w:rsidR="0045415A">
        <w:t xml:space="preserve"> rules that control access to them</w:t>
      </w:r>
      <w:r w:rsidR="00A30A01">
        <w:t xml:space="preserve"> as described in the </w:t>
      </w:r>
      <w:hyperlink w:anchor="_Authorization_and_Data" w:history="1">
        <w:r w:rsidR="00A30A01" w:rsidRPr="00A30A01">
          <w:rPr>
            <w:rStyle w:val="Hyperlink"/>
          </w:rPr>
          <w:t>Authorization and Data Rights Management</w:t>
        </w:r>
      </w:hyperlink>
      <w:r w:rsidR="00A30A01">
        <w:t xml:space="preserve"> section of this document</w:t>
      </w:r>
      <w:r w:rsidR="0045415A">
        <w:t>.</w:t>
      </w:r>
    </w:p>
    <w:p w14:paraId="01A27A2E" w14:textId="32EAC3F1" w:rsidR="00DA69F0" w:rsidRDefault="00DA69F0" w:rsidP="00DA69F0">
      <w:pPr>
        <w:pStyle w:val="BodyText"/>
      </w:pPr>
      <w:r>
        <w:t>The MCFE MAY implement a Policy Editor that interfaces to a Policy Store Web Service as described in the Policy section of this document.</w:t>
      </w:r>
    </w:p>
    <w:p w14:paraId="2ED3E5D4" w14:textId="77777777" w:rsidR="00DA69F0" w:rsidRPr="00E102EC" w:rsidRDefault="00DA69F0" w:rsidP="00DA69F0">
      <w:pPr>
        <w:pStyle w:val="Heading3"/>
      </w:pPr>
      <w:r>
        <w:t xml:space="preserve"> </w:t>
      </w:r>
      <w:bookmarkStart w:id="2063" w:name="_Toc221701713"/>
      <w:bookmarkStart w:id="2064" w:name="_Toc233105503"/>
      <w:r>
        <w:t xml:space="preserve">Management Console PSAP </w:t>
      </w:r>
      <w:r w:rsidRPr="00E102EC">
        <w:t>Monitoring Functions</w:t>
      </w:r>
      <w:bookmarkEnd w:id="2063"/>
      <w:bookmarkEnd w:id="2064"/>
    </w:p>
    <w:p w14:paraId="296674CF" w14:textId="786BA808" w:rsidR="00DA69F0" w:rsidRDefault="00DA69F0" w:rsidP="00DA69F0">
      <w:pPr>
        <w:pStyle w:val="BodyText"/>
      </w:pPr>
      <w:r>
        <w:t>The MCFE SHALL implement the LogEvent web service interface defined in NENA</w:t>
      </w:r>
      <w:r>
        <w:noBreakHyphen/>
        <w:t>STA</w:t>
      </w:r>
      <w:r>
        <w:noBreakHyphen/>
        <w:t xml:space="preserve">010 </w:t>
      </w:r>
      <w:r>
        <w:fldChar w:fldCharType="begin"/>
      </w:r>
      <w:r>
        <w:instrText xml:space="preserve"> REF _Ref200179524 \r \h  \* MERGEFORMAT </w:instrText>
      </w:r>
      <w:r>
        <w:fldChar w:fldCharType="separate"/>
      </w:r>
      <w:r w:rsidR="00A044BE">
        <w:fldChar w:fldCharType="begin"/>
      </w:r>
      <w:r w:rsidR="00A044BE">
        <w:instrText xml:space="preserve"> REF _Ref129852940 \r \h </w:instrText>
      </w:r>
      <w:r w:rsidR="00A044BE">
        <w:fldChar w:fldCharType="separate"/>
      </w:r>
      <w:r w:rsidR="00A044BE">
        <w:t>[7]</w:t>
      </w:r>
      <w:r w:rsidR="00A044BE">
        <w:fldChar w:fldCharType="end"/>
      </w:r>
      <w:r>
        <w:fldChar w:fldCharType="end"/>
      </w:r>
      <w:r>
        <w:t xml:space="preserve"> to receive copies of LogEvents from the PSAP’s LogEvent Replicator. This allows the MCFE to display real-time call statistics to the user.</w:t>
      </w:r>
    </w:p>
    <w:p w14:paraId="2D10D51C" w14:textId="479F84DD" w:rsidR="00DA69F0" w:rsidRDefault="00DA69F0" w:rsidP="00DA69F0">
      <w:pPr>
        <w:pStyle w:val="BodyText"/>
      </w:pPr>
      <w:r>
        <w:t xml:space="preserve">The MCFE MUST subscribe to ServiceState/SecurityPosture of all Services in the PSAP. </w:t>
      </w:r>
    </w:p>
    <w:p w14:paraId="305416B9" w14:textId="70EC9D1D" w:rsidR="00DA69F0" w:rsidRDefault="00DA69F0" w:rsidP="00DA69F0">
      <w:pPr>
        <w:pStyle w:val="BodyText"/>
      </w:pPr>
      <w:r>
        <w:lastRenderedPageBreak/>
        <w:t>The MCFE MUST subscribe to ElementState for every FE in the PSAP</w:t>
      </w:r>
    </w:p>
    <w:p w14:paraId="6D491D65" w14:textId="4E28F4BE" w:rsidR="00DA69F0" w:rsidRDefault="00DA69F0" w:rsidP="00DA69F0">
      <w:pPr>
        <w:pStyle w:val="BodyText"/>
      </w:pPr>
      <w:r>
        <w:t>The MCFE MUST be capable of subscribing to ServiceState/SecurityPosture of a provisioned list of Services outside the PSAP.</w:t>
      </w:r>
    </w:p>
    <w:p w14:paraId="08E8F41F" w14:textId="51ABD369" w:rsidR="00DA69F0" w:rsidRDefault="00DA69F0" w:rsidP="00DA69F0">
      <w:pPr>
        <w:pStyle w:val="BodyText"/>
      </w:pPr>
      <w:r>
        <w:t>The MCFE MUST subscribe to the provisioned ESRPs’ ESRPNotify event so it knows if calls are being diverted.</w:t>
      </w:r>
    </w:p>
    <w:p w14:paraId="09B45A4B" w14:textId="71A9D1A4" w:rsidR="00DA69F0" w:rsidRDefault="00DA69F0" w:rsidP="00DA69F0">
      <w:pPr>
        <w:pStyle w:val="BodyText"/>
      </w:pPr>
      <w:r>
        <w:t>The MCFE MUST subscribe to Agent Activity State notifications provided by the Presence Server.</w:t>
      </w:r>
    </w:p>
    <w:p w14:paraId="66F8ACC3" w14:textId="77777777" w:rsidR="00DA69F0" w:rsidRDefault="00DA69F0" w:rsidP="00DA69F0">
      <w:pPr>
        <w:pStyle w:val="BodyText"/>
      </w:pPr>
      <w:r>
        <w:t>The MCFE MUST subscribe to the QueueState of every queue managed by the PSAP’s CHFE.</w:t>
      </w:r>
    </w:p>
    <w:p w14:paraId="37C7F8F7" w14:textId="77777777" w:rsidR="00AD7FC3" w:rsidRPr="0056179C" w:rsidRDefault="00AD7FC3" w:rsidP="00AD7FC3">
      <w:pPr>
        <w:pStyle w:val="Heading2"/>
      </w:pPr>
      <w:bookmarkStart w:id="2065" w:name="_Toc158902448"/>
      <w:bookmarkStart w:id="2066" w:name="_Toc221701714"/>
      <w:bookmarkStart w:id="2067" w:name="_Toc233105504"/>
      <w:r w:rsidRPr="0056179C">
        <w:t>Responder Data Services Functional Element</w:t>
      </w:r>
      <w:bookmarkEnd w:id="2065"/>
      <w:bookmarkEnd w:id="2066"/>
      <w:bookmarkEnd w:id="2067"/>
    </w:p>
    <w:p w14:paraId="0DA6DCB2" w14:textId="41326C84" w:rsidR="00AD7FC3" w:rsidRDefault="00AD7FC3" w:rsidP="00AD7FC3">
      <w:pPr>
        <w:pStyle w:val="BodyText"/>
      </w:pPr>
      <w:r>
        <w:t xml:space="preserve">The Responder Data Services Functional Element (RDS FE) is an optional FE that can be used to transfer data (including links to streaming media) between </w:t>
      </w:r>
      <w:r w:rsidR="00B34FE4">
        <w:t>an ECC</w:t>
      </w:r>
      <w:r>
        <w:t xml:space="preserve"> and </w:t>
      </w:r>
      <w:r w:rsidR="00FA7114">
        <w:t xml:space="preserve">a </w:t>
      </w:r>
      <w:r w:rsidR="00A75F90">
        <w:t>Field Responder Client</w:t>
      </w:r>
      <w:r w:rsidR="000758F5">
        <w:t xml:space="preserve"> (FRC)</w:t>
      </w:r>
      <w:r>
        <w:t xml:space="preserve">. </w:t>
      </w:r>
      <w:commentRangeStart w:id="2068"/>
      <w:commentRangeStart w:id="2069"/>
      <w:r>
        <w:t xml:space="preserve">Responders </w:t>
      </w:r>
      <w:commentRangeEnd w:id="2068"/>
      <w:r w:rsidR="00B46583">
        <w:rPr>
          <w:rStyle w:val="CommentReference"/>
          <w:sz w:val="20"/>
          <w:szCs w:val="20"/>
        </w:rPr>
        <w:commentReference w:id="2068"/>
      </w:r>
      <w:commentRangeEnd w:id="2069"/>
      <w:r w:rsidR="00961FE5">
        <w:rPr>
          <w:rStyle w:val="CommentReference"/>
          <w:sz w:val="20"/>
          <w:szCs w:val="20"/>
        </w:rPr>
        <w:commentReference w:id="2069"/>
      </w:r>
      <w:r>
        <w:t>may be an individual agent, identified with an Agent ID, or may be a unit, identified with a Unit ID-Common, from the EIDO-JSON standard, NENA</w:t>
      </w:r>
      <w:r>
        <w:noBreakHyphen/>
        <w:t>STA</w:t>
      </w:r>
      <w:r>
        <w:noBreakHyphen/>
      </w:r>
      <w:r w:rsidRPr="003D1F7F">
        <w:t>021</w:t>
      </w:r>
      <w:r>
        <w:t xml:space="preserve"> </w:t>
      </w:r>
      <w:r w:rsidR="00E212F4">
        <w:fldChar w:fldCharType="begin"/>
      </w:r>
      <w:r w:rsidR="00E212F4">
        <w:instrText xml:space="preserve"> REF _Ref225776300 \r \h </w:instrText>
      </w:r>
      <w:r w:rsidR="00E212F4">
        <w:fldChar w:fldCharType="separate"/>
      </w:r>
      <w:r w:rsidR="00E212F4">
        <w:t>[22]</w:t>
      </w:r>
      <w:r w:rsidR="00E212F4">
        <w:fldChar w:fldCharType="end"/>
      </w:r>
      <w:r>
        <w:t>. Whether the Responder is an individual Agent or a unit of some type, it is typically the Responder device that reports status, such as location or device state. Responder devices have identifiers similar to Element Identifiers as defined in NENA</w:t>
      </w:r>
      <w:r>
        <w:noBreakHyphen/>
        <w:t>STA</w:t>
      </w:r>
      <w:r>
        <w:noBreakHyphen/>
        <w:t xml:space="preserve">010 </w:t>
      </w:r>
      <w:r>
        <w:fldChar w:fldCharType="begin"/>
      </w:r>
      <w:r>
        <w:instrText xml:space="preserve"> REF _Ref200179524 \r \h  \* MERGEFORMAT </w:instrText>
      </w:r>
      <w:r>
        <w:fldChar w:fldCharType="separate"/>
      </w:r>
      <w:r w:rsidR="00A044BE">
        <w:fldChar w:fldCharType="begin"/>
      </w:r>
      <w:r w:rsidR="00A044BE">
        <w:instrText xml:space="preserve"> REF _Ref129852940 \r \h </w:instrText>
      </w:r>
      <w:r w:rsidR="00A044BE">
        <w:fldChar w:fldCharType="separate"/>
      </w:r>
      <w:r w:rsidR="00A044BE">
        <w:t>[7]</w:t>
      </w:r>
      <w:r w:rsidR="00A044BE">
        <w:fldChar w:fldCharType="end"/>
      </w:r>
      <w:r>
        <w:fldChar w:fldCharType="end"/>
      </w:r>
      <w:r>
        <w:t xml:space="preserve"> – a fully qualified hostname and have credentials traceable to the PCA that are used to authenticate the device. In the case of a device belonging to a private Agency (tow truck service, ambulance service, etc.) credentials from a trusted Certificate Authority acceptable to the ECC MAY be allowed.</w:t>
      </w:r>
    </w:p>
    <w:p w14:paraId="5FD4D2CE" w14:textId="3D24FD8C" w:rsidR="00AD7FC3" w:rsidRDefault="00AD7FC3" w:rsidP="00AD7FC3">
      <w:pPr>
        <w:pStyle w:val="BodyText"/>
      </w:pPr>
      <w:r>
        <w:t xml:space="preserve">The RDS FE uses EIDOs to transfer data between an Agency and Responders. Like the CHFE and Dispatch FE, the RDS MUST have an IHFE to exchange EIDOs </w:t>
      </w:r>
      <w:r w:rsidR="00F3633C">
        <w:t xml:space="preserve">between </w:t>
      </w:r>
      <w:r>
        <w:t xml:space="preserve">Responders and the </w:t>
      </w:r>
      <w:r w:rsidR="00A14E7B">
        <w:t xml:space="preserve">ECC </w:t>
      </w:r>
      <w:r>
        <w:t>using the mechanisms described in the Incident Handing FE section of this document. See the Emergency Incident Data Object section of this document for requirements for communicating with EIDOs.</w:t>
      </w:r>
    </w:p>
    <w:p w14:paraId="05193A64" w14:textId="3C637B3C" w:rsidR="00AD7FC3" w:rsidRDefault="00AD7FC3" w:rsidP="00AD7FC3">
      <w:pPr>
        <w:pStyle w:val="BodyText"/>
      </w:pPr>
      <w:r>
        <w:t>The RDS FE SHALL provide EIDO status updates to subscribers about an Incident and/or Incident location based on information from emergency responders and other sources through its IHFE, subject to policy.</w:t>
      </w:r>
    </w:p>
    <w:p w14:paraId="16A9E5D3" w14:textId="32B9EBBE" w:rsidR="00983198" w:rsidRDefault="008D3794" w:rsidP="00983198">
      <w:pPr>
        <w:pStyle w:val="BodyText"/>
      </w:pPr>
      <w:r>
        <w:t xml:space="preserve">The RDS FE </w:t>
      </w:r>
      <w:r w:rsidR="0024080A">
        <w:t>has an EidoConveyance interface</w:t>
      </w:r>
      <w:r w:rsidR="0040383D">
        <w:t xml:space="preserve"> that is used</w:t>
      </w:r>
      <w:r w:rsidR="004C291F">
        <w:t xml:space="preserve"> </w:t>
      </w:r>
      <w:r w:rsidR="00BA4C04">
        <w:t xml:space="preserve">by the </w:t>
      </w:r>
      <w:r w:rsidR="004C291F">
        <w:t>ECC and Responders</w:t>
      </w:r>
      <w:r w:rsidR="0040383D">
        <w:t xml:space="preserve"> to exchange EIDOs</w:t>
      </w:r>
      <w:r w:rsidR="004C291F">
        <w:t>.</w:t>
      </w:r>
      <w:r w:rsidR="00AD7FC3">
        <w:t xml:space="preserve"> While the </w:t>
      </w:r>
      <w:r w:rsidR="00DB30A6">
        <w:t>RDS</w:t>
      </w:r>
      <w:r w:rsidR="007A7AFE">
        <w:t xml:space="preserve"> </w:t>
      </w:r>
      <w:r w:rsidR="00AD7FC3">
        <w:t xml:space="preserve">has mechanisms that allow it to provide data from a single responder, in </w:t>
      </w:r>
      <w:r w:rsidR="00DA5043">
        <w:t xml:space="preserve">many </w:t>
      </w:r>
      <w:r w:rsidR="00AD7FC3">
        <w:t xml:space="preserve">cases, the </w:t>
      </w:r>
      <w:r w:rsidR="00DB30A6">
        <w:t>RDS</w:t>
      </w:r>
      <w:r w:rsidR="00AD7FC3">
        <w:t xml:space="preserve"> reports the state of the set of Responders (e.g., a unit) assigned to an incident, as well as the state of Responders not currently assigned to incidents. To do so, it sends EIDOs with multiple Agent and/or Emergency Resource data components, one for each </w:t>
      </w:r>
      <w:r w:rsidR="00321EAB">
        <w:t>Responder</w:t>
      </w:r>
      <w:r w:rsidR="00AD7FC3">
        <w:t>.</w:t>
      </w:r>
    </w:p>
    <w:p w14:paraId="064D4CEB" w14:textId="77777777" w:rsidR="00983198" w:rsidRDefault="00983198" w:rsidP="00983198">
      <w:pPr>
        <w:pStyle w:val="BodyText"/>
      </w:pPr>
    </w:p>
    <w:p w14:paraId="01FBAFF7" w14:textId="7B811362" w:rsidR="00983198" w:rsidRDefault="00983198" w:rsidP="00983198">
      <w:pPr>
        <w:pStyle w:val="Caption"/>
      </w:pPr>
      <w:bookmarkStart w:id="2070" w:name="_Toc232082461"/>
      <w:r>
        <w:lastRenderedPageBreak/>
        <w:t xml:space="preserve">Figure </w:t>
      </w:r>
      <w:fldSimple w:instr=" SEQ Figure \* ARABIC ">
        <w:r>
          <w:rPr>
            <w:noProof/>
          </w:rPr>
          <w:t>6</w:t>
        </w:r>
      </w:fldSimple>
      <w:r>
        <w:t xml:space="preserve"> </w:t>
      </w:r>
      <w:r w:rsidRPr="00374131">
        <w:t>R</w:t>
      </w:r>
      <w:r>
        <w:t xml:space="preserve">esponder </w:t>
      </w:r>
      <w:r w:rsidRPr="00374131">
        <w:t>D</w:t>
      </w:r>
      <w:r>
        <w:t xml:space="preserve">ata </w:t>
      </w:r>
      <w:r w:rsidRPr="00374131">
        <w:t>S</w:t>
      </w:r>
      <w:r>
        <w:t>ervices (RDS)</w:t>
      </w:r>
      <w:r w:rsidRPr="00374131">
        <w:t xml:space="preserve"> Concept of Operations</w:t>
      </w:r>
      <w:r w:rsidRPr="003249BA">
        <w:rPr>
          <w:rFonts w:ascii="Calibri" w:eastAsia="Calibri" w:hAnsi="Calibri"/>
          <w:noProof/>
          <w:kern w:val="2"/>
          <w:sz w:val="22"/>
          <w:szCs w:val="22"/>
          <w14:ligatures w14:val="standardContextual"/>
        </w:rPr>
        <w:drawing>
          <wp:anchor distT="0" distB="0" distL="114300" distR="114300" simplePos="0" relativeHeight="251688960" behindDoc="0" locked="1" layoutInCell="1" allowOverlap="0" wp14:anchorId="16C6114A" wp14:editId="3563E79D">
            <wp:simplePos x="0" y="0"/>
            <wp:positionH relativeFrom="column">
              <wp:posOffset>121920</wp:posOffset>
            </wp:positionH>
            <wp:positionV relativeFrom="line">
              <wp:posOffset>217805</wp:posOffset>
            </wp:positionV>
            <wp:extent cx="6037580" cy="2810510"/>
            <wp:effectExtent l="0" t="0" r="0" b="0"/>
            <wp:wrapTopAndBottom/>
            <wp:docPr id="180287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72044" name="Picture 1"/>
                    <pic:cNvPicPr>
                      <a:picLocks noChangeAspect="1" noChangeArrowheads="1"/>
                    </pic:cNvPicPr>
                  </pic:nvPicPr>
                  <pic:blipFill>
                    <a:blip r:embed="rId34"/>
                    <a:stretch>
                      <a:fillRect/>
                    </a:stretch>
                  </pic:blipFill>
                  <pic:spPr bwMode="auto">
                    <a:xfrm>
                      <a:off x="0" y="0"/>
                      <a:ext cx="6037580" cy="281051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2070"/>
    </w:p>
    <w:p w14:paraId="51F01B86" w14:textId="77777777" w:rsidR="0021541F" w:rsidRDefault="0021541F" w:rsidP="00983198">
      <w:pPr>
        <w:pStyle w:val="BodyText"/>
      </w:pPr>
    </w:p>
    <w:p w14:paraId="47E05118" w14:textId="7B6F2DC9" w:rsidR="00AD7FC3" w:rsidRPr="00B87CA5" w:rsidRDefault="00AD7FC3" w:rsidP="00983198">
      <w:pPr>
        <w:pStyle w:val="BodyText"/>
      </w:pPr>
      <w:r w:rsidRPr="00B87CA5">
        <w:t xml:space="preserve">The RDS uses the EIDO as the primary data object and uses the EIDO Conveyance Protocol </w:t>
      </w:r>
      <w:r w:rsidR="0076260A">
        <w:t>(</w:t>
      </w:r>
      <w:r w:rsidR="00AE6EBA">
        <w:t xml:space="preserve">specified in </w:t>
      </w:r>
      <w:r>
        <w:t xml:space="preserve">NENA-STA-024 </w:t>
      </w:r>
      <w:r w:rsidR="0076260A">
        <w:fldChar w:fldCharType="begin"/>
      </w:r>
      <w:r w:rsidR="0076260A">
        <w:instrText xml:space="preserve"> REF _Ref225776404 \r \h </w:instrText>
      </w:r>
      <w:r w:rsidR="0076260A">
        <w:fldChar w:fldCharType="separate"/>
      </w:r>
      <w:r w:rsidR="0076260A">
        <w:t>[25]</w:t>
      </w:r>
      <w:r w:rsidR="0076260A">
        <w:fldChar w:fldCharType="end"/>
      </w:r>
      <w:r w:rsidR="0076260A">
        <w:t>)</w:t>
      </w:r>
      <w:r w:rsidRPr="00B87CA5">
        <w:t xml:space="preserve"> as the transport mechanism</w:t>
      </w:r>
      <w:r>
        <w:t xml:space="preserve">. </w:t>
      </w:r>
      <w:r w:rsidR="00CC3385">
        <w:t>Some</w:t>
      </w:r>
      <w:r w:rsidR="00CC3385" w:rsidRPr="00B87CA5">
        <w:t xml:space="preserve"> </w:t>
      </w:r>
      <w:r w:rsidR="004E3609">
        <w:t xml:space="preserve">Responder </w:t>
      </w:r>
      <w:r w:rsidRPr="00B87CA5">
        <w:t>data sources that communicate with the RDS FE provide their data via the Additional Data component in an EIDO</w:t>
      </w:r>
      <w:r>
        <w:t xml:space="preserve">. </w:t>
      </w:r>
      <w:r w:rsidRPr="00B87CA5">
        <w:t>Adding a new data source may require creation of a new “block” of Additional Data but otherwise does not require any other new mechanism to be implemented on either side of the RDS. High-volume data sources might be accessed through a URL provided in an Additional Data component.</w:t>
      </w:r>
    </w:p>
    <w:p w14:paraId="0393F13F" w14:textId="7DF1923E" w:rsidR="00AD7FC3" w:rsidRDefault="00AD7FC3" w:rsidP="00AD7FC3">
      <w:pPr>
        <w:pStyle w:val="BodyText"/>
      </w:pPr>
      <w:r>
        <w:t>The EIDO Conveyance protocol may go through an optional Gateway as shown in Figure 1 above to convert it to a proprietary protocol. The Gateways are not specified in this document, but MAY be used to connect the RDS to mobile terminals and devices that do not support the</w:t>
      </w:r>
      <w:r w:rsidRPr="00543D37">
        <w:t xml:space="preserve"> </w:t>
      </w:r>
      <w:r>
        <w:t>EIDO Conveyance protocol.</w:t>
      </w:r>
    </w:p>
    <w:p w14:paraId="1096455A" w14:textId="7C6BCC99" w:rsidR="00AD7FC3" w:rsidRPr="00AD7FC3" w:rsidRDefault="00AD7FC3" w:rsidP="00AD7FC3">
      <w:pPr>
        <w:pStyle w:val="BodyText"/>
      </w:pPr>
      <w:r>
        <w:t>When the data source provides streaming media, the EIDO will contain an RTSP URI.</w:t>
      </w:r>
      <w:r w:rsidR="00BC75CE">
        <w:t xml:space="preserve"> When the data source provides file media</w:t>
      </w:r>
      <w:r w:rsidR="001E5948">
        <w:t xml:space="preserve"> (images, video clips, documents, etc.), the EIDO will contain </w:t>
      </w:r>
      <w:r w:rsidR="00466E85">
        <w:t>an HTTP URI</w:t>
      </w:r>
      <w:r w:rsidR="009C34FB">
        <w:t>.</w:t>
      </w:r>
      <w:r w:rsidR="00DA28C4">
        <w:t xml:space="preserve"> EIDOs can contain other URIs</w:t>
      </w:r>
      <w:r w:rsidR="00837D4D">
        <w:t>.</w:t>
      </w:r>
    </w:p>
    <w:p w14:paraId="3DA85FEF" w14:textId="771E2320" w:rsidR="00AD7FC3" w:rsidRDefault="00AD7FC3" w:rsidP="00AD7FC3">
      <w:pPr>
        <w:pStyle w:val="BodyText"/>
      </w:pPr>
      <w:r w:rsidRPr="0056179C">
        <w:t>Reporting the location of responders is a key requirement of the RDS. The RDS MUST obtain location updates from all responder devices connected to the RDS that provide updated location information. A location reported by the RDS in an EIDO MAY be a location by reference, and the RDS will need to obtain updates of location from the connected responder device</w:t>
      </w:r>
      <w:r>
        <w:t xml:space="preserve">. </w:t>
      </w:r>
      <w:r w:rsidRPr="0056179C">
        <w:t xml:space="preserve">The RDS MAY be permitted, following Agency </w:t>
      </w:r>
      <w:r w:rsidR="00043B04">
        <w:t>p</w:t>
      </w:r>
      <w:r w:rsidR="00043B04" w:rsidRPr="0056179C">
        <w:t>olicy</w:t>
      </w:r>
      <w:r w:rsidRPr="0056179C">
        <w:t>, to act as a repeater for location updates for responder location</w:t>
      </w:r>
      <w:r>
        <w:t xml:space="preserve">. </w:t>
      </w:r>
      <w:r w:rsidRPr="0056179C">
        <w:t xml:space="preserve">Normally, location received by reference must be passed by reference to upstream (towards the ESInet or other </w:t>
      </w:r>
      <w:r>
        <w:t>Agency</w:t>
      </w:r>
      <w:r w:rsidRPr="0056179C">
        <w:t xml:space="preserve"> FEs) entities</w:t>
      </w:r>
      <w:r>
        <w:t xml:space="preserve">. </w:t>
      </w:r>
      <w:commentRangeStart w:id="2071"/>
      <w:commentRangeStart w:id="2072"/>
      <w:del w:id="2073" w:author="Michael Smith [2]" w:date="2026-06-11T13:04:00Z" w16du:dateUtc="2026-06-11T17:04:00Z">
        <w:r w:rsidRPr="0056179C" w:rsidDel="00CE4C6C">
          <w:delText xml:space="preserve">The RDS is permitted to send location received by reference from a responder to other permitted entities. The RDS </w:delText>
        </w:r>
        <w:r w:rsidR="0035325E" w:rsidDel="00CE4C6C">
          <w:delText xml:space="preserve">MUST </w:delText>
        </w:r>
        <w:r w:rsidR="00026AB9" w:rsidDel="00CE4C6C">
          <w:delText>provide</w:delText>
        </w:r>
        <w:r w:rsidR="0035325E" w:rsidRPr="0056179C" w:rsidDel="00CE4C6C">
          <w:delText xml:space="preserve"> </w:delText>
        </w:r>
        <w:r w:rsidRPr="0056179C" w:rsidDel="00CE4C6C">
          <w:delText xml:space="preserve">responder location </w:delText>
        </w:r>
        <w:r w:rsidR="00026AB9" w:rsidDel="00CE4C6C">
          <w:delText>by reference,</w:delText>
        </w:r>
        <w:r w:rsidR="00026AB9" w:rsidRPr="0056179C" w:rsidDel="00CE4C6C">
          <w:delText xml:space="preserve"> </w:delText>
        </w:r>
        <w:r w:rsidRPr="0056179C" w:rsidDel="00CE4C6C">
          <w:delText>via either HELD for query, or SIP for subscriptions</w:delText>
        </w:r>
        <w:r w:rsidDel="00CE4C6C">
          <w:delText xml:space="preserve">, including the filter functionality specified for those interfaces on a Location Information Server per NENA STA-010 </w:delText>
        </w:r>
        <w:r w:rsidDel="00CE4C6C">
          <w:fldChar w:fldCharType="begin"/>
        </w:r>
        <w:r w:rsidDel="00CE4C6C">
          <w:delInstrText xml:space="preserve"> REF _Ref200179524 \r \h  \* MERGEFORMAT </w:delInstrText>
        </w:r>
        <w:r w:rsidDel="00CE4C6C">
          <w:fldChar w:fldCharType="separate"/>
        </w:r>
        <w:r w:rsidR="00A044BE" w:rsidDel="00CE4C6C">
          <w:fldChar w:fldCharType="begin"/>
        </w:r>
        <w:r w:rsidR="00A044BE" w:rsidDel="00CE4C6C">
          <w:delInstrText xml:space="preserve"> REF _Ref129852940 \r \h </w:delInstrText>
        </w:r>
        <w:r w:rsidR="00A044BE" w:rsidDel="00CE4C6C">
          <w:fldChar w:fldCharType="separate"/>
        </w:r>
        <w:r w:rsidR="00A044BE" w:rsidDel="00CE4C6C">
          <w:delText>[7]</w:delText>
        </w:r>
        <w:r w:rsidR="00A044BE" w:rsidDel="00CE4C6C">
          <w:fldChar w:fldCharType="end"/>
        </w:r>
        <w:r w:rsidDel="00CE4C6C">
          <w:fldChar w:fldCharType="end"/>
        </w:r>
        <w:r w:rsidDel="00CE4C6C">
          <w:delText xml:space="preserve">, </w:delText>
        </w:r>
        <w:r w:rsidRPr="00EB7DA2" w:rsidDel="00CE4C6C">
          <w:delText>Section</w:delText>
        </w:r>
        <w:r w:rsidDel="00CE4C6C">
          <w:delText xml:space="preserve"> </w:delText>
        </w:r>
        <w:r w:rsidRPr="0076593A" w:rsidDel="00CE4C6C">
          <w:delText>Location Information Server</w:delText>
        </w:r>
        <w:r w:rsidDel="00CE4C6C">
          <w:delText xml:space="preserve">. </w:delText>
        </w:r>
        <w:r w:rsidRPr="0056179C" w:rsidDel="00CE4C6C">
          <w:delText xml:space="preserve"> When location updates are received from the responder, the RDS, following </w:delText>
        </w:r>
        <w:r w:rsidDel="00CE4C6C">
          <w:delText>Agency</w:delText>
        </w:r>
        <w:r w:rsidRPr="0056179C" w:rsidDel="00CE4C6C">
          <w:delText xml:space="preserve"> policy sends location updates to subscribers</w:delText>
        </w:r>
        <w:r w:rsidDel="00CE4C6C">
          <w:delText xml:space="preserve">. </w:delText>
        </w:r>
        <w:r w:rsidRPr="0056179C" w:rsidDel="00CE4C6C">
          <w:delText>A location reference in an EIDO sent by the RDS MUST have a lifetime of a minimum of fifteen minutes.</w:delText>
        </w:r>
        <w:commentRangeEnd w:id="2071"/>
        <w:r w:rsidR="00B46583" w:rsidDel="00CE4C6C">
          <w:rPr>
            <w:rStyle w:val="CommentReference"/>
            <w:sz w:val="20"/>
            <w:szCs w:val="20"/>
          </w:rPr>
          <w:commentReference w:id="2071"/>
        </w:r>
      </w:del>
      <w:commentRangeEnd w:id="2072"/>
      <w:r w:rsidR="004A1F0F">
        <w:rPr>
          <w:rStyle w:val="CommentReference"/>
          <w:sz w:val="20"/>
          <w:szCs w:val="20"/>
        </w:rPr>
        <w:commentReference w:id="2072"/>
      </w:r>
    </w:p>
    <w:p w14:paraId="4A854B8E" w14:textId="7D40DCED" w:rsidR="00DA7D0B" w:rsidRPr="0056179C" w:rsidRDefault="00BC4B25" w:rsidP="00DA7D0B">
      <w:pPr>
        <w:pStyle w:val="Heading3"/>
      </w:pPr>
      <w:bookmarkStart w:id="2074" w:name="_Toc221701716"/>
      <w:r>
        <w:lastRenderedPageBreak/>
        <w:t xml:space="preserve"> </w:t>
      </w:r>
      <w:bookmarkStart w:id="2075" w:name="_Toc233105505"/>
      <w:r w:rsidR="00DA7D0B" w:rsidRPr="0056179C">
        <w:t>RDS Use of EIDO Subscribe Conveyance</w:t>
      </w:r>
      <w:bookmarkEnd w:id="2074"/>
      <w:bookmarkEnd w:id="2075"/>
    </w:p>
    <w:p w14:paraId="76B064D8" w14:textId="77777777" w:rsidR="00DA7D0B" w:rsidRDefault="00DA7D0B" w:rsidP="00DA7D0B">
      <w:pPr>
        <w:pStyle w:val="BodyText"/>
      </w:pPr>
      <w:r>
        <w:t xml:space="preserve">Updates to Incidents, either from other FEs to responders or responders to other entities use the Subscribe mechanism. The RDS MUST subscribe to responders on any incident the responder is assigned to, and MAY subscribe to responders that are not assigned to an Incident in order to receive resource status. </w:t>
      </w:r>
    </w:p>
    <w:p w14:paraId="68199FA3" w14:textId="61561A6F" w:rsidR="00DA7D0B" w:rsidRDefault="00DA7D0B" w:rsidP="00DA7D0B">
      <w:pPr>
        <w:pStyle w:val="BodyText"/>
      </w:pPr>
      <w:r>
        <w:t xml:space="preserve">The RDS MUST support subscription requests on its </w:t>
      </w:r>
      <w:r w:rsidR="00996C72">
        <w:t>EidoConveya</w:t>
      </w:r>
      <w:r w:rsidR="00C51676">
        <w:t>nce</w:t>
      </w:r>
      <w:r w:rsidR="00996C72">
        <w:t xml:space="preserve"> </w:t>
      </w:r>
      <w:r>
        <w:t xml:space="preserve">interface from </w:t>
      </w:r>
      <w:r w:rsidR="00C51676">
        <w:t xml:space="preserve">authorized </w:t>
      </w:r>
      <w:r>
        <w:t>entities that wish to receive Incident updates from responders and MAY support subscription requests to receive updates from responders that are not assigned to an Incident in order to receive resource status. Agency policy determines which entities are permitted to subscribe to the RDS.</w:t>
      </w:r>
    </w:p>
    <w:p w14:paraId="3A0E2315" w14:textId="4E0F3930" w:rsidR="00DA7D0B" w:rsidRDefault="00DA7D0B" w:rsidP="00DA7D0B">
      <w:pPr>
        <w:pStyle w:val="BodyText"/>
      </w:pPr>
      <w:r>
        <w:t xml:space="preserve">Due to issues in coalescing input from multiple responders, the </w:t>
      </w:r>
      <w:r w:rsidR="00396A65">
        <w:t xml:space="preserve">Intra-Agency </w:t>
      </w:r>
      <w:r>
        <w:t>IDX SHOULD be the only</w:t>
      </w:r>
      <w:r w:rsidR="00E711B5">
        <w:t xml:space="preserve"> internal ECC</w:t>
      </w:r>
      <w:r>
        <w:t xml:space="preserve"> FE  that subscribes to the </w:t>
      </w:r>
      <w:r w:rsidR="00FC5C54">
        <w:t xml:space="preserve">RDS EidoConveyance </w:t>
      </w:r>
      <w:r>
        <w:t xml:space="preserve">interface; other FEs would direct their subscriptions to the </w:t>
      </w:r>
      <w:r w:rsidR="00396A65">
        <w:t xml:space="preserve">Intra-Agency </w:t>
      </w:r>
      <w:r>
        <w:t xml:space="preserve">IDX. The RDS SHOULD be the only FE that subscribes to the </w:t>
      </w:r>
      <w:r w:rsidR="000772E2">
        <w:t>FRC</w:t>
      </w:r>
      <w:r w:rsidR="00CC0925">
        <w:t>s</w:t>
      </w:r>
      <w:r>
        <w:t xml:space="preserve">. Responders provide status updates to the RDS but subscribe to the IDX to receive updates from other FEs and Agencies. </w:t>
      </w:r>
    </w:p>
    <w:p w14:paraId="30B5F78C" w14:textId="4B64A190" w:rsidR="00595D6E" w:rsidRDefault="00DA7D0B" w:rsidP="00DA7D0B">
      <w:pPr>
        <w:pStyle w:val="BodyText"/>
      </w:pPr>
      <w:r>
        <w:t xml:space="preserve">The normal subscription from an FE to the RDS causes the subscriber to receive aggregate updates for all responders assigned to the incident managed by the RDS. </w:t>
      </w:r>
      <w:commentRangeStart w:id="2076"/>
      <w:r>
        <w:t>The RDS MUST support an extension in the SUBSCRIBE request that includes a “Responder” parameter containing an agent ID or Unit ID-Common of a responder. A subscriber that provided a Responder parameter in the subscription receives EIDOs containing only information from the identified responder. Agency Policy determines which entities may subscribe to the RDS for a specific responder.</w:t>
      </w:r>
      <w:commentRangeEnd w:id="2076"/>
      <w:r w:rsidR="00B46583">
        <w:rPr>
          <w:rStyle w:val="CommentReference"/>
          <w:sz w:val="20"/>
          <w:szCs w:val="20"/>
        </w:rPr>
        <w:commentReference w:id="2076"/>
      </w:r>
    </w:p>
    <w:p w14:paraId="31B76219" w14:textId="77777777" w:rsidR="00D435BD" w:rsidRDefault="00D435BD" w:rsidP="00D435BD">
      <w:pPr>
        <w:pStyle w:val="Heading3"/>
      </w:pPr>
      <w:r>
        <w:t xml:space="preserve"> </w:t>
      </w:r>
      <w:bookmarkStart w:id="2077" w:name="_Toc221701717"/>
      <w:bookmarkStart w:id="2078" w:name="_Toc233105506"/>
      <w:r>
        <w:t xml:space="preserve">RDS </w:t>
      </w:r>
      <w:r w:rsidRPr="0056179C">
        <w:t>Logging</w:t>
      </w:r>
      <w:bookmarkEnd w:id="2077"/>
      <w:bookmarkEnd w:id="2078"/>
      <w:r>
        <w:t xml:space="preserve"> </w:t>
      </w:r>
    </w:p>
    <w:p w14:paraId="633B33C8" w14:textId="4BDBA178" w:rsidR="00D435BD" w:rsidRDefault="00D435BD" w:rsidP="00D435BD">
      <w:pPr>
        <w:pStyle w:val="BodyText"/>
      </w:pPr>
      <w:r w:rsidRPr="0056179C">
        <w:t>The RDS provides logging of data to and from responders</w:t>
      </w:r>
      <w:r>
        <w:t xml:space="preserve">. </w:t>
      </w:r>
      <w:r w:rsidR="004E7777">
        <w:t>FRCs</w:t>
      </w:r>
      <w:r w:rsidRPr="0056179C">
        <w:t xml:space="preserve"> MAY log data to an i3 Logging Service. The RDS MUST log </w:t>
      </w:r>
      <w:r w:rsidR="000B740B">
        <w:t>EIDOs</w:t>
      </w:r>
      <w:r w:rsidR="000B740B" w:rsidRPr="0056179C">
        <w:t xml:space="preserve"> </w:t>
      </w:r>
      <w:r w:rsidRPr="0056179C">
        <w:t xml:space="preserve">it sends or receives to/from responders to its Logging Service(s). </w:t>
      </w:r>
    </w:p>
    <w:p w14:paraId="387D2C11" w14:textId="77777777" w:rsidR="00D435BD" w:rsidRDefault="00D435BD" w:rsidP="00DD4F82">
      <w:pPr>
        <w:pStyle w:val="Heading3"/>
      </w:pPr>
      <w:r>
        <w:t xml:space="preserve"> </w:t>
      </w:r>
      <w:bookmarkStart w:id="2079" w:name="_Toc233105507"/>
      <w:r>
        <w:t>RDS Policy</w:t>
      </w:r>
      <w:bookmarkEnd w:id="2079"/>
    </w:p>
    <w:p w14:paraId="78644D27" w14:textId="1D0F6869" w:rsidR="00E603FA" w:rsidRDefault="00D435BD" w:rsidP="00D435BD">
      <w:pPr>
        <w:pStyle w:val="BodyText"/>
      </w:pPr>
      <w:r>
        <w:t>The RDS is a Service</w:t>
      </w:r>
      <w:r w:rsidR="004610BC">
        <w:t xml:space="preserve"> that </w:t>
      </w:r>
      <w:r w:rsidR="00BA5F3E">
        <w:t xml:space="preserve">incorporates an IHFE </w:t>
      </w:r>
      <w:r w:rsidR="00FB6626">
        <w:t xml:space="preserve">that implements the EidoConveyance interface </w:t>
      </w:r>
      <w:r w:rsidR="00BA5F3E">
        <w:t xml:space="preserve">for exchanging EIDOs. </w:t>
      </w:r>
      <w:r w:rsidR="00B466BF">
        <w:t xml:space="preserve">The </w:t>
      </w:r>
      <w:r w:rsidR="001D391F">
        <w:t>“</w:t>
      </w:r>
      <w:hyperlink w:anchor="_New_Values_for_2" w:history="1">
        <w:r w:rsidR="00B466BF" w:rsidRPr="001D391F">
          <w:rPr>
            <w:rStyle w:val="Hyperlink"/>
          </w:rPr>
          <w:t>IhfePolicy</w:t>
        </w:r>
      </w:hyperlink>
      <w:r w:rsidR="001D391F">
        <w:t>”</w:t>
      </w:r>
      <w:r w:rsidR="00B466BF">
        <w:t xml:space="preserve"> has DRM rules that control access to its EIDO interfaces</w:t>
      </w:r>
      <w:r w:rsidR="002D7B59">
        <w:t>. See the IHFE Policy section for details.</w:t>
      </w:r>
      <w:r w:rsidR="00333284">
        <w:t xml:space="preserve"> </w:t>
      </w:r>
    </w:p>
    <w:p w14:paraId="682D223A" w14:textId="61B7412F" w:rsidR="00D435BD" w:rsidRDefault="00B92ABC" w:rsidP="00D435BD">
      <w:pPr>
        <w:pStyle w:val="BodyText"/>
      </w:pPr>
      <w:commentRangeStart w:id="2080"/>
      <w:del w:id="2081" w:author="Michael Smith [2]" w:date="2026-06-09T15:23:00Z" w16du:dateUtc="2026-06-09T19:23:00Z">
        <w:r w:rsidDel="00BA551D">
          <w:delText xml:space="preserve">The RDS </w:delText>
        </w:r>
        <w:r w:rsidR="008B6822" w:rsidDel="00BA551D">
          <w:delText xml:space="preserve">has an </w:delText>
        </w:r>
        <w:commentRangeStart w:id="2082"/>
        <w:r w:rsidR="008B6822" w:rsidDel="00BA551D">
          <w:delText xml:space="preserve">RdsHeld interface and an RdsSubscribe </w:delText>
        </w:r>
        <w:commentRangeEnd w:id="2082"/>
        <w:r w:rsidR="00B46583" w:rsidDel="00BA551D">
          <w:rPr>
            <w:rStyle w:val="CommentReference"/>
            <w:sz w:val="20"/>
            <w:szCs w:val="20"/>
          </w:rPr>
          <w:commentReference w:id="2082"/>
        </w:r>
        <w:r w:rsidR="008B6822" w:rsidDel="00BA551D">
          <w:delText>interface</w:delText>
        </w:r>
        <w:r w:rsidR="00E60EA5" w:rsidDel="00BA551D">
          <w:delText xml:space="preserve"> defined in the IANA Actions section of this document, both of which are used to </w:delText>
        </w:r>
        <w:r w:rsidR="005D5623" w:rsidDel="00BA551D">
          <w:delText>provide Responder location updates</w:delText>
        </w:r>
        <w:r w:rsidR="00E60EA5" w:rsidDel="00BA551D">
          <w:delText>.</w:delText>
        </w:r>
      </w:del>
      <w:commentRangeEnd w:id="2080"/>
      <w:r w:rsidR="00B46583">
        <w:rPr>
          <w:rStyle w:val="CommentReference"/>
          <w:sz w:val="20"/>
          <w:szCs w:val="20"/>
        </w:rPr>
        <w:commentReference w:id="2080"/>
      </w:r>
    </w:p>
    <w:p w14:paraId="07940229" w14:textId="77777777" w:rsidR="00A94A09" w:rsidRPr="0056179C" w:rsidRDefault="00A94A09" w:rsidP="00A94A09">
      <w:pPr>
        <w:pStyle w:val="Heading2"/>
      </w:pPr>
      <w:bookmarkStart w:id="2083" w:name="_Toc158902449"/>
      <w:bookmarkStart w:id="2084" w:name="_Toc221701719"/>
      <w:bookmarkStart w:id="2085" w:name="_Toc233105508"/>
      <w:commentRangeStart w:id="2086"/>
      <w:r w:rsidRPr="0056179C">
        <w:t>The Logging Service</w:t>
      </w:r>
      <w:bookmarkEnd w:id="2083"/>
      <w:bookmarkEnd w:id="2084"/>
      <w:bookmarkEnd w:id="2085"/>
      <w:commentRangeEnd w:id="2086"/>
      <w:r w:rsidR="00B46583" w:rsidRPr="0056179C">
        <w:rPr>
          <w:rStyle w:val="CommentReference"/>
          <w:sz w:val="20"/>
          <w:szCs w:val="20"/>
        </w:rPr>
        <w:commentReference w:id="2086"/>
      </w:r>
    </w:p>
    <w:p w14:paraId="542387BB" w14:textId="44A2C6A0" w:rsidR="00A94A09" w:rsidRDefault="00A94A09" w:rsidP="00A94A09">
      <w:pPr>
        <w:pStyle w:val="BodyText"/>
      </w:pPr>
      <w:r>
        <w:t>The Logging Service defined in NENA</w:t>
      </w:r>
      <w:r>
        <w:noBreakHyphen/>
        <w:t>STA</w:t>
      </w:r>
      <w:r>
        <w:noBreakHyphen/>
        <w:t xml:space="preserve">010 </w:t>
      </w:r>
      <w:r>
        <w:fldChar w:fldCharType="begin"/>
      </w:r>
      <w:r>
        <w:instrText xml:space="preserve"> REF _Ref200179524 \r \h  \* MERGEFORMAT </w:instrText>
      </w:r>
      <w:r>
        <w:fldChar w:fldCharType="separate"/>
      </w:r>
      <w:r w:rsidR="00A044BE">
        <w:fldChar w:fldCharType="begin"/>
      </w:r>
      <w:r w:rsidR="00A044BE">
        <w:instrText xml:space="preserve"> REF _Ref129852940 \r \h </w:instrText>
      </w:r>
      <w:r w:rsidR="00A044BE">
        <w:fldChar w:fldCharType="separate"/>
      </w:r>
      <w:r w:rsidR="00A044BE">
        <w:t>[7]</w:t>
      </w:r>
      <w:r w:rsidR="00A044BE">
        <w:fldChar w:fldCharType="end"/>
      </w:r>
      <w:r>
        <w:fldChar w:fldCharType="end"/>
      </w:r>
      <w:r>
        <w:t xml:space="preserve"> provides critical logging and recording services to the </w:t>
      </w:r>
      <w:r w:rsidR="00875AAB">
        <w:t>ECC</w:t>
      </w:r>
      <w:r>
        <w:t xml:space="preserve">. Every </w:t>
      </w:r>
      <w:r w:rsidR="00875AAB">
        <w:t>ECC</w:t>
      </w:r>
      <w:r>
        <w:t xml:space="preserve"> MUST have a Logging Service. A</w:t>
      </w:r>
      <w:r w:rsidR="00875AAB">
        <w:t>n</w:t>
      </w:r>
      <w:r>
        <w:t xml:space="preserve"> </w:t>
      </w:r>
      <w:r w:rsidR="00875AAB">
        <w:t>ECC</w:t>
      </w:r>
      <w:r>
        <w:t xml:space="preserve"> MAY have its own Logging Service, or it MAY use a </w:t>
      </w:r>
      <w:commentRangeStart w:id="2087"/>
      <w:r>
        <w:t>Logging Service provided in the NGCS</w:t>
      </w:r>
      <w:commentRangeEnd w:id="2087"/>
      <w:r w:rsidR="00B46583">
        <w:rPr>
          <w:rStyle w:val="CommentReference"/>
          <w:sz w:val="20"/>
          <w:szCs w:val="20"/>
        </w:rPr>
        <w:commentReference w:id="2087"/>
      </w:r>
      <w:r>
        <w:t xml:space="preserve">. This document sometimes refers to the Logging Service as simply “the logger”. The Logging Service implementation MUST be designed with enough built-in redundancy to meet the </w:t>
      </w:r>
      <w:r w:rsidR="00875AAB">
        <w:t>ECC</w:t>
      </w:r>
      <w:r>
        <w:t>’s reliability requirements for event logging, media recording, legal record production, and troubleshooting activities. Use of an NGCS Logging Service by a</w:t>
      </w:r>
      <w:r w:rsidR="00875AAB">
        <w:t>n</w:t>
      </w:r>
      <w:r>
        <w:t xml:space="preserve"> </w:t>
      </w:r>
      <w:r w:rsidR="00875AAB">
        <w:t>ECC</w:t>
      </w:r>
      <w:r>
        <w:t xml:space="preserve">, alone or in combination with a local </w:t>
      </w:r>
      <w:r w:rsidR="00875AAB">
        <w:t>ECC</w:t>
      </w:r>
      <w:r>
        <w:t xml:space="preserve"> Logging Service, is one way to achieve a</w:t>
      </w:r>
      <w:r w:rsidR="00875AAB">
        <w:t>n</w:t>
      </w:r>
      <w:r>
        <w:t xml:space="preserve"> </w:t>
      </w:r>
      <w:r w:rsidR="00875AAB">
        <w:t>ECC</w:t>
      </w:r>
      <w:r>
        <w:t xml:space="preserve">’s required </w:t>
      </w:r>
      <w:commentRangeStart w:id="2088"/>
      <w:r>
        <w:t>Logging Service reliability</w:t>
      </w:r>
      <w:commentRangeEnd w:id="2088"/>
      <w:r w:rsidR="00B46583">
        <w:rPr>
          <w:rStyle w:val="CommentReference"/>
          <w:sz w:val="20"/>
          <w:szCs w:val="20"/>
        </w:rPr>
        <w:commentReference w:id="2088"/>
      </w:r>
      <w:r>
        <w:t xml:space="preserve">. It is possible to implement Logging Service redundancy completely within the </w:t>
      </w:r>
      <w:r w:rsidR="00F53852">
        <w:t>ECC</w:t>
      </w:r>
      <w:r>
        <w:t xml:space="preserve">, but when redundant instance(s) are physically co-located, the implementation is more vulnerable to </w:t>
      </w:r>
      <w:r>
        <w:lastRenderedPageBreak/>
        <w:t>physical disasters. The required level of Logging Service reliability, and actions to take if the Logging Service becomes unavailable, are typically driven by policy and/or regulation. Per NENA</w:t>
      </w:r>
      <w:r>
        <w:noBreakHyphen/>
        <w:t>STA</w:t>
      </w:r>
      <w:r>
        <w:noBreakHyphen/>
        <w:t xml:space="preserve">010 </w:t>
      </w:r>
      <w:r>
        <w:fldChar w:fldCharType="begin"/>
      </w:r>
      <w:r>
        <w:instrText xml:space="preserve"> REF _Ref200179524 \n \h  \* MERGEFORMAT </w:instrText>
      </w:r>
      <w:r>
        <w:fldChar w:fldCharType="separate"/>
      </w:r>
      <w:r w:rsidR="00A044BE">
        <w:fldChar w:fldCharType="begin"/>
      </w:r>
      <w:r w:rsidR="00A044BE">
        <w:instrText xml:space="preserve"> REF _Ref129852940 \r \h </w:instrText>
      </w:r>
      <w:r w:rsidR="00A044BE">
        <w:fldChar w:fldCharType="separate"/>
      </w:r>
      <w:r w:rsidR="00A044BE">
        <w:t>[7]</w:t>
      </w:r>
      <w:r w:rsidR="00A044BE">
        <w:fldChar w:fldCharType="end"/>
      </w:r>
      <w:r>
        <w:fldChar w:fldCharType="end"/>
      </w:r>
      <w:r>
        <w:t xml:space="preserve">: “Clients to the logging service MUST support logging to at least two loggers for redundancy purposes, with support for three (3) or more DESIRABLE, and some jurisdictions might require four or more.” </w:t>
      </w:r>
      <w:r w:rsidR="00F53852">
        <w:t>ECC</w:t>
      </w:r>
      <w:r>
        <w:t>s may implement Logging Services in any configuration that meets or exceeds these requirements.</w:t>
      </w:r>
    </w:p>
    <w:p w14:paraId="721AEA8C" w14:textId="1BA74803" w:rsidR="00A94A09" w:rsidRDefault="00A94A09" w:rsidP="00A94A09">
      <w:pPr>
        <w:pStyle w:val="BodyText"/>
      </w:pPr>
      <w:r>
        <w:t xml:space="preserve">The NGCS’s Logging Service logs all significant call processing steps that occur as the call is being routed to the </w:t>
      </w:r>
      <w:r w:rsidR="00F53852">
        <w:t>ECC</w:t>
      </w:r>
      <w:r>
        <w:t xml:space="preserve">. The </w:t>
      </w:r>
      <w:r w:rsidR="00F53852">
        <w:t>ECC</w:t>
      </w:r>
      <w:r>
        <w:t xml:space="preserve"> MUST log all significant call and Incident processing steps until the call and any associated Incidents end. The IANA LogEvent registry defines many events that MUST be logged by </w:t>
      </w:r>
      <w:r w:rsidR="00F53852">
        <w:t>ECC</w:t>
      </w:r>
      <w:r>
        <w:t xml:space="preserve"> FEs, including, but not limited to, the CHFE, Dispatch, and FEs that send or receive EIDOs. Call and Incident processing events are logged as LogEvents (see NENA</w:t>
      </w:r>
      <w:r>
        <w:noBreakHyphen/>
        <w:t>STA</w:t>
      </w:r>
      <w:r>
        <w:noBreakHyphen/>
        <w:t xml:space="preserve">010 </w:t>
      </w:r>
      <w:r>
        <w:fldChar w:fldCharType="begin"/>
      </w:r>
      <w:r>
        <w:instrText xml:space="preserve"> REF _Ref200179524 \r \h  \* MERGEFORMAT </w:instrText>
      </w:r>
      <w:r>
        <w:fldChar w:fldCharType="separate"/>
      </w:r>
      <w:r w:rsidR="00A044BE">
        <w:fldChar w:fldCharType="begin"/>
      </w:r>
      <w:r w:rsidR="00A044BE">
        <w:instrText xml:space="preserve"> REF _Ref129852940 \r \h </w:instrText>
      </w:r>
      <w:r w:rsidR="00A044BE">
        <w:fldChar w:fldCharType="separate"/>
      </w:r>
      <w:r w:rsidR="00A044BE">
        <w:t>[7]</w:t>
      </w:r>
      <w:r w:rsidR="00A044BE">
        <w:fldChar w:fldCharType="end"/>
      </w:r>
      <w:r>
        <w:fldChar w:fldCharType="end"/>
      </w:r>
      <w:r>
        <w:t xml:space="preserve">). </w:t>
      </w:r>
      <w:r w:rsidR="00F53852">
        <w:t>ECC</w:t>
      </w:r>
      <w:r>
        <w:t xml:space="preserve"> FEs MUST log all required LogEvents they generate from the time the call hits the first </w:t>
      </w:r>
      <w:r w:rsidR="00F53852">
        <w:t>ECC</w:t>
      </w:r>
      <w:r>
        <w:t xml:space="preserve"> FE until both of the following conditions have occurred: </w:t>
      </w:r>
    </w:p>
    <w:p w14:paraId="0DA4DFFE" w14:textId="77777777" w:rsidR="00A94A09" w:rsidRDefault="00A94A09" w:rsidP="00A94A09">
      <w:pPr>
        <w:pStyle w:val="ListParagraph"/>
      </w:pPr>
      <w:r w:rsidRPr="004841B2">
        <w:t xml:space="preserve">the call in question has ended, and </w:t>
      </w:r>
    </w:p>
    <w:p w14:paraId="0931D2BE" w14:textId="77777777" w:rsidR="00A94A09" w:rsidRDefault="00A94A09" w:rsidP="00A94A09">
      <w:pPr>
        <w:pStyle w:val="ListParagraph"/>
      </w:pPr>
      <w:r w:rsidRPr="004841B2">
        <w:t>the associated Incident has been closed.</w:t>
      </w:r>
    </w:p>
    <w:p w14:paraId="42E78821" w14:textId="10E2DD31" w:rsidR="00A94A09" w:rsidRPr="004841B2" w:rsidRDefault="00A94A09" w:rsidP="00A94A09">
      <w:pPr>
        <w:pStyle w:val="BodyText"/>
      </w:pPr>
      <w:r w:rsidRPr="004841B2">
        <w:t xml:space="preserve"> Note that multiple calls may be received about the same Incident, and logging continues for those calls and that Incident until call and Incident handling is completed. LogEvents may be divided between multiple Logging Services (the NGCS Logging Service, and the Logging Services of </w:t>
      </w:r>
      <w:r w:rsidR="00F53852">
        <w:t>ECC</w:t>
      </w:r>
      <w:r w:rsidRPr="004841B2">
        <w:t>s that handled the Incident).</w:t>
      </w:r>
    </w:p>
    <w:p w14:paraId="475E3DCB" w14:textId="29B89896" w:rsidR="00A94A09" w:rsidRDefault="00A94A09" w:rsidP="00A94A09">
      <w:pPr>
        <w:pStyle w:val="BodyText"/>
      </w:pPr>
      <w:r>
        <w:t>Media recording MUST begin before the call is answered if Early Media are available (see NENA</w:t>
      </w:r>
      <w:r>
        <w:noBreakHyphen/>
        <w:t>STA</w:t>
      </w:r>
      <w:r>
        <w:noBreakHyphen/>
        <w:t xml:space="preserve">010 </w:t>
      </w:r>
      <w:r>
        <w:fldChar w:fldCharType="begin"/>
      </w:r>
      <w:r>
        <w:instrText xml:space="preserve"> REF _Ref200179524 \r \h  \* MERGEFORMAT </w:instrText>
      </w:r>
      <w:r>
        <w:fldChar w:fldCharType="separate"/>
      </w:r>
      <w:r w:rsidR="00A044BE">
        <w:fldChar w:fldCharType="begin"/>
      </w:r>
      <w:r w:rsidR="00A044BE">
        <w:instrText xml:space="preserve"> REF _Ref129852940 \r \h </w:instrText>
      </w:r>
      <w:r w:rsidR="00A044BE">
        <w:fldChar w:fldCharType="separate"/>
      </w:r>
      <w:r w:rsidR="00A044BE">
        <w:t>[7]</w:t>
      </w:r>
      <w:r w:rsidR="00A044BE">
        <w:fldChar w:fldCharType="end"/>
      </w:r>
      <w:r>
        <w:fldChar w:fldCharType="end"/>
      </w:r>
      <w:r>
        <w:t xml:space="preserve">); otherwise, media recording MUST begin when the call is answered. When a call is transferred to another </w:t>
      </w:r>
      <w:r w:rsidR="00F53852">
        <w:t>ECC</w:t>
      </w:r>
      <w:r>
        <w:t xml:space="preserve">, that portion of the call will be logged in the other </w:t>
      </w:r>
      <w:r w:rsidR="00F53852">
        <w:t>ECC</w:t>
      </w:r>
      <w:r>
        <w:t>’s Logging Service. Therefore, querying more than one Logging Service is sometimes necessary to retrieve all media that was logged for a call. Note that an AdditionalAgencyLogEvent is logged when an ECC becomes aware that another Agency is involved in the Incident. The presence of the AdditionalAgencyLogEvent tells the querying Agency that part of the media on this call or Incident may exist in another Agency’s logger. See the LogEvent section of NENA</w:t>
      </w:r>
      <w:r>
        <w:noBreakHyphen/>
        <w:t>STA</w:t>
      </w:r>
      <w:r>
        <w:noBreakHyphen/>
        <w:t xml:space="preserve">010 </w:t>
      </w:r>
      <w:r>
        <w:fldChar w:fldCharType="begin"/>
      </w:r>
      <w:r>
        <w:instrText xml:space="preserve"> REF _Ref200179524 \r \h  \* MERGEFORMAT </w:instrText>
      </w:r>
      <w:r>
        <w:fldChar w:fldCharType="separate"/>
      </w:r>
      <w:r w:rsidR="00A044BE">
        <w:fldChar w:fldCharType="begin"/>
      </w:r>
      <w:r w:rsidR="00A044BE">
        <w:instrText xml:space="preserve"> REF _Ref129852940 \r \h </w:instrText>
      </w:r>
      <w:r w:rsidR="00A044BE">
        <w:fldChar w:fldCharType="separate"/>
      </w:r>
      <w:r w:rsidR="00A044BE">
        <w:t>[7]</w:t>
      </w:r>
      <w:r w:rsidR="00A044BE">
        <w:fldChar w:fldCharType="end"/>
      </w:r>
      <w:r>
        <w:fldChar w:fldCharType="end"/>
      </w:r>
      <w:r>
        <w:t xml:space="preserve"> for details.</w:t>
      </w:r>
      <w:r w:rsidR="00547C14">
        <w:t xml:space="preserve"> </w:t>
      </w:r>
    </w:p>
    <w:p w14:paraId="6913E283" w14:textId="77777777" w:rsidR="00A94A09" w:rsidRPr="0056179C" w:rsidRDefault="00A94A09" w:rsidP="00A94A09">
      <w:pPr>
        <w:pStyle w:val="Heading3"/>
      </w:pPr>
      <w:bookmarkStart w:id="2089" w:name="_LogEvents"/>
      <w:bookmarkEnd w:id="2089"/>
      <w:r>
        <w:t xml:space="preserve"> </w:t>
      </w:r>
      <w:bookmarkStart w:id="2090" w:name="_Toc221701720"/>
      <w:bookmarkStart w:id="2091" w:name="_Toc233105509"/>
      <w:r w:rsidRPr="0056179C">
        <w:t>LogEvents</w:t>
      </w:r>
      <w:bookmarkEnd w:id="2090"/>
      <w:bookmarkEnd w:id="2091"/>
    </w:p>
    <w:p w14:paraId="3AE5B37A" w14:textId="77777777" w:rsidR="00A94A09" w:rsidRDefault="00A94A09" w:rsidP="00A94A09">
      <w:pPr>
        <w:pStyle w:val="BodyText"/>
      </w:pPr>
      <w:r>
        <w:t>This document defines the following additional LogEvents to be added to the LogEvent Registry:</w:t>
      </w:r>
    </w:p>
    <w:p w14:paraId="19231AC7" w14:textId="75FB88D2" w:rsidR="00A94A09" w:rsidRDefault="00A94A09" w:rsidP="00A94A09">
      <w:pPr>
        <w:pStyle w:val="BodyText"/>
      </w:pPr>
      <w:r w:rsidRPr="005D2749">
        <w:rPr>
          <w:b/>
        </w:rPr>
        <w:t>DrmLogEvent</w:t>
      </w:r>
      <w:r>
        <w:t xml:space="preserve"> – when a Service allows or denies access to an interface or a data object available on an interface based on DRM policy as described in the Policy section of this document, it MUST log the DrmLogEvent. The Service Identifier of the Service that evaluated the access request is included in a “serviceId” member. The PolicyId of the Policy that was evaluated is logged in a “policyId” member. The owner of the policy is logged in a “policyOwner” member. The URI of the user’s request (either the URI of the Resource’s interface or the full URI of a data object available on the Resource’s interface, which is the target in the XACML rule) is logged in a “target” member. A “requesterCredentials” member contains two members taken from the requester’s certificate: a “commonName” member and a “subjectAltName” member, which contain the data from those elements of the certificate. The “requesterCredentials” member MUST be included if the transaction was over TLS; otherwise, it MUST be omitted. The outcome of the evaluation is included in a “policyDecision” member, which has a value of “granted” or “denied”. If “granted”, the permissions granted to the subject are given in a “permissionsGranted” member. The “permissionsGranted” member is a string that contains the permissions granted to the subject. The “permissionsGranted” string contains one or more of Read, Create, Update, Delete, or Execute, separated by commas if more than </w:t>
      </w:r>
      <w:r>
        <w:lastRenderedPageBreak/>
        <w:t>one permission is specified. If “policyDecision” is “denied” then the “permissionsGranted” member MUST be omitted.</w:t>
      </w:r>
    </w:p>
    <w:p w14:paraId="4102EFDE" w14:textId="2801D313" w:rsidR="001A3AC2" w:rsidRPr="00857F32" w:rsidRDefault="001A3AC2" w:rsidP="001A3AC2">
      <w:pPr>
        <w:pStyle w:val="Caption"/>
        <w:keepNext/>
        <w:rPr>
          <w:i/>
          <w:iCs/>
          <w:color w:val="1F497D" w:themeColor="text2"/>
          <w:szCs w:val="18"/>
        </w:rPr>
      </w:pPr>
      <w:bookmarkStart w:id="2092" w:name="_Toc232082439"/>
      <w:r w:rsidRPr="0084206B">
        <w:t xml:space="preserve">Table </w:t>
      </w:r>
      <w:fldSimple w:instr=" STYLEREF 1 \s ">
        <w:r w:rsidR="00E371AD">
          <w:rPr>
            <w:noProof/>
          </w:rPr>
          <w:t>4</w:t>
        </w:r>
      </w:fldSimple>
      <w:r w:rsidR="00E371AD">
        <w:noBreakHyphen/>
      </w:r>
      <w:fldSimple w:instr=" SEQ Table \* ARABIC \s 1 ">
        <w:r w:rsidR="00E371AD">
          <w:rPr>
            <w:noProof/>
          </w:rPr>
          <w:t>11</w:t>
        </w:r>
      </w:fldSimple>
      <w:r w:rsidRPr="0084206B">
        <w:t xml:space="preserve"> </w:t>
      </w:r>
      <w:r w:rsidR="008C4DEF">
        <w:t>DrmLogEvent</w:t>
      </w:r>
      <w:bookmarkEnd w:id="2092"/>
    </w:p>
    <w:tbl>
      <w:tblPr>
        <w:tblStyle w:val="TableGrid"/>
        <w:tblpPr w:leftFromText="187" w:rightFromText="187" w:bottomFromText="288" w:vertAnchor="text" w:tblpXSpec="center" w:tblpY="1"/>
        <w:tblOverlap w:val="neve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2335"/>
        <w:gridCol w:w="2070"/>
        <w:gridCol w:w="5305"/>
      </w:tblGrid>
      <w:tr w:rsidR="001A3AC2" w14:paraId="4BF44859" w14:textId="77777777" w:rsidTr="00FB489F">
        <w:trPr>
          <w:tblHeader/>
        </w:trPr>
        <w:tc>
          <w:tcPr>
            <w:tcW w:w="2335" w:type="dxa"/>
            <w:shd w:val="clear" w:color="auto" w:fill="D9D9D9" w:themeFill="background1" w:themeFillShade="D9"/>
            <w:vAlign w:val="center"/>
          </w:tcPr>
          <w:p w14:paraId="28B8DEC2" w14:textId="6463C69E" w:rsidR="001A3AC2" w:rsidRPr="00F67305" w:rsidRDefault="001A3AC2" w:rsidP="00FB489F">
            <w:pPr>
              <w:rPr>
                <w:b/>
                <w:bCs/>
              </w:rPr>
            </w:pPr>
            <w:r>
              <w:rPr>
                <w:b/>
                <w:bCs/>
              </w:rPr>
              <w:t>Name</w:t>
            </w:r>
          </w:p>
        </w:tc>
        <w:tc>
          <w:tcPr>
            <w:tcW w:w="2070" w:type="dxa"/>
            <w:shd w:val="clear" w:color="auto" w:fill="D9D9D9" w:themeFill="background1" w:themeFillShade="D9"/>
            <w:vAlign w:val="center"/>
          </w:tcPr>
          <w:p w14:paraId="57467A6A" w14:textId="104F1E61" w:rsidR="001A3AC2" w:rsidRPr="00F67305" w:rsidRDefault="00C6620F" w:rsidP="00FB489F">
            <w:pPr>
              <w:rPr>
                <w:b/>
                <w:bCs/>
              </w:rPr>
            </w:pPr>
            <w:r>
              <w:rPr>
                <w:b/>
                <w:bCs/>
              </w:rPr>
              <w:t>Required</w:t>
            </w:r>
          </w:p>
        </w:tc>
        <w:tc>
          <w:tcPr>
            <w:tcW w:w="5305" w:type="dxa"/>
            <w:shd w:val="clear" w:color="auto" w:fill="D9D9D9" w:themeFill="background1" w:themeFillShade="D9"/>
            <w:vAlign w:val="center"/>
          </w:tcPr>
          <w:p w14:paraId="45D3085A" w14:textId="77777777" w:rsidR="001A3AC2" w:rsidRPr="00F67305" w:rsidRDefault="001A3AC2" w:rsidP="00FB489F">
            <w:pPr>
              <w:rPr>
                <w:b/>
                <w:bCs/>
              </w:rPr>
            </w:pPr>
            <w:r>
              <w:rPr>
                <w:b/>
                <w:bCs/>
              </w:rPr>
              <w:t>Description</w:t>
            </w:r>
          </w:p>
        </w:tc>
      </w:tr>
      <w:tr w:rsidR="001A3AC2" w14:paraId="39D2B0E2" w14:textId="77777777" w:rsidTr="00FB489F">
        <w:trPr>
          <w:tblHeader/>
        </w:trPr>
        <w:tc>
          <w:tcPr>
            <w:tcW w:w="2335" w:type="dxa"/>
          </w:tcPr>
          <w:p w14:paraId="75886E7F" w14:textId="7C14E785" w:rsidR="001A3AC2" w:rsidRDefault="001A3AC2" w:rsidP="001A3AC2">
            <w:r>
              <w:t>serviceId</w:t>
            </w:r>
          </w:p>
        </w:tc>
        <w:tc>
          <w:tcPr>
            <w:tcW w:w="2070" w:type="dxa"/>
          </w:tcPr>
          <w:p w14:paraId="0E03FB1F" w14:textId="762E08CB" w:rsidR="001A3AC2" w:rsidRDefault="00C6620F" w:rsidP="001A3AC2">
            <w:r>
              <w:t>Yes</w:t>
            </w:r>
          </w:p>
        </w:tc>
        <w:tc>
          <w:tcPr>
            <w:tcW w:w="5305" w:type="dxa"/>
          </w:tcPr>
          <w:p w14:paraId="49C586D7" w14:textId="420FA2EA" w:rsidR="001A3AC2" w:rsidRDefault="001A3AC2" w:rsidP="001A3AC2">
            <w:r>
              <w:t>The Service Identifier of the Service that evaluated the access request</w:t>
            </w:r>
          </w:p>
        </w:tc>
      </w:tr>
      <w:tr w:rsidR="00C6620F" w14:paraId="6F2F2662" w14:textId="77777777" w:rsidTr="00FB489F">
        <w:trPr>
          <w:tblHeader/>
        </w:trPr>
        <w:tc>
          <w:tcPr>
            <w:tcW w:w="2335" w:type="dxa"/>
          </w:tcPr>
          <w:p w14:paraId="33D00CD3" w14:textId="6CE9BABB" w:rsidR="00C6620F" w:rsidRPr="007D4332" w:rsidRDefault="00C6620F" w:rsidP="00C6620F">
            <w:r>
              <w:t>policyId</w:t>
            </w:r>
          </w:p>
        </w:tc>
        <w:tc>
          <w:tcPr>
            <w:tcW w:w="2070" w:type="dxa"/>
          </w:tcPr>
          <w:p w14:paraId="4F88BE2A" w14:textId="77E77B8E" w:rsidR="00C6620F" w:rsidRPr="007D4332" w:rsidRDefault="00C6620F" w:rsidP="00C6620F">
            <w:r w:rsidRPr="00A51FFF">
              <w:t>Yes</w:t>
            </w:r>
          </w:p>
        </w:tc>
        <w:tc>
          <w:tcPr>
            <w:tcW w:w="5305" w:type="dxa"/>
          </w:tcPr>
          <w:p w14:paraId="4BF41DFC" w14:textId="63797916" w:rsidR="00C6620F" w:rsidRPr="007D4332" w:rsidRDefault="00C6620F" w:rsidP="00C6620F">
            <w:r>
              <w:t>The PolicyId of the policy that was evaluated</w:t>
            </w:r>
          </w:p>
        </w:tc>
      </w:tr>
      <w:tr w:rsidR="00C6620F" w14:paraId="00F1BEF1" w14:textId="77777777" w:rsidTr="00FB489F">
        <w:trPr>
          <w:tblHeader/>
        </w:trPr>
        <w:tc>
          <w:tcPr>
            <w:tcW w:w="2335" w:type="dxa"/>
          </w:tcPr>
          <w:p w14:paraId="12D0FB19" w14:textId="46273056" w:rsidR="00C6620F" w:rsidRPr="007D4332" w:rsidRDefault="00C6620F" w:rsidP="00C6620F">
            <w:r>
              <w:t>policyOwner</w:t>
            </w:r>
          </w:p>
        </w:tc>
        <w:tc>
          <w:tcPr>
            <w:tcW w:w="2070" w:type="dxa"/>
          </w:tcPr>
          <w:p w14:paraId="763DAB4C" w14:textId="58F1A095" w:rsidR="00C6620F" w:rsidRPr="007D4332" w:rsidRDefault="00C6620F" w:rsidP="00C6620F">
            <w:r w:rsidRPr="00A51FFF">
              <w:t>Yes</w:t>
            </w:r>
          </w:p>
        </w:tc>
        <w:tc>
          <w:tcPr>
            <w:tcW w:w="5305" w:type="dxa"/>
          </w:tcPr>
          <w:p w14:paraId="36E16BCF" w14:textId="183395BC" w:rsidR="00C6620F" w:rsidRPr="007D4332" w:rsidRDefault="00C6620F" w:rsidP="00C6620F">
            <w:r>
              <w:t>The Agency Identifier of the Agency responsible for the Policy that was evaluated</w:t>
            </w:r>
          </w:p>
        </w:tc>
      </w:tr>
      <w:tr w:rsidR="00C6620F" w14:paraId="7E444685" w14:textId="77777777" w:rsidTr="00FB489F">
        <w:trPr>
          <w:tblHeader/>
        </w:trPr>
        <w:tc>
          <w:tcPr>
            <w:tcW w:w="2335" w:type="dxa"/>
          </w:tcPr>
          <w:p w14:paraId="573BFF5F" w14:textId="0E0413F5" w:rsidR="00C6620F" w:rsidRPr="007D4332" w:rsidRDefault="00C6620F" w:rsidP="00C6620F">
            <w:r>
              <w:t>target</w:t>
            </w:r>
          </w:p>
        </w:tc>
        <w:tc>
          <w:tcPr>
            <w:tcW w:w="2070" w:type="dxa"/>
          </w:tcPr>
          <w:p w14:paraId="33C0BD79" w14:textId="4A02034E" w:rsidR="00C6620F" w:rsidRPr="007D4332" w:rsidRDefault="00C6620F" w:rsidP="00C6620F">
            <w:r w:rsidRPr="00A51FFF">
              <w:t>Yes</w:t>
            </w:r>
          </w:p>
        </w:tc>
        <w:tc>
          <w:tcPr>
            <w:tcW w:w="5305" w:type="dxa"/>
          </w:tcPr>
          <w:p w14:paraId="04319C42" w14:textId="03AF3A59" w:rsidR="00C6620F" w:rsidRPr="007D4332" w:rsidRDefault="00C6620F" w:rsidP="00C6620F">
            <w:r>
              <w:t>The URI of the user’s request, either the URI of the Resource’s interface or the full URI of a data object available on the Resource’s interface</w:t>
            </w:r>
          </w:p>
        </w:tc>
      </w:tr>
      <w:tr w:rsidR="001A3AC2" w14:paraId="762300F3" w14:textId="77777777" w:rsidTr="00FB489F">
        <w:trPr>
          <w:tblHeader/>
        </w:trPr>
        <w:tc>
          <w:tcPr>
            <w:tcW w:w="2335" w:type="dxa"/>
          </w:tcPr>
          <w:p w14:paraId="6B673430" w14:textId="5A7FF8CF" w:rsidR="001A3AC2" w:rsidRPr="007D4332" w:rsidRDefault="001A3AC2" w:rsidP="001A3AC2">
            <w:r>
              <w:t>requesterCredentials</w:t>
            </w:r>
          </w:p>
        </w:tc>
        <w:tc>
          <w:tcPr>
            <w:tcW w:w="2070" w:type="dxa"/>
          </w:tcPr>
          <w:p w14:paraId="714A090D" w14:textId="65D06E76" w:rsidR="001A3AC2" w:rsidRPr="007D4332" w:rsidRDefault="00DF7C5B" w:rsidP="001A3AC2">
            <w:r>
              <w:t>Conditional</w:t>
            </w:r>
          </w:p>
        </w:tc>
        <w:tc>
          <w:tcPr>
            <w:tcW w:w="5305" w:type="dxa"/>
          </w:tcPr>
          <w:p w14:paraId="404A1C0D" w14:textId="6E30AD7B" w:rsidR="001A3AC2" w:rsidRPr="007D4332" w:rsidRDefault="001A3AC2" w:rsidP="001A3AC2">
            <w:r>
              <w:t>A complex object containing Common Name and Subject Alternate Name from the requester’s certificate and the content of the From: member for SIP requests</w:t>
            </w:r>
            <w:r w:rsidR="007A4360">
              <w:t xml:space="preserve">. </w:t>
            </w:r>
            <w:r w:rsidR="00D87073">
              <w:t xml:space="preserve">See </w:t>
            </w:r>
            <w:r w:rsidR="00F625FE">
              <w:t xml:space="preserve">condition </w:t>
            </w:r>
            <w:r w:rsidR="00AF0247">
              <w:t xml:space="preserve">for this member </w:t>
            </w:r>
            <w:r w:rsidR="00F625FE">
              <w:t>above.</w:t>
            </w:r>
          </w:p>
        </w:tc>
      </w:tr>
      <w:tr w:rsidR="001A3AC2" w14:paraId="6C44CA33" w14:textId="77777777" w:rsidTr="00FB489F">
        <w:trPr>
          <w:tblHeader/>
        </w:trPr>
        <w:tc>
          <w:tcPr>
            <w:tcW w:w="2335" w:type="dxa"/>
          </w:tcPr>
          <w:p w14:paraId="462E3477" w14:textId="5374AE01" w:rsidR="001A3AC2" w:rsidRPr="007D4332" w:rsidRDefault="001A3AC2" w:rsidP="001A3AC2">
            <w:r>
              <w:t>policyDecision</w:t>
            </w:r>
          </w:p>
        </w:tc>
        <w:tc>
          <w:tcPr>
            <w:tcW w:w="2070" w:type="dxa"/>
          </w:tcPr>
          <w:p w14:paraId="759FA62C" w14:textId="5BBF233D" w:rsidR="001A3AC2" w:rsidRPr="007D4332" w:rsidRDefault="00DF7C5B" w:rsidP="001A3AC2">
            <w:r>
              <w:t>Yes</w:t>
            </w:r>
          </w:p>
        </w:tc>
        <w:tc>
          <w:tcPr>
            <w:tcW w:w="5305" w:type="dxa"/>
          </w:tcPr>
          <w:p w14:paraId="08B6EA3D" w14:textId="58846A36" w:rsidR="001A3AC2" w:rsidRPr="007D4332" w:rsidRDefault="001A3AC2" w:rsidP="001A3AC2">
            <w:r>
              <w:t>Either “granted” or “denied”</w:t>
            </w:r>
          </w:p>
        </w:tc>
      </w:tr>
      <w:tr w:rsidR="001A3AC2" w14:paraId="29110741" w14:textId="77777777" w:rsidTr="00FB489F">
        <w:trPr>
          <w:tblHeader/>
        </w:trPr>
        <w:tc>
          <w:tcPr>
            <w:tcW w:w="2335" w:type="dxa"/>
          </w:tcPr>
          <w:p w14:paraId="399F78DA" w14:textId="6AEB72EE" w:rsidR="001A3AC2" w:rsidRPr="007D4332" w:rsidRDefault="001A3AC2" w:rsidP="001A3AC2">
            <w:r>
              <w:t>permissionsGranted</w:t>
            </w:r>
          </w:p>
        </w:tc>
        <w:tc>
          <w:tcPr>
            <w:tcW w:w="2070" w:type="dxa"/>
          </w:tcPr>
          <w:p w14:paraId="35EC1C23" w14:textId="7ABA3CB8" w:rsidR="001A3AC2" w:rsidRPr="007D4332" w:rsidRDefault="00DF7C5B" w:rsidP="001A3AC2">
            <w:r>
              <w:t>Conditional</w:t>
            </w:r>
          </w:p>
        </w:tc>
        <w:tc>
          <w:tcPr>
            <w:tcW w:w="5305" w:type="dxa"/>
          </w:tcPr>
          <w:p w14:paraId="3E00357E" w14:textId="5BB36253" w:rsidR="001A3AC2" w:rsidRPr="007D4332" w:rsidRDefault="001A3AC2" w:rsidP="001A3AC2">
            <w:r>
              <w:t>One or more of “Read”, “Create”, “Update”, “Delete”, and “Execute”.</w:t>
            </w:r>
            <w:r w:rsidR="00654EF7">
              <w:t xml:space="preserve"> </w:t>
            </w:r>
            <w:r w:rsidR="00F625FE">
              <w:t>See condition</w:t>
            </w:r>
            <w:r w:rsidR="00AF0247">
              <w:t xml:space="preserve"> for this member </w:t>
            </w:r>
            <w:r w:rsidR="00F625FE">
              <w:t>above.</w:t>
            </w:r>
          </w:p>
        </w:tc>
      </w:tr>
    </w:tbl>
    <w:p w14:paraId="544EF7EF" w14:textId="2BCD9B22" w:rsidR="00A94A09" w:rsidRDefault="00A94A09" w:rsidP="00A94A09">
      <w:pPr>
        <w:pStyle w:val="BodyText"/>
      </w:pPr>
      <w:bookmarkStart w:id="2093" w:name="_Hlk141963094"/>
      <w:r>
        <w:rPr>
          <w:b/>
        </w:rPr>
        <w:t>IncidentOrResourceStateChangeLogEvent</w:t>
      </w:r>
      <w:r>
        <w:t xml:space="preserve"> </w:t>
      </w:r>
      <w:bookmarkEnd w:id="2093"/>
      <w:r>
        <w:t>– changes to the state of an Incident or existing resource are logged with the IncidentOrResourceStateChangeLogEvent if not already logged pursuant to an EIDO being sent or received by the FE. For example, when a unit is assigned, arrives on scene, a note is typed, resource goes off duty, etc. The current state of the Incident or resource, as known by the FE logging the event, is logged in an EIDO, in an “E</w:t>
      </w:r>
      <w:r w:rsidR="00613AE5">
        <w:t>ido</w:t>
      </w:r>
      <w:r>
        <w:t>Body” member. This LogEvent is generated when the FE didn’t send an EIDO because there were no external subscribers to notify, such as when a system contains the other FEs that would normally be notified but uses an internal mechanism to convey Incident state changes.</w:t>
      </w:r>
    </w:p>
    <w:p w14:paraId="0C872ED7" w14:textId="389501F4" w:rsidR="00FC2E3C" w:rsidRPr="00857F32" w:rsidRDefault="00FC2E3C" w:rsidP="00FC2E3C">
      <w:pPr>
        <w:pStyle w:val="Caption"/>
        <w:keepNext/>
        <w:rPr>
          <w:i/>
          <w:iCs/>
          <w:color w:val="1F497D" w:themeColor="text2"/>
          <w:szCs w:val="18"/>
        </w:rPr>
      </w:pPr>
      <w:bookmarkStart w:id="2094" w:name="_Toc232082440"/>
      <w:r w:rsidRPr="0084206B">
        <w:t xml:space="preserve">Table </w:t>
      </w:r>
      <w:fldSimple w:instr=" STYLEREF 1 \s ">
        <w:r w:rsidR="00E371AD">
          <w:rPr>
            <w:noProof/>
          </w:rPr>
          <w:t>4</w:t>
        </w:r>
      </w:fldSimple>
      <w:r w:rsidR="00E371AD">
        <w:noBreakHyphen/>
      </w:r>
      <w:fldSimple w:instr=" SEQ Table \* ARABIC \s 1 ">
        <w:r w:rsidR="00E371AD">
          <w:rPr>
            <w:noProof/>
          </w:rPr>
          <w:t>12</w:t>
        </w:r>
      </w:fldSimple>
      <w:r w:rsidRPr="0084206B">
        <w:t xml:space="preserve"> </w:t>
      </w:r>
      <w:r w:rsidR="008C4DEF" w:rsidRPr="008C4DEF">
        <w:t>IncidentOrResourceStateChangeLogEvent</w:t>
      </w:r>
      <w:bookmarkEnd w:id="2094"/>
    </w:p>
    <w:tbl>
      <w:tblPr>
        <w:tblStyle w:val="TableGrid"/>
        <w:tblpPr w:leftFromText="187" w:rightFromText="187" w:bottomFromText="288" w:vertAnchor="text" w:tblpXSpec="center" w:tblpY="1"/>
        <w:tblOverlap w:val="neve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2335"/>
        <w:gridCol w:w="2070"/>
        <w:gridCol w:w="5305"/>
      </w:tblGrid>
      <w:tr w:rsidR="00FC2E3C" w14:paraId="11BA2118" w14:textId="77777777" w:rsidTr="00FB489F">
        <w:trPr>
          <w:tblHeader/>
        </w:trPr>
        <w:tc>
          <w:tcPr>
            <w:tcW w:w="2335" w:type="dxa"/>
            <w:shd w:val="clear" w:color="auto" w:fill="D9D9D9" w:themeFill="background1" w:themeFillShade="D9"/>
            <w:vAlign w:val="center"/>
          </w:tcPr>
          <w:p w14:paraId="391CA448" w14:textId="77777777" w:rsidR="00FC2E3C" w:rsidRPr="00F67305" w:rsidRDefault="00FC2E3C" w:rsidP="00FB489F">
            <w:pPr>
              <w:rPr>
                <w:b/>
                <w:bCs/>
              </w:rPr>
            </w:pPr>
            <w:r>
              <w:rPr>
                <w:b/>
                <w:bCs/>
              </w:rPr>
              <w:t>Name</w:t>
            </w:r>
          </w:p>
        </w:tc>
        <w:tc>
          <w:tcPr>
            <w:tcW w:w="2070" w:type="dxa"/>
            <w:shd w:val="clear" w:color="auto" w:fill="D9D9D9" w:themeFill="background1" w:themeFillShade="D9"/>
            <w:vAlign w:val="center"/>
          </w:tcPr>
          <w:p w14:paraId="1AD729A6" w14:textId="6B819225" w:rsidR="00FC2E3C" w:rsidRPr="00F67305" w:rsidRDefault="00F3759F" w:rsidP="00FB489F">
            <w:pPr>
              <w:rPr>
                <w:b/>
                <w:bCs/>
              </w:rPr>
            </w:pPr>
            <w:r>
              <w:rPr>
                <w:b/>
                <w:bCs/>
              </w:rPr>
              <w:t>Required</w:t>
            </w:r>
          </w:p>
        </w:tc>
        <w:tc>
          <w:tcPr>
            <w:tcW w:w="5305" w:type="dxa"/>
            <w:shd w:val="clear" w:color="auto" w:fill="D9D9D9" w:themeFill="background1" w:themeFillShade="D9"/>
            <w:vAlign w:val="center"/>
          </w:tcPr>
          <w:p w14:paraId="4B658C09" w14:textId="77777777" w:rsidR="00FC2E3C" w:rsidRPr="00F67305" w:rsidRDefault="00FC2E3C" w:rsidP="00FB489F">
            <w:pPr>
              <w:rPr>
                <w:b/>
                <w:bCs/>
              </w:rPr>
            </w:pPr>
            <w:r>
              <w:rPr>
                <w:b/>
                <w:bCs/>
              </w:rPr>
              <w:t>Description</w:t>
            </w:r>
          </w:p>
        </w:tc>
      </w:tr>
      <w:tr w:rsidR="00FC2E3C" w14:paraId="3D98D11E" w14:textId="77777777" w:rsidTr="00FB489F">
        <w:trPr>
          <w:tblHeader/>
        </w:trPr>
        <w:tc>
          <w:tcPr>
            <w:tcW w:w="2335" w:type="dxa"/>
          </w:tcPr>
          <w:p w14:paraId="2C9457CF" w14:textId="6402AAB6" w:rsidR="00FC2E3C" w:rsidRDefault="00FC2E3C" w:rsidP="00FC2E3C">
            <w:r w:rsidRPr="00D23963">
              <w:t>E</w:t>
            </w:r>
            <w:r w:rsidR="00613AE5">
              <w:t>ido</w:t>
            </w:r>
            <w:r w:rsidRPr="00D23963">
              <w:t>Body</w:t>
            </w:r>
          </w:p>
        </w:tc>
        <w:tc>
          <w:tcPr>
            <w:tcW w:w="2070" w:type="dxa"/>
          </w:tcPr>
          <w:p w14:paraId="51F95B9E" w14:textId="4B97BEC9" w:rsidR="00FC2E3C" w:rsidRDefault="00F3759F" w:rsidP="00FC2E3C">
            <w:r>
              <w:t>Yes</w:t>
            </w:r>
          </w:p>
        </w:tc>
        <w:tc>
          <w:tcPr>
            <w:tcW w:w="5305" w:type="dxa"/>
          </w:tcPr>
          <w:p w14:paraId="663C97CF" w14:textId="27A7FC6A" w:rsidR="00FC2E3C" w:rsidRDefault="00FC2E3C" w:rsidP="00FC2E3C">
            <w:r w:rsidRPr="00D23963">
              <w:t>An EIDO containing the current Incident state as known to the FE logging the event</w:t>
            </w:r>
          </w:p>
        </w:tc>
      </w:tr>
    </w:tbl>
    <w:p w14:paraId="10E275BE" w14:textId="28511594" w:rsidR="00A94A09" w:rsidRDefault="00A94A09" w:rsidP="00A94A09">
      <w:pPr>
        <w:pStyle w:val="BodyText"/>
      </w:pPr>
      <w:r>
        <w:rPr>
          <w:b/>
        </w:rPr>
        <w:t>MediaProxyUriRequestLogEvent</w:t>
      </w:r>
      <w:r>
        <w:t xml:space="preserve"> – logs a request to the Media Proxy FE for a local URI that can be used to retrieve media through the Media Proxy from an external URI. A requestBody member contains the body of the request sent to the MediaProxyUriRequest web service, which is a JSON object. See the Media Proxy URI Request section for content of the JSON object. A </w:t>
      </w:r>
      <w:r w:rsidR="00AC3A09">
        <w:t>“</w:t>
      </w:r>
      <w:commentRangeStart w:id="2095"/>
      <w:r w:rsidR="002C4460">
        <w:t>queryId</w:t>
      </w:r>
      <w:commentRangeEnd w:id="2095"/>
      <w:r w:rsidR="00B46583">
        <w:rPr>
          <w:rStyle w:val="CommentReference"/>
          <w:sz w:val="20"/>
          <w:szCs w:val="20"/>
        </w:rPr>
        <w:commentReference w:id="2095"/>
      </w:r>
      <w:r w:rsidR="002C4460">
        <w:t>”</w:t>
      </w:r>
      <w:r>
        <w:t xml:space="preserve"> member is provided by the element logging the event, and contains a unique identifier for this request, used to match the request LogEvent to the response LogEvent.</w:t>
      </w:r>
    </w:p>
    <w:p w14:paraId="0DD5ED4E" w14:textId="46A00B7B" w:rsidR="00A94A09" w:rsidRDefault="00A94A09" w:rsidP="00A94A09">
      <w:pPr>
        <w:pStyle w:val="BodyText"/>
      </w:pPr>
      <w:r>
        <w:t>The Media Proxy MUST log this event. The requesting client MAY log this event.</w:t>
      </w:r>
    </w:p>
    <w:p w14:paraId="4A85A4ED" w14:textId="2D8002FE" w:rsidR="00FC2E3C" w:rsidRPr="00857F32" w:rsidRDefault="00FC2E3C" w:rsidP="00FC2E3C">
      <w:pPr>
        <w:pStyle w:val="Caption"/>
        <w:keepNext/>
        <w:rPr>
          <w:i/>
          <w:iCs/>
          <w:color w:val="1F497D" w:themeColor="text2"/>
          <w:szCs w:val="18"/>
        </w:rPr>
      </w:pPr>
      <w:bookmarkStart w:id="2096" w:name="_Toc232082441"/>
      <w:r w:rsidRPr="0084206B">
        <w:lastRenderedPageBreak/>
        <w:t xml:space="preserve">Table </w:t>
      </w:r>
      <w:fldSimple w:instr=" STYLEREF 1 \s ">
        <w:r w:rsidR="00E371AD">
          <w:rPr>
            <w:noProof/>
          </w:rPr>
          <w:t>4</w:t>
        </w:r>
      </w:fldSimple>
      <w:r w:rsidR="00E371AD">
        <w:noBreakHyphen/>
      </w:r>
      <w:fldSimple w:instr=" SEQ Table \* ARABIC \s 1 ">
        <w:r w:rsidR="00E371AD">
          <w:rPr>
            <w:noProof/>
          </w:rPr>
          <w:t>13</w:t>
        </w:r>
      </w:fldSimple>
      <w:r w:rsidRPr="0084206B">
        <w:t xml:space="preserve"> </w:t>
      </w:r>
      <w:r w:rsidR="008C4DEF" w:rsidRPr="008C4DEF">
        <w:t>MediaProxyUriRequestLogEvent</w:t>
      </w:r>
      <w:bookmarkEnd w:id="2096"/>
    </w:p>
    <w:tbl>
      <w:tblPr>
        <w:tblStyle w:val="TableGrid"/>
        <w:tblpPr w:leftFromText="187" w:rightFromText="187" w:bottomFromText="288" w:vertAnchor="text" w:tblpXSpec="center" w:tblpY="1"/>
        <w:tblOverlap w:val="neve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2335"/>
        <w:gridCol w:w="2070"/>
        <w:gridCol w:w="5305"/>
      </w:tblGrid>
      <w:tr w:rsidR="00FC2E3C" w14:paraId="2FB3A10D" w14:textId="77777777" w:rsidTr="00FB489F">
        <w:trPr>
          <w:tblHeader/>
        </w:trPr>
        <w:tc>
          <w:tcPr>
            <w:tcW w:w="2335" w:type="dxa"/>
            <w:shd w:val="clear" w:color="auto" w:fill="D9D9D9" w:themeFill="background1" w:themeFillShade="D9"/>
            <w:vAlign w:val="center"/>
          </w:tcPr>
          <w:p w14:paraId="0414F649" w14:textId="77777777" w:rsidR="00FC2E3C" w:rsidRPr="00F67305" w:rsidRDefault="00FC2E3C" w:rsidP="00FB489F">
            <w:pPr>
              <w:rPr>
                <w:b/>
                <w:bCs/>
              </w:rPr>
            </w:pPr>
            <w:r>
              <w:rPr>
                <w:b/>
                <w:bCs/>
              </w:rPr>
              <w:t>Name</w:t>
            </w:r>
          </w:p>
        </w:tc>
        <w:tc>
          <w:tcPr>
            <w:tcW w:w="2070" w:type="dxa"/>
            <w:shd w:val="clear" w:color="auto" w:fill="D9D9D9" w:themeFill="background1" w:themeFillShade="D9"/>
            <w:vAlign w:val="center"/>
          </w:tcPr>
          <w:p w14:paraId="33390E5C" w14:textId="092B0CEF" w:rsidR="00FC2E3C" w:rsidRPr="00F67305" w:rsidRDefault="00F3759F" w:rsidP="00FB489F">
            <w:pPr>
              <w:rPr>
                <w:b/>
                <w:bCs/>
              </w:rPr>
            </w:pPr>
            <w:r>
              <w:rPr>
                <w:b/>
                <w:bCs/>
              </w:rPr>
              <w:t>Required</w:t>
            </w:r>
          </w:p>
        </w:tc>
        <w:tc>
          <w:tcPr>
            <w:tcW w:w="5305" w:type="dxa"/>
            <w:shd w:val="clear" w:color="auto" w:fill="D9D9D9" w:themeFill="background1" w:themeFillShade="D9"/>
            <w:vAlign w:val="center"/>
          </w:tcPr>
          <w:p w14:paraId="2EE8AFF9" w14:textId="77777777" w:rsidR="00FC2E3C" w:rsidRPr="00F67305" w:rsidRDefault="00FC2E3C" w:rsidP="00FB489F">
            <w:pPr>
              <w:rPr>
                <w:b/>
                <w:bCs/>
              </w:rPr>
            </w:pPr>
            <w:r>
              <w:rPr>
                <w:b/>
                <w:bCs/>
              </w:rPr>
              <w:t>Description</w:t>
            </w:r>
          </w:p>
        </w:tc>
      </w:tr>
      <w:tr w:rsidR="00FC2E3C" w14:paraId="0FDE43A3" w14:textId="77777777" w:rsidTr="00FB489F">
        <w:trPr>
          <w:tblHeader/>
        </w:trPr>
        <w:tc>
          <w:tcPr>
            <w:tcW w:w="2335" w:type="dxa"/>
          </w:tcPr>
          <w:p w14:paraId="19362F0A" w14:textId="57472A3A" w:rsidR="00FC2E3C" w:rsidRDefault="00FC2E3C" w:rsidP="00FC2E3C">
            <w:commentRangeStart w:id="2097"/>
            <w:r w:rsidRPr="002D2E46">
              <w:t>requestBody</w:t>
            </w:r>
            <w:commentRangeEnd w:id="2097"/>
            <w:r w:rsidR="00B46583">
              <w:rPr>
                <w:rStyle w:val="CommentReference"/>
                <w:sz w:val="20"/>
                <w:szCs w:val="20"/>
              </w:rPr>
              <w:commentReference w:id="2097"/>
            </w:r>
          </w:p>
        </w:tc>
        <w:tc>
          <w:tcPr>
            <w:tcW w:w="2070" w:type="dxa"/>
          </w:tcPr>
          <w:p w14:paraId="4EB758C4" w14:textId="671477D3" w:rsidR="00FC2E3C" w:rsidRDefault="00F3759F" w:rsidP="00FC2E3C">
            <w:r>
              <w:t>Yes</w:t>
            </w:r>
          </w:p>
        </w:tc>
        <w:tc>
          <w:tcPr>
            <w:tcW w:w="5305" w:type="dxa"/>
          </w:tcPr>
          <w:p w14:paraId="6AD531A4" w14:textId="456B733B" w:rsidR="00FC2E3C" w:rsidRDefault="00FC2E3C" w:rsidP="00FC2E3C">
            <w:r w:rsidRPr="002D2E46">
              <w:t>The body of the request, which contains a JSON object as specified in the Media Proxy URI Request section of this document</w:t>
            </w:r>
          </w:p>
        </w:tc>
      </w:tr>
      <w:tr w:rsidR="00FC2E3C" w14:paraId="013EA31F" w14:textId="77777777" w:rsidTr="00FB489F">
        <w:trPr>
          <w:tblHeader/>
        </w:trPr>
        <w:tc>
          <w:tcPr>
            <w:tcW w:w="2335" w:type="dxa"/>
          </w:tcPr>
          <w:p w14:paraId="7B725D4A" w14:textId="49B5981F" w:rsidR="00FC2E3C" w:rsidRPr="00D23963" w:rsidRDefault="002C4460" w:rsidP="00FC2E3C">
            <w:r>
              <w:t>queryId</w:t>
            </w:r>
          </w:p>
        </w:tc>
        <w:tc>
          <w:tcPr>
            <w:tcW w:w="2070" w:type="dxa"/>
          </w:tcPr>
          <w:p w14:paraId="6D71D30C" w14:textId="7B4C3A72" w:rsidR="00FC2E3C" w:rsidRPr="00D23963" w:rsidRDefault="00F3759F" w:rsidP="00FC2E3C">
            <w:r>
              <w:t>Yes</w:t>
            </w:r>
          </w:p>
        </w:tc>
        <w:tc>
          <w:tcPr>
            <w:tcW w:w="5305" w:type="dxa"/>
          </w:tcPr>
          <w:p w14:paraId="42BA543E" w14:textId="4941173D" w:rsidR="00FC2E3C" w:rsidRPr="00D23963" w:rsidRDefault="00FC2E3C" w:rsidP="00FC2E3C">
            <w:r w:rsidRPr="002D2E46">
              <w:t>Unique identifier provided by the FE logging this LogEvent, used to match the request LogEvent to the response LogEvent</w:t>
            </w:r>
          </w:p>
        </w:tc>
      </w:tr>
    </w:tbl>
    <w:p w14:paraId="15077916" w14:textId="1AA42B12" w:rsidR="0035501B" w:rsidRPr="00BF16F9" w:rsidRDefault="003C215B" w:rsidP="0035501B">
      <w:pPr>
        <w:pStyle w:val="BodyText"/>
      </w:pPr>
      <w:r w:rsidRPr="000C4A3A">
        <w:rPr>
          <w:rFonts w:cs="Tahoma"/>
          <w:szCs w:val="24"/>
        </w:rPr>
        <w:t xml:space="preserve">The </w:t>
      </w:r>
      <w:r>
        <w:rPr>
          <w:rFonts w:cs="Tahoma"/>
          <w:szCs w:val="24"/>
        </w:rPr>
        <w:t>queryI</w:t>
      </w:r>
      <w:r w:rsidRPr="000C4A3A">
        <w:rPr>
          <w:rFonts w:cs="Tahoma"/>
          <w:szCs w:val="24"/>
        </w:rPr>
        <w:t xml:space="preserve">d is generated </w:t>
      </w:r>
      <w:r>
        <w:rPr>
          <w:rFonts w:cs="Tahoma"/>
          <w:szCs w:val="24"/>
        </w:rPr>
        <w:t>by the FE logging the event</w:t>
      </w:r>
      <w:r w:rsidRPr="000C4A3A">
        <w:rPr>
          <w:rFonts w:cs="Tahoma"/>
          <w:szCs w:val="24"/>
        </w:rPr>
        <w:t>, MUST be globally unique, and it is suggested that it be of the form: “</w:t>
      </w:r>
      <w:commentRangeStart w:id="2098"/>
      <w:r w:rsidRPr="000C4A3A">
        <w:rPr>
          <w:rFonts w:cs="Tahoma"/>
          <w:szCs w:val="24"/>
        </w:rPr>
        <w:t>urn:emergency:uid:queryid:</w:t>
      </w:r>
      <w:commentRangeEnd w:id="2098"/>
      <w:r w:rsidR="00B46583" w:rsidRPr="000C4A3A">
        <w:rPr>
          <w:rStyle w:val="CommentReference"/>
          <w:rFonts w:cs="Tahoma"/>
          <w:sz w:val="20"/>
          <w:szCs w:val="24"/>
        </w:rPr>
        <w:commentReference w:id="2098"/>
      </w:r>
      <w:r w:rsidRPr="000C4A3A">
        <w:rPr>
          <w:rFonts w:cs="Tahoma"/>
          <w:szCs w:val="24"/>
        </w:rPr>
        <w:t>’globally unique id’”</w:t>
      </w:r>
      <w:r w:rsidR="000B6327">
        <w:rPr>
          <w:rFonts w:cs="Tahoma"/>
          <w:szCs w:val="24"/>
        </w:rPr>
        <w:t>.</w:t>
      </w:r>
    </w:p>
    <w:p w14:paraId="1F5C0B85" w14:textId="2E97EA62" w:rsidR="00A94A09" w:rsidRDefault="00A94A09" w:rsidP="00A94A09">
      <w:pPr>
        <w:pStyle w:val="BodyText"/>
      </w:pPr>
      <w:r>
        <w:rPr>
          <w:b/>
        </w:rPr>
        <w:t>MediaProxyUriResponseLogEvent</w:t>
      </w:r>
      <w:r>
        <w:t xml:space="preserve"> – logs a MediaProxyUriResponse returned to a requesting client from a Media Proxy FE. A mediaProxyResponseBody member contains the body of the response sent to the client (see the Media Proxy URI Request section for details).The Status Code from the response is included in a “statusCode” member. </w:t>
      </w:r>
    </w:p>
    <w:p w14:paraId="767F97FC" w14:textId="51157351" w:rsidR="00A94A09" w:rsidRDefault="00A94A09" w:rsidP="00A94A09">
      <w:pPr>
        <w:pStyle w:val="BodyText"/>
      </w:pPr>
      <w:r w:rsidRPr="005404A6">
        <w:t>The Media</w:t>
      </w:r>
      <w:r>
        <w:t xml:space="preserve"> </w:t>
      </w:r>
      <w:r w:rsidRPr="005404A6">
        <w:t xml:space="preserve">Proxy </w:t>
      </w:r>
      <w:r>
        <w:t>MUST</w:t>
      </w:r>
      <w:r w:rsidRPr="005404A6">
        <w:t xml:space="preserve"> log this event. The requesting client </w:t>
      </w:r>
      <w:r>
        <w:t>MAY</w:t>
      </w:r>
      <w:r w:rsidRPr="005404A6">
        <w:t xml:space="preserve"> log this event.</w:t>
      </w:r>
    </w:p>
    <w:p w14:paraId="59BA65CD" w14:textId="5DC8F362" w:rsidR="00FC2E3C" w:rsidRPr="00857F32" w:rsidRDefault="00FC2E3C" w:rsidP="00FC2E3C">
      <w:pPr>
        <w:pStyle w:val="Caption"/>
        <w:keepNext/>
        <w:rPr>
          <w:i/>
          <w:iCs/>
          <w:color w:val="1F497D" w:themeColor="text2"/>
          <w:szCs w:val="18"/>
        </w:rPr>
      </w:pPr>
      <w:bookmarkStart w:id="2099" w:name="_Toc232082442"/>
      <w:r w:rsidRPr="0084206B">
        <w:t xml:space="preserve">Table </w:t>
      </w:r>
      <w:fldSimple w:instr=" STYLEREF 1 \s ">
        <w:r w:rsidR="00E371AD">
          <w:rPr>
            <w:noProof/>
          </w:rPr>
          <w:t>4</w:t>
        </w:r>
      </w:fldSimple>
      <w:r w:rsidR="00E371AD">
        <w:noBreakHyphen/>
      </w:r>
      <w:fldSimple w:instr=" SEQ Table \* ARABIC \s 1 ">
        <w:r w:rsidR="00E371AD">
          <w:rPr>
            <w:noProof/>
          </w:rPr>
          <w:t>14</w:t>
        </w:r>
      </w:fldSimple>
      <w:r w:rsidRPr="0084206B">
        <w:t xml:space="preserve"> </w:t>
      </w:r>
      <w:r w:rsidR="00D534A7" w:rsidRPr="00D534A7">
        <w:t>MediaProxyUriResponseLogEvent</w:t>
      </w:r>
      <w:bookmarkEnd w:id="2099"/>
    </w:p>
    <w:tbl>
      <w:tblPr>
        <w:tblStyle w:val="TableGrid"/>
        <w:tblpPr w:leftFromText="187" w:rightFromText="187" w:bottomFromText="288" w:vertAnchor="text" w:tblpXSpec="center" w:tblpY="1"/>
        <w:tblOverlap w:val="neve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2425"/>
        <w:gridCol w:w="1980"/>
        <w:gridCol w:w="5305"/>
      </w:tblGrid>
      <w:tr w:rsidR="00FC2E3C" w14:paraId="1C724AA3" w14:textId="77777777" w:rsidTr="00FC2E3C">
        <w:trPr>
          <w:tblHeader/>
        </w:trPr>
        <w:tc>
          <w:tcPr>
            <w:tcW w:w="2425" w:type="dxa"/>
            <w:shd w:val="clear" w:color="auto" w:fill="D9D9D9" w:themeFill="background1" w:themeFillShade="D9"/>
            <w:vAlign w:val="center"/>
          </w:tcPr>
          <w:p w14:paraId="5EE0604F" w14:textId="77777777" w:rsidR="00FC2E3C" w:rsidRPr="00F67305" w:rsidRDefault="00FC2E3C" w:rsidP="00FB489F">
            <w:pPr>
              <w:rPr>
                <w:b/>
                <w:bCs/>
              </w:rPr>
            </w:pPr>
            <w:r>
              <w:rPr>
                <w:b/>
                <w:bCs/>
              </w:rPr>
              <w:t>Name</w:t>
            </w:r>
          </w:p>
        </w:tc>
        <w:tc>
          <w:tcPr>
            <w:tcW w:w="1980" w:type="dxa"/>
            <w:shd w:val="clear" w:color="auto" w:fill="D9D9D9" w:themeFill="background1" w:themeFillShade="D9"/>
            <w:vAlign w:val="center"/>
          </w:tcPr>
          <w:p w14:paraId="60DB93AF" w14:textId="67F69C91" w:rsidR="00FC2E3C" w:rsidRPr="00F67305" w:rsidRDefault="00F3759F" w:rsidP="00FB489F">
            <w:pPr>
              <w:rPr>
                <w:b/>
                <w:bCs/>
              </w:rPr>
            </w:pPr>
            <w:r>
              <w:rPr>
                <w:b/>
                <w:bCs/>
              </w:rPr>
              <w:t>Required</w:t>
            </w:r>
          </w:p>
        </w:tc>
        <w:tc>
          <w:tcPr>
            <w:tcW w:w="5305" w:type="dxa"/>
            <w:shd w:val="clear" w:color="auto" w:fill="D9D9D9" w:themeFill="background1" w:themeFillShade="D9"/>
            <w:vAlign w:val="center"/>
          </w:tcPr>
          <w:p w14:paraId="62BD8A5F" w14:textId="77777777" w:rsidR="00FC2E3C" w:rsidRPr="00F67305" w:rsidRDefault="00FC2E3C" w:rsidP="00FB489F">
            <w:pPr>
              <w:rPr>
                <w:b/>
                <w:bCs/>
              </w:rPr>
            </w:pPr>
            <w:r>
              <w:rPr>
                <w:b/>
                <w:bCs/>
              </w:rPr>
              <w:t>Description</w:t>
            </w:r>
          </w:p>
        </w:tc>
      </w:tr>
      <w:tr w:rsidR="007327C7" w14:paraId="47CDCC36" w14:textId="77777777" w:rsidTr="00FC2E3C">
        <w:trPr>
          <w:tblHeader/>
        </w:trPr>
        <w:tc>
          <w:tcPr>
            <w:tcW w:w="2425" w:type="dxa"/>
          </w:tcPr>
          <w:p w14:paraId="67A606CF" w14:textId="7E306728" w:rsidR="007327C7" w:rsidRDefault="008527C7" w:rsidP="007327C7">
            <w:r>
              <w:t>responseBody</w:t>
            </w:r>
          </w:p>
        </w:tc>
        <w:tc>
          <w:tcPr>
            <w:tcW w:w="1980" w:type="dxa"/>
          </w:tcPr>
          <w:p w14:paraId="67602ADC" w14:textId="68A1400C" w:rsidR="007327C7" w:rsidRDefault="007327C7" w:rsidP="007327C7">
            <w:r w:rsidRPr="00B72534">
              <w:t>Yes</w:t>
            </w:r>
          </w:p>
        </w:tc>
        <w:tc>
          <w:tcPr>
            <w:tcW w:w="5305" w:type="dxa"/>
          </w:tcPr>
          <w:p w14:paraId="6F5916D5" w14:textId="312EF8E4" w:rsidR="007327C7" w:rsidRDefault="007327C7" w:rsidP="007327C7">
            <w:r>
              <w:t>The body of the response received from the Media Proxy</w:t>
            </w:r>
          </w:p>
        </w:tc>
      </w:tr>
      <w:tr w:rsidR="007327C7" w14:paraId="6A8D7BE6" w14:textId="77777777" w:rsidTr="00FC2E3C">
        <w:trPr>
          <w:tblHeader/>
        </w:trPr>
        <w:tc>
          <w:tcPr>
            <w:tcW w:w="2425" w:type="dxa"/>
          </w:tcPr>
          <w:p w14:paraId="3D1FFD92" w14:textId="458163AF" w:rsidR="007327C7" w:rsidRPr="00D23963" w:rsidRDefault="007327C7" w:rsidP="007327C7">
            <w:r>
              <w:rPr>
                <w:rFonts w:cs="Tahoma"/>
                <w:szCs w:val="24"/>
              </w:rPr>
              <w:t>statusCode</w:t>
            </w:r>
          </w:p>
        </w:tc>
        <w:tc>
          <w:tcPr>
            <w:tcW w:w="1980" w:type="dxa"/>
          </w:tcPr>
          <w:p w14:paraId="0F4FAE99" w14:textId="1263FBFB" w:rsidR="007327C7" w:rsidRPr="00D23963" w:rsidRDefault="007327C7" w:rsidP="007327C7">
            <w:r w:rsidRPr="00B72534">
              <w:t>Yes</w:t>
            </w:r>
          </w:p>
        </w:tc>
        <w:tc>
          <w:tcPr>
            <w:tcW w:w="5305" w:type="dxa"/>
          </w:tcPr>
          <w:p w14:paraId="7EE9CDEA" w14:textId="1F408B9A" w:rsidR="007327C7" w:rsidRPr="00D23963" w:rsidRDefault="007327C7" w:rsidP="007327C7">
            <w:r>
              <w:t>The status code from the response sent back by the MediaProxy</w:t>
            </w:r>
            <w:r w:rsidR="009D2E49">
              <w:t xml:space="preserve">. </w:t>
            </w:r>
            <w:r w:rsidR="00E60DAC">
              <w:t xml:space="preserve">If the request timed out, the </w:t>
            </w:r>
            <w:r w:rsidR="00646734">
              <w:t xml:space="preserve">requesting client SHOULD provide </w:t>
            </w:r>
            <w:r w:rsidR="00BC1CFC">
              <w:t>408 Request Timeout</w:t>
            </w:r>
            <w:r w:rsidR="00DC7135">
              <w:t xml:space="preserve"> as the status code.</w:t>
            </w:r>
            <w:r w:rsidR="009D2E49">
              <w:t xml:space="preserve"> </w:t>
            </w:r>
          </w:p>
        </w:tc>
      </w:tr>
      <w:tr w:rsidR="007327C7" w14:paraId="47D75D08" w14:textId="77777777" w:rsidTr="00FC2E3C">
        <w:trPr>
          <w:tblHeader/>
        </w:trPr>
        <w:tc>
          <w:tcPr>
            <w:tcW w:w="2425" w:type="dxa"/>
          </w:tcPr>
          <w:p w14:paraId="209FB8D4" w14:textId="21F26C35" w:rsidR="007327C7" w:rsidRPr="002D2E46" w:rsidRDefault="0078167E" w:rsidP="007327C7">
            <w:r>
              <w:t>queryId</w:t>
            </w:r>
          </w:p>
        </w:tc>
        <w:tc>
          <w:tcPr>
            <w:tcW w:w="1980" w:type="dxa"/>
          </w:tcPr>
          <w:p w14:paraId="2A825EBB" w14:textId="7D7201A7" w:rsidR="007327C7" w:rsidRPr="002D2E46" w:rsidRDefault="007327C7" w:rsidP="007327C7">
            <w:r w:rsidRPr="00B72534">
              <w:t>Yes</w:t>
            </w:r>
          </w:p>
        </w:tc>
        <w:tc>
          <w:tcPr>
            <w:tcW w:w="5305" w:type="dxa"/>
          </w:tcPr>
          <w:p w14:paraId="6678EADF" w14:textId="3B9103E0" w:rsidR="007327C7" w:rsidRPr="002D2E46" w:rsidRDefault="007327C7" w:rsidP="007327C7">
            <w:r>
              <w:t xml:space="preserve">Unique identifier </w:t>
            </w:r>
            <w:r w:rsidR="00C9164E">
              <w:t xml:space="preserve">provided by the FE </w:t>
            </w:r>
            <w:r>
              <w:t xml:space="preserve">in the </w:t>
            </w:r>
            <w:r w:rsidRPr="00F3233B">
              <w:t>MediaProxyUriRequestLogEvent</w:t>
            </w:r>
            <w:r>
              <w:t>, used to match the response LogEvent to the request LogEvent</w:t>
            </w:r>
          </w:p>
        </w:tc>
      </w:tr>
    </w:tbl>
    <w:p w14:paraId="72611A70" w14:textId="77777777" w:rsidR="00A94A09" w:rsidRDefault="00A94A09" w:rsidP="00A94A09">
      <w:pPr>
        <w:pStyle w:val="BodyText"/>
      </w:pPr>
      <w:commentRangeStart w:id="2100"/>
      <w:commentRangeStart w:id="2101"/>
      <w:r>
        <w:rPr>
          <w:b/>
        </w:rPr>
        <w:t>MediaProxySignalingMessageLogEvent</w:t>
      </w:r>
      <w:commentRangeEnd w:id="2100"/>
      <w:r w:rsidR="00B46583">
        <w:rPr>
          <w:rStyle w:val="CommentReference"/>
          <w:sz w:val="20"/>
          <w:szCs w:val="20"/>
        </w:rPr>
        <w:commentReference w:id="2100"/>
      </w:r>
      <w:commentRangeEnd w:id="2101"/>
      <w:r w:rsidR="007C1CF7">
        <w:rPr>
          <w:rStyle w:val="CommentReference"/>
          <w:sz w:val="20"/>
          <w:szCs w:val="20"/>
        </w:rPr>
        <w:commentReference w:id="2101"/>
      </w:r>
      <w:r>
        <w:t xml:space="preserve"> – media session dialog messages such as RTSP commands and responses are logged by the Media Proxy FE via the MediaProxySignalingMessageLogEvent. The entire message is included in a  “mediaProxySignalingMessageText” member. The RTSP session identifier is included in the sessionId field of the common prologue of the LogEvent and is used to match the signaling messages to the Media Proxy streaming session being logged. A “mediaProxySignalingProtocol” member indicates the protocol (i.e., “rtsp”). Absence of the  “mediaProxySignalingProtocol” member defaults to “rtsp”. This LogEvent is used to log both the RTSP commands from the user to the Media Proxy and the Media Proxy commands, regardless of protocol, toward the media source.</w:t>
      </w:r>
    </w:p>
    <w:p w14:paraId="0723AB7F" w14:textId="4A3C87EA" w:rsidR="00FC2E3C" w:rsidRPr="00857F32" w:rsidRDefault="00FC2E3C" w:rsidP="00FC2E3C">
      <w:pPr>
        <w:pStyle w:val="Caption"/>
        <w:keepNext/>
        <w:rPr>
          <w:i/>
          <w:iCs/>
          <w:color w:val="1F497D" w:themeColor="text2"/>
          <w:szCs w:val="18"/>
        </w:rPr>
      </w:pPr>
      <w:bookmarkStart w:id="2102" w:name="_Toc232082443"/>
      <w:r w:rsidRPr="0084206B">
        <w:lastRenderedPageBreak/>
        <w:t xml:space="preserve">Table </w:t>
      </w:r>
      <w:fldSimple w:instr=" STYLEREF 1 \s ">
        <w:r w:rsidR="00E371AD">
          <w:rPr>
            <w:noProof/>
          </w:rPr>
          <w:t>4</w:t>
        </w:r>
      </w:fldSimple>
      <w:r w:rsidR="00E371AD">
        <w:noBreakHyphen/>
      </w:r>
      <w:fldSimple w:instr=" SEQ Table \* ARABIC \s 1 ">
        <w:r w:rsidR="00E371AD">
          <w:rPr>
            <w:noProof/>
          </w:rPr>
          <w:t>15</w:t>
        </w:r>
      </w:fldSimple>
      <w:r w:rsidRPr="0084206B">
        <w:t xml:space="preserve"> </w:t>
      </w:r>
      <w:r w:rsidR="00E40519" w:rsidRPr="00E40519">
        <w:t>MediaProxySignalingMessageLogEvent</w:t>
      </w:r>
      <w:bookmarkEnd w:id="2102"/>
    </w:p>
    <w:tbl>
      <w:tblPr>
        <w:tblStyle w:val="TableGrid"/>
        <w:tblpPr w:leftFromText="187" w:rightFromText="187" w:bottomFromText="288" w:vertAnchor="text" w:tblpXSpec="center" w:tblpY="1"/>
        <w:tblOverlap w:val="neve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2335"/>
        <w:gridCol w:w="2070"/>
        <w:gridCol w:w="5305"/>
      </w:tblGrid>
      <w:tr w:rsidR="00FC2E3C" w14:paraId="0B3F9E62" w14:textId="77777777" w:rsidTr="00FB489F">
        <w:trPr>
          <w:tblHeader/>
        </w:trPr>
        <w:tc>
          <w:tcPr>
            <w:tcW w:w="2335" w:type="dxa"/>
            <w:shd w:val="clear" w:color="auto" w:fill="D9D9D9" w:themeFill="background1" w:themeFillShade="D9"/>
            <w:vAlign w:val="center"/>
          </w:tcPr>
          <w:p w14:paraId="7E76D0F1" w14:textId="77777777" w:rsidR="00FC2E3C" w:rsidRPr="00F67305" w:rsidRDefault="00FC2E3C" w:rsidP="00FB489F">
            <w:pPr>
              <w:rPr>
                <w:b/>
                <w:bCs/>
              </w:rPr>
            </w:pPr>
            <w:r>
              <w:rPr>
                <w:b/>
                <w:bCs/>
              </w:rPr>
              <w:t>Name</w:t>
            </w:r>
          </w:p>
        </w:tc>
        <w:tc>
          <w:tcPr>
            <w:tcW w:w="2070" w:type="dxa"/>
            <w:shd w:val="clear" w:color="auto" w:fill="D9D9D9" w:themeFill="background1" w:themeFillShade="D9"/>
            <w:vAlign w:val="center"/>
          </w:tcPr>
          <w:p w14:paraId="2F3ABB64" w14:textId="213ACAC9" w:rsidR="00FC2E3C" w:rsidRPr="00F67305" w:rsidRDefault="00F3759F" w:rsidP="00FB489F">
            <w:pPr>
              <w:rPr>
                <w:b/>
                <w:bCs/>
              </w:rPr>
            </w:pPr>
            <w:r>
              <w:rPr>
                <w:b/>
                <w:bCs/>
              </w:rPr>
              <w:t>Required</w:t>
            </w:r>
          </w:p>
        </w:tc>
        <w:tc>
          <w:tcPr>
            <w:tcW w:w="5305" w:type="dxa"/>
            <w:shd w:val="clear" w:color="auto" w:fill="D9D9D9" w:themeFill="background1" w:themeFillShade="D9"/>
            <w:vAlign w:val="center"/>
          </w:tcPr>
          <w:p w14:paraId="7B33BF52" w14:textId="77777777" w:rsidR="00FC2E3C" w:rsidRPr="00F67305" w:rsidRDefault="00FC2E3C" w:rsidP="00FB489F">
            <w:pPr>
              <w:rPr>
                <w:b/>
                <w:bCs/>
              </w:rPr>
            </w:pPr>
            <w:r>
              <w:rPr>
                <w:b/>
                <w:bCs/>
              </w:rPr>
              <w:t>Description</w:t>
            </w:r>
          </w:p>
        </w:tc>
      </w:tr>
      <w:tr w:rsidR="00FC2E3C" w14:paraId="5026AF1C" w14:textId="77777777" w:rsidTr="00FB489F">
        <w:trPr>
          <w:tblHeader/>
        </w:trPr>
        <w:tc>
          <w:tcPr>
            <w:tcW w:w="2335" w:type="dxa"/>
          </w:tcPr>
          <w:p w14:paraId="22ABD72A" w14:textId="6EA293E2" w:rsidR="00FC2E3C" w:rsidRDefault="00FC2E3C" w:rsidP="00FC2E3C">
            <w:r w:rsidRPr="0053386E">
              <w:t>mediaProxySignalingMessageText</w:t>
            </w:r>
          </w:p>
        </w:tc>
        <w:tc>
          <w:tcPr>
            <w:tcW w:w="2070" w:type="dxa"/>
          </w:tcPr>
          <w:p w14:paraId="356A3DA0" w14:textId="13D7D2D9" w:rsidR="00FC2E3C" w:rsidRDefault="007327C7" w:rsidP="00FC2E3C">
            <w:r>
              <w:t>Yes</w:t>
            </w:r>
          </w:p>
        </w:tc>
        <w:tc>
          <w:tcPr>
            <w:tcW w:w="5305" w:type="dxa"/>
          </w:tcPr>
          <w:p w14:paraId="47CAF505" w14:textId="4B2835F8" w:rsidR="00FC2E3C" w:rsidRDefault="00FC2E3C" w:rsidP="00FC2E3C">
            <w:r>
              <w:t>The text of a media session dialog message (e.g., an RTSP command) sent through the MediaProxy to the server providing the media</w:t>
            </w:r>
          </w:p>
        </w:tc>
      </w:tr>
      <w:tr w:rsidR="00FC2E3C" w14:paraId="129D9556" w14:textId="77777777" w:rsidTr="00FB489F">
        <w:trPr>
          <w:tblHeader/>
        </w:trPr>
        <w:tc>
          <w:tcPr>
            <w:tcW w:w="2335" w:type="dxa"/>
          </w:tcPr>
          <w:p w14:paraId="7718AD65" w14:textId="25F91111" w:rsidR="00FC2E3C" w:rsidRPr="00D23963" w:rsidRDefault="00FC2E3C" w:rsidP="00FC2E3C">
            <w:r w:rsidRPr="005A717E">
              <w:t>mediaProxySignalingProtocol</w:t>
            </w:r>
          </w:p>
        </w:tc>
        <w:tc>
          <w:tcPr>
            <w:tcW w:w="2070" w:type="dxa"/>
          </w:tcPr>
          <w:p w14:paraId="08C0EEEF" w14:textId="63AD9C11" w:rsidR="00FC2E3C" w:rsidRPr="00D23963" w:rsidRDefault="007327C7" w:rsidP="00FC2E3C">
            <w:r>
              <w:t>Conditional</w:t>
            </w:r>
          </w:p>
        </w:tc>
        <w:tc>
          <w:tcPr>
            <w:tcW w:w="5305" w:type="dxa"/>
          </w:tcPr>
          <w:p w14:paraId="6C9B0862" w14:textId="62D49E2D" w:rsidR="00FC2E3C" w:rsidRPr="00D23963" w:rsidRDefault="00FC2E3C" w:rsidP="00FC2E3C">
            <w:r>
              <w:t>The protocol used to deliver the media. Defaults to “rtsp” if not present</w:t>
            </w:r>
            <w:r w:rsidR="00A10FAC">
              <w:t>.</w:t>
            </w:r>
          </w:p>
        </w:tc>
      </w:tr>
    </w:tbl>
    <w:p w14:paraId="1C66E7FB" w14:textId="0C782713" w:rsidR="00EC22E8" w:rsidRDefault="00EC22E8" w:rsidP="00EC22E8">
      <w:pPr>
        <w:pStyle w:val="BodyText"/>
        <w:rPr>
          <w:ins w:id="2103" w:author="Michael Smith [2]" w:date="2026-05-21T14:11:00Z" w16du:dateUtc="2026-05-21T18:11:00Z"/>
        </w:rPr>
      </w:pPr>
      <w:commentRangeStart w:id="2104"/>
      <w:commentRangeStart w:id="2105"/>
      <w:ins w:id="2106" w:author="Michael Smith [2]" w:date="2026-05-21T14:05:00Z" w16du:dateUtc="2026-05-21T18:05:00Z">
        <w:r>
          <w:rPr>
            <w:b/>
            <w:bCs/>
          </w:rPr>
          <w:t>FileMediaRequestLogEvent</w:t>
        </w:r>
        <w:r>
          <w:t xml:space="preserve"> – The MediaProxy FE</w:t>
        </w:r>
        <w:commentRangeEnd w:id="2104"/>
        <w:r w:rsidR="00B46583">
          <w:rPr>
            <w:rStyle w:val="CommentReference"/>
            <w:sz w:val="20"/>
            <w:szCs w:val="20"/>
          </w:rPr>
          <w:commentReference w:id="2104"/>
        </w:r>
      </w:ins>
      <w:commentRangeEnd w:id="2105"/>
      <w:r w:rsidR="000C6B7A">
        <w:rPr>
          <w:rStyle w:val="CommentReference"/>
          <w:sz w:val="20"/>
          <w:szCs w:val="20"/>
        </w:rPr>
        <w:commentReference w:id="2105"/>
      </w:r>
      <w:ins w:id="2107" w:author="Michael Smith [2]" w:date="2026-05-21T14:05:00Z" w16du:dateUtc="2026-05-21T18:05:00Z">
        <w:r>
          <w:t xml:space="preserve"> MUST use the </w:t>
        </w:r>
        <w:r w:rsidRPr="0003427D">
          <w:t>FileMediaRequestLogEvent</w:t>
        </w:r>
        <w:r>
          <w:t xml:space="preserve"> to log a request for file media </w:t>
        </w:r>
      </w:ins>
      <w:ins w:id="2108" w:author="Michael Smith [2]" w:date="2026-05-21T14:07:00Z" w16du:dateUtc="2026-05-21T18:07:00Z">
        <w:r w:rsidR="000A3989">
          <w:t>via</w:t>
        </w:r>
      </w:ins>
      <w:ins w:id="2109" w:author="Michael Smith [2]" w:date="2026-05-21T14:05:00Z" w16du:dateUtc="2026-05-21T18:05:00Z">
        <w:r>
          <w:t xml:space="preserve"> a Media Proxy URI. A “request” member contains the entire HTTP request including the path and headers.</w:t>
        </w:r>
      </w:ins>
      <w:ins w:id="2110" w:author="Michael Smith [2]" w:date="2026-05-28T13:31:00Z" w16du:dateUtc="2026-05-28T17:31:00Z">
        <w:r w:rsidR="00D0289C" w:rsidRPr="00D0289C">
          <w:t xml:space="preserve"> </w:t>
        </w:r>
        <w:r w:rsidR="00D0289C">
          <w:t>A “queryId” member is provided by the element logging the event, and contains a unique identifier for this request, used to match the request LogEvent to the response LogEvent.</w:t>
        </w:r>
      </w:ins>
    </w:p>
    <w:p w14:paraId="66399944" w14:textId="6C1D6E28" w:rsidR="00855CE3" w:rsidRDefault="00855CE3" w:rsidP="00EC22E8">
      <w:pPr>
        <w:pStyle w:val="BodyText"/>
        <w:rPr>
          <w:ins w:id="2111" w:author="Michael Smith [2]" w:date="2026-06-10T13:05:00Z" w16du:dateUtc="2026-06-10T17:05:00Z"/>
        </w:rPr>
      </w:pPr>
      <w:ins w:id="2112" w:author="Michael Smith [2]" w:date="2026-05-21T14:11:00Z" w16du:dateUtc="2026-05-21T18:11:00Z">
        <w:r>
          <w:t xml:space="preserve">The </w:t>
        </w:r>
      </w:ins>
      <w:ins w:id="2113" w:author="Michael Smith [2]" w:date="2026-05-21T14:12:00Z" w16du:dateUtc="2026-05-21T18:12:00Z">
        <w:r w:rsidRPr="0003427D">
          <w:t>FileMediaRequestLogEvent</w:t>
        </w:r>
        <w:r>
          <w:t xml:space="preserve"> </w:t>
        </w:r>
      </w:ins>
      <w:ins w:id="2114" w:author="Michael Smith [2]" w:date="2026-05-21T14:11:00Z" w16du:dateUtc="2026-05-21T18:11:00Z">
        <w:r>
          <w:t xml:space="preserve">MUST be logged by the Media Proxy and MAY be logged by the FE </w:t>
        </w:r>
      </w:ins>
      <w:ins w:id="2115" w:author="Michael Smith [2]" w:date="2026-05-21T14:12:00Z" w16du:dateUtc="2026-05-21T18:12:00Z">
        <w:r>
          <w:t>requesting</w:t>
        </w:r>
      </w:ins>
      <w:ins w:id="2116" w:author="Michael Smith [2]" w:date="2026-05-21T14:11:00Z" w16du:dateUtc="2026-05-21T18:11:00Z">
        <w:r>
          <w:t xml:space="preserve"> the media.</w:t>
        </w:r>
      </w:ins>
    </w:p>
    <w:p w14:paraId="2103F6E9" w14:textId="15390132" w:rsidR="00C642BD" w:rsidRDefault="00C642BD" w:rsidP="00C642BD">
      <w:pPr>
        <w:pStyle w:val="Caption"/>
        <w:keepNext/>
      </w:pPr>
      <w:bookmarkStart w:id="2117" w:name="_Toc232082444"/>
      <w:r>
        <w:t xml:space="preserve">Table </w:t>
      </w:r>
      <w:fldSimple w:instr=" STYLEREF 1 \s ">
        <w:r w:rsidR="00E371AD">
          <w:rPr>
            <w:noProof/>
          </w:rPr>
          <w:t>4</w:t>
        </w:r>
      </w:fldSimple>
      <w:r w:rsidR="00E371AD">
        <w:noBreakHyphen/>
      </w:r>
      <w:fldSimple w:instr=" SEQ Table \* ARABIC \s 1 ">
        <w:r w:rsidR="00E371AD">
          <w:rPr>
            <w:noProof/>
          </w:rPr>
          <w:t>16</w:t>
        </w:r>
      </w:fldSimple>
      <w:r>
        <w:t xml:space="preserve"> FileMediaRequestLogEvent</w:t>
      </w:r>
      <w:bookmarkEnd w:id="2117"/>
    </w:p>
    <w:tbl>
      <w:tblPr>
        <w:tblStyle w:val="TableGrid"/>
        <w:tblpPr w:leftFromText="187" w:rightFromText="187" w:bottomFromText="288" w:vertAnchor="text" w:tblpY="1"/>
        <w:tblOverlap w:val="neve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3238"/>
        <w:gridCol w:w="3237"/>
        <w:gridCol w:w="3235"/>
      </w:tblGrid>
      <w:tr w:rsidR="001E0B1D" w14:paraId="1F5383CC" w14:textId="77777777" w:rsidTr="005724C4">
        <w:trPr>
          <w:tblHeader/>
          <w:ins w:id="2118" w:author="Michael Smith [2]" w:date="2026-06-10T13:05:00Z"/>
        </w:trPr>
        <w:tc>
          <w:tcPr>
            <w:tcW w:w="1667" w:type="pct"/>
            <w:shd w:val="clear" w:color="auto" w:fill="D9D9D9" w:themeFill="background1" w:themeFillShade="D9"/>
            <w:vAlign w:val="center"/>
          </w:tcPr>
          <w:p w14:paraId="1983941B" w14:textId="77777777" w:rsidR="001E0B1D" w:rsidRPr="00F67305" w:rsidRDefault="001E0B1D" w:rsidP="005724C4">
            <w:pPr>
              <w:rPr>
                <w:ins w:id="2119" w:author="Michael Smith [2]" w:date="2026-06-10T13:05:00Z" w16du:dateUtc="2026-06-10T17:05:00Z"/>
                <w:b/>
                <w:bCs/>
              </w:rPr>
            </w:pPr>
            <w:ins w:id="2120" w:author="Michael Smith [2]" w:date="2026-06-10T13:05:00Z" w16du:dateUtc="2026-06-10T17:05:00Z">
              <w:r>
                <w:rPr>
                  <w:b/>
                  <w:bCs/>
                </w:rPr>
                <w:t>Name</w:t>
              </w:r>
            </w:ins>
          </w:p>
        </w:tc>
        <w:tc>
          <w:tcPr>
            <w:tcW w:w="1667" w:type="pct"/>
            <w:shd w:val="clear" w:color="auto" w:fill="D9D9D9" w:themeFill="background1" w:themeFillShade="D9"/>
            <w:vAlign w:val="center"/>
          </w:tcPr>
          <w:p w14:paraId="67D5981D" w14:textId="77777777" w:rsidR="001E0B1D" w:rsidRPr="00F67305" w:rsidRDefault="001E0B1D" w:rsidP="005724C4">
            <w:pPr>
              <w:rPr>
                <w:ins w:id="2121" w:author="Michael Smith [2]" w:date="2026-06-10T13:05:00Z" w16du:dateUtc="2026-06-10T17:05:00Z"/>
                <w:b/>
                <w:bCs/>
              </w:rPr>
            </w:pPr>
            <w:ins w:id="2122" w:author="Michael Smith [2]" w:date="2026-06-10T13:05:00Z" w16du:dateUtc="2026-06-10T17:05:00Z">
              <w:r>
                <w:rPr>
                  <w:b/>
                  <w:bCs/>
                </w:rPr>
                <w:t>Required</w:t>
              </w:r>
            </w:ins>
          </w:p>
        </w:tc>
        <w:tc>
          <w:tcPr>
            <w:tcW w:w="1666" w:type="pct"/>
            <w:shd w:val="clear" w:color="auto" w:fill="D9D9D9" w:themeFill="background1" w:themeFillShade="D9"/>
            <w:vAlign w:val="center"/>
          </w:tcPr>
          <w:p w14:paraId="0839753E" w14:textId="77777777" w:rsidR="001E0B1D" w:rsidRPr="00F67305" w:rsidRDefault="001E0B1D" w:rsidP="005724C4">
            <w:pPr>
              <w:rPr>
                <w:ins w:id="2123" w:author="Michael Smith [2]" w:date="2026-06-10T13:05:00Z" w16du:dateUtc="2026-06-10T17:05:00Z"/>
                <w:b/>
                <w:bCs/>
              </w:rPr>
            </w:pPr>
            <w:ins w:id="2124" w:author="Michael Smith [2]" w:date="2026-06-10T13:05:00Z" w16du:dateUtc="2026-06-10T17:05:00Z">
              <w:r>
                <w:rPr>
                  <w:b/>
                  <w:bCs/>
                </w:rPr>
                <w:t>Description</w:t>
              </w:r>
            </w:ins>
          </w:p>
        </w:tc>
      </w:tr>
      <w:tr w:rsidR="001E0B1D" w14:paraId="53CDD550" w14:textId="77777777" w:rsidTr="005724C4">
        <w:trPr>
          <w:ins w:id="2125" w:author="Michael Smith [2]" w:date="2026-06-10T13:05:00Z"/>
        </w:trPr>
        <w:tc>
          <w:tcPr>
            <w:tcW w:w="1667" w:type="pct"/>
          </w:tcPr>
          <w:p w14:paraId="61F3EC65" w14:textId="77777777" w:rsidR="001E0B1D" w:rsidRDefault="001E0B1D" w:rsidP="005724C4">
            <w:pPr>
              <w:rPr>
                <w:ins w:id="2126" w:author="Michael Smith [2]" w:date="2026-06-10T13:05:00Z" w16du:dateUtc="2026-06-10T17:05:00Z"/>
              </w:rPr>
            </w:pPr>
            <w:ins w:id="2127" w:author="Michael Smith [2]" w:date="2026-06-10T13:05:00Z" w16du:dateUtc="2026-06-10T17:05:00Z">
              <w:r>
                <w:t>request</w:t>
              </w:r>
            </w:ins>
          </w:p>
        </w:tc>
        <w:tc>
          <w:tcPr>
            <w:tcW w:w="1667" w:type="pct"/>
          </w:tcPr>
          <w:p w14:paraId="65C0BCE0" w14:textId="77777777" w:rsidR="001E0B1D" w:rsidRDefault="001E0B1D" w:rsidP="005724C4">
            <w:pPr>
              <w:rPr>
                <w:ins w:id="2128" w:author="Michael Smith [2]" w:date="2026-06-10T13:05:00Z" w16du:dateUtc="2026-06-10T17:05:00Z"/>
              </w:rPr>
            </w:pPr>
            <w:ins w:id="2129" w:author="Michael Smith [2]" w:date="2026-06-10T13:05:00Z" w16du:dateUtc="2026-06-10T17:05:00Z">
              <w:r>
                <w:t>Yes</w:t>
              </w:r>
            </w:ins>
          </w:p>
        </w:tc>
        <w:tc>
          <w:tcPr>
            <w:tcW w:w="1666" w:type="pct"/>
          </w:tcPr>
          <w:p w14:paraId="2E1AC394" w14:textId="77777777" w:rsidR="001E0B1D" w:rsidRDefault="001E0B1D" w:rsidP="005724C4">
            <w:pPr>
              <w:rPr>
                <w:ins w:id="2130" w:author="Michael Smith [2]" w:date="2026-06-10T13:05:00Z" w16du:dateUtc="2026-06-10T17:05:00Z"/>
              </w:rPr>
            </w:pPr>
            <w:ins w:id="2131" w:author="Michael Smith [2]" w:date="2026-06-10T13:05:00Z" w16du:dateUtc="2026-06-10T17:05:00Z">
              <w:r>
                <w:t>The entire HTTP request including the path and headers</w:t>
              </w:r>
            </w:ins>
          </w:p>
        </w:tc>
      </w:tr>
      <w:tr w:rsidR="001E0B1D" w14:paraId="52EF167C" w14:textId="77777777" w:rsidTr="005724C4">
        <w:trPr>
          <w:ins w:id="2132" w:author="Michael Smith [2]" w:date="2026-06-10T13:05:00Z"/>
        </w:trPr>
        <w:tc>
          <w:tcPr>
            <w:tcW w:w="1667" w:type="pct"/>
          </w:tcPr>
          <w:p w14:paraId="1A7D4205" w14:textId="77777777" w:rsidR="001E0B1D" w:rsidRDefault="001E0B1D" w:rsidP="005724C4">
            <w:pPr>
              <w:rPr>
                <w:ins w:id="2133" w:author="Michael Smith [2]" w:date="2026-06-10T13:05:00Z" w16du:dateUtc="2026-06-10T17:05:00Z"/>
              </w:rPr>
            </w:pPr>
            <w:ins w:id="2134" w:author="Michael Smith [2]" w:date="2026-06-10T13:05:00Z" w16du:dateUtc="2026-06-10T17:05:00Z">
              <w:r>
                <w:t>queryId</w:t>
              </w:r>
            </w:ins>
          </w:p>
        </w:tc>
        <w:tc>
          <w:tcPr>
            <w:tcW w:w="1667" w:type="pct"/>
          </w:tcPr>
          <w:p w14:paraId="525A7921" w14:textId="77777777" w:rsidR="001E0B1D" w:rsidRDefault="001E0B1D" w:rsidP="005724C4">
            <w:pPr>
              <w:rPr>
                <w:ins w:id="2135" w:author="Michael Smith [2]" w:date="2026-06-10T13:05:00Z" w16du:dateUtc="2026-06-10T17:05:00Z"/>
              </w:rPr>
            </w:pPr>
            <w:ins w:id="2136" w:author="Michael Smith [2]" w:date="2026-06-10T13:05:00Z" w16du:dateUtc="2026-06-10T17:05:00Z">
              <w:r>
                <w:t>Yes</w:t>
              </w:r>
            </w:ins>
          </w:p>
        </w:tc>
        <w:tc>
          <w:tcPr>
            <w:tcW w:w="1666" w:type="pct"/>
          </w:tcPr>
          <w:p w14:paraId="73E5D37B" w14:textId="77777777" w:rsidR="001E0B1D" w:rsidRDefault="001E0B1D" w:rsidP="005724C4">
            <w:pPr>
              <w:rPr>
                <w:ins w:id="2137" w:author="Michael Smith [2]" w:date="2026-06-10T13:05:00Z" w16du:dateUtc="2026-06-10T17:05:00Z"/>
              </w:rPr>
            </w:pPr>
            <w:ins w:id="2138" w:author="Michael Smith [2]" w:date="2026-06-10T13:05:00Z" w16du:dateUtc="2026-06-10T17:05:00Z">
              <w:r w:rsidRPr="002D2E46">
                <w:t>Unique identifier provided by the FE logging this LogEvent, used to match the request LogEvent to the response LogEvent</w:t>
              </w:r>
            </w:ins>
          </w:p>
        </w:tc>
      </w:tr>
    </w:tbl>
    <w:p w14:paraId="3A6D9682" w14:textId="64F0D98D" w:rsidR="0024440C" w:rsidRDefault="000C00E0" w:rsidP="00A94A09">
      <w:pPr>
        <w:pStyle w:val="BodyText"/>
        <w:rPr>
          <w:ins w:id="2139" w:author="Michael Smith [2]" w:date="2026-04-16T10:47:00Z" w16du:dateUtc="2026-04-16T14:47:00Z"/>
        </w:rPr>
      </w:pPr>
      <w:ins w:id="2140" w:author="Michael Smith [2]" w:date="2026-04-15T16:27:00Z" w16du:dateUtc="2026-04-15T20:27:00Z">
        <w:r>
          <w:rPr>
            <w:b/>
            <w:bCs/>
          </w:rPr>
          <w:t>FileMedia</w:t>
        </w:r>
      </w:ins>
      <w:ins w:id="2141" w:author="Michael Smith [2]" w:date="2026-05-21T13:57:00Z" w16du:dateUtc="2026-05-21T17:57:00Z">
        <w:r w:rsidR="003F7EEA">
          <w:rPr>
            <w:b/>
            <w:bCs/>
          </w:rPr>
          <w:t>Response</w:t>
        </w:r>
      </w:ins>
      <w:ins w:id="2142" w:author="Michael Smith [2]" w:date="2026-04-15T16:27:00Z" w16du:dateUtc="2026-04-15T20:27:00Z">
        <w:r>
          <w:rPr>
            <w:b/>
            <w:bCs/>
          </w:rPr>
          <w:t>LogEvent</w:t>
        </w:r>
      </w:ins>
      <w:ins w:id="2143" w:author="Michael Smith [2]" w:date="2026-04-15T15:46:00Z" w16du:dateUtc="2026-04-15T19:46:00Z">
        <w:r w:rsidR="00BA4AFC">
          <w:t xml:space="preserve"> – The MediaProxy</w:t>
        </w:r>
        <w:r w:rsidR="00852EE1">
          <w:t xml:space="preserve"> FE </w:t>
        </w:r>
      </w:ins>
      <w:ins w:id="2144" w:author="Michael Smith [2]" w:date="2026-04-22T15:00:00Z" w16du:dateUtc="2026-04-22T19:00:00Z">
        <w:r w:rsidR="00E26F9B">
          <w:t>MUST</w:t>
        </w:r>
      </w:ins>
      <w:ins w:id="2145" w:author="Michael Smith [2]" w:date="2026-04-22T15:01:00Z" w16du:dateUtc="2026-04-22T19:01:00Z">
        <w:r w:rsidR="00E26F9B">
          <w:t xml:space="preserve"> use</w:t>
        </w:r>
      </w:ins>
      <w:ins w:id="2146" w:author="Michael Smith [2]" w:date="2026-04-15T15:46:00Z" w16du:dateUtc="2026-04-15T19:46:00Z">
        <w:r w:rsidR="00852EE1">
          <w:t xml:space="preserve"> the </w:t>
        </w:r>
      </w:ins>
      <w:ins w:id="2147" w:author="Michael Smith [2]" w:date="2026-05-21T14:06:00Z" w16du:dateUtc="2026-05-21T18:06:00Z">
        <w:r w:rsidR="00625FCC" w:rsidRPr="00625FCC">
          <w:t xml:space="preserve">FileMediaResponseLogEvent </w:t>
        </w:r>
      </w:ins>
      <w:ins w:id="2148" w:author="Michael Smith [2]" w:date="2026-04-15T15:50:00Z" w16du:dateUtc="2026-04-15T19:50:00Z">
        <w:r w:rsidR="00D8199A">
          <w:t>t</w:t>
        </w:r>
        <w:r w:rsidR="007E1F41">
          <w:t xml:space="preserve">o </w:t>
        </w:r>
      </w:ins>
      <w:ins w:id="2149" w:author="Michael Smith [2]" w:date="2026-04-15T16:05:00Z" w16du:dateUtc="2026-04-15T20:05:00Z">
        <w:r w:rsidR="00530BC6">
          <w:t xml:space="preserve">log file </w:t>
        </w:r>
      </w:ins>
      <w:ins w:id="2150" w:author="Michael Smith [2]" w:date="2026-04-15T15:50:00Z" w16du:dateUtc="2026-04-15T19:50:00Z">
        <w:r w:rsidR="007E1F41">
          <w:t xml:space="preserve">media </w:t>
        </w:r>
        <w:r w:rsidR="00D8199A">
          <w:t>that</w:t>
        </w:r>
      </w:ins>
      <w:ins w:id="2151" w:author="Michael Smith [2]" w:date="2026-04-15T15:47:00Z" w16du:dateUtc="2026-04-15T19:47:00Z">
        <w:r w:rsidR="00852EE1">
          <w:t xml:space="preserve"> is retrieved </w:t>
        </w:r>
        <w:r w:rsidR="00D53FBF">
          <w:t>using a Media</w:t>
        </w:r>
      </w:ins>
      <w:ins w:id="2152" w:author="Michael Smith [2]" w:date="2026-04-15T15:48:00Z" w16du:dateUtc="2026-04-15T19:48:00Z">
        <w:r w:rsidR="00D53FBF">
          <w:t xml:space="preserve"> </w:t>
        </w:r>
      </w:ins>
      <w:ins w:id="2153" w:author="Michael Smith [2]" w:date="2026-04-15T15:47:00Z" w16du:dateUtc="2026-04-15T19:47:00Z">
        <w:r w:rsidR="00D53FBF">
          <w:t>Proxy URI</w:t>
        </w:r>
      </w:ins>
      <w:ins w:id="2154" w:author="Michael Smith [2]" w:date="2026-04-15T15:50:00Z" w16du:dateUtc="2026-04-15T19:50:00Z">
        <w:r w:rsidR="00D8199A">
          <w:t xml:space="preserve">. </w:t>
        </w:r>
      </w:ins>
      <w:commentRangeStart w:id="2155"/>
      <w:commentRangeStart w:id="2156"/>
      <w:commentRangeStart w:id="2157"/>
      <w:ins w:id="2158" w:author="Michael Smith [2]" w:date="2026-04-15T15:53:00Z" w16du:dateUtc="2026-04-15T19:53:00Z">
        <w:r w:rsidR="005654AE">
          <w:t xml:space="preserve">A </w:t>
        </w:r>
        <w:r w:rsidR="00884EB0">
          <w:t>“</w:t>
        </w:r>
      </w:ins>
      <w:ins w:id="2159" w:author="Michael Smith [2]" w:date="2026-04-15T15:56:00Z" w16du:dateUtc="2026-04-15T19:56:00Z">
        <w:r w:rsidR="00BD1993">
          <w:t>media</w:t>
        </w:r>
      </w:ins>
      <w:ins w:id="2160" w:author="Michael Smith [2]" w:date="2026-04-15T15:53:00Z" w16du:dateUtc="2026-04-15T19:53:00Z">
        <w:r w:rsidR="00884EB0">
          <w:t>”</w:t>
        </w:r>
      </w:ins>
      <w:ins w:id="2161" w:author="Michael Smith [2]" w:date="2026-04-15T15:54:00Z" w16du:dateUtc="2026-04-15T19:54:00Z">
        <w:r w:rsidR="00884EB0">
          <w:t xml:space="preserve"> member</w:t>
        </w:r>
      </w:ins>
      <w:ins w:id="2162" w:author="Michael Smith [2]" w:date="2026-04-15T15:55:00Z" w16du:dateUtc="2026-04-15T19:55:00Z">
        <w:r w:rsidR="00C4306C">
          <w:t xml:space="preserve"> </w:t>
        </w:r>
      </w:ins>
      <w:ins w:id="2163" w:author="Michael Smith [2]" w:date="2026-04-15T15:54:00Z" w16du:dateUtc="2026-04-15T19:54:00Z">
        <w:r w:rsidR="00884EB0">
          <w:t xml:space="preserve">contains the </w:t>
        </w:r>
      </w:ins>
      <w:ins w:id="2164" w:author="Michael Smith [2]" w:date="2026-04-15T16:05:00Z" w16du:dateUtc="2026-04-15T20:05:00Z">
        <w:r w:rsidR="00530BC6">
          <w:t>file media</w:t>
        </w:r>
      </w:ins>
      <w:ins w:id="2165" w:author="Michael Smith [2]" w:date="2026-04-16T10:46:00Z" w16du:dateUtc="2026-04-16T14:46:00Z">
        <w:r w:rsidR="005009AB">
          <w:t>, or portion thereof,</w:t>
        </w:r>
      </w:ins>
      <w:ins w:id="2166" w:author="Michael Smith [2]" w:date="2026-04-15T15:54:00Z" w16du:dateUtc="2026-04-15T19:54:00Z">
        <w:r w:rsidR="00884EB0">
          <w:t xml:space="preserve"> that was </w:t>
        </w:r>
        <w:r w:rsidR="00C4306C">
          <w:t>retrieved</w:t>
        </w:r>
      </w:ins>
      <w:commentRangeEnd w:id="2155"/>
      <w:r w:rsidR="00B46583">
        <w:rPr>
          <w:rStyle w:val="CommentReference"/>
          <w:sz w:val="20"/>
          <w:szCs w:val="20"/>
        </w:rPr>
        <w:commentReference w:id="2155"/>
      </w:r>
      <w:commentRangeEnd w:id="2156"/>
      <w:r w:rsidR="00C157AF">
        <w:rPr>
          <w:rStyle w:val="CommentReference"/>
          <w:sz w:val="20"/>
          <w:szCs w:val="20"/>
        </w:rPr>
        <w:commentReference w:id="2156"/>
      </w:r>
      <w:commentRangeEnd w:id="2157"/>
      <w:r w:rsidR="00624E6B">
        <w:rPr>
          <w:rStyle w:val="CommentReference"/>
          <w:sz w:val="20"/>
          <w:szCs w:val="20"/>
        </w:rPr>
        <w:commentReference w:id="2157"/>
      </w:r>
      <w:ins w:id="2167" w:author="Michael Smith [2]" w:date="2026-06-11T13:17:00Z" w16du:dateUtc="2026-06-11T17:17:00Z">
        <w:r w:rsidR="002056CB">
          <w:t>,</w:t>
        </w:r>
      </w:ins>
      <w:ins w:id="2168" w:author="Michael Smith [2]" w:date="2026-06-10T13:20:00Z" w16du:dateUtc="2026-06-10T17:20:00Z">
        <w:r w:rsidR="00B065E6">
          <w:t xml:space="preserve"> Base64 encoded</w:t>
        </w:r>
      </w:ins>
      <w:ins w:id="2169" w:author="Michael Smith [2]" w:date="2026-04-15T15:56:00Z" w16du:dateUtc="2026-04-15T19:56:00Z">
        <w:r w:rsidR="00493A1C">
          <w:t xml:space="preserve">. </w:t>
        </w:r>
      </w:ins>
      <w:ins w:id="2170" w:author="Michael Smith [2]" w:date="2026-04-15T15:57:00Z" w16du:dateUtc="2026-04-15T19:57:00Z">
        <w:r w:rsidR="00D91A53">
          <w:t>A “mediaType” member contains the</w:t>
        </w:r>
        <w:r w:rsidR="00D52652">
          <w:t xml:space="preserve"> Media Type of the </w:t>
        </w:r>
      </w:ins>
      <w:ins w:id="2171" w:author="Michael Smith [2]" w:date="2026-04-15T16:06:00Z" w16du:dateUtc="2026-04-15T20:06:00Z">
        <w:r w:rsidR="00263BF9">
          <w:t xml:space="preserve">file </w:t>
        </w:r>
      </w:ins>
      <w:ins w:id="2172" w:author="Michael Smith [2]" w:date="2026-04-15T15:57:00Z" w16du:dateUtc="2026-04-15T19:57:00Z">
        <w:r w:rsidR="00D52652">
          <w:t>media</w:t>
        </w:r>
      </w:ins>
      <w:ins w:id="2173" w:author="Michael Smith [2]" w:date="2026-06-10T13:20:00Z" w16du:dateUtc="2026-06-10T17:20:00Z">
        <w:r w:rsidR="00B065E6">
          <w:t xml:space="preserve">, which </w:t>
        </w:r>
      </w:ins>
      <w:ins w:id="2174" w:author="Michael Smith [2]" w:date="2026-06-11T13:18:00Z" w16du:dateUtc="2026-06-11T17:18:00Z">
        <w:r w:rsidR="00826D3C">
          <w:t>MUST</w:t>
        </w:r>
      </w:ins>
      <w:ins w:id="2175" w:author="Michael Smith [2]" w:date="2026-06-10T13:20:00Z" w16du:dateUtc="2026-06-10T17:20:00Z">
        <w:r w:rsidR="00B065E6">
          <w:t xml:space="preserve"> be</w:t>
        </w:r>
        <w:r w:rsidR="00801638">
          <w:t xml:space="preserve"> a value from the IANA Media Types registry </w:t>
        </w:r>
      </w:ins>
      <w:ins w:id="2176" w:author="Michael Smith [2]" w:date="2026-06-10T13:22:00Z" w16du:dateUtc="2026-06-10T17:22:00Z">
        <w:r w:rsidR="00D405EB">
          <w:fldChar w:fldCharType="begin"/>
        </w:r>
        <w:r w:rsidR="00D405EB">
          <w:instrText xml:space="preserve"> REF _Ref225852416 \r \h </w:instrText>
        </w:r>
      </w:ins>
      <w:ins w:id="2177" w:author="Michael Smith [2]" w:date="2026-06-10T13:22:00Z" w16du:dateUtc="2026-06-10T17:22:00Z">
        <w:r w:rsidR="00D405EB">
          <w:fldChar w:fldCharType="separate"/>
        </w:r>
        <w:r w:rsidR="00D405EB">
          <w:t>[81]</w:t>
        </w:r>
        <w:r w:rsidR="00D405EB">
          <w:fldChar w:fldCharType="end"/>
        </w:r>
      </w:ins>
      <w:ins w:id="2178" w:author="Michael Smith [2]" w:date="2026-04-15T15:57:00Z" w16du:dateUtc="2026-04-15T19:57:00Z">
        <w:r w:rsidR="00D52652">
          <w:t>.</w:t>
        </w:r>
      </w:ins>
      <w:ins w:id="2179" w:author="Michael Smith [2]" w:date="2026-05-21T14:08:00Z" w16du:dateUtc="2026-05-21T18:08:00Z">
        <w:r w:rsidR="005E03F0">
          <w:t xml:space="preserve"> A</w:t>
        </w:r>
        <w:r w:rsidR="00EA0FE8">
          <w:t xml:space="preserve"> “</w:t>
        </w:r>
      </w:ins>
      <w:ins w:id="2180" w:author="Michael Smith [2]" w:date="2026-05-21T14:10:00Z" w16du:dateUtc="2026-05-21T18:10:00Z">
        <w:r w:rsidR="00CE5CAA">
          <w:t>status</w:t>
        </w:r>
      </w:ins>
      <w:ins w:id="2181" w:author="Michael Smith [2]" w:date="2026-05-21T14:08:00Z" w16du:dateUtc="2026-05-21T18:08:00Z">
        <w:r w:rsidR="00EA0FE8">
          <w:t>Code” member contains the HTTP s</w:t>
        </w:r>
      </w:ins>
      <w:ins w:id="2182" w:author="Michael Smith [2]" w:date="2026-05-21T14:09:00Z" w16du:dateUtc="2026-05-21T18:09:00Z">
        <w:r w:rsidR="00EA0FE8">
          <w:t>tatus code</w:t>
        </w:r>
      </w:ins>
      <w:ins w:id="2183" w:author="Michael Smith [2]" w:date="2026-05-21T14:10:00Z" w16du:dateUtc="2026-05-21T18:10:00Z">
        <w:r w:rsidR="00182B96">
          <w:t xml:space="preserve"> that was returned </w:t>
        </w:r>
      </w:ins>
      <w:ins w:id="2184" w:author="Michael Smith [2]" w:date="2026-06-10T13:24:00Z" w16du:dateUtc="2026-06-10T17:24:00Z">
        <w:r w:rsidR="007D5572">
          <w:t>by the server</w:t>
        </w:r>
      </w:ins>
      <w:ins w:id="2185" w:author="Michael Smith [2]" w:date="2026-05-21T14:10:00Z" w16du:dateUtc="2026-05-21T18:10:00Z">
        <w:r w:rsidR="00182B96">
          <w:t>.</w:t>
        </w:r>
      </w:ins>
      <w:ins w:id="2186" w:author="Michael Smith [2]" w:date="2026-06-10T13:24:00Z" w16du:dateUtc="2026-06-10T17:24:00Z">
        <w:r w:rsidR="007D5572">
          <w:t xml:space="preserve"> If the request timed out,</w:t>
        </w:r>
        <w:r w:rsidR="007E235F">
          <w:t xml:space="preserve"> </w:t>
        </w:r>
      </w:ins>
      <w:ins w:id="2187" w:author="Michael Smith [2]" w:date="2026-06-10T13:25:00Z" w16du:dateUtc="2026-06-10T17:25:00Z">
        <w:r w:rsidR="007E235F">
          <w:t xml:space="preserve">the FE logging this event MUST </w:t>
        </w:r>
      </w:ins>
      <w:ins w:id="2188" w:author="Michael Smith [2]" w:date="2026-06-10T13:28:00Z" w16du:dateUtc="2026-06-10T17:28:00Z">
        <w:r w:rsidR="002E1675">
          <w:t>set the value to “</w:t>
        </w:r>
        <w:r w:rsidR="002E1675" w:rsidRPr="002E1675">
          <w:t>408</w:t>
        </w:r>
      </w:ins>
      <w:ins w:id="2189" w:author="Michael Smith [2]" w:date="2026-06-10T13:29:00Z" w16du:dateUtc="2026-06-10T17:29:00Z">
        <w:r w:rsidR="00CC77C5">
          <w:t>” (</w:t>
        </w:r>
      </w:ins>
      <w:ins w:id="2190" w:author="Michael Smith [2]" w:date="2026-06-10T13:35:00Z" w16du:dateUtc="2026-06-10T17:35:00Z">
        <w:r w:rsidR="006C701E">
          <w:t xml:space="preserve">to denote a </w:t>
        </w:r>
      </w:ins>
      <w:ins w:id="2191" w:author="Michael Smith [2]" w:date="2026-06-10T13:29:00Z" w16du:dateUtc="2026-06-10T17:29:00Z">
        <w:r w:rsidR="00CC77C5">
          <w:t>Request Timeout).</w:t>
        </w:r>
      </w:ins>
      <w:ins w:id="2192" w:author="Michael Smith [2]" w:date="2026-04-15T15:57:00Z" w16du:dateUtc="2026-04-15T19:57:00Z">
        <w:r w:rsidR="00D52652">
          <w:t xml:space="preserve"> </w:t>
        </w:r>
      </w:ins>
      <w:ins w:id="2193" w:author="Michael Smith [2]" w:date="2026-04-15T15:58:00Z" w16du:dateUtc="2026-04-15T19:58:00Z">
        <w:r w:rsidR="00885A3A">
          <w:t>A “</w:t>
        </w:r>
      </w:ins>
      <w:ins w:id="2194" w:author="Michael Smith [2]" w:date="2026-04-15T15:59:00Z" w16du:dateUtc="2026-04-15T19:59:00Z">
        <w:r w:rsidR="00CF696B">
          <w:t>mediaP</w:t>
        </w:r>
      </w:ins>
      <w:ins w:id="2195" w:author="Michael Smith [2]" w:date="2026-04-15T15:58:00Z" w16du:dateUtc="2026-04-15T19:58:00Z">
        <w:r w:rsidR="00885A3A">
          <w:t xml:space="preserve">roxyUri” member contains the </w:t>
        </w:r>
      </w:ins>
      <w:ins w:id="2196" w:author="Michael Smith [2]" w:date="2026-04-15T16:00:00Z" w16du:dateUtc="2026-04-15T20:00:00Z">
        <w:r w:rsidR="00CF696B">
          <w:t>mediaProxyUri used to retrieve the media</w:t>
        </w:r>
        <w:r w:rsidR="000D4C76">
          <w:t xml:space="preserve">. See </w:t>
        </w:r>
      </w:ins>
      <w:ins w:id="2197" w:author="Michael Smith [2]" w:date="2026-04-15T16:01:00Z" w16du:dateUtc="2026-04-15T20:01:00Z">
        <w:r w:rsidR="000D4C76">
          <w:t xml:space="preserve">the </w:t>
        </w:r>
      </w:ins>
      <w:ins w:id="2198" w:author="Michael Smith [2]" w:date="2026-04-15T16:02:00Z" w16du:dateUtc="2026-04-15T20:02:00Z">
        <w:r w:rsidR="00C348FB">
          <w:fldChar w:fldCharType="begin"/>
        </w:r>
        <w:r w:rsidR="00C348FB">
          <w:instrText>HYPERLINK  \l "_Media_Proxy_URI"</w:instrText>
        </w:r>
        <w:r w:rsidR="00C348FB">
          <w:fldChar w:fldCharType="separate"/>
        </w:r>
        <w:r w:rsidR="000D4C76" w:rsidRPr="00C348FB">
          <w:rPr>
            <w:rStyle w:val="Hyperlink"/>
          </w:rPr>
          <w:t>Media</w:t>
        </w:r>
        <w:r w:rsidR="00C348FB">
          <w:rPr>
            <w:rStyle w:val="Hyperlink"/>
          </w:rPr>
          <w:t xml:space="preserve"> </w:t>
        </w:r>
        <w:r w:rsidR="000D4C76" w:rsidRPr="00C348FB">
          <w:rPr>
            <w:rStyle w:val="Hyperlink"/>
          </w:rPr>
          <w:t>Proxy</w:t>
        </w:r>
        <w:r w:rsidR="00C348FB">
          <w:rPr>
            <w:rStyle w:val="Hyperlink"/>
          </w:rPr>
          <w:t xml:space="preserve"> </w:t>
        </w:r>
        <w:r w:rsidR="000D4C76" w:rsidRPr="00C348FB">
          <w:rPr>
            <w:rStyle w:val="Hyperlink"/>
          </w:rPr>
          <w:t>U</w:t>
        </w:r>
        <w:r w:rsidR="00C348FB">
          <w:rPr>
            <w:rStyle w:val="Hyperlink"/>
          </w:rPr>
          <w:t xml:space="preserve">RI </w:t>
        </w:r>
        <w:r w:rsidR="000D4C76" w:rsidRPr="00C348FB">
          <w:rPr>
            <w:rStyle w:val="Hyperlink"/>
          </w:rPr>
          <w:t>Request Web Service</w:t>
        </w:r>
        <w:r w:rsidR="00C348FB">
          <w:fldChar w:fldCharType="end"/>
        </w:r>
      </w:ins>
      <w:ins w:id="2199" w:author="Michael Smith [2]" w:date="2026-04-15T16:01:00Z" w16du:dateUtc="2026-04-15T20:01:00Z">
        <w:r w:rsidR="000D4C76">
          <w:t xml:space="preserve"> sectio</w:t>
        </w:r>
        <w:r w:rsidR="007F69ED">
          <w:t xml:space="preserve">n for </w:t>
        </w:r>
      </w:ins>
      <w:ins w:id="2200" w:author="Michael Smith [2]" w:date="2026-04-15T16:03:00Z" w16du:dateUtc="2026-04-15T20:03:00Z">
        <w:r w:rsidR="008463CB">
          <w:t xml:space="preserve">information about </w:t>
        </w:r>
      </w:ins>
      <w:ins w:id="2201" w:author="Michael Smith [2]" w:date="2026-04-15T16:01:00Z" w16du:dateUtc="2026-04-15T20:01:00Z">
        <w:r w:rsidR="00C348FB">
          <w:t>the mediaPro</w:t>
        </w:r>
      </w:ins>
      <w:ins w:id="2202" w:author="Michael Smith [2]" w:date="2026-04-15T16:02:00Z" w16du:dateUtc="2026-04-15T20:02:00Z">
        <w:r w:rsidR="00C348FB">
          <w:t>xyUr</w:t>
        </w:r>
      </w:ins>
      <w:ins w:id="2203" w:author="Michael Smith [2]" w:date="2026-04-15T16:04:00Z" w16du:dateUtc="2026-04-15T20:04:00Z">
        <w:r w:rsidR="00515A37">
          <w:t>i</w:t>
        </w:r>
      </w:ins>
      <w:ins w:id="2204" w:author="Michael Smith [2]" w:date="2026-04-15T16:02:00Z" w16du:dateUtc="2026-04-15T20:02:00Z">
        <w:r w:rsidR="00C348FB">
          <w:t>.</w:t>
        </w:r>
      </w:ins>
      <w:ins w:id="2205" w:author="Michael Smith [2]" w:date="2026-04-15T16:07:00Z" w16du:dateUtc="2026-04-15T20:07:00Z">
        <w:r w:rsidR="008F43F3">
          <w:rPr>
            <w:rStyle w:val="FootnoteReference"/>
          </w:rPr>
          <w:footnoteReference w:id="20"/>
        </w:r>
      </w:ins>
    </w:p>
    <w:p w14:paraId="6D181F56" w14:textId="691E0328" w:rsidR="005E500B" w:rsidRDefault="005C09EC" w:rsidP="00A94A09">
      <w:pPr>
        <w:pStyle w:val="BodyText"/>
        <w:rPr>
          <w:ins w:id="2206" w:author="Michael Smith [2]" w:date="2026-06-10T13:05:00Z" w16du:dateUtc="2026-06-10T17:05:00Z"/>
        </w:rPr>
      </w:pPr>
      <w:ins w:id="2207" w:author="Michael Smith [2]" w:date="2026-05-21T14:11:00Z" w16du:dateUtc="2026-05-21T18:11:00Z">
        <w:r>
          <w:t>The</w:t>
        </w:r>
      </w:ins>
      <w:ins w:id="2208" w:author="Michael Smith [2]" w:date="2026-04-16T10:47:00Z" w16du:dateUtc="2026-04-16T14:47:00Z">
        <w:r w:rsidR="005E500B">
          <w:t xml:space="preserve"> </w:t>
        </w:r>
      </w:ins>
      <w:ins w:id="2209" w:author="Michael Smith [2]" w:date="2026-05-21T14:11:00Z" w16du:dateUtc="2026-05-21T18:11:00Z">
        <w:r w:rsidRPr="00625FCC">
          <w:t>FileMediaResponseLogEvent</w:t>
        </w:r>
        <w:r>
          <w:t xml:space="preserve"> </w:t>
        </w:r>
      </w:ins>
      <w:ins w:id="2210" w:author="Michael Smith [2]" w:date="2026-04-16T10:47:00Z" w16du:dateUtc="2026-04-16T14:47:00Z">
        <w:r w:rsidR="005E500B">
          <w:t xml:space="preserve">MUST be logged by the Media Proxy and </w:t>
        </w:r>
        <w:r w:rsidR="003A023A">
          <w:t>MAY</w:t>
        </w:r>
        <w:r w:rsidR="005E500B">
          <w:t xml:space="preserve"> be logged by the FE retr</w:t>
        </w:r>
        <w:r w:rsidR="003A023A">
          <w:t>ieving the media.</w:t>
        </w:r>
      </w:ins>
    </w:p>
    <w:p w14:paraId="3D5B7759" w14:textId="197512D1" w:rsidR="00E371AD" w:rsidRDefault="00E371AD" w:rsidP="00E371AD">
      <w:pPr>
        <w:pStyle w:val="Caption"/>
        <w:keepNext/>
      </w:pPr>
      <w:bookmarkStart w:id="2211" w:name="_Toc232082445"/>
      <w:r>
        <w:t xml:space="preserve">Table </w:t>
      </w:r>
      <w:fldSimple w:instr=" STYLEREF 1 \s ">
        <w:r>
          <w:rPr>
            <w:noProof/>
          </w:rPr>
          <w:t>4</w:t>
        </w:r>
      </w:fldSimple>
      <w:r>
        <w:noBreakHyphen/>
      </w:r>
      <w:fldSimple w:instr=" SEQ Table \* ARABIC \s 1 ">
        <w:r>
          <w:rPr>
            <w:noProof/>
          </w:rPr>
          <w:t>17</w:t>
        </w:r>
      </w:fldSimple>
      <w:r>
        <w:t xml:space="preserve"> </w:t>
      </w:r>
      <w:r w:rsidRPr="00D76D85">
        <w:t>FileMediaResponseLogEvent</w:t>
      </w:r>
      <w:bookmarkEnd w:id="2211"/>
    </w:p>
    <w:tbl>
      <w:tblPr>
        <w:tblStyle w:val="TableGrid"/>
        <w:tblpPr w:leftFromText="187" w:rightFromText="187" w:bottomFromText="288" w:vertAnchor="text" w:tblpY="1"/>
        <w:tblOverlap w:val="neve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3238"/>
        <w:gridCol w:w="3237"/>
        <w:gridCol w:w="3235"/>
      </w:tblGrid>
      <w:tr w:rsidR="001E0B1D" w14:paraId="2122A73A" w14:textId="77777777" w:rsidTr="005724C4">
        <w:trPr>
          <w:tblHeader/>
          <w:ins w:id="2212" w:author="Michael Smith [2]" w:date="2026-06-10T13:05:00Z"/>
        </w:trPr>
        <w:tc>
          <w:tcPr>
            <w:tcW w:w="1667" w:type="pct"/>
            <w:shd w:val="clear" w:color="auto" w:fill="D9D9D9" w:themeFill="background1" w:themeFillShade="D9"/>
          </w:tcPr>
          <w:p w14:paraId="5F711787" w14:textId="77777777" w:rsidR="001E0B1D" w:rsidRPr="00F67305" w:rsidRDefault="001E0B1D" w:rsidP="009F7263">
            <w:pPr>
              <w:keepNext/>
              <w:rPr>
                <w:ins w:id="2213" w:author="Michael Smith [2]" w:date="2026-06-10T13:05:00Z" w16du:dateUtc="2026-06-10T17:05:00Z"/>
                <w:b/>
                <w:bCs/>
              </w:rPr>
            </w:pPr>
            <w:ins w:id="2214" w:author="Michael Smith [2]" w:date="2026-06-10T13:05:00Z" w16du:dateUtc="2026-06-10T17:05:00Z">
              <w:r>
                <w:rPr>
                  <w:b/>
                  <w:bCs/>
                </w:rPr>
                <w:t>Name</w:t>
              </w:r>
            </w:ins>
          </w:p>
        </w:tc>
        <w:tc>
          <w:tcPr>
            <w:tcW w:w="1667" w:type="pct"/>
            <w:shd w:val="clear" w:color="auto" w:fill="D9D9D9" w:themeFill="background1" w:themeFillShade="D9"/>
          </w:tcPr>
          <w:p w14:paraId="10A08E4F" w14:textId="77777777" w:rsidR="001E0B1D" w:rsidRPr="00F67305" w:rsidRDefault="001E0B1D" w:rsidP="009F7263">
            <w:pPr>
              <w:keepNext/>
              <w:rPr>
                <w:ins w:id="2215" w:author="Michael Smith [2]" w:date="2026-06-10T13:05:00Z" w16du:dateUtc="2026-06-10T17:05:00Z"/>
                <w:b/>
                <w:bCs/>
              </w:rPr>
            </w:pPr>
            <w:ins w:id="2216" w:author="Michael Smith [2]" w:date="2026-06-10T13:05:00Z" w16du:dateUtc="2026-06-10T17:05:00Z">
              <w:r>
                <w:rPr>
                  <w:b/>
                  <w:bCs/>
                </w:rPr>
                <w:t>Required</w:t>
              </w:r>
            </w:ins>
          </w:p>
        </w:tc>
        <w:tc>
          <w:tcPr>
            <w:tcW w:w="1666" w:type="pct"/>
            <w:shd w:val="clear" w:color="auto" w:fill="D9D9D9" w:themeFill="background1" w:themeFillShade="D9"/>
          </w:tcPr>
          <w:p w14:paraId="7A802544" w14:textId="77777777" w:rsidR="001E0B1D" w:rsidRPr="00F67305" w:rsidRDefault="001E0B1D" w:rsidP="009F7263">
            <w:pPr>
              <w:keepNext/>
              <w:rPr>
                <w:ins w:id="2217" w:author="Michael Smith [2]" w:date="2026-06-10T13:05:00Z" w16du:dateUtc="2026-06-10T17:05:00Z"/>
                <w:b/>
                <w:bCs/>
              </w:rPr>
            </w:pPr>
            <w:ins w:id="2218" w:author="Michael Smith [2]" w:date="2026-06-10T13:05:00Z" w16du:dateUtc="2026-06-10T17:05:00Z">
              <w:r>
                <w:rPr>
                  <w:b/>
                  <w:bCs/>
                </w:rPr>
                <w:t>Description</w:t>
              </w:r>
            </w:ins>
          </w:p>
        </w:tc>
      </w:tr>
      <w:tr w:rsidR="001E0B1D" w14:paraId="6AF330B5" w14:textId="77777777" w:rsidTr="005724C4">
        <w:trPr>
          <w:ins w:id="2219" w:author="Michael Smith [2]" w:date="2026-06-10T13:05:00Z"/>
        </w:trPr>
        <w:tc>
          <w:tcPr>
            <w:tcW w:w="1667" w:type="pct"/>
          </w:tcPr>
          <w:p w14:paraId="497629EC" w14:textId="77777777" w:rsidR="001E0B1D" w:rsidRDefault="001E0B1D" w:rsidP="009F7263">
            <w:pPr>
              <w:keepNext/>
              <w:rPr>
                <w:ins w:id="2220" w:author="Michael Smith [2]" w:date="2026-06-10T13:05:00Z" w16du:dateUtc="2026-06-10T17:05:00Z"/>
              </w:rPr>
            </w:pPr>
            <w:ins w:id="2221" w:author="Michael Smith [2]" w:date="2026-06-10T13:05:00Z" w16du:dateUtc="2026-06-10T17:05:00Z">
              <w:r>
                <w:t>media</w:t>
              </w:r>
            </w:ins>
          </w:p>
        </w:tc>
        <w:tc>
          <w:tcPr>
            <w:tcW w:w="1667" w:type="pct"/>
          </w:tcPr>
          <w:p w14:paraId="55331202" w14:textId="77777777" w:rsidR="001E0B1D" w:rsidRDefault="001E0B1D" w:rsidP="009F7263">
            <w:pPr>
              <w:keepNext/>
              <w:rPr>
                <w:ins w:id="2222" w:author="Michael Smith [2]" w:date="2026-06-10T13:05:00Z" w16du:dateUtc="2026-06-10T17:05:00Z"/>
              </w:rPr>
            </w:pPr>
            <w:ins w:id="2223" w:author="Michael Smith [2]" w:date="2026-06-10T13:05:00Z" w16du:dateUtc="2026-06-10T17:05:00Z">
              <w:r>
                <w:t>Yes</w:t>
              </w:r>
            </w:ins>
          </w:p>
        </w:tc>
        <w:tc>
          <w:tcPr>
            <w:tcW w:w="1666" w:type="pct"/>
          </w:tcPr>
          <w:p w14:paraId="2346B750" w14:textId="58ADD6CB" w:rsidR="001E0B1D" w:rsidRDefault="001E0B1D" w:rsidP="009F7263">
            <w:pPr>
              <w:keepNext/>
              <w:rPr>
                <w:ins w:id="2224" w:author="Michael Smith [2]" w:date="2026-06-10T13:05:00Z" w16du:dateUtc="2026-06-10T17:05:00Z"/>
              </w:rPr>
            </w:pPr>
            <w:ins w:id="2225" w:author="Michael Smith [2]" w:date="2026-06-10T13:05:00Z" w16du:dateUtc="2026-06-10T17:05:00Z">
              <w:r>
                <w:t>The file media, or portion thereof, that was retrieved</w:t>
              </w:r>
            </w:ins>
            <w:ins w:id="2226" w:author="Michael Smith [2]" w:date="2026-06-11T13:19:00Z" w16du:dateUtc="2026-06-11T17:19:00Z">
              <w:r w:rsidR="00A73E44">
                <w:t>, Base64 encoded</w:t>
              </w:r>
            </w:ins>
          </w:p>
        </w:tc>
      </w:tr>
      <w:tr w:rsidR="00972FB8" w14:paraId="3712C33F" w14:textId="77777777" w:rsidTr="005724C4">
        <w:trPr>
          <w:ins w:id="2227" w:author="Michael Smith [2]" w:date="2026-06-10T13:17:00Z"/>
        </w:trPr>
        <w:tc>
          <w:tcPr>
            <w:tcW w:w="1667" w:type="pct"/>
          </w:tcPr>
          <w:p w14:paraId="65BDB809" w14:textId="0F1C20E3" w:rsidR="00972FB8" w:rsidRDefault="00972FB8" w:rsidP="009F7263">
            <w:pPr>
              <w:keepNext/>
              <w:rPr>
                <w:ins w:id="2228" w:author="Michael Smith [2]" w:date="2026-06-10T13:17:00Z" w16du:dateUtc="2026-06-10T17:17:00Z"/>
              </w:rPr>
            </w:pPr>
            <w:ins w:id="2229" w:author="Michael Smith [2]" w:date="2026-06-10T13:17:00Z" w16du:dateUtc="2026-06-10T17:17:00Z">
              <w:r>
                <w:lastRenderedPageBreak/>
                <w:t>mediaType</w:t>
              </w:r>
            </w:ins>
          </w:p>
        </w:tc>
        <w:tc>
          <w:tcPr>
            <w:tcW w:w="1667" w:type="pct"/>
          </w:tcPr>
          <w:p w14:paraId="3A4A2017" w14:textId="055A2A1A" w:rsidR="00972FB8" w:rsidRDefault="00D405EB" w:rsidP="009F7263">
            <w:pPr>
              <w:keepNext/>
              <w:rPr>
                <w:ins w:id="2230" w:author="Michael Smith [2]" w:date="2026-06-10T13:17:00Z" w16du:dateUtc="2026-06-10T17:17:00Z"/>
              </w:rPr>
            </w:pPr>
            <w:ins w:id="2231" w:author="Michael Smith [2]" w:date="2026-06-10T13:22:00Z" w16du:dateUtc="2026-06-10T17:22:00Z">
              <w:r>
                <w:t>Yes</w:t>
              </w:r>
            </w:ins>
          </w:p>
        </w:tc>
        <w:tc>
          <w:tcPr>
            <w:tcW w:w="1666" w:type="pct"/>
          </w:tcPr>
          <w:p w14:paraId="48BDDEA2" w14:textId="2B2E1CCB" w:rsidR="00972FB8" w:rsidRDefault="005A764B" w:rsidP="009F7263">
            <w:pPr>
              <w:keepNext/>
              <w:rPr>
                <w:ins w:id="2232" w:author="Michael Smith [2]" w:date="2026-06-10T13:17:00Z" w16du:dateUtc="2026-06-10T17:17:00Z"/>
              </w:rPr>
            </w:pPr>
            <w:ins w:id="2233" w:author="Michael Smith [2]" w:date="2026-06-10T13:22:00Z" w16du:dateUtc="2026-06-10T17:22:00Z">
              <w:r>
                <w:t>The Media</w:t>
              </w:r>
            </w:ins>
            <w:ins w:id="2234" w:author="Michael Smith [2]" w:date="2026-06-10T13:23:00Z" w16du:dateUtc="2026-06-10T17:23:00Z">
              <w:r>
                <w:t xml:space="preserve"> Type from the IANA Media Types registry</w:t>
              </w:r>
            </w:ins>
          </w:p>
        </w:tc>
      </w:tr>
      <w:tr w:rsidR="00204B2C" w14:paraId="42FCA393" w14:textId="77777777" w:rsidTr="005724C4">
        <w:trPr>
          <w:ins w:id="2235" w:author="Michael Smith [2]" w:date="2026-06-10T13:17:00Z"/>
        </w:trPr>
        <w:tc>
          <w:tcPr>
            <w:tcW w:w="1667" w:type="pct"/>
          </w:tcPr>
          <w:p w14:paraId="28EA605E" w14:textId="642B3C18" w:rsidR="00204B2C" w:rsidRDefault="005A764B" w:rsidP="009F7263">
            <w:pPr>
              <w:keepNext/>
              <w:rPr>
                <w:ins w:id="2236" w:author="Michael Smith [2]" w:date="2026-06-10T13:17:00Z" w16du:dateUtc="2026-06-10T17:17:00Z"/>
              </w:rPr>
            </w:pPr>
            <w:ins w:id="2237" w:author="Michael Smith [2]" w:date="2026-06-10T13:23:00Z" w16du:dateUtc="2026-06-10T17:23:00Z">
              <w:r>
                <w:t>statusCode</w:t>
              </w:r>
            </w:ins>
          </w:p>
        </w:tc>
        <w:tc>
          <w:tcPr>
            <w:tcW w:w="1667" w:type="pct"/>
          </w:tcPr>
          <w:p w14:paraId="427FBF81" w14:textId="1221E3A0" w:rsidR="00204B2C" w:rsidRDefault="005A764B" w:rsidP="009F7263">
            <w:pPr>
              <w:keepNext/>
              <w:rPr>
                <w:ins w:id="2238" w:author="Michael Smith [2]" w:date="2026-06-10T13:17:00Z" w16du:dateUtc="2026-06-10T17:17:00Z"/>
              </w:rPr>
            </w:pPr>
            <w:ins w:id="2239" w:author="Michael Smith [2]" w:date="2026-06-10T13:23:00Z" w16du:dateUtc="2026-06-10T17:23:00Z">
              <w:r>
                <w:t>Yes</w:t>
              </w:r>
            </w:ins>
          </w:p>
        </w:tc>
        <w:tc>
          <w:tcPr>
            <w:tcW w:w="1666" w:type="pct"/>
          </w:tcPr>
          <w:p w14:paraId="39E28B09" w14:textId="183BB262" w:rsidR="00204B2C" w:rsidRDefault="005A764B" w:rsidP="009F7263">
            <w:pPr>
              <w:keepNext/>
              <w:rPr>
                <w:ins w:id="2240" w:author="Michael Smith [2]" w:date="2026-06-10T13:17:00Z" w16du:dateUtc="2026-06-10T17:17:00Z"/>
              </w:rPr>
            </w:pPr>
            <w:ins w:id="2241" w:author="Michael Smith [2]" w:date="2026-06-10T13:23:00Z" w16du:dateUtc="2026-06-10T17:23:00Z">
              <w:r>
                <w:t xml:space="preserve">The </w:t>
              </w:r>
              <w:r w:rsidR="003A58CC">
                <w:t>HTTP status code</w:t>
              </w:r>
            </w:ins>
            <w:ins w:id="2242" w:author="Michael Smith [2]" w:date="2026-06-10T13:24:00Z" w16du:dateUtc="2026-06-10T17:24:00Z">
              <w:r w:rsidR="003A58CC">
                <w:t xml:space="preserve"> returned by the server</w:t>
              </w:r>
            </w:ins>
          </w:p>
        </w:tc>
      </w:tr>
      <w:tr w:rsidR="007A5FCF" w14:paraId="365F8F4D" w14:textId="77777777" w:rsidTr="005724C4">
        <w:trPr>
          <w:ins w:id="2243" w:author="Michael Smith [2]" w:date="2026-06-10T13:30:00Z"/>
        </w:trPr>
        <w:tc>
          <w:tcPr>
            <w:tcW w:w="1667" w:type="pct"/>
          </w:tcPr>
          <w:p w14:paraId="6922D527" w14:textId="0B061D6A" w:rsidR="007A5FCF" w:rsidRDefault="007A5FCF" w:rsidP="009F7263">
            <w:pPr>
              <w:keepNext/>
              <w:rPr>
                <w:ins w:id="2244" w:author="Michael Smith [2]" w:date="2026-06-10T13:30:00Z" w16du:dateUtc="2026-06-10T17:30:00Z"/>
              </w:rPr>
            </w:pPr>
            <w:ins w:id="2245" w:author="Michael Smith [2]" w:date="2026-06-10T13:30:00Z" w16du:dateUtc="2026-06-10T17:30:00Z">
              <w:r>
                <w:t>mediaProxyUri</w:t>
              </w:r>
            </w:ins>
          </w:p>
        </w:tc>
        <w:tc>
          <w:tcPr>
            <w:tcW w:w="1667" w:type="pct"/>
          </w:tcPr>
          <w:p w14:paraId="78582908" w14:textId="62E28971" w:rsidR="007A5FCF" w:rsidRDefault="007A5FCF" w:rsidP="009F7263">
            <w:pPr>
              <w:keepNext/>
              <w:rPr>
                <w:ins w:id="2246" w:author="Michael Smith [2]" w:date="2026-06-10T13:30:00Z" w16du:dateUtc="2026-06-10T17:30:00Z"/>
              </w:rPr>
            </w:pPr>
            <w:ins w:id="2247" w:author="Michael Smith [2]" w:date="2026-06-10T13:30:00Z" w16du:dateUtc="2026-06-10T17:30:00Z">
              <w:r>
                <w:t>Yes</w:t>
              </w:r>
            </w:ins>
          </w:p>
        </w:tc>
        <w:tc>
          <w:tcPr>
            <w:tcW w:w="1666" w:type="pct"/>
          </w:tcPr>
          <w:p w14:paraId="692B1F60" w14:textId="73A508A6" w:rsidR="007A5FCF" w:rsidRDefault="007A5FCF" w:rsidP="009F7263">
            <w:pPr>
              <w:keepNext/>
              <w:rPr>
                <w:ins w:id="2248" w:author="Michael Smith [2]" w:date="2026-06-10T13:30:00Z" w16du:dateUtc="2026-06-10T17:30:00Z"/>
              </w:rPr>
            </w:pPr>
            <w:ins w:id="2249" w:author="Michael Smith [2]" w:date="2026-06-10T13:31:00Z" w16du:dateUtc="2026-06-10T17:31:00Z">
              <w:r>
                <w:t>T</w:t>
              </w:r>
            </w:ins>
            <w:ins w:id="2250" w:author="Michael Smith [2]" w:date="2026-06-10T13:30:00Z" w16du:dateUtc="2026-06-10T17:30:00Z">
              <w:r>
                <w:t>he mediaProxyUri used to retrieve the media</w:t>
              </w:r>
            </w:ins>
          </w:p>
        </w:tc>
      </w:tr>
      <w:tr w:rsidR="001E0B1D" w14:paraId="253FD6B7" w14:textId="77777777" w:rsidTr="005724C4">
        <w:trPr>
          <w:ins w:id="2251" w:author="Michael Smith [2]" w:date="2026-06-10T13:05:00Z"/>
        </w:trPr>
        <w:tc>
          <w:tcPr>
            <w:tcW w:w="1667" w:type="pct"/>
          </w:tcPr>
          <w:p w14:paraId="0EA075E2" w14:textId="77777777" w:rsidR="001E0B1D" w:rsidRDefault="001E0B1D" w:rsidP="009F7263">
            <w:pPr>
              <w:keepNext/>
              <w:rPr>
                <w:ins w:id="2252" w:author="Michael Smith [2]" w:date="2026-06-10T13:05:00Z" w16du:dateUtc="2026-06-10T17:05:00Z"/>
              </w:rPr>
            </w:pPr>
            <w:ins w:id="2253" w:author="Michael Smith [2]" w:date="2026-06-10T13:05:00Z" w16du:dateUtc="2026-06-10T17:05:00Z">
              <w:r>
                <w:t>queryId</w:t>
              </w:r>
            </w:ins>
          </w:p>
        </w:tc>
        <w:tc>
          <w:tcPr>
            <w:tcW w:w="1667" w:type="pct"/>
          </w:tcPr>
          <w:p w14:paraId="3CD728C2" w14:textId="77777777" w:rsidR="001E0B1D" w:rsidRDefault="001E0B1D" w:rsidP="009F7263">
            <w:pPr>
              <w:keepNext/>
              <w:rPr>
                <w:ins w:id="2254" w:author="Michael Smith [2]" w:date="2026-06-10T13:05:00Z" w16du:dateUtc="2026-06-10T17:05:00Z"/>
              </w:rPr>
            </w:pPr>
            <w:ins w:id="2255" w:author="Michael Smith [2]" w:date="2026-06-10T13:05:00Z" w16du:dateUtc="2026-06-10T17:05:00Z">
              <w:r>
                <w:t>Yes</w:t>
              </w:r>
            </w:ins>
          </w:p>
        </w:tc>
        <w:tc>
          <w:tcPr>
            <w:tcW w:w="1666" w:type="pct"/>
          </w:tcPr>
          <w:p w14:paraId="25436329" w14:textId="77777777" w:rsidR="001E0B1D" w:rsidRDefault="001E0B1D" w:rsidP="009F7263">
            <w:pPr>
              <w:keepNext/>
              <w:rPr>
                <w:ins w:id="2256" w:author="Michael Smith [2]" w:date="2026-06-10T13:05:00Z" w16du:dateUtc="2026-06-10T17:05:00Z"/>
              </w:rPr>
            </w:pPr>
            <w:ins w:id="2257" w:author="Michael Smith [2]" w:date="2026-06-10T13:05:00Z" w16du:dateUtc="2026-06-10T17:05:00Z">
              <w:r>
                <w:t xml:space="preserve">Unique identifier that was provided by the FE in the </w:t>
              </w:r>
              <w:r w:rsidRPr="0003427D">
                <w:t xml:space="preserve"> FileMediaRequestLogEvent</w:t>
              </w:r>
              <w:r>
                <w:t>, used to match the response LogEvent to the request LogEvent</w:t>
              </w:r>
            </w:ins>
          </w:p>
        </w:tc>
      </w:tr>
    </w:tbl>
    <w:p w14:paraId="35DB42C2" w14:textId="3CA8FFE4" w:rsidR="00A94A09" w:rsidRDefault="00A94A09" w:rsidP="00A94A09">
      <w:pPr>
        <w:pStyle w:val="BodyText"/>
      </w:pPr>
      <w:r w:rsidRPr="00F95B01">
        <w:rPr>
          <w:b/>
        </w:rPr>
        <w:t>PttTransmissionLogEvent</w:t>
      </w:r>
      <w:r>
        <w:rPr>
          <w:bCs/>
        </w:rPr>
        <w:t xml:space="preserve"> – the PTT System Services FE logs transmission-related metadata with the </w:t>
      </w:r>
      <w:r>
        <w:t>PttTransmissionLogEvent when an individual transmission starts, and anytime there is new metadata available during or at the end of a transmission being recorded. The LogEvent has a “callMetadata” member that contains a PTT system-specific object which in turn contains the metadata for the transmission. The callIdSIP member in the common prologue of the LogEvent MUST contain the Call-ID of the associated SIPREC session.</w:t>
      </w:r>
    </w:p>
    <w:p w14:paraId="72C6F465" w14:textId="53139ED1" w:rsidR="00A94A09" w:rsidRDefault="00A94A09" w:rsidP="00A94A09">
      <w:pPr>
        <w:pStyle w:val="BodyText"/>
      </w:pPr>
      <w:r>
        <w:t>For P25 PTT systems, the system-specific callMetadata object is the PTT-P25CallMetadata object defined in the PTT System Services FE section.</w:t>
      </w:r>
    </w:p>
    <w:p w14:paraId="53505879" w14:textId="4AE8632E" w:rsidR="00FC2E3C" w:rsidRPr="00857F32" w:rsidRDefault="00FC2E3C" w:rsidP="00FC2E3C">
      <w:pPr>
        <w:pStyle w:val="Caption"/>
        <w:keepNext/>
        <w:rPr>
          <w:i/>
          <w:iCs/>
          <w:color w:val="1F497D" w:themeColor="text2"/>
          <w:szCs w:val="18"/>
        </w:rPr>
      </w:pPr>
      <w:bookmarkStart w:id="2258" w:name="_Toc232082446"/>
      <w:r w:rsidRPr="0084206B">
        <w:t xml:space="preserve">Table </w:t>
      </w:r>
      <w:fldSimple w:instr=" STYLEREF 1 \s ">
        <w:r w:rsidR="00E371AD">
          <w:rPr>
            <w:noProof/>
          </w:rPr>
          <w:t>4</w:t>
        </w:r>
      </w:fldSimple>
      <w:r w:rsidR="00E371AD">
        <w:noBreakHyphen/>
      </w:r>
      <w:fldSimple w:instr=" SEQ Table \* ARABIC \s 1 ">
        <w:r w:rsidR="00E371AD">
          <w:rPr>
            <w:noProof/>
          </w:rPr>
          <w:t>18</w:t>
        </w:r>
      </w:fldSimple>
      <w:r w:rsidRPr="0084206B">
        <w:t xml:space="preserve"> </w:t>
      </w:r>
      <w:r w:rsidR="00493B79" w:rsidRPr="00493B79">
        <w:t>PttTransmissionLogEvent</w:t>
      </w:r>
      <w:bookmarkEnd w:id="2258"/>
    </w:p>
    <w:tbl>
      <w:tblPr>
        <w:tblStyle w:val="TableGrid"/>
        <w:tblpPr w:leftFromText="187" w:rightFromText="187" w:bottomFromText="288" w:vertAnchor="text" w:tblpXSpec="center" w:tblpY="1"/>
        <w:tblOverlap w:val="neve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2335"/>
        <w:gridCol w:w="2070"/>
        <w:gridCol w:w="5305"/>
      </w:tblGrid>
      <w:tr w:rsidR="00FC2E3C" w14:paraId="5C0F9C3A" w14:textId="77777777" w:rsidTr="00FB489F">
        <w:trPr>
          <w:tblHeader/>
        </w:trPr>
        <w:tc>
          <w:tcPr>
            <w:tcW w:w="2335" w:type="dxa"/>
            <w:shd w:val="clear" w:color="auto" w:fill="D9D9D9" w:themeFill="background1" w:themeFillShade="D9"/>
            <w:vAlign w:val="center"/>
          </w:tcPr>
          <w:p w14:paraId="4C5EF2E6" w14:textId="77777777" w:rsidR="00FC2E3C" w:rsidRPr="00F67305" w:rsidRDefault="00FC2E3C" w:rsidP="00FB489F">
            <w:pPr>
              <w:rPr>
                <w:b/>
                <w:bCs/>
              </w:rPr>
            </w:pPr>
            <w:r>
              <w:rPr>
                <w:b/>
                <w:bCs/>
              </w:rPr>
              <w:t>Name</w:t>
            </w:r>
          </w:p>
        </w:tc>
        <w:tc>
          <w:tcPr>
            <w:tcW w:w="2070" w:type="dxa"/>
            <w:shd w:val="clear" w:color="auto" w:fill="D9D9D9" w:themeFill="background1" w:themeFillShade="D9"/>
            <w:vAlign w:val="center"/>
          </w:tcPr>
          <w:p w14:paraId="71992C55" w14:textId="1ECAAF29" w:rsidR="00FC2E3C" w:rsidRPr="00F67305" w:rsidRDefault="00F3759F" w:rsidP="00FB489F">
            <w:pPr>
              <w:rPr>
                <w:b/>
                <w:bCs/>
              </w:rPr>
            </w:pPr>
            <w:r>
              <w:rPr>
                <w:b/>
                <w:bCs/>
              </w:rPr>
              <w:t>Required</w:t>
            </w:r>
          </w:p>
        </w:tc>
        <w:tc>
          <w:tcPr>
            <w:tcW w:w="5305" w:type="dxa"/>
            <w:shd w:val="clear" w:color="auto" w:fill="D9D9D9" w:themeFill="background1" w:themeFillShade="D9"/>
            <w:vAlign w:val="center"/>
          </w:tcPr>
          <w:p w14:paraId="1C469D5C" w14:textId="77777777" w:rsidR="00FC2E3C" w:rsidRPr="00F67305" w:rsidRDefault="00FC2E3C" w:rsidP="00FB489F">
            <w:pPr>
              <w:rPr>
                <w:b/>
                <w:bCs/>
              </w:rPr>
            </w:pPr>
            <w:r>
              <w:rPr>
                <w:b/>
                <w:bCs/>
              </w:rPr>
              <w:t>Description</w:t>
            </w:r>
          </w:p>
        </w:tc>
      </w:tr>
      <w:tr w:rsidR="001E3239" w14:paraId="7EDADD6E" w14:textId="77777777" w:rsidTr="00FB489F">
        <w:trPr>
          <w:tblHeader/>
        </w:trPr>
        <w:tc>
          <w:tcPr>
            <w:tcW w:w="2335" w:type="dxa"/>
          </w:tcPr>
          <w:p w14:paraId="5DE933B0" w14:textId="7FBA3ADA" w:rsidR="001E3239" w:rsidRDefault="001E3239" w:rsidP="001E3239">
            <w:r>
              <w:t>callMetadata</w:t>
            </w:r>
          </w:p>
        </w:tc>
        <w:tc>
          <w:tcPr>
            <w:tcW w:w="2070" w:type="dxa"/>
          </w:tcPr>
          <w:p w14:paraId="5670BFE0" w14:textId="69B459A7" w:rsidR="001E3239" w:rsidRDefault="007327C7" w:rsidP="001E3239">
            <w:r>
              <w:t>Yes</w:t>
            </w:r>
          </w:p>
        </w:tc>
        <w:tc>
          <w:tcPr>
            <w:tcW w:w="5305" w:type="dxa"/>
          </w:tcPr>
          <w:p w14:paraId="3E7DE584" w14:textId="407E9D7F" w:rsidR="001E3239" w:rsidRDefault="001E3239" w:rsidP="001E3239">
            <w:r>
              <w:t xml:space="preserve">An object containing system-specific metadata associated with a single PTT transmission (e.g., </w:t>
            </w:r>
            <w:r w:rsidRPr="005A717E">
              <w:t>PTT-P25CallMetadata</w:t>
            </w:r>
            <w:r>
              <w:t>)</w:t>
            </w:r>
          </w:p>
        </w:tc>
      </w:tr>
    </w:tbl>
    <w:p w14:paraId="63CCAA93" w14:textId="77777777" w:rsidR="00A94A09" w:rsidRDefault="00A94A09" w:rsidP="00A94A09">
      <w:pPr>
        <w:pStyle w:val="Heading3"/>
      </w:pPr>
      <w:r>
        <w:t xml:space="preserve"> </w:t>
      </w:r>
      <w:bookmarkStart w:id="2259" w:name="_Toc221701721"/>
      <w:bookmarkStart w:id="2260" w:name="_Toc233105510"/>
      <w:r>
        <w:t>Instant Recall Recorder (IRR) Policy</w:t>
      </w:r>
      <w:bookmarkEnd w:id="2259"/>
      <w:bookmarkEnd w:id="2260"/>
    </w:p>
    <w:p w14:paraId="3DB8B91F" w14:textId="65ADEC30" w:rsidR="00A94A09" w:rsidRPr="00A94A09" w:rsidRDefault="00A94A09" w:rsidP="00A94A09">
      <w:pPr>
        <w:pStyle w:val="BodyText"/>
      </w:pPr>
      <w:r w:rsidRPr="00A94A09">
        <w:t>The Instant Recall Recorder function is described in NENA</w:t>
      </w:r>
      <w:r w:rsidRPr="00A94A09">
        <w:noBreakHyphen/>
        <w:t>STA</w:t>
      </w:r>
      <w:r w:rsidRPr="00A94A09">
        <w:noBreakHyphen/>
        <w:t xml:space="preserve">010 </w:t>
      </w:r>
      <w:r w:rsidRPr="00A94A09">
        <w:fldChar w:fldCharType="begin"/>
      </w:r>
      <w:r w:rsidRPr="00A94A09">
        <w:instrText xml:space="preserve"> REF _Ref200179524 \r \h  \* MERGEFORMAT </w:instrText>
      </w:r>
      <w:r w:rsidRPr="00A94A09">
        <w:fldChar w:fldCharType="separate"/>
      </w:r>
      <w:r w:rsidR="00A044BE">
        <w:fldChar w:fldCharType="begin"/>
      </w:r>
      <w:r w:rsidR="00A044BE">
        <w:instrText xml:space="preserve"> REF _Ref129852940 \r \h </w:instrText>
      </w:r>
      <w:r w:rsidR="00A044BE">
        <w:fldChar w:fldCharType="separate"/>
      </w:r>
      <w:r w:rsidR="00A044BE">
        <w:t>[7]</w:t>
      </w:r>
      <w:r w:rsidR="00A044BE">
        <w:fldChar w:fldCharType="end"/>
      </w:r>
      <w:r w:rsidRPr="00A94A09">
        <w:fldChar w:fldCharType="end"/>
      </w:r>
      <w:r w:rsidRPr="00A94A09">
        <w:t xml:space="preserve"> and uses the Logging Service</w:t>
      </w:r>
      <w:r w:rsidR="001054D9">
        <w:t>’</w:t>
      </w:r>
      <w:r w:rsidRPr="00A94A09">
        <w:t>s standard interfaces to provide the ability to quickly review current or recent emergency communications content. DRM Policy controls who is allowed to use the IRR interface. The policy name of the IRR policy is “</w:t>
      </w:r>
      <w:commentRangeStart w:id="2261"/>
      <w:r w:rsidRPr="00A94A09">
        <w:t>IrrPolicy</w:t>
      </w:r>
      <w:commentRangeEnd w:id="2261"/>
      <w:r w:rsidR="00B46583" w:rsidRPr="00A94A09">
        <w:rPr>
          <w:rStyle w:val="CommentReference"/>
          <w:sz w:val="20"/>
          <w:szCs w:val="20"/>
        </w:rPr>
        <w:commentReference w:id="2261"/>
      </w:r>
      <w:r w:rsidRPr="00A94A09">
        <w:t>”. The name of the IRR interface is “</w:t>
      </w:r>
      <w:r w:rsidR="00FC1463" w:rsidRPr="00A94A09">
        <w:t>I</w:t>
      </w:r>
      <w:r w:rsidR="00FC1463">
        <w:t>rr</w:t>
      </w:r>
      <w:r w:rsidRPr="00A94A09">
        <w:t xml:space="preserve">” and is contained in the </w:t>
      </w:r>
      <w:hyperlink w:anchor="_New_Values_for" w:history="1">
        <w:r w:rsidRPr="00FC1463">
          <w:rPr>
            <w:rStyle w:val="Hyperlink"/>
          </w:rPr>
          <w:t xml:space="preserve">Interface Names </w:t>
        </w:r>
        <w:r w:rsidR="00FC1463">
          <w:rPr>
            <w:rStyle w:val="Hyperlink"/>
          </w:rPr>
          <w:t>r</w:t>
        </w:r>
        <w:r w:rsidR="00FC1463" w:rsidRPr="00FC1463">
          <w:rPr>
            <w:rStyle w:val="Hyperlink"/>
          </w:rPr>
          <w:t>egistry</w:t>
        </w:r>
      </w:hyperlink>
      <w:r w:rsidR="00FC1463" w:rsidRPr="00A94A09">
        <w:t xml:space="preserve"> </w:t>
      </w:r>
      <w:r w:rsidR="00FC1463">
        <w:t>section of this document</w:t>
      </w:r>
      <w:r w:rsidRPr="00A94A09">
        <w:t>.</w:t>
      </w:r>
    </w:p>
    <w:p w14:paraId="72A2AD6E" w14:textId="43BF3240" w:rsidR="00A94A09" w:rsidRPr="00A94A09" w:rsidRDefault="00A94A09" w:rsidP="00A94A09">
      <w:pPr>
        <w:pStyle w:val="BodyText"/>
      </w:pPr>
      <w:r w:rsidRPr="00A94A09">
        <w:t xml:space="preserve">A typical IRR policy allows some roles, such as supervisors, managers, and trainers, to recall any media. Agents are typically allowed to only retrieve media from their own calls, often with a restriction on how far back in time they can retrieve media. An example of such an IRR policy is included in the DRM policy examples section in </w:t>
      </w:r>
      <w:hyperlink w:anchor="_Appendix_A—Data_Rights" w:history="1">
        <w:r w:rsidRPr="007A678E">
          <w:rPr>
            <w:rStyle w:val="StyleBlue"/>
          </w:rPr>
          <w:t>Appendix A – DRM Policy Examples</w:t>
        </w:r>
      </w:hyperlink>
      <w:r w:rsidRPr="00A94A09">
        <w:t>.</w:t>
      </w:r>
    </w:p>
    <w:p w14:paraId="64ABAD89" w14:textId="77777777" w:rsidR="00417154" w:rsidRPr="00C65FE1" w:rsidRDefault="00417154" w:rsidP="00417154">
      <w:pPr>
        <w:pStyle w:val="Heading2"/>
      </w:pPr>
      <w:bookmarkStart w:id="2262" w:name="_Toc158902450"/>
      <w:bookmarkStart w:id="2263" w:name="_Toc221701722"/>
      <w:bookmarkStart w:id="2264" w:name="_Toc233105511"/>
      <w:r w:rsidRPr="00C65FE1">
        <w:t>LogEventReplicator</w:t>
      </w:r>
      <w:bookmarkEnd w:id="2262"/>
      <w:r w:rsidRPr="00C65FE1">
        <w:t xml:space="preserve"> FE</w:t>
      </w:r>
      <w:bookmarkEnd w:id="2263"/>
      <w:bookmarkEnd w:id="2264"/>
    </w:p>
    <w:p w14:paraId="292D3AD6" w14:textId="49C578E0" w:rsidR="00417154" w:rsidRPr="00417154" w:rsidRDefault="00417154" w:rsidP="00417154">
      <w:pPr>
        <w:pStyle w:val="BodyText"/>
      </w:pPr>
      <w:r w:rsidRPr="00417154">
        <w:t>The LogEventReplicator is defined in NENA</w:t>
      </w:r>
      <w:r w:rsidRPr="00417154">
        <w:noBreakHyphen/>
        <w:t>STA</w:t>
      </w:r>
      <w:r w:rsidRPr="00417154">
        <w:noBreakHyphen/>
        <w:t xml:space="preserve">010 </w:t>
      </w:r>
      <w:r w:rsidRPr="00417154">
        <w:fldChar w:fldCharType="begin"/>
      </w:r>
      <w:r w:rsidRPr="00417154">
        <w:instrText xml:space="preserve"> REF _Ref200179524 \r \h </w:instrText>
      </w:r>
      <w:r>
        <w:instrText xml:space="preserve"> \* MERGEFORMAT </w:instrText>
      </w:r>
      <w:r w:rsidRPr="00417154">
        <w:fldChar w:fldCharType="separate"/>
      </w:r>
      <w:r w:rsidR="00A044BE">
        <w:fldChar w:fldCharType="begin"/>
      </w:r>
      <w:r w:rsidR="00A044BE">
        <w:instrText xml:space="preserve"> REF _Ref129852940 \r \h </w:instrText>
      </w:r>
      <w:r w:rsidR="00A044BE">
        <w:fldChar w:fldCharType="separate"/>
      </w:r>
      <w:r w:rsidR="00A044BE">
        <w:t>[7]</w:t>
      </w:r>
      <w:r w:rsidR="00A044BE">
        <w:fldChar w:fldCharType="end"/>
      </w:r>
      <w:r w:rsidRPr="00417154">
        <w:fldChar w:fldCharType="end"/>
      </w:r>
      <w:r w:rsidRPr="00417154">
        <w:t xml:space="preserve">. It sends copies of LogEvents it receives from the Logging Service to applications that use the events for various purposes like displaying status of calls, agents, and services, or for monitoring and analysis purposes, thereby relieving the FEs that log the events of the additional burden of sending events to such </w:t>
      </w:r>
      <w:r w:rsidRPr="00417154">
        <w:lastRenderedPageBreak/>
        <w:t>applications. An NG9</w:t>
      </w:r>
      <w:r w:rsidRPr="00417154">
        <w:noBreakHyphen/>
        <w:t>1</w:t>
      </w:r>
      <w:r w:rsidRPr="00417154">
        <w:noBreakHyphen/>
        <w:t>1 PSAP or ECC MUST have a LogEventReplicator that MUST send copies of LogEvents to the MCFE. The LogEventReplicator MAY send copies of LogEvents to a Management Information System (MIS) and other applications if desired. The list of clients that will receive LogEvent copies from the LogEventReplicator is provisioned.</w:t>
      </w:r>
    </w:p>
    <w:p w14:paraId="536D75D7" w14:textId="18CCB62B" w:rsidR="00417154" w:rsidRPr="00C65FE1" w:rsidRDefault="00417154" w:rsidP="00417154">
      <w:pPr>
        <w:pStyle w:val="Heading2"/>
      </w:pPr>
      <w:bookmarkStart w:id="2265" w:name="_Toc158902451"/>
      <w:bookmarkStart w:id="2266" w:name="_Toc221701723"/>
      <w:bookmarkStart w:id="2267" w:name="_Toc233105512"/>
      <w:r w:rsidRPr="00C65FE1">
        <w:t>Management Information System (MIS)</w:t>
      </w:r>
      <w:bookmarkEnd w:id="2265"/>
      <w:bookmarkEnd w:id="2266"/>
      <w:r w:rsidR="00FA4180">
        <w:t xml:space="preserve"> FE</w:t>
      </w:r>
      <w:bookmarkEnd w:id="2267"/>
    </w:p>
    <w:p w14:paraId="294E8AA1" w14:textId="125B057B" w:rsidR="00417154" w:rsidRDefault="00417154" w:rsidP="00417154">
      <w:pPr>
        <w:pStyle w:val="BodyText"/>
      </w:pPr>
      <w:r>
        <w:t>The MIS Functional Element provides reporting services based on data collected from LogEvents. The types of collected data can include:</w:t>
      </w:r>
    </w:p>
    <w:p w14:paraId="45290DF1" w14:textId="77777777" w:rsidR="00417154" w:rsidRDefault="00417154" w:rsidP="00417154">
      <w:pPr>
        <w:pStyle w:val="ListParagraph"/>
      </w:pPr>
      <w:r>
        <w:t>Communications processing data generated by FEs.</w:t>
      </w:r>
    </w:p>
    <w:p w14:paraId="0EE263D3" w14:textId="77777777" w:rsidR="00417154" w:rsidRDefault="00417154" w:rsidP="00417154">
      <w:pPr>
        <w:pStyle w:val="ListParagraph"/>
      </w:pPr>
      <w:r>
        <w:t>Call and Incident state change information.</w:t>
      </w:r>
    </w:p>
    <w:p w14:paraId="1E1C4250" w14:textId="77777777" w:rsidR="00417154" w:rsidRDefault="00417154" w:rsidP="00417154">
      <w:pPr>
        <w:pStyle w:val="ListParagraph"/>
      </w:pPr>
      <w:r>
        <w:t>Authorization and Data Rights Management events.</w:t>
      </w:r>
    </w:p>
    <w:p w14:paraId="1CB9A31D" w14:textId="723E8BD8" w:rsidR="006D04D2" w:rsidRDefault="00DE27D9" w:rsidP="00417154">
      <w:pPr>
        <w:pStyle w:val="BodyText"/>
      </w:pPr>
      <w:r>
        <w:t xml:space="preserve">Other data </w:t>
      </w:r>
      <w:r w:rsidR="00576CD4">
        <w:t xml:space="preserve">that could be </w:t>
      </w:r>
      <w:r w:rsidR="00FC5684">
        <w:t xml:space="preserve">used </w:t>
      </w:r>
      <w:r w:rsidR="00F7091A">
        <w:t xml:space="preserve">by </w:t>
      </w:r>
      <w:r>
        <w:t>an MIS</w:t>
      </w:r>
      <w:r w:rsidR="006D04D2">
        <w:t xml:space="preserve"> system</w:t>
      </w:r>
      <w:r>
        <w:t xml:space="preserve"> are not standardized in this document.</w:t>
      </w:r>
    </w:p>
    <w:p w14:paraId="3D28B46E" w14:textId="4AA7A6DF" w:rsidR="00417154" w:rsidRDefault="00417154" w:rsidP="00417154">
      <w:pPr>
        <w:pStyle w:val="BodyText"/>
      </w:pPr>
      <w:r>
        <w:t>The reports generated are used to analyze statistics and patterns for management purposes. This document does not mandate specific report types or content. The LogEvents defined in the Logging Service section of NENA</w:t>
      </w:r>
      <w:r>
        <w:noBreakHyphen/>
        <w:t>STA</w:t>
      </w:r>
      <w:r>
        <w:noBreakHyphen/>
        <w:t xml:space="preserve">010 </w:t>
      </w:r>
      <w:r>
        <w:fldChar w:fldCharType="begin"/>
      </w:r>
      <w:r>
        <w:instrText xml:space="preserve"> REF _Ref200179524 \r \h  \* MERGEFORMAT </w:instrText>
      </w:r>
      <w:r>
        <w:fldChar w:fldCharType="separate"/>
      </w:r>
      <w:r w:rsidR="00A044BE">
        <w:fldChar w:fldCharType="begin"/>
      </w:r>
      <w:r w:rsidR="00A044BE">
        <w:instrText xml:space="preserve"> REF _Ref129852940 \r \h </w:instrText>
      </w:r>
      <w:r w:rsidR="00A044BE">
        <w:fldChar w:fldCharType="separate"/>
      </w:r>
      <w:r w:rsidR="00A044BE">
        <w:t>[7]</w:t>
      </w:r>
      <w:r w:rsidR="00A044BE">
        <w:fldChar w:fldCharType="end"/>
      </w:r>
      <w:r>
        <w:fldChar w:fldCharType="end"/>
      </w:r>
      <w:r>
        <w:t xml:space="preserve"> provide details about NG9</w:t>
      </w:r>
      <w:r>
        <w:noBreakHyphen/>
        <w:t>1</w:t>
      </w:r>
      <w:r>
        <w:noBreakHyphen/>
        <w:t>1 processing. The MIS FE SHALL support the LogEvent client interface described in NENA</w:t>
      </w:r>
      <w:r>
        <w:noBreakHyphen/>
        <w:t>STA</w:t>
      </w:r>
      <w:r>
        <w:noBreakHyphen/>
        <w:t xml:space="preserve">010 </w:t>
      </w:r>
      <w:r>
        <w:fldChar w:fldCharType="begin"/>
      </w:r>
      <w:r>
        <w:instrText xml:space="preserve"> REF _Ref200179524 \r \h  \* MERGEFORMAT </w:instrText>
      </w:r>
      <w:r>
        <w:fldChar w:fldCharType="separate"/>
      </w:r>
      <w:r w:rsidR="00A044BE">
        <w:fldChar w:fldCharType="begin"/>
      </w:r>
      <w:r w:rsidR="00A044BE">
        <w:instrText xml:space="preserve"> REF _Ref129852940 \r \h </w:instrText>
      </w:r>
      <w:r w:rsidR="00A044BE">
        <w:fldChar w:fldCharType="separate"/>
      </w:r>
      <w:r w:rsidR="00A044BE">
        <w:t>[7]</w:t>
      </w:r>
      <w:r w:rsidR="00A044BE">
        <w:fldChar w:fldCharType="end"/>
      </w:r>
      <w:r>
        <w:fldChar w:fldCharType="end"/>
      </w:r>
      <w:r>
        <w:t xml:space="preserve"> in order to retrieve LogEvents from Logging Services. If the MIS FE wishes to receive LogEvents in real-time, it SHALL implement the LogEvent server interface described in NENA</w:t>
      </w:r>
      <w:r>
        <w:noBreakHyphen/>
        <w:t>STA</w:t>
      </w:r>
      <w:r>
        <w:noBreakHyphen/>
        <w:t xml:space="preserve">010 </w:t>
      </w:r>
      <w:r>
        <w:fldChar w:fldCharType="begin"/>
      </w:r>
      <w:r>
        <w:instrText xml:space="preserve"> REF _Ref200179524 \r \h  \* MERGEFORMAT </w:instrText>
      </w:r>
      <w:r>
        <w:fldChar w:fldCharType="separate"/>
      </w:r>
      <w:r w:rsidR="00A044BE">
        <w:fldChar w:fldCharType="begin"/>
      </w:r>
      <w:r w:rsidR="00A044BE">
        <w:instrText xml:space="preserve"> REF _Ref129852940 \r \h </w:instrText>
      </w:r>
      <w:r w:rsidR="00A044BE">
        <w:fldChar w:fldCharType="separate"/>
      </w:r>
      <w:r w:rsidR="00A044BE">
        <w:t>[7]</w:t>
      </w:r>
      <w:r w:rsidR="00A044BE">
        <w:fldChar w:fldCharType="end"/>
      </w:r>
      <w:r>
        <w:fldChar w:fldCharType="end"/>
      </w:r>
      <w:r>
        <w:t>. In this case, the MIS FE SHOULD receive LogEvents from a LogEventReplicator (see NENA</w:t>
      </w:r>
      <w:r>
        <w:noBreakHyphen/>
        <w:t>STA</w:t>
      </w:r>
      <w:r>
        <w:noBreakHyphen/>
        <w:t xml:space="preserve">010 </w:t>
      </w:r>
      <w:r>
        <w:fldChar w:fldCharType="begin"/>
      </w:r>
      <w:r>
        <w:instrText xml:space="preserve"> REF _Ref200179524 \r \h  \* MERGEFORMAT </w:instrText>
      </w:r>
      <w:r>
        <w:fldChar w:fldCharType="separate"/>
      </w:r>
      <w:r w:rsidR="00A044BE">
        <w:fldChar w:fldCharType="begin"/>
      </w:r>
      <w:r w:rsidR="00A044BE">
        <w:instrText xml:space="preserve"> REF _Ref129852940 \r \h </w:instrText>
      </w:r>
      <w:r w:rsidR="00A044BE">
        <w:fldChar w:fldCharType="separate"/>
      </w:r>
      <w:r w:rsidR="00A044BE">
        <w:t>[7]</w:t>
      </w:r>
      <w:r w:rsidR="00A044BE">
        <w:fldChar w:fldCharType="end"/>
      </w:r>
      <w:r>
        <w:fldChar w:fldCharType="end"/>
      </w:r>
      <w:r>
        <w:t xml:space="preserve">) in order to avoid putting additional burden on the FEs sending LogEvents. </w:t>
      </w:r>
    </w:p>
    <w:p w14:paraId="2BEEEECB" w14:textId="6C857B46" w:rsidR="00417154" w:rsidRDefault="00417154" w:rsidP="00417154">
      <w:pPr>
        <w:pStyle w:val="BodyText"/>
      </w:pPr>
      <w:r>
        <w:t>MIS FEs that receive LogEvents in real-time MAY drive real-time status and statistical displays. An MIS FE that provides data to such displays SHALL use the standardized NG9</w:t>
      </w:r>
      <w:r>
        <w:noBreakHyphen/>
        <w:t>1</w:t>
      </w:r>
      <w:r>
        <w:noBreakHyphen/>
        <w:t>1 metrics defined in</w:t>
      </w:r>
      <w:r w:rsidRPr="003276FC">
        <w:t xml:space="preserve"> </w:t>
      </w:r>
      <w:r w:rsidRPr="00F95DDE">
        <w:rPr>
          <w:i/>
          <w:iCs/>
        </w:rPr>
        <w:t>NG</w:t>
      </w:r>
      <w:r>
        <w:rPr>
          <w:i/>
          <w:iCs/>
        </w:rPr>
        <w:t>9</w:t>
      </w:r>
      <w:r>
        <w:rPr>
          <w:i/>
          <w:iCs/>
        </w:rPr>
        <w:noBreakHyphen/>
        <w:t>1</w:t>
      </w:r>
      <w:r>
        <w:rPr>
          <w:i/>
          <w:iCs/>
        </w:rPr>
        <w:noBreakHyphen/>
        <w:t>1</w:t>
      </w:r>
      <w:r w:rsidRPr="00F95DDE">
        <w:rPr>
          <w:i/>
          <w:iCs/>
        </w:rPr>
        <w:t xml:space="preserve"> Call Processing Metrics Standard,</w:t>
      </w:r>
      <w:r>
        <w:t xml:space="preserve"> NENA</w:t>
      </w:r>
      <w:r w:rsidR="0093450E">
        <w:t>-</w:t>
      </w:r>
      <w:r>
        <w:t>STA</w:t>
      </w:r>
      <w:r>
        <w:noBreakHyphen/>
        <w:t xml:space="preserve">019 </w:t>
      </w:r>
      <w:r w:rsidR="0093450E">
        <w:fldChar w:fldCharType="begin"/>
      </w:r>
      <w:r w:rsidR="0093450E">
        <w:instrText xml:space="preserve"> REF _Ref225852736 \r \h </w:instrText>
      </w:r>
      <w:r w:rsidR="0093450E">
        <w:fldChar w:fldCharType="separate"/>
      </w:r>
      <w:r w:rsidR="0093450E">
        <w:t>[69]</w:t>
      </w:r>
      <w:r w:rsidR="0093450E">
        <w:fldChar w:fldCharType="end"/>
      </w:r>
      <w:r>
        <w:t xml:space="preserve"> in cases where the MIS FE wishes to drive display of values based on those specific measurements. </w:t>
      </w:r>
    </w:p>
    <w:p w14:paraId="084BBB10" w14:textId="77777777" w:rsidR="00417154" w:rsidRDefault="00417154" w:rsidP="00417154">
      <w:pPr>
        <w:pStyle w:val="BodyText"/>
      </w:pPr>
      <w:r>
        <w:t>The MIS FE requires information about authorization and Data Rights Management events for reporting purposes. This document defines a new DrmLogEvent for authorization events that the MIS FE MAY use for these purposes. See the Logging Service section of this document for details.</w:t>
      </w:r>
    </w:p>
    <w:p w14:paraId="06007CD4" w14:textId="77777777" w:rsidR="00417154" w:rsidRPr="00C50F2E" w:rsidRDefault="00417154" w:rsidP="00417154">
      <w:pPr>
        <w:pStyle w:val="Heading2"/>
      </w:pPr>
      <w:bookmarkStart w:id="2268" w:name="_Toc221701724"/>
      <w:bookmarkStart w:id="2269" w:name="_Toc233105513"/>
      <w:r w:rsidRPr="00C50F2E">
        <w:t>Push-To-Talk (PTT) System Services FE</w:t>
      </w:r>
      <w:bookmarkEnd w:id="2268"/>
      <w:bookmarkEnd w:id="2269"/>
    </w:p>
    <w:p w14:paraId="27D420AA" w14:textId="172D1D97" w:rsidR="00417154" w:rsidRDefault="00417154" w:rsidP="00417154">
      <w:pPr>
        <w:pStyle w:val="BodyText"/>
      </w:pPr>
      <w:r>
        <w:t xml:space="preserve">The PTT capabilities traditionally offered by various radio system technologies, such as Land Mobile Radio (LMR), provide the main link between Responders and Dispatchers. PTT technologies continue to evolve, including an emerging standard by </w:t>
      </w:r>
      <w:r w:rsidRPr="003862DA">
        <w:t>the 3rd Generation Partner Project (3GPP)</w:t>
      </w:r>
      <w:r>
        <w:t xml:space="preserve">, </w:t>
      </w:r>
      <w:r w:rsidRPr="000027CC">
        <w:rPr>
          <w:i/>
          <w:iCs/>
        </w:rPr>
        <w:t>Mission Critical Push To Talk (MCPTT),</w:t>
      </w:r>
      <w:r>
        <w:t xml:space="preserve"> </w:t>
      </w:r>
      <w:r w:rsidR="00FD61CB">
        <w:fldChar w:fldCharType="begin"/>
      </w:r>
      <w:r w:rsidR="00FD61CB">
        <w:instrText xml:space="preserve"> REF _Ref225852834 \r \h </w:instrText>
      </w:r>
      <w:r w:rsidR="00FD61CB">
        <w:fldChar w:fldCharType="separate"/>
      </w:r>
      <w:r w:rsidR="00FD61CB">
        <w:t>[70]</w:t>
      </w:r>
      <w:r w:rsidR="00FD61CB">
        <w:fldChar w:fldCharType="end"/>
      </w:r>
      <w:r>
        <w:t xml:space="preserve"> included by in its evolving Long-Term Evolution (LTE) standards. There are many legacy PTT technologies in use, and while there is not one protocol that allows all of these technologies to interoperate, gateways are available that provide interoperability between most of them. For the purposes of this document, a “PTT call” can be a single transmission from one user (as is typical with LMR), or it can be a communications session that includes multiple transmissions from multiple users. A PTT call may include multiple media types. The functionality described herein is intended to support either call model. Most PTT systems generate metadata that provides details about each PTT transmission, and about any communications session that encompasses the transmission. </w:t>
      </w:r>
    </w:p>
    <w:p w14:paraId="69302A85" w14:textId="3A153F6C" w:rsidR="00417154" w:rsidRDefault="00417154" w:rsidP="00417154">
      <w:pPr>
        <w:pStyle w:val="BodyText"/>
      </w:pPr>
      <w:r>
        <w:t xml:space="preserve">The Push-To-Talk (PTT) System Services FE is an OPTIONAL FE that MAY be implemented in any system that provides PTT media and metadata services. The PTT System Services FE MUST </w:t>
      </w:r>
      <w:r>
        <w:lastRenderedPageBreak/>
        <w:t>implement interfaces for logging PTT media and associated metadata to a Logging Service (defined in NENA</w:t>
      </w:r>
      <w:r>
        <w:noBreakHyphen/>
        <w:t>STA</w:t>
      </w:r>
      <w:r>
        <w:noBreakHyphen/>
        <w:t xml:space="preserve">010 </w:t>
      </w:r>
      <w:r>
        <w:fldChar w:fldCharType="begin"/>
      </w:r>
      <w:r>
        <w:instrText xml:space="preserve"> REF _Ref200179524 \n \h  \* MERGEFORMAT </w:instrText>
      </w:r>
      <w:r>
        <w:fldChar w:fldCharType="separate"/>
      </w:r>
      <w:r w:rsidR="00A044BE">
        <w:fldChar w:fldCharType="begin"/>
      </w:r>
      <w:r w:rsidR="00A044BE">
        <w:instrText xml:space="preserve"> REF _Ref129852940 \r \h </w:instrText>
      </w:r>
      <w:r w:rsidR="00A044BE">
        <w:fldChar w:fldCharType="separate"/>
      </w:r>
      <w:r w:rsidR="00A044BE">
        <w:t>[7]</w:t>
      </w:r>
      <w:r w:rsidR="00A044BE">
        <w:fldChar w:fldCharType="end"/>
      </w:r>
      <w:r>
        <w:fldChar w:fldCharType="end"/>
      </w:r>
      <w:r>
        <w:t xml:space="preserve">), as specified in the Logging Service section of this document. This document defines a new LogEvent for logging metadata associated with an individual PTT transmission and web services for retrieving the details of PTT communications resources from the PTT system. See the </w:t>
      </w:r>
      <w:hyperlink w:anchor="_The_Logging_Service" w:history="1">
        <w:r w:rsidRPr="003C61F2">
          <w:rPr>
            <w:rStyle w:val="Hyperlink"/>
          </w:rPr>
          <w:t>Logging Service</w:t>
        </w:r>
      </w:hyperlink>
      <w:r>
        <w:t xml:space="preserve"> section of this document for details.</w:t>
      </w:r>
    </w:p>
    <w:p w14:paraId="77DC1E9C" w14:textId="77777777" w:rsidR="00417154" w:rsidRDefault="00417154" w:rsidP="00417154">
      <w:pPr>
        <w:pStyle w:val="BodyText"/>
      </w:pPr>
      <w:r>
        <w:t xml:space="preserve">The PTT System Services FE utilizes a “resourceId”, defined by the PTT system, that MUST uniquely identify a shared resource like a talkgroup or conventional radio channel on the PTT system. The Logging Service uses resourceId to request the PTT system to log media and metadata on shared resources as described in the PTT Logging Interface section. </w:t>
      </w:r>
    </w:p>
    <w:p w14:paraId="5F7E5D22" w14:textId="77777777" w:rsidR="004D58A4" w:rsidRPr="00C50F2E" w:rsidRDefault="004D58A4" w:rsidP="004D58A4">
      <w:pPr>
        <w:pStyle w:val="Heading3"/>
      </w:pPr>
      <w:r>
        <w:t xml:space="preserve"> </w:t>
      </w:r>
      <w:bookmarkStart w:id="2270" w:name="_Toc221701725"/>
      <w:bookmarkStart w:id="2271" w:name="_Toc233105514"/>
      <w:r w:rsidRPr="00C50F2E">
        <w:t>PTT Logging Interface</w:t>
      </w:r>
      <w:bookmarkEnd w:id="2270"/>
      <w:bookmarkEnd w:id="2271"/>
    </w:p>
    <w:p w14:paraId="0DC7BDBE" w14:textId="3DBD2973" w:rsidR="004D58A4" w:rsidRPr="004D58A4" w:rsidRDefault="004D58A4" w:rsidP="004D58A4">
      <w:pPr>
        <w:pStyle w:val="BodyText"/>
      </w:pPr>
      <w:r w:rsidRPr="004D58A4">
        <w:t xml:space="preserve">The PTT Logging Interface is implemented by the PTT System Services FE using the RFC 7866 SIPREC protocol </w:t>
      </w:r>
      <w:r w:rsidR="00BE525E">
        <w:fldChar w:fldCharType="begin"/>
      </w:r>
      <w:r w:rsidR="00BE525E">
        <w:instrText xml:space="preserve"> REF _Ref225804727 \r \h </w:instrText>
      </w:r>
      <w:r w:rsidR="00BE525E">
        <w:fldChar w:fldCharType="separate"/>
      </w:r>
      <w:r w:rsidR="00BE525E">
        <w:t>[48]</w:t>
      </w:r>
      <w:r w:rsidR="00BE525E">
        <w:fldChar w:fldCharType="end"/>
      </w:r>
      <w:r w:rsidRPr="004D58A4">
        <w:t xml:space="preserve"> Session Recording Client (SRC) interface for logging PTT media. Associated metadata is logged to the Logging Service. These Logging Service interface specifications are defined in the Logging Service section of NENA</w:t>
      </w:r>
      <w:r w:rsidRPr="004D58A4">
        <w:noBreakHyphen/>
        <w:t>STA</w:t>
      </w:r>
      <w:r w:rsidRPr="004D58A4">
        <w:noBreakHyphen/>
        <w:t xml:space="preserve">010 </w:t>
      </w:r>
      <w:r w:rsidRPr="004D58A4">
        <w:fldChar w:fldCharType="begin"/>
      </w:r>
      <w:r w:rsidRPr="004D58A4">
        <w:instrText xml:space="preserve"> REF _Ref200179524 \n \h  \* MERGEFORMAT </w:instrText>
      </w:r>
      <w:r w:rsidRPr="004D58A4">
        <w:fldChar w:fldCharType="separate"/>
      </w:r>
      <w:r w:rsidR="00A044BE">
        <w:fldChar w:fldCharType="begin"/>
      </w:r>
      <w:r w:rsidR="00A044BE">
        <w:instrText xml:space="preserve"> REF _Ref129852940 \r \h </w:instrText>
      </w:r>
      <w:r w:rsidR="00A044BE">
        <w:fldChar w:fldCharType="separate"/>
      </w:r>
      <w:r w:rsidR="00A044BE">
        <w:t>[7]</w:t>
      </w:r>
      <w:r w:rsidR="00A044BE">
        <w:fldChar w:fldCharType="end"/>
      </w:r>
      <w:r w:rsidRPr="004D58A4">
        <w:fldChar w:fldCharType="end"/>
      </w:r>
      <w:r w:rsidRPr="004D58A4">
        <w:t>. The Incident Tracking Identifier (Call-Info header field, see NENA</w:t>
      </w:r>
      <w:r w:rsidRPr="004D58A4">
        <w:noBreakHyphen/>
        <w:t>STA</w:t>
      </w:r>
      <w:r w:rsidRPr="004D58A4">
        <w:noBreakHyphen/>
        <w:t>010) MUST be provided in the INVITE sent to the Logging Service if available and attributable to the PTT transmission being recorded.</w:t>
      </w:r>
    </w:p>
    <w:p w14:paraId="42C6D413" w14:textId="01D33F33" w:rsidR="004D58A4" w:rsidRPr="004D58A4" w:rsidRDefault="004D58A4" w:rsidP="004D58A4">
      <w:pPr>
        <w:pStyle w:val="BodyText"/>
      </w:pPr>
      <w:r w:rsidRPr="004D58A4">
        <w:t xml:space="preserve">The SIPREC protocol supports persistent recording sessions where more than one communication session is recorded within a single SIPREC session, along with its associated metadata. The Logging Service supports both persistent recording sessions containing multiple transmissions and sessions that contain only one transmission. The PTT System Services FE can use the method that is most appropriate for the PTT system that is being recorded. A transmission within a PTT system will appear in the SIPREC session as a Media Stream element for the transmitting participant. The PTT System Services FE MUST log the Participant-Stream Association and Media Stream elements from RFC </w:t>
      </w:r>
      <w:r w:rsidR="00E735D1">
        <w:t>7865</w:t>
      </w:r>
      <w:r w:rsidRPr="004D58A4">
        <w:t xml:space="preserve"> </w:t>
      </w:r>
      <w:r w:rsidR="00786440">
        <w:fldChar w:fldCharType="begin"/>
      </w:r>
      <w:r w:rsidR="00786440">
        <w:instrText xml:space="preserve"> REF _Ref225853895 \r \h </w:instrText>
      </w:r>
      <w:r w:rsidR="00786440">
        <w:fldChar w:fldCharType="separate"/>
      </w:r>
      <w:r w:rsidR="00786440">
        <w:t>[71]</w:t>
      </w:r>
      <w:r w:rsidR="00786440">
        <w:fldChar w:fldCharType="end"/>
      </w:r>
      <w:r w:rsidRPr="004D58A4">
        <w:t xml:space="preserve"> in the PttTransmissionLogEvent defined in this document. </w:t>
      </w:r>
      <w:commentRangeStart w:id="2272"/>
      <w:commentRangeStart w:id="2273"/>
      <w:del w:id="2274" w:author="Michael Smith [2]" w:date="2026-04-08T10:25:00Z" w16du:dateUtc="2026-04-08T14:25:00Z">
        <w:r w:rsidRPr="004D58A4" w:rsidDel="001E18CF">
          <w:delText xml:space="preserve">The SIPREC metadata stream_id and session_id Media Stream attributes are used to match the Media Stream to the PTT metadata associated with the PTT call. </w:delText>
        </w:r>
      </w:del>
      <w:commentRangeEnd w:id="2272"/>
      <w:r w:rsidR="00B46583" w:rsidRPr="004D58A4">
        <w:rPr>
          <w:rStyle w:val="CommentReference"/>
          <w:sz w:val="20"/>
          <w:szCs w:val="20"/>
        </w:rPr>
        <w:commentReference w:id="2272"/>
      </w:r>
      <w:commentRangeEnd w:id="2273"/>
      <w:r w:rsidR="004170CA" w:rsidRPr="004D58A4">
        <w:rPr>
          <w:rStyle w:val="CommentReference"/>
          <w:sz w:val="20"/>
          <w:szCs w:val="20"/>
        </w:rPr>
        <w:commentReference w:id="2273"/>
      </w:r>
      <w:r w:rsidRPr="004D58A4">
        <w:t xml:space="preserve">See Session Initiation Protocol (SIP) Recording Metadata, RFC 7865 </w:t>
      </w:r>
      <w:r w:rsidR="00786440">
        <w:fldChar w:fldCharType="begin"/>
      </w:r>
      <w:r w:rsidR="00786440">
        <w:instrText xml:space="preserve"> REF _Ref225853895 \r \h </w:instrText>
      </w:r>
      <w:r w:rsidR="00786440">
        <w:fldChar w:fldCharType="separate"/>
      </w:r>
      <w:r w:rsidR="00786440">
        <w:t>[71]</w:t>
      </w:r>
      <w:r w:rsidR="00786440">
        <w:fldChar w:fldCharType="end"/>
      </w:r>
      <w:r w:rsidRPr="004D58A4">
        <w:t xml:space="preserve"> for details on the Media Stream class. This document defines the PttTransmissionLogEvent for logging system-specific metadata associated with a single PTT transmission, and defines a </w:t>
      </w:r>
      <w:hyperlink w:anchor="_PTT-P25CallMetadata" w:history="1">
        <w:r w:rsidRPr="004D58A4">
          <w:rPr>
            <w:rStyle w:val="Hyperlink"/>
            <w:color w:val="auto"/>
            <w:u w:val="none"/>
          </w:rPr>
          <w:t>PTT-P25CallMetadata</w:t>
        </w:r>
      </w:hyperlink>
      <w:r w:rsidRPr="004D58A4">
        <w:t xml:space="preserve"> JSON object for the PTT system to provide transmission-related metadata. The PttTransmissionLogEvent MUST be logged when transmission starts and anytime there is new metadata available during or at the end of the transmission. See the </w:t>
      </w:r>
      <w:hyperlink w:anchor="_LogEvents" w:history="1">
        <w:r w:rsidRPr="004D58A4">
          <w:rPr>
            <w:rStyle w:val="Hyperlink"/>
            <w:color w:val="auto"/>
            <w:u w:val="none"/>
          </w:rPr>
          <w:t>LogEvents</w:t>
        </w:r>
      </w:hyperlink>
      <w:r w:rsidRPr="004D58A4">
        <w:t xml:space="preserve"> section for details of the PttTransmissionLogEvent.</w:t>
      </w:r>
    </w:p>
    <w:p w14:paraId="60C2C3A1" w14:textId="5A99B155" w:rsidR="004D58A4" w:rsidRPr="004D58A4" w:rsidRDefault="004D58A4" w:rsidP="004D58A4">
      <w:pPr>
        <w:pStyle w:val="BodyText"/>
      </w:pPr>
      <w:r w:rsidRPr="004D58A4">
        <w:t>The SharedCommunicationResource JSON object is defined in the EIDO-JSON Standard NENA</w:t>
      </w:r>
      <w:r w:rsidRPr="004D58A4">
        <w:noBreakHyphen/>
        <w:t>STA</w:t>
      </w:r>
      <w:r w:rsidRPr="004D58A4">
        <w:noBreakHyphen/>
        <w:t xml:space="preserve">021 </w:t>
      </w:r>
      <w:r w:rsidR="00201A26">
        <w:fldChar w:fldCharType="begin"/>
      </w:r>
      <w:r w:rsidR="00201A26">
        <w:instrText xml:space="preserve"> REF _Ref225776300 \r \h </w:instrText>
      </w:r>
      <w:r w:rsidR="00201A26">
        <w:fldChar w:fldCharType="separate"/>
      </w:r>
      <w:r w:rsidR="00201A26">
        <w:t>[22]</w:t>
      </w:r>
      <w:r w:rsidR="00201A26">
        <w:fldChar w:fldCharType="end"/>
      </w:r>
      <w:r w:rsidRPr="004D58A4">
        <w:t xml:space="preserve"> to represent a talkpath on a PTT system. SharedCommunicationResources on a PTT system are discovered by querying the PTT system via the ListSharedCommunicationResourceChannelIds function of the SharedCommunicationResource Information Web Service defined in the Web Services section of this document. The SharedCommunicationResource Information Web Service MUST be implemented by the PTT System Services FE if the PTT System Services FE is implemented by a PTT system. An individual SharedCommunicationResource object is retrieved using the GetSharedCommunicationResourceObject function. The Logging Service will then register interest in a SharedCommunicationResource using the SharedCommunicationResourceRegisterInterest function, which requests that the PTT system log media and metadata for transmissions over that SharedCommunicationResource. See the Web Services section of this document for details of these web services. The steps taken by the Logging Service to accomplish registering interest in a SharedCommunicationResource are:</w:t>
      </w:r>
    </w:p>
    <w:p w14:paraId="2AD7D274" w14:textId="6BD22F97" w:rsidR="004D58A4" w:rsidRPr="004D58A4" w:rsidRDefault="004D58A4" w:rsidP="004D58A4">
      <w:pPr>
        <w:pStyle w:val="ListParagraph"/>
        <w:contextualSpacing w:val="0"/>
      </w:pPr>
      <w:r w:rsidRPr="004D58A4">
        <w:lastRenderedPageBreak/>
        <w:t>Get list of SharedCommunicationResources via ListSharedCommunicationResources</w:t>
      </w:r>
      <w:r>
        <w:t>.</w:t>
      </w:r>
    </w:p>
    <w:p w14:paraId="34B17340" w14:textId="5FF67F94" w:rsidR="004D58A4" w:rsidRPr="004D58A4" w:rsidRDefault="004D58A4" w:rsidP="004D58A4">
      <w:pPr>
        <w:pStyle w:val="ListParagraph"/>
        <w:contextualSpacing w:val="0"/>
      </w:pPr>
      <w:r w:rsidRPr="004D58A4">
        <w:t>Retrieve each SharedCommunicationResource of interest via GetSharedCommunicationResourceObject</w:t>
      </w:r>
      <w:r>
        <w:t>.</w:t>
      </w:r>
    </w:p>
    <w:p w14:paraId="169F2031" w14:textId="713729A1" w:rsidR="004D58A4" w:rsidRPr="004D58A4" w:rsidRDefault="006704BD" w:rsidP="004D58A4">
      <w:pPr>
        <w:pStyle w:val="ListParagraph"/>
        <w:contextualSpacing w:val="0"/>
      </w:pPr>
      <w:r>
        <w:t>For a P25 resource, r</w:t>
      </w:r>
      <w:r w:rsidR="004D58A4" w:rsidRPr="004D58A4">
        <w:t xml:space="preserve">egister interest in </w:t>
      </w:r>
      <w:r w:rsidR="00BD28EA">
        <w:t>the</w:t>
      </w:r>
      <w:r w:rsidR="00BD28EA" w:rsidRPr="004D58A4">
        <w:t xml:space="preserve"> </w:t>
      </w:r>
      <w:r w:rsidR="004D58A4" w:rsidRPr="004D58A4">
        <w:t>SharedCommunicationResource via PTT</w:t>
      </w:r>
      <w:r w:rsidR="004D58A4" w:rsidRPr="004D58A4">
        <w:noBreakHyphen/>
        <w:t>P25ResourceRegisterInterest</w:t>
      </w:r>
      <w:r w:rsidR="004D58A4">
        <w:t>.</w:t>
      </w:r>
    </w:p>
    <w:p w14:paraId="71A2A548" w14:textId="0B4E8FA3" w:rsidR="004D58A4" w:rsidRPr="004D58A4" w:rsidRDefault="004D58A4" w:rsidP="004D58A4">
      <w:pPr>
        <w:pStyle w:val="ListParagraph"/>
        <w:contextualSpacing w:val="0"/>
      </w:pPr>
      <w:r w:rsidRPr="004D58A4">
        <w:t>The PTT system will then send media (via SIPREC) and metadata (via LogEvent) for each transmission on the given SharedCommunicationResource</w:t>
      </w:r>
      <w:r>
        <w:t>.</w:t>
      </w:r>
    </w:p>
    <w:p w14:paraId="07AB9ED1" w14:textId="77777777" w:rsidR="004D58A4" w:rsidRPr="004D58A4" w:rsidRDefault="004D58A4" w:rsidP="004D58A4">
      <w:pPr>
        <w:pStyle w:val="BodyText"/>
      </w:pPr>
      <w:r w:rsidRPr="004D58A4">
        <w:t>See the Web Services section of this document for details of these web services.</w:t>
      </w:r>
    </w:p>
    <w:p w14:paraId="32A84929" w14:textId="77777777" w:rsidR="004D58A4" w:rsidRPr="00C50F2E" w:rsidRDefault="004D58A4" w:rsidP="004D58A4">
      <w:pPr>
        <w:pStyle w:val="Heading4"/>
      </w:pPr>
      <w:bookmarkStart w:id="2275" w:name="_Toc221701726"/>
      <w:r w:rsidRPr="00C50F2E">
        <w:t>Logging Project 25 (P25) PTT Systems</w:t>
      </w:r>
      <w:bookmarkEnd w:id="2275"/>
    </w:p>
    <w:p w14:paraId="7D0B6635" w14:textId="208DDE06" w:rsidR="004D58A4" w:rsidRPr="004D58A4" w:rsidRDefault="004D58A4" w:rsidP="004D58A4">
      <w:pPr>
        <w:pStyle w:val="BodyText"/>
      </w:pPr>
      <w:r w:rsidRPr="004D58A4">
        <w:t>The PTT-P25 SharedCommunicationResource JSON object is defined in the EIDO-JSON Standard NENA</w:t>
      </w:r>
      <w:r w:rsidRPr="004D58A4">
        <w:noBreakHyphen/>
        <w:t>STA</w:t>
      </w:r>
      <w:r w:rsidRPr="004D58A4">
        <w:noBreakHyphen/>
        <w:t xml:space="preserve">021 </w:t>
      </w:r>
      <w:r w:rsidRPr="004D58A4">
        <w:fldChar w:fldCharType="begin"/>
      </w:r>
      <w:r w:rsidRPr="004D58A4">
        <w:instrText xml:space="preserve"> REF _Ref200182983 \r \h </w:instrText>
      </w:r>
      <w:r>
        <w:instrText xml:space="preserve"> \* MERGEFORMAT </w:instrText>
      </w:r>
      <w:r w:rsidRPr="004D58A4">
        <w:fldChar w:fldCharType="separate"/>
      </w:r>
      <w:r w:rsidRPr="004D58A4">
        <w:t>[22]</w:t>
      </w:r>
      <w:r w:rsidRPr="004D58A4">
        <w:fldChar w:fldCharType="end"/>
      </w:r>
      <w:r w:rsidRPr="004D58A4">
        <w:t xml:space="preserve"> to represent a talkpath, which can be a talkgroup or a conventional radio channel on a P25 system; this document uses the PTT</w:t>
      </w:r>
      <w:r w:rsidRPr="004D58A4">
        <w:noBreakHyphen/>
        <w:t xml:space="preserve">P25 SharedCommunicationResource for the same purpose and defines a PTT-P25CallMetadata JSON object that represents metadata about an individual PTT transmission over a PTT-P25 SharedCommunicationResource. </w:t>
      </w:r>
    </w:p>
    <w:p w14:paraId="395D07ED" w14:textId="77777777" w:rsidR="004D58A4" w:rsidRPr="004D58A4" w:rsidRDefault="004D58A4" w:rsidP="004D58A4">
      <w:pPr>
        <w:pStyle w:val="BodyText"/>
      </w:pPr>
      <w:r w:rsidRPr="004D58A4">
        <w:t>The PTT-P25CallMetadata JSON object below represents known metadata associated with an individual transmission over a specific PTT-P25 SharedCommunicationResource. The PTT-P25CallMetadata object MUST be logged with the PttTransmissionLogEvent defined in the Logging Service section of this document for each transmission on a registered resource.</w:t>
      </w:r>
    </w:p>
    <w:p w14:paraId="152831EC" w14:textId="77777777" w:rsidR="004D58A4" w:rsidRPr="00C50F2E" w:rsidRDefault="004D58A4" w:rsidP="004D58A4">
      <w:pPr>
        <w:pStyle w:val="Heading5"/>
      </w:pPr>
      <w:bookmarkStart w:id="2276" w:name="_Toc221701727"/>
      <w:bookmarkStart w:id="2277" w:name="_Hlk156821691"/>
      <w:r>
        <w:t>PTT-P25CallMetadata</w:t>
      </w:r>
      <w:bookmarkEnd w:id="2276"/>
    </w:p>
    <w:p w14:paraId="420FEBC6" w14:textId="77777777" w:rsidR="004D58A4" w:rsidRPr="004D58A4" w:rsidRDefault="004D58A4" w:rsidP="004D58A4">
      <w:pPr>
        <w:pStyle w:val="BodyText"/>
      </w:pPr>
      <w:r w:rsidRPr="004D58A4">
        <w:t xml:space="preserve">This object is implemented by the PTT System Services FE in a P25 radio system and MUST be logged by the PTT-P25 System Services FE in a PttTransmissionLogEvent (defined in the </w:t>
      </w:r>
      <w:hyperlink w:anchor="_LogEvents" w:history="1">
        <w:r w:rsidRPr="004D58A4">
          <w:rPr>
            <w:rStyle w:val="Hyperlink"/>
            <w:color w:val="auto"/>
            <w:u w:val="none"/>
          </w:rPr>
          <w:t>LogEvents</w:t>
        </w:r>
      </w:hyperlink>
      <w:r w:rsidRPr="004D58A4">
        <w:t xml:space="preserve"> section of this document) for each transmission on the resource given by the resourceId member. If the pttMediaAvailability member of the PTT-P25CallMetadata object indicates that media was not available for the transmission, the PttTransmissionLogEvent MUST still be logged by the PTT system.</w:t>
      </w:r>
    </w:p>
    <w:p w14:paraId="66653C90" w14:textId="224D2261" w:rsidR="006A0379" w:rsidRDefault="004D58A4" w:rsidP="006A0379">
      <w:pPr>
        <w:pStyle w:val="BodyText"/>
      </w:pPr>
      <w:r w:rsidRPr="004D58A4">
        <w:t>The PTT-P25CallMetadata object identifies the talkgroup or conventional radio channel that carried the transmission along with the applicable metadata for the transmission. Any members shown as OPTIONAL SHOULD be provided if known and supported by the PTT system being monitored:</w:t>
      </w:r>
    </w:p>
    <w:p w14:paraId="46AF0DBB" w14:textId="3C647F52" w:rsidR="003D7DCD" w:rsidRDefault="003D7DCD" w:rsidP="003D7DCD">
      <w:pPr>
        <w:pStyle w:val="Caption"/>
        <w:keepNext/>
      </w:pPr>
      <w:bookmarkStart w:id="2278" w:name="_Toc232082447"/>
      <w:r>
        <w:t xml:space="preserve">Table </w:t>
      </w:r>
      <w:fldSimple w:instr=" STYLEREF 1 \s ">
        <w:r w:rsidR="00E371AD">
          <w:rPr>
            <w:noProof/>
          </w:rPr>
          <w:t>4</w:t>
        </w:r>
      </w:fldSimple>
      <w:r w:rsidR="00E371AD">
        <w:noBreakHyphen/>
      </w:r>
      <w:fldSimple w:instr=" SEQ Table \* ARABIC \s 1 ">
        <w:r w:rsidR="00E371AD">
          <w:rPr>
            <w:noProof/>
          </w:rPr>
          <w:t>19</w:t>
        </w:r>
      </w:fldSimple>
      <w:r w:rsidR="00493B79">
        <w:rPr>
          <w:noProof/>
        </w:rPr>
        <w:t xml:space="preserve"> </w:t>
      </w:r>
      <w:r w:rsidR="00493B79" w:rsidRPr="00493B79">
        <w:rPr>
          <w:noProof/>
        </w:rPr>
        <w:t>PTT-P25CallMetadata</w:t>
      </w:r>
      <w:bookmarkEnd w:id="2278"/>
    </w:p>
    <w:tbl>
      <w:tblPr>
        <w:tblStyle w:val="TableGrid"/>
        <w:tblpPr w:leftFromText="187" w:rightFromText="187" w:bottomFromText="288" w:vertAnchor="text" w:tblpXSpec="center"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2425"/>
        <w:gridCol w:w="1530"/>
        <w:gridCol w:w="5765"/>
      </w:tblGrid>
      <w:tr w:rsidR="004C20D2" w14:paraId="19FF3886" w14:textId="77777777" w:rsidTr="00F10111">
        <w:trPr>
          <w:cantSplit/>
          <w:tblHeader/>
        </w:trPr>
        <w:tc>
          <w:tcPr>
            <w:tcW w:w="2425" w:type="dxa"/>
            <w:shd w:val="clear" w:color="auto" w:fill="D9D9D9" w:themeFill="background1" w:themeFillShade="D9"/>
            <w:vAlign w:val="center"/>
          </w:tcPr>
          <w:p w14:paraId="41A5DFE5" w14:textId="77777777" w:rsidR="004C20D2" w:rsidRPr="00F67305" w:rsidRDefault="004C20D2" w:rsidP="00F10111">
            <w:pPr>
              <w:rPr>
                <w:b/>
                <w:bCs/>
              </w:rPr>
            </w:pPr>
            <w:r>
              <w:rPr>
                <w:b/>
                <w:bCs/>
              </w:rPr>
              <w:t>Name</w:t>
            </w:r>
          </w:p>
        </w:tc>
        <w:tc>
          <w:tcPr>
            <w:tcW w:w="1530" w:type="dxa"/>
            <w:shd w:val="clear" w:color="auto" w:fill="D9D9D9" w:themeFill="background1" w:themeFillShade="D9"/>
            <w:vAlign w:val="center"/>
          </w:tcPr>
          <w:p w14:paraId="138B3D8B" w14:textId="42F830A6" w:rsidR="004C20D2" w:rsidRPr="00F67305" w:rsidRDefault="004C20D2" w:rsidP="00F10111">
            <w:pPr>
              <w:rPr>
                <w:b/>
                <w:bCs/>
              </w:rPr>
            </w:pPr>
            <w:r>
              <w:rPr>
                <w:b/>
                <w:bCs/>
              </w:rPr>
              <w:t>Required</w:t>
            </w:r>
          </w:p>
        </w:tc>
        <w:tc>
          <w:tcPr>
            <w:tcW w:w="5765" w:type="dxa"/>
            <w:shd w:val="clear" w:color="auto" w:fill="D9D9D9" w:themeFill="background1" w:themeFillShade="D9"/>
            <w:vAlign w:val="center"/>
          </w:tcPr>
          <w:p w14:paraId="5FC4BFCE" w14:textId="77777777" w:rsidR="004C20D2" w:rsidRPr="00F67305" w:rsidRDefault="004C20D2" w:rsidP="00F10111">
            <w:pPr>
              <w:rPr>
                <w:b/>
                <w:bCs/>
              </w:rPr>
            </w:pPr>
            <w:r>
              <w:rPr>
                <w:b/>
                <w:bCs/>
              </w:rPr>
              <w:t>Description</w:t>
            </w:r>
          </w:p>
        </w:tc>
      </w:tr>
      <w:tr w:rsidR="002C5E52" w14:paraId="79C626D0" w14:textId="77777777" w:rsidTr="00F10111">
        <w:trPr>
          <w:cantSplit/>
        </w:trPr>
        <w:tc>
          <w:tcPr>
            <w:tcW w:w="2425" w:type="dxa"/>
          </w:tcPr>
          <w:p w14:paraId="6F283BBA" w14:textId="4358DEA9" w:rsidR="002C5E52" w:rsidRDefault="002C5E52" w:rsidP="00F10111">
            <w:r>
              <w:t>resourceId</w:t>
            </w:r>
          </w:p>
        </w:tc>
        <w:tc>
          <w:tcPr>
            <w:tcW w:w="1530" w:type="dxa"/>
          </w:tcPr>
          <w:p w14:paraId="7588409C" w14:textId="7C04AE4E" w:rsidR="002C5E52" w:rsidRDefault="00C31E6A" w:rsidP="00F10111">
            <w:r>
              <w:t>YES</w:t>
            </w:r>
          </w:p>
        </w:tc>
        <w:tc>
          <w:tcPr>
            <w:tcW w:w="5765" w:type="dxa"/>
          </w:tcPr>
          <w:p w14:paraId="07238C33" w14:textId="2D9BDFB3" w:rsidR="002C5E52" w:rsidRDefault="004F7704" w:rsidP="00F10111">
            <w:r w:rsidRPr="004F7704">
              <w:t>The unique resource identifier of this shared communication resource within the originating system</w:t>
            </w:r>
          </w:p>
        </w:tc>
      </w:tr>
      <w:tr w:rsidR="002C5E52" w14:paraId="512574EE" w14:textId="77777777" w:rsidTr="00F10111">
        <w:trPr>
          <w:cantSplit/>
        </w:trPr>
        <w:tc>
          <w:tcPr>
            <w:tcW w:w="2425" w:type="dxa"/>
          </w:tcPr>
          <w:p w14:paraId="0DEF49B4" w14:textId="54E307A6" w:rsidR="002C5E52" w:rsidRDefault="002C5E52" w:rsidP="00F10111">
            <w:r>
              <w:t>timestamp</w:t>
            </w:r>
          </w:p>
        </w:tc>
        <w:tc>
          <w:tcPr>
            <w:tcW w:w="1530" w:type="dxa"/>
          </w:tcPr>
          <w:p w14:paraId="2FEB3577" w14:textId="737F0CAE" w:rsidR="002C5E52" w:rsidRDefault="00C31E6A" w:rsidP="00F10111">
            <w:r>
              <w:t>YES</w:t>
            </w:r>
          </w:p>
        </w:tc>
        <w:tc>
          <w:tcPr>
            <w:tcW w:w="5765" w:type="dxa"/>
          </w:tcPr>
          <w:p w14:paraId="6D6EDD1C" w14:textId="1057E561" w:rsidR="002C5E52" w:rsidRDefault="002C5E52" w:rsidP="00F10111">
            <w:r>
              <w:t xml:space="preserve">The time the transmission began or ended as specified in the </w:t>
            </w:r>
            <w:r w:rsidRPr="00CE45BB">
              <w:t>Timestamps and Date/Time Values</w:t>
            </w:r>
            <w:r>
              <w:t xml:space="preserve"> section of this document </w:t>
            </w:r>
          </w:p>
        </w:tc>
      </w:tr>
      <w:tr w:rsidR="002C5E52" w14:paraId="5547510B" w14:textId="77777777" w:rsidTr="00F10111">
        <w:trPr>
          <w:cantSplit/>
        </w:trPr>
        <w:tc>
          <w:tcPr>
            <w:tcW w:w="2425" w:type="dxa"/>
          </w:tcPr>
          <w:p w14:paraId="116F358F" w14:textId="1707737C" w:rsidR="002C5E52" w:rsidRDefault="002C5E52" w:rsidP="00F10111">
            <w:r>
              <w:t>messageType</w:t>
            </w:r>
          </w:p>
        </w:tc>
        <w:tc>
          <w:tcPr>
            <w:tcW w:w="1530" w:type="dxa"/>
          </w:tcPr>
          <w:p w14:paraId="72665BE7" w14:textId="37B78C27" w:rsidR="002C5E52" w:rsidRDefault="00C31E6A" w:rsidP="00F10111">
            <w:r>
              <w:t>YES</w:t>
            </w:r>
          </w:p>
        </w:tc>
        <w:tc>
          <w:tcPr>
            <w:tcW w:w="5765" w:type="dxa"/>
          </w:tcPr>
          <w:p w14:paraId="5BE0AC85" w14:textId="63C458F6" w:rsidR="002C5E52" w:rsidRDefault="002C5E52" w:rsidP="00F10111">
            <w:r>
              <w:t xml:space="preserve">Denotes whether this </w:t>
            </w:r>
            <w:r w:rsidR="005B3BF2">
              <w:t xml:space="preserve">LogEvent </w:t>
            </w:r>
            <w:r>
              <w:t>is associated with the beginning or end of a PTT call, or if it is an update during the call; values are Begin, End, and Update.</w:t>
            </w:r>
          </w:p>
        </w:tc>
      </w:tr>
      <w:tr w:rsidR="002C5E52" w14:paraId="065ED3FE" w14:textId="77777777" w:rsidTr="00F10111">
        <w:trPr>
          <w:cantSplit/>
        </w:trPr>
        <w:tc>
          <w:tcPr>
            <w:tcW w:w="2425" w:type="dxa"/>
          </w:tcPr>
          <w:p w14:paraId="7EB6C08D" w14:textId="16D277CA" w:rsidR="002C5E52" w:rsidRDefault="002C5E52" w:rsidP="00F10111">
            <w:r>
              <w:t>systemId</w:t>
            </w:r>
          </w:p>
        </w:tc>
        <w:tc>
          <w:tcPr>
            <w:tcW w:w="1530" w:type="dxa"/>
          </w:tcPr>
          <w:p w14:paraId="4405EF5D" w14:textId="4DA69619" w:rsidR="002C5E52" w:rsidRDefault="0035740E" w:rsidP="00F10111">
            <w:r>
              <w:t>No</w:t>
            </w:r>
          </w:p>
        </w:tc>
        <w:tc>
          <w:tcPr>
            <w:tcW w:w="5765" w:type="dxa"/>
          </w:tcPr>
          <w:p w14:paraId="32BC8C4A" w14:textId="73F31995" w:rsidR="002C5E52" w:rsidRDefault="002C5E52" w:rsidP="00F10111">
            <w:r w:rsidRPr="00E63B41">
              <w:t xml:space="preserve">The system ID for a trunked radio system. This with the </w:t>
            </w:r>
            <w:r>
              <w:t>wacn</w:t>
            </w:r>
            <w:r w:rsidRPr="00E63B41">
              <w:t xml:space="preserve"> uniquely identifies a trunked radio system</w:t>
            </w:r>
          </w:p>
        </w:tc>
      </w:tr>
      <w:tr w:rsidR="002C5E52" w14:paraId="41B05B4A" w14:textId="77777777" w:rsidTr="00F10111">
        <w:trPr>
          <w:cantSplit/>
        </w:trPr>
        <w:tc>
          <w:tcPr>
            <w:tcW w:w="2425" w:type="dxa"/>
          </w:tcPr>
          <w:p w14:paraId="07210905" w14:textId="50296A3B" w:rsidR="002C5E52" w:rsidRDefault="002C5E52" w:rsidP="00F10111">
            <w:r>
              <w:lastRenderedPageBreak/>
              <w:t>wacn</w:t>
            </w:r>
          </w:p>
        </w:tc>
        <w:tc>
          <w:tcPr>
            <w:tcW w:w="1530" w:type="dxa"/>
          </w:tcPr>
          <w:p w14:paraId="1963B273" w14:textId="0AD919EC" w:rsidR="002C5E52" w:rsidRDefault="00A010C7" w:rsidP="00F10111">
            <w:r>
              <w:t>No</w:t>
            </w:r>
          </w:p>
        </w:tc>
        <w:tc>
          <w:tcPr>
            <w:tcW w:w="5765" w:type="dxa"/>
          </w:tcPr>
          <w:p w14:paraId="20C1B102" w14:textId="242FDE96" w:rsidR="002C5E52" w:rsidRDefault="002C5E52" w:rsidP="00F10111">
            <w:r w:rsidRPr="00E63B41">
              <w:t xml:space="preserve">The Wide Area Communications Network code for the system. This with the </w:t>
            </w:r>
            <w:r>
              <w:t>s</w:t>
            </w:r>
            <w:r w:rsidRPr="00E63B41">
              <w:t>ystemId uniquely identifies a trunked radio system</w:t>
            </w:r>
          </w:p>
        </w:tc>
      </w:tr>
      <w:tr w:rsidR="002C5E52" w14:paraId="3F271E26" w14:textId="77777777" w:rsidTr="00F10111">
        <w:trPr>
          <w:cantSplit/>
        </w:trPr>
        <w:tc>
          <w:tcPr>
            <w:tcW w:w="2425" w:type="dxa"/>
          </w:tcPr>
          <w:p w14:paraId="75027532" w14:textId="5B7AE8B9" w:rsidR="002C5E52" w:rsidRDefault="002C5E52" w:rsidP="00F10111">
            <w:r>
              <w:t>channelId</w:t>
            </w:r>
          </w:p>
        </w:tc>
        <w:tc>
          <w:tcPr>
            <w:tcW w:w="1530" w:type="dxa"/>
          </w:tcPr>
          <w:p w14:paraId="7A56EFEE" w14:textId="5A2BBDCE" w:rsidR="002C5E52" w:rsidRDefault="00C31E6A" w:rsidP="00F10111">
            <w:r>
              <w:t>YES</w:t>
            </w:r>
          </w:p>
        </w:tc>
        <w:tc>
          <w:tcPr>
            <w:tcW w:w="5765" w:type="dxa"/>
          </w:tcPr>
          <w:p w14:paraId="743F6589" w14:textId="07DE756F" w:rsidR="002C5E52" w:rsidRDefault="002C5E52" w:rsidP="00F10111">
            <w:r>
              <w:t xml:space="preserve">The channelId from the </w:t>
            </w:r>
            <w:r w:rsidRPr="00456FF9">
              <w:t>SharedCommunicationResource</w:t>
            </w:r>
            <w:r>
              <w:t>, can be a talkgroup or conventional radio channel identifier</w:t>
            </w:r>
          </w:p>
        </w:tc>
      </w:tr>
      <w:tr w:rsidR="002C5E52" w14:paraId="5EA0DE33" w14:textId="77777777" w:rsidTr="00F10111">
        <w:trPr>
          <w:cantSplit/>
        </w:trPr>
        <w:tc>
          <w:tcPr>
            <w:tcW w:w="2425" w:type="dxa"/>
          </w:tcPr>
          <w:p w14:paraId="091971D4" w14:textId="7C27E79B" w:rsidR="002C5E52" w:rsidRDefault="002C5E52" w:rsidP="00F10111">
            <w:r>
              <w:t>ptt</w:t>
            </w:r>
            <w:r w:rsidRPr="00852E50">
              <w:t>CallType</w:t>
            </w:r>
          </w:p>
        </w:tc>
        <w:tc>
          <w:tcPr>
            <w:tcW w:w="1530" w:type="dxa"/>
          </w:tcPr>
          <w:p w14:paraId="30307575" w14:textId="1551A089" w:rsidR="002C5E52" w:rsidRDefault="00B742C2" w:rsidP="00F10111">
            <w:r>
              <w:t>NO</w:t>
            </w:r>
          </w:p>
        </w:tc>
        <w:tc>
          <w:tcPr>
            <w:tcW w:w="5765" w:type="dxa"/>
          </w:tcPr>
          <w:p w14:paraId="4E16E01F" w14:textId="22F2B6AF" w:rsidR="002C5E52" w:rsidRDefault="002C5E52" w:rsidP="00F10111">
            <w:r>
              <w:t>Type of call, if this is a trunked resource: Group or Individual</w:t>
            </w:r>
          </w:p>
        </w:tc>
      </w:tr>
      <w:tr w:rsidR="002C5E52" w14:paraId="32BFBD1F" w14:textId="77777777" w:rsidTr="00F10111">
        <w:trPr>
          <w:cantSplit/>
        </w:trPr>
        <w:tc>
          <w:tcPr>
            <w:tcW w:w="2425" w:type="dxa"/>
          </w:tcPr>
          <w:p w14:paraId="12AD341E" w14:textId="5457263F" w:rsidR="002C5E52" w:rsidRDefault="002C5E52" w:rsidP="00F10111">
            <w:r>
              <w:t>groupMode</w:t>
            </w:r>
          </w:p>
        </w:tc>
        <w:tc>
          <w:tcPr>
            <w:tcW w:w="1530" w:type="dxa"/>
          </w:tcPr>
          <w:p w14:paraId="19B50C30" w14:textId="44BC4F2C" w:rsidR="002C5E52" w:rsidRDefault="00C31E6A" w:rsidP="00F10111">
            <w:r>
              <w:t>YES</w:t>
            </w:r>
          </w:p>
        </w:tc>
        <w:tc>
          <w:tcPr>
            <w:tcW w:w="5765" w:type="dxa"/>
          </w:tcPr>
          <w:p w14:paraId="51A14422" w14:textId="2EDFF965" w:rsidR="002C5E52" w:rsidRDefault="002C5E52" w:rsidP="00F10111">
            <w:r>
              <w:t>Type of group resource if this is a group resource. One of: Conventional or Trunked</w:t>
            </w:r>
          </w:p>
        </w:tc>
      </w:tr>
      <w:tr w:rsidR="002C5E52" w14:paraId="49D744A5" w14:textId="77777777" w:rsidTr="00F10111">
        <w:trPr>
          <w:cantSplit/>
        </w:trPr>
        <w:tc>
          <w:tcPr>
            <w:tcW w:w="2425" w:type="dxa"/>
          </w:tcPr>
          <w:p w14:paraId="61C14A0A" w14:textId="616F5475" w:rsidR="002C5E52" w:rsidRDefault="002C5E52" w:rsidP="00F10111">
            <w:r>
              <w:t>emergencyStatus</w:t>
            </w:r>
          </w:p>
        </w:tc>
        <w:tc>
          <w:tcPr>
            <w:tcW w:w="1530" w:type="dxa"/>
          </w:tcPr>
          <w:p w14:paraId="4F425BD7" w14:textId="40BD5DC8" w:rsidR="002C5E52" w:rsidRDefault="00C31E6A" w:rsidP="00F10111">
            <w:r>
              <w:t>YES</w:t>
            </w:r>
          </w:p>
        </w:tc>
        <w:tc>
          <w:tcPr>
            <w:tcW w:w="5765" w:type="dxa"/>
          </w:tcPr>
          <w:p w14:paraId="3FCA2AC3" w14:textId="56E59B14" w:rsidR="002C5E52" w:rsidRDefault="002C5E52" w:rsidP="00F10111">
            <w:r>
              <w:t>Whether the user has signaled this as an Emergency Call. One of: Emergency or Normal</w:t>
            </w:r>
          </w:p>
        </w:tc>
      </w:tr>
      <w:tr w:rsidR="002C5E52" w14:paraId="7EBA4CC5" w14:textId="77777777" w:rsidTr="00F10111">
        <w:trPr>
          <w:cantSplit/>
        </w:trPr>
        <w:tc>
          <w:tcPr>
            <w:tcW w:w="2425" w:type="dxa"/>
          </w:tcPr>
          <w:p w14:paraId="1AF2F927" w14:textId="417B2495" w:rsidR="002C5E52" w:rsidRDefault="002C5E52" w:rsidP="00F10111">
            <w:r>
              <w:t>pttChannelAlias</w:t>
            </w:r>
          </w:p>
        </w:tc>
        <w:tc>
          <w:tcPr>
            <w:tcW w:w="1530" w:type="dxa"/>
          </w:tcPr>
          <w:p w14:paraId="764D0AAE" w14:textId="60D515A0" w:rsidR="002C5E52" w:rsidRDefault="00B742C2" w:rsidP="00F10111">
            <w:r>
              <w:t>NO</w:t>
            </w:r>
          </w:p>
        </w:tc>
        <w:tc>
          <w:tcPr>
            <w:tcW w:w="5765" w:type="dxa"/>
          </w:tcPr>
          <w:p w14:paraId="049FBA4A" w14:textId="605A8836" w:rsidR="002C5E52" w:rsidRDefault="002C5E52" w:rsidP="00F10111">
            <w:r>
              <w:t>An OPTIONAL Alias (descriptive name for the talkpath or radio channel such as “LTAC-1”).</w:t>
            </w:r>
          </w:p>
        </w:tc>
      </w:tr>
      <w:tr w:rsidR="002C5E52" w14:paraId="7D65E85A" w14:textId="77777777" w:rsidTr="00F10111">
        <w:trPr>
          <w:cantSplit/>
        </w:trPr>
        <w:tc>
          <w:tcPr>
            <w:tcW w:w="2425" w:type="dxa"/>
          </w:tcPr>
          <w:p w14:paraId="7BBB703E" w14:textId="0C28629A" w:rsidR="002C5E52" w:rsidRDefault="002C5E52" w:rsidP="00F10111">
            <w:r>
              <w:t>pttSessionId</w:t>
            </w:r>
          </w:p>
        </w:tc>
        <w:tc>
          <w:tcPr>
            <w:tcW w:w="1530" w:type="dxa"/>
          </w:tcPr>
          <w:p w14:paraId="60CDE7EB" w14:textId="5119347A" w:rsidR="002C5E52" w:rsidRDefault="00B742C2" w:rsidP="00F10111">
            <w:r>
              <w:t>NO</w:t>
            </w:r>
          </w:p>
        </w:tc>
        <w:tc>
          <w:tcPr>
            <w:tcW w:w="5765" w:type="dxa"/>
          </w:tcPr>
          <w:p w14:paraId="564703B4" w14:textId="6EE7BEB5" w:rsidR="002C5E52" w:rsidRDefault="002C5E52" w:rsidP="00F10111">
            <w:r>
              <w:t>The SIPREC</w:t>
            </w:r>
            <w:r w:rsidR="00CD5D3F">
              <w:t xml:space="preserve"> Communication Session</w:t>
            </w:r>
            <w:r>
              <w:t xml:space="preserve"> </w:t>
            </w:r>
            <w:commentRangeStart w:id="2279"/>
            <w:commentRangeStart w:id="2280"/>
            <w:r>
              <w:t>session_id</w:t>
            </w:r>
            <w:commentRangeEnd w:id="2279"/>
            <w:r w:rsidR="00B46583">
              <w:rPr>
                <w:rStyle w:val="CommentReference"/>
                <w:sz w:val="20"/>
                <w:szCs w:val="20"/>
              </w:rPr>
              <w:commentReference w:id="2279"/>
            </w:r>
            <w:commentRangeEnd w:id="2280"/>
            <w:r w:rsidR="00D201CC">
              <w:rPr>
                <w:rStyle w:val="CommentReference"/>
                <w:sz w:val="20"/>
                <w:szCs w:val="20"/>
              </w:rPr>
              <w:commentReference w:id="2280"/>
            </w:r>
            <w:r>
              <w:t xml:space="preserve">, if this object is associated with a SIPREC session </w:t>
            </w:r>
          </w:p>
        </w:tc>
      </w:tr>
      <w:tr w:rsidR="002C5E52" w14:paraId="4206B2DE" w14:textId="77777777" w:rsidTr="00F10111">
        <w:trPr>
          <w:cantSplit/>
        </w:trPr>
        <w:tc>
          <w:tcPr>
            <w:tcW w:w="2425" w:type="dxa"/>
          </w:tcPr>
          <w:p w14:paraId="1BAFE93E" w14:textId="62A79B9F" w:rsidR="002C5E52" w:rsidRDefault="002C5E52" w:rsidP="00F10111">
            <w:r>
              <w:t>pttMediaStreamId</w:t>
            </w:r>
          </w:p>
        </w:tc>
        <w:tc>
          <w:tcPr>
            <w:tcW w:w="1530" w:type="dxa"/>
          </w:tcPr>
          <w:p w14:paraId="4693B582" w14:textId="0F65D278" w:rsidR="002C5E52" w:rsidRDefault="00B742C2" w:rsidP="00F10111">
            <w:r>
              <w:t>NO</w:t>
            </w:r>
          </w:p>
        </w:tc>
        <w:tc>
          <w:tcPr>
            <w:tcW w:w="5765" w:type="dxa"/>
          </w:tcPr>
          <w:p w14:paraId="2BA708BB" w14:textId="527AAC1B" w:rsidR="002C5E52" w:rsidRDefault="002C5E52" w:rsidP="00F10111">
            <w:r>
              <w:t xml:space="preserve">The stream_id of the SIPREC MediaStream, per RFC 7865 </w:t>
            </w:r>
            <w:r w:rsidR="001A40E1">
              <w:fldChar w:fldCharType="begin"/>
            </w:r>
            <w:r w:rsidR="001A40E1">
              <w:instrText xml:space="preserve"> REF _Ref225853895 \r \h </w:instrText>
            </w:r>
            <w:r w:rsidR="001A40E1">
              <w:fldChar w:fldCharType="separate"/>
            </w:r>
            <w:r w:rsidR="001A40E1">
              <w:t>[71]</w:t>
            </w:r>
            <w:r w:rsidR="001A40E1">
              <w:fldChar w:fldCharType="end"/>
            </w:r>
            <w:r w:rsidRPr="00EA387B">
              <w:t>, if this object is associated with a SIPREC session</w:t>
            </w:r>
          </w:p>
        </w:tc>
      </w:tr>
      <w:tr w:rsidR="002C5E52" w14:paraId="7B6DBD9A" w14:textId="77777777" w:rsidTr="00F10111">
        <w:trPr>
          <w:cantSplit/>
        </w:trPr>
        <w:tc>
          <w:tcPr>
            <w:tcW w:w="2425" w:type="dxa"/>
          </w:tcPr>
          <w:p w14:paraId="3E872870" w14:textId="021F6785" w:rsidR="002C5E52" w:rsidRDefault="002C5E52" w:rsidP="00F10111">
            <w:r>
              <w:t>pttMediaStreamLabel</w:t>
            </w:r>
          </w:p>
        </w:tc>
        <w:tc>
          <w:tcPr>
            <w:tcW w:w="1530" w:type="dxa"/>
          </w:tcPr>
          <w:p w14:paraId="62272D72" w14:textId="3202EC8E" w:rsidR="002C5E52" w:rsidRDefault="00B742C2" w:rsidP="00F10111">
            <w:r>
              <w:t>NO</w:t>
            </w:r>
          </w:p>
        </w:tc>
        <w:tc>
          <w:tcPr>
            <w:tcW w:w="5765" w:type="dxa"/>
          </w:tcPr>
          <w:p w14:paraId="140769AD" w14:textId="39177A24" w:rsidR="002C5E52" w:rsidRDefault="002C5E52" w:rsidP="00F10111">
            <w:r>
              <w:t xml:space="preserve">The label of the MediaStream, per RFC 7865 </w:t>
            </w:r>
            <w:r w:rsidR="00173C1F">
              <w:fldChar w:fldCharType="begin"/>
            </w:r>
            <w:r w:rsidR="00173C1F">
              <w:instrText xml:space="preserve"> REF _Ref225853895 \r \h </w:instrText>
            </w:r>
            <w:r w:rsidR="00173C1F">
              <w:fldChar w:fldCharType="separate"/>
            </w:r>
            <w:r w:rsidR="00173C1F">
              <w:t>[71]</w:t>
            </w:r>
            <w:r w:rsidR="00173C1F">
              <w:fldChar w:fldCharType="end"/>
            </w:r>
            <w:r w:rsidRPr="00EA387B">
              <w:t>, if this object is associated with a SIPREC session</w:t>
            </w:r>
          </w:p>
        </w:tc>
      </w:tr>
      <w:tr w:rsidR="002C5E52" w14:paraId="0514F2DF" w14:textId="77777777" w:rsidTr="00F10111">
        <w:trPr>
          <w:cantSplit/>
        </w:trPr>
        <w:tc>
          <w:tcPr>
            <w:tcW w:w="2425" w:type="dxa"/>
          </w:tcPr>
          <w:p w14:paraId="2C95C914" w14:textId="267603CD" w:rsidR="002C5E52" w:rsidRDefault="002C5E52" w:rsidP="00F10111">
            <w:r>
              <w:t>pttZoneId</w:t>
            </w:r>
          </w:p>
        </w:tc>
        <w:tc>
          <w:tcPr>
            <w:tcW w:w="1530" w:type="dxa"/>
          </w:tcPr>
          <w:p w14:paraId="094FDA23" w14:textId="45061F93" w:rsidR="002C5E52" w:rsidRDefault="00B742C2" w:rsidP="00F10111">
            <w:r>
              <w:t>NO</w:t>
            </w:r>
          </w:p>
        </w:tc>
        <w:tc>
          <w:tcPr>
            <w:tcW w:w="5765" w:type="dxa"/>
          </w:tcPr>
          <w:p w14:paraId="57702A55" w14:textId="7DF75C15" w:rsidR="002C5E52" w:rsidRDefault="002C5E52" w:rsidP="00F10111">
            <w:r>
              <w:t>The ID of the zone where the current call was started for systems that implement a zone-based architecture</w:t>
            </w:r>
          </w:p>
        </w:tc>
      </w:tr>
      <w:tr w:rsidR="002C5E52" w14:paraId="063E366D" w14:textId="77777777" w:rsidTr="00F10111">
        <w:trPr>
          <w:cantSplit/>
        </w:trPr>
        <w:tc>
          <w:tcPr>
            <w:tcW w:w="2425" w:type="dxa"/>
          </w:tcPr>
          <w:p w14:paraId="07515C36" w14:textId="15947ECD" w:rsidR="002C5E52" w:rsidRDefault="002C5E52" w:rsidP="00F10111">
            <w:r>
              <w:t>pttSiteId</w:t>
            </w:r>
          </w:p>
        </w:tc>
        <w:tc>
          <w:tcPr>
            <w:tcW w:w="1530" w:type="dxa"/>
          </w:tcPr>
          <w:p w14:paraId="574B38AA" w14:textId="41ED8E7D" w:rsidR="002C5E52" w:rsidRDefault="00B742C2" w:rsidP="00F10111">
            <w:r>
              <w:t>NO</w:t>
            </w:r>
          </w:p>
        </w:tc>
        <w:tc>
          <w:tcPr>
            <w:tcW w:w="5765" w:type="dxa"/>
          </w:tcPr>
          <w:p w14:paraId="7BC9C2AC" w14:textId="04361DC2" w:rsidR="002C5E52" w:rsidRDefault="002C5E52" w:rsidP="00F10111">
            <w:r>
              <w:t>The ID of the site where the current call was started</w:t>
            </w:r>
          </w:p>
        </w:tc>
      </w:tr>
      <w:tr w:rsidR="002C5E52" w14:paraId="413168FE" w14:textId="77777777" w:rsidTr="00F10111">
        <w:trPr>
          <w:cantSplit/>
        </w:trPr>
        <w:tc>
          <w:tcPr>
            <w:tcW w:w="2425" w:type="dxa"/>
          </w:tcPr>
          <w:p w14:paraId="494EF8F6" w14:textId="2B205326" w:rsidR="002C5E52" w:rsidRDefault="002C5E52" w:rsidP="00F10111">
            <w:r>
              <w:t>pttUplink</w:t>
            </w:r>
            <w:r w:rsidRPr="00852E50">
              <w:t>Frequency</w:t>
            </w:r>
          </w:p>
        </w:tc>
        <w:tc>
          <w:tcPr>
            <w:tcW w:w="1530" w:type="dxa"/>
          </w:tcPr>
          <w:p w14:paraId="75B1DC9E" w14:textId="51060708" w:rsidR="002C5E52" w:rsidRDefault="00B742C2" w:rsidP="00F10111">
            <w:r>
              <w:t>NO</w:t>
            </w:r>
          </w:p>
        </w:tc>
        <w:tc>
          <w:tcPr>
            <w:tcW w:w="5765" w:type="dxa"/>
          </w:tcPr>
          <w:p w14:paraId="43697EC7" w14:textId="57EFD854" w:rsidR="002C5E52" w:rsidRDefault="002C5E52" w:rsidP="00F10111">
            <w:r>
              <w:t>Frequency on which the call is transmitted</w:t>
            </w:r>
          </w:p>
        </w:tc>
      </w:tr>
      <w:tr w:rsidR="002C5E52" w14:paraId="3587C657" w14:textId="77777777" w:rsidTr="00F10111">
        <w:trPr>
          <w:cantSplit/>
        </w:trPr>
        <w:tc>
          <w:tcPr>
            <w:tcW w:w="2425" w:type="dxa"/>
          </w:tcPr>
          <w:p w14:paraId="048BB208" w14:textId="274AF1B9" w:rsidR="002C5E52" w:rsidRDefault="002C5E52" w:rsidP="00F10111">
            <w:r>
              <w:t>pttNetworkAccessCode</w:t>
            </w:r>
          </w:p>
        </w:tc>
        <w:tc>
          <w:tcPr>
            <w:tcW w:w="1530" w:type="dxa"/>
          </w:tcPr>
          <w:p w14:paraId="7E3983CA" w14:textId="61A906DE" w:rsidR="002C5E52" w:rsidRDefault="00B742C2" w:rsidP="00F10111">
            <w:r>
              <w:t>NO</w:t>
            </w:r>
          </w:p>
        </w:tc>
        <w:tc>
          <w:tcPr>
            <w:tcW w:w="5765" w:type="dxa"/>
          </w:tcPr>
          <w:p w14:paraId="7F81E6FF" w14:textId="7876DFA7" w:rsidR="002C5E52" w:rsidRDefault="002C5E52" w:rsidP="00F10111">
            <w:r>
              <w:t>A special 3-digit Hexadecimal access code used for this transmission for conventional resources.</w:t>
            </w:r>
          </w:p>
        </w:tc>
      </w:tr>
      <w:tr w:rsidR="002C5E52" w14:paraId="5B3094EC" w14:textId="77777777" w:rsidTr="00F10111">
        <w:trPr>
          <w:cantSplit/>
        </w:trPr>
        <w:tc>
          <w:tcPr>
            <w:tcW w:w="2425" w:type="dxa"/>
          </w:tcPr>
          <w:p w14:paraId="3E20B500" w14:textId="036F06BA" w:rsidR="002C5E52" w:rsidRDefault="002C5E52" w:rsidP="00F10111">
            <w:r>
              <w:t>pttEncryptedCall</w:t>
            </w:r>
          </w:p>
        </w:tc>
        <w:tc>
          <w:tcPr>
            <w:tcW w:w="1530" w:type="dxa"/>
          </w:tcPr>
          <w:p w14:paraId="07CC88DC" w14:textId="4ADF099A" w:rsidR="002C5E52" w:rsidRDefault="00C31E6A" w:rsidP="00F10111">
            <w:r>
              <w:t>YES</w:t>
            </w:r>
          </w:p>
        </w:tc>
        <w:tc>
          <w:tcPr>
            <w:tcW w:w="5765" w:type="dxa"/>
          </w:tcPr>
          <w:p w14:paraId="4CAB1AD1" w14:textId="24DE1C83" w:rsidR="002C5E52" w:rsidRDefault="002C5E52" w:rsidP="00F10111">
            <w:r>
              <w:t>True if encrypted, False if not</w:t>
            </w:r>
          </w:p>
        </w:tc>
      </w:tr>
      <w:tr w:rsidR="002C5E52" w14:paraId="0883BEBB" w14:textId="77777777" w:rsidTr="00F10111">
        <w:trPr>
          <w:cantSplit/>
        </w:trPr>
        <w:tc>
          <w:tcPr>
            <w:tcW w:w="2425" w:type="dxa"/>
          </w:tcPr>
          <w:p w14:paraId="18B35B28" w14:textId="77F8997D" w:rsidR="002C5E52" w:rsidRDefault="002C5E52" w:rsidP="00F10111">
            <w:r>
              <w:t>pttEncryptionAlgorithmId</w:t>
            </w:r>
          </w:p>
        </w:tc>
        <w:tc>
          <w:tcPr>
            <w:tcW w:w="1530" w:type="dxa"/>
          </w:tcPr>
          <w:p w14:paraId="33BCDFA7" w14:textId="3FC2D67B" w:rsidR="002C5E52" w:rsidRDefault="00B742C2" w:rsidP="00F10111">
            <w:r>
              <w:t>NO</w:t>
            </w:r>
          </w:p>
        </w:tc>
        <w:tc>
          <w:tcPr>
            <w:tcW w:w="5765" w:type="dxa"/>
          </w:tcPr>
          <w:p w14:paraId="6FDCE680" w14:textId="0D954895" w:rsidR="002C5E52" w:rsidRDefault="002C5E52" w:rsidP="00F10111">
            <w:r>
              <w:t>ID of the Algorithm used to encrypt the call</w:t>
            </w:r>
          </w:p>
        </w:tc>
      </w:tr>
      <w:tr w:rsidR="002C5E52" w14:paraId="12112026" w14:textId="77777777" w:rsidTr="00F10111">
        <w:trPr>
          <w:cantSplit/>
        </w:trPr>
        <w:tc>
          <w:tcPr>
            <w:tcW w:w="2425" w:type="dxa"/>
          </w:tcPr>
          <w:p w14:paraId="050795F9" w14:textId="330E2B09" w:rsidR="002C5E52" w:rsidRDefault="002C5E52" w:rsidP="00F10111">
            <w:r>
              <w:t>pttEncryption</w:t>
            </w:r>
            <w:r w:rsidRPr="00852E50">
              <w:t>Key</w:t>
            </w:r>
            <w:r>
              <w:t>Id</w:t>
            </w:r>
          </w:p>
        </w:tc>
        <w:tc>
          <w:tcPr>
            <w:tcW w:w="1530" w:type="dxa"/>
          </w:tcPr>
          <w:p w14:paraId="0F11198C" w14:textId="10794A93" w:rsidR="002C5E52" w:rsidRDefault="00B742C2" w:rsidP="00F10111">
            <w:r>
              <w:t>NO</w:t>
            </w:r>
          </w:p>
        </w:tc>
        <w:tc>
          <w:tcPr>
            <w:tcW w:w="5765" w:type="dxa"/>
          </w:tcPr>
          <w:p w14:paraId="1E0DCA28" w14:textId="29FB213F" w:rsidR="002C5E52" w:rsidRDefault="002C5E52" w:rsidP="00F10111">
            <w:r>
              <w:t>ID of the Key used to encrypt the call</w:t>
            </w:r>
          </w:p>
        </w:tc>
      </w:tr>
      <w:tr w:rsidR="002C5E52" w14:paraId="3470C1FA" w14:textId="77777777" w:rsidTr="00F10111">
        <w:trPr>
          <w:cantSplit/>
        </w:trPr>
        <w:tc>
          <w:tcPr>
            <w:tcW w:w="2425" w:type="dxa"/>
          </w:tcPr>
          <w:p w14:paraId="26E65B88" w14:textId="22372543" w:rsidR="002C5E52" w:rsidRDefault="002C5E52" w:rsidP="00F10111">
            <w:r>
              <w:t>pttSrcUnitId</w:t>
            </w:r>
          </w:p>
        </w:tc>
        <w:tc>
          <w:tcPr>
            <w:tcW w:w="1530" w:type="dxa"/>
          </w:tcPr>
          <w:p w14:paraId="6E522FDE" w14:textId="63DCB29D" w:rsidR="002C5E52" w:rsidRDefault="00C31E6A" w:rsidP="00F10111">
            <w:r>
              <w:t>YES</w:t>
            </w:r>
          </w:p>
        </w:tc>
        <w:tc>
          <w:tcPr>
            <w:tcW w:w="5765" w:type="dxa"/>
          </w:tcPr>
          <w:p w14:paraId="62035214" w14:textId="026FEA36" w:rsidR="002C5E52" w:rsidRDefault="002C5E52" w:rsidP="00F10111">
            <w:r>
              <w:t xml:space="preserve">ID of the unit (e.g., radio, device, application, console) transmitting </w:t>
            </w:r>
          </w:p>
        </w:tc>
      </w:tr>
      <w:tr w:rsidR="002C5E52" w14:paraId="7BC0BA0B" w14:textId="77777777" w:rsidTr="00F10111">
        <w:trPr>
          <w:cantSplit/>
        </w:trPr>
        <w:tc>
          <w:tcPr>
            <w:tcW w:w="2425" w:type="dxa"/>
          </w:tcPr>
          <w:p w14:paraId="1FB195C8" w14:textId="1A78D4F7" w:rsidR="002C5E52" w:rsidRDefault="002C5E52" w:rsidP="00F10111">
            <w:r>
              <w:rPr>
                <w:lang w:val="pt-BR"/>
              </w:rPr>
              <w:t>pttSrcUserId</w:t>
            </w:r>
          </w:p>
        </w:tc>
        <w:tc>
          <w:tcPr>
            <w:tcW w:w="1530" w:type="dxa"/>
          </w:tcPr>
          <w:p w14:paraId="7ACBE794" w14:textId="5FB52DA0" w:rsidR="002C5E52" w:rsidRDefault="00B742C2" w:rsidP="00F10111">
            <w:r>
              <w:t>NO</w:t>
            </w:r>
          </w:p>
        </w:tc>
        <w:tc>
          <w:tcPr>
            <w:tcW w:w="5765" w:type="dxa"/>
          </w:tcPr>
          <w:p w14:paraId="7B80155E" w14:textId="05E1D23E" w:rsidR="002C5E52" w:rsidRDefault="002C5E52" w:rsidP="00F10111">
            <w:r>
              <w:t>ID of the user transmitting</w:t>
            </w:r>
          </w:p>
        </w:tc>
      </w:tr>
      <w:tr w:rsidR="002C5E52" w14:paraId="558D787F" w14:textId="77777777" w:rsidTr="00F10111">
        <w:trPr>
          <w:cantSplit/>
        </w:trPr>
        <w:tc>
          <w:tcPr>
            <w:tcW w:w="2425" w:type="dxa"/>
          </w:tcPr>
          <w:p w14:paraId="0FCADE76" w14:textId="434B5AA8" w:rsidR="002C5E52" w:rsidRDefault="002C5E52" w:rsidP="00F10111">
            <w:r>
              <w:rPr>
                <w:lang w:val="pt-BR"/>
              </w:rPr>
              <w:t>pttSrcUserName</w:t>
            </w:r>
          </w:p>
        </w:tc>
        <w:tc>
          <w:tcPr>
            <w:tcW w:w="1530" w:type="dxa"/>
          </w:tcPr>
          <w:p w14:paraId="74C50EEF" w14:textId="323A31E8" w:rsidR="002C5E52" w:rsidRDefault="00B742C2" w:rsidP="00F10111">
            <w:r>
              <w:t>NO</w:t>
            </w:r>
          </w:p>
        </w:tc>
        <w:tc>
          <w:tcPr>
            <w:tcW w:w="5765" w:type="dxa"/>
          </w:tcPr>
          <w:p w14:paraId="46DADE43" w14:textId="3A9513A6" w:rsidR="002C5E52" w:rsidRDefault="002C5E52" w:rsidP="00F10111">
            <w:r>
              <w:t>Name (alias) of the user transmitting, if applicable</w:t>
            </w:r>
          </w:p>
        </w:tc>
      </w:tr>
      <w:tr w:rsidR="002C5E52" w14:paraId="754938A8" w14:textId="77777777" w:rsidTr="00F10111">
        <w:trPr>
          <w:cantSplit/>
        </w:trPr>
        <w:tc>
          <w:tcPr>
            <w:tcW w:w="2425" w:type="dxa"/>
          </w:tcPr>
          <w:p w14:paraId="7CBFBB7B" w14:textId="041FA618" w:rsidR="002C5E52" w:rsidRDefault="002C5E52" w:rsidP="00F10111">
            <w:r>
              <w:t>pttDstUnitId</w:t>
            </w:r>
          </w:p>
        </w:tc>
        <w:tc>
          <w:tcPr>
            <w:tcW w:w="1530" w:type="dxa"/>
          </w:tcPr>
          <w:p w14:paraId="628859FD" w14:textId="6D3E2D75" w:rsidR="002C5E52" w:rsidRDefault="00B742C2" w:rsidP="00F10111">
            <w:r>
              <w:t>NO</w:t>
            </w:r>
          </w:p>
        </w:tc>
        <w:tc>
          <w:tcPr>
            <w:tcW w:w="5765" w:type="dxa"/>
          </w:tcPr>
          <w:p w14:paraId="23F125F0" w14:textId="4E64B0B5" w:rsidR="002C5E52" w:rsidRDefault="002C5E52" w:rsidP="00F10111">
            <w:r>
              <w:t>For Individual call, ID of the destination unit (e.g., radio, device, application, console ID)</w:t>
            </w:r>
          </w:p>
        </w:tc>
      </w:tr>
      <w:tr w:rsidR="002C5E52" w14:paraId="6AF2113D" w14:textId="77777777" w:rsidTr="00F10111">
        <w:trPr>
          <w:cantSplit/>
        </w:trPr>
        <w:tc>
          <w:tcPr>
            <w:tcW w:w="2425" w:type="dxa"/>
          </w:tcPr>
          <w:p w14:paraId="13BB8AEB" w14:textId="07DBF6B6" w:rsidR="002C5E52" w:rsidRDefault="002C5E52" w:rsidP="00F10111">
            <w:r>
              <w:rPr>
                <w:lang w:val="pt-BR"/>
              </w:rPr>
              <w:t>pttDstUserId</w:t>
            </w:r>
          </w:p>
        </w:tc>
        <w:tc>
          <w:tcPr>
            <w:tcW w:w="1530" w:type="dxa"/>
          </w:tcPr>
          <w:p w14:paraId="1CCD15C4" w14:textId="16E74EDD" w:rsidR="002C5E52" w:rsidRDefault="00B742C2" w:rsidP="00F10111">
            <w:r>
              <w:t>NO</w:t>
            </w:r>
          </w:p>
        </w:tc>
        <w:tc>
          <w:tcPr>
            <w:tcW w:w="5765" w:type="dxa"/>
          </w:tcPr>
          <w:p w14:paraId="02C8C31E" w14:textId="7F7E9015" w:rsidR="002C5E52" w:rsidRDefault="002C5E52" w:rsidP="00F10111">
            <w:r>
              <w:t>For Individual call, ID of destination user</w:t>
            </w:r>
          </w:p>
        </w:tc>
      </w:tr>
      <w:tr w:rsidR="002C5E52" w14:paraId="39E860EF" w14:textId="77777777" w:rsidTr="00F10111">
        <w:trPr>
          <w:cantSplit/>
        </w:trPr>
        <w:tc>
          <w:tcPr>
            <w:tcW w:w="2425" w:type="dxa"/>
          </w:tcPr>
          <w:p w14:paraId="7E7DCC85" w14:textId="356A5F0E" w:rsidR="002C5E52" w:rsidRDefault="002C5E52" w:rsidP="00F10111">
            <w:r>
              <w:rPr>
                <w:lang w:val="pt-BR"/>
              </w:rPr>
              <w:t>pttDstUserName</w:t>
            </w:r>
          </w:p>
        </w:tc>
        <w:tc>
          <w:tcPr>
            <w:tcW w:w="1530" w:type="dxa"/>
          </w:tcPr>
          <w:p w14:paraId="3B1BFB02" w14:textId="3A1467AD" w:rsidR="002C5E52" w:rsidRDefault="00B742C2" w:rsidP="00F10111">
            <w:r>
              <w:t>NO</w:t>
            </w:r>
          </w:p>
        </w:tc>
        <w:tc>
          <w:tcPr>
            <w:tcW w:w="5765" w:type="dxa"/>
          </w:tcPr>
          <w:p w14:paraId="3B795CC2" w14:textId="7EB97338" w:rsidR="002C5E52" w:rsidRDefault="002C5E52" w:rsidP="00F10111">
            <w:r>
              <w:t>For Individual call, Name (alias) of destination user, if applicable</w:t>
            </w:r>
          </w:p>
        </w:tc>
      </w:tr>
      <w:tr w:rsidR="002C5E52" w14:paraId="20276D42" w14:textId="77777777" w:rsidTr="00F10111">
        <w:trPr>
          <w:cantSplit/>
        </w:trPr>
        <w:tc>
          <w:tcPr>
            <w:tcW w:w="2425" w:type="dxa"/>
          </w:tcPr>
          <w:p w14:paraId="57E9659F" w14:textId="2B861D03" w:rsidR="002C5E52" w:rsidRDefault="002C5E52" w:rsidP="00F10111">
            <w:r>
              <w:t>pttMediaAvailability</w:t>
            </w:r>
          </w:p>
        </w:tc>
        <w:tc>
          <w:tcPr>
            <w:tcW w:w="1530" w:type="dxa"/>
          </w:tcPr>
          <w:p w14:paraId="2FEC7BC0" w14:textId="05285722" w:rsidR="002C5E52" w:rsidRDefault="00C31E6A" w:rsidP="00F10111">
            <w:r>
              <w:t>YES</w:t>
            </w:r>
          </w:p>
        </w:tc>
        <w:tc>
          <w:tcPr>
            <w:tcW w:w="5765" w:type="dxa"/>
          </w:tcPr>
          <w:p w14:paraId="386DBAE1" w14:textId="77777777" w:rsidR="002C5E52" w:rsidRDefault="002C5E52" w:rsidP="00F10111">
            <w:r>
              <w:t>Whether media is available for this transmission. Values:</w:t>
            </w:r>
          </w:p>
          <w:p w14:paraId="64A717E3" w14:textId="77777777" w:rsidR="002C5E52" w:rsidRDefault="002C5E52" w:rsidP="00F10111">
            <w:r>
              <w:t xml:space="preserve">Available </w:t>
            </w:r>
          </w:p>
          <w:p w14:paraId="794C4A9C" w14:textId="77777777" w:rsidR="002C5E52" w:rsidRDefault="002C5E52" w:rsidP="00F10111">
            <w:r>
              <w:t>NotAvailableProhibited NotAvailableKeyNotProvided</w:t>
            </w:r>
          </w:p>
          <w:p w14:paraId="7ED73921" w14:textId="77777777" w:rsidR="002C5E52" w:rsidRDefault="002C5E52" w:rsidP="00F10111">
            <w:r>
              <w:t>NotAvailableNoBandwidth</w:t>
            </w:r>
          </w:p>
          <w:p w14:paraId="1E543950" w14:textId="21B7ADF0" w:rsidR="002C5E52" w:rsidRDefault="002C5E52" w:rsidP="00F10111">
            <w:r>
              <w:t>NotAvailableUnspecified</w:t>
            </w:r>
          </w:p>
        </w:tc>
      </w:tr>
    </w:tbl>
    <w:p w14:paraId="4CBC4F13" w14:textId="7BCE5232" w:rsidR="004D58A4" w:rsidRPr="004D58A4" w:rsidRDefault="00A05B07" w:rsidP="004D58A4">
      <w:pPr>
        <w:pStyle w:val="BodyText"/>
      </w:pPr>
      <w:r>
        <w:lastRenderedPageBreak/>
        <w:t xml:space="preserve">For each transmission </w:t>
      </w:r>
      <w:r w:rsidR="00C67133">
        <w:t>that is recorded, t</w:t>
      </w:r>
      <w:r w:rsidR="004D58A4" w:rsidRPr="004D58A4">
        <w:t>he PTT System Services FE MUST populate the PTT-P25CallMetadata object and log it in the PttTransmissionLogEvent defined in the Logging Service section of this document.</w:t>
      </w:r>
    </w:p>
    <w:p w14:paraId="6F327A58" w14:textId="77777777" w:rsidR="004D58A4" w:rsidRPr="004D58A4" w:rsidRDefault="004D58A4" w:rsidP="004D58A4">
      <w:pPr>
        <w:pStyle w:val="BodyText"/>
      </w:pPr>
      <w:r w:rsidRPr="004D58A4">
        <w:t>The resourceId is the unique identifier of the talkgroup or radio channel that carried the transmission, which is also used by the web services that allow the Logging Service to register interest in a PTT-P25 SharedCommunicationResource.</w:t>
      </w:r>
    </w:p>
    <w:p w14:paraId="7E8C7821" w14:textId="77777777" w:rsidR="004D58A4" w:rsidRPr="004D58A4" w:rsidRDefault="004D58A4" w:rsidP="004D58A4">
      <w:pPr>
        <w:pStyle w:val="BodyText"/>
      </w:pPr>
      <w:r w:rsidRPr="004D58A4">
        <w:t>P25 trunked radio systems support two different types of calls, referred to as Individual and Group calls. Individual calls are made by one user directly to another user. Group calls are made by one user to a group of other users who have selected the “talk group” represented by a group identifier or who are monitoring a particular radio channel. Some metadata items are only available on certain types of calls. For example, PTTDstUnitId and PTTDstUserId only apply to Individual calls.</w:t>
      </w:r>
    </w:p>
    <w:p w14:paraId="6DE9750F" w14:textId="77777777" w:rsidR="004D58A4" w:rsidRPr="004D58A4" w:rsidRDefault="004D58A4" w:rsidP="004D58A4">
      <w:pPr>
        <w:pStyle w:val="BodyText"/>
      </w:pPr>
      <w:r w:rsidRPr="004D58A4">
        <w:t>On P25 systems, Emergency Calls are specially marked PTT calls made by a user who is requesting urgent assistance. The emergencyStatus member MUST always be present and MUST have a value of either Emergency or Normal.</w:t>
      </w:r>
    </w:p>
    <w:p w14:paraId="303CB005" w14:textId="77777777" w:rsidR="004D58A4" w:rsidRPr="004D58A4" w:rsidRDefault="004D58A4" w:rsidP="004D58A4">
      <w:pPr>
        <w:pStyle w:val="BodyText"/>
      </w:pPr>
      <w:r w:rsidRPr="004D58A4">
        <w:t>For P25 trunked resources, the type of call MUST be provided in the pttCallType member and MUST be one of the following values:</w:t>
      </w:r>
    </w:p>
    <w:p w14:paraId="23397521" w14:textId="77777777" w:rsidR="004D58A4" w:rsidRPr="004D58A4" w:rsidRDefault="004D58A4" w:rsidP="004D58A4">
      <w:pPr>
        <w:pStyle w:val="ListParagraph"/>
      </w:pPr>
      <w:r w:rsidRPr="004D58A4">
        <w:t>Group</w:t>
      </w:r>
    </w:p>
    <w:p w14:paraId="6E4F2723" w14:textId="77777777" w:rsidR="004D58A4" w:rsidRPr="004D58A4" w:rsidRDefault="004D58A4" w:rsidP="004D58A4">
      <w:pPr>
        <w:pStyle w:val="ListParagraph"/>
      </w:pPr>
      <w:r w:rsidRPr="004D58A4">
        <w:t>Individual</w:t>
      </w:r>
    </w:p>
    <w:p w14:paraId="6D9D53BC" w14:textId="77777777" w:rsidR="004D58A4" w:rsidRPr="004D58A4" w:rsidRDefault="004D58A4" w:rsidP="004D58A4">
      <w:pPr>
        <w:pStyle w:val="BodyText"/>
      </w:pPr>
      <w:r w:rsidRPr="004D58A4">
        <w:t>The timestamp is the time the transmission began and MUST be present.</w:t>
      </w:r>
    </w:p>
    <w:p w14:paraId="47A25466" w14:textId="77777777" w:rsidR="004D58A4" w:rsidRPr="004D58A4" w:rsidRDefault="004D58A4" w:rsidP="004D58A4">
      <w:pPr>
        <w:pStyle w:val="BodyText"/>
      </w:pPr>
      <w:r w:rsidRPr="004D58A4">
        <w:t>The messageType MUST be provided on all types of calls; it denotes whether the PTT-P25CallMetadata is associated with the beginning or end of a call, or whether it is an update provided during the call.</w:t>
      </w:r>
    </w:p>
    <w:p w14:paraId="398CA5B2" w14:textId="77777777" w:rsidR="004D58A4" w:rsidRPr="004D58A4" w:rsidRDefault="004D58A4" w:rsidP="004D58A4">
      <w:pPr>
        <w:pStyle w:val="BodyText"/>
      </w:pPr>
      <w:r w:rsidRPr="004D58A4">
        <w:t>The systemId, WACN, and siteId MUST always be present. These members identify the system, network, and site on which the transmission started.</w:t>
      </w:r>
    </w:p>
    <w:p w14:paraId="63BD72EE" w14:textId="77777777" w:rsidR="004D58A4" w:rsidRPr="004D58A4" w:rsidRDefault="004D58A4" w:rsidP="004D58A4">
      <w:pPr>
        <w:pStyle w:val="BodyText"/>
      </w:pPr>
      <w:r w:rsidRPr="004D58A4">
        <w:t>The channelId MUST be provided on all types of calls; it gives the talkgroup ID for a trunked call, or the ID of the conventional radio channel over which the call occurred.</w:t>
      </w:r>
    </w:p>
    <w:p w14:paraId="75EF096C" w14:textId="77777777" w:rsidR="004D58A4" w:rsidRPr="004D58A4" w:rsidRDefault="004D58A4" w:rsidP="004D58A4">
      <w:pPr>
        <w:pStyle w:val="BodyText"/>
      </w:pPr>
      <w:r w:rsidRPr="004D58A4">
        <w:t>The groupMode (Conventional or Trunked) MUST always be provided and indicates whether the resource used for this transmission is a trunked or conventional resource.</w:t>
      </w:r>
    </w:p>
    <w:p w14:paraId="6E4962D3" w14:textId="77777777" w:rsidR="004D58A4" w:rsidRPr="004D58A4" w:rsidRDefault="004D58A4" w:rsidP="004D58A4">
      <w:pPr>
        <w:pStyle w:val="BodyText"/>
      </w:pPr>
      <w:r w:rsidRPr="004D58A4">
        <w:t>If the call is an Individual Call, pttDstUnitId MUST be provided.</w:t>
      </w:r>
    </w:p>
    <w:p w14:paraId="10613CC1" w14:textId="77777777" w:rsidR="004D58A4" w:rsidRPr="004D58A4" w:rsidRDefault="004D58A4" w:rsidP="004D58A4">
      <w:pPr>
        <w:pStyle w:val="BodyText"/>
      </w:pPr>
      <w:r w:rsidRPr="004D58A4">
        <w:t>If available, pttPresenceInformation SHOULD be provided, and SHOULD include the transmitting device’s location if location is available.</w:t>
      </w:r>
    </w:p>
    <w:p w14:paraId="7D647494" w14:textId="77777777" w:rsidR="004D58A4" w:rsidRPr="004D58A4" w:rsidRDefault="004D58A4" w:rsidP="004D58A4">
      <w:pPr>
        <w:pStyle w:val="BodyText"/>
      </w:pPr>
      <w:r w:rsidRPr="004D58A4">
        <w:t>If a SIPREC session is associated with this transmission, then pttSessionId MUST contain the SIP Call</w:t>
      </w:r>
      <w:r w:rsidRPr="004D58A4">
        <w:noBreakHyphen/>
        <w:t>ID from the SIPREC session.</w:t>
      </w:r>
    </w:p>
    <w:p w14:paraId="11D94203" w14:textId="77777777" w:rsidR="004D58A4" w:rsidRPr="004D58A4" w:rsidRDefault="004D58A4" w:rsidP="004D58A4">
      <w:pPr>
        <w:pStyle w:val="BodyText"/>
      </w:pPr>
      <w:r w:rsidRPr="004D58A4">
        <w:t xml:space="preserve">In some cases, such as severe network congestion, the media of a call might not be provided to the Logging Service, but PTT-P25CallMetadata MUST always be logged. If media are not available,  </w:t>
      </w:r>
      <w:bookmarkStart w:id="2281" w:name="_Hlk162517818"/>
      <w:r w:rsidRPr="004D58A4">
        <w:t xml:space="preserve">pttMediaAvailability </w:t>
      </w:r>
      <w:bookmarkEnd w:id="2281"/>
      <w:r w:rsidRPr="004D58A4">
        <w:t xml:space="preserve">MUST be provided and MUST specify the reason. This allows logging of some details about the call even if call media are not available. </w:t>
      </w:r>
    </w:p>
    <w:p w14:paraId="56C62476" w14:textId="77777777" w:rsidR="004D58A4" w:rsidRPr="004D58A4" w:rsidRDefault="004D58A4" w:rsidP="004D58A4">
      <w:pPr>
        <w:pStyle w:val="BodyText"/>
      </w:pPr>
      <w:r w:rsidRPr="004D58A4">
        <w:t xml:space="preserve">The pttSessionId, pttMediaStreamId, and pttMediaStreamLabel from the SIPREC session MUST be provided if there is a SIPREC session associated with this transmission. NOTE: where </w:t>
      </w:r>
      <w:r w:rsidRPr="004D58A4">
        <w:lastRenderedPageBreak/>
        <w:t>pttMediaAvailability has a value other than “Available”, there may not be an associated SIPREC session.</w:t>
      </w:r>
    </w:p>
    <w:p w14:paraId="79CA565A" w14:textId="66412353" w:rsidR="004D58A4" w:rsidRPr="004D58A4" w:rsidRDefault="004D58A4" w:rsidP="004D58A4">
      <w:pPr>
        <w:pStyle w:val="BodyText"/>
      </w:pPr>
      <w:r w:rsidRPr="004D58A4">
        <w:t>The PTT System SHOULD provide members of PTT-P25CallMetadata</w:t>
      </w:r>
      <w:r w:rsidR="00105FC4">
        <w:t xml:space="preserve"> that are marked as not required,</w:t>
      </w:r>
      <w:r w:rsidRPr="004D58A4">
        <w:t xml:space="preserve"> if available and allowed by policy.</w:t>
      </w:r>
    </w:p>
    <w:bookmarkEnd w:id="2277"/>
    <w:p w14:paraId="41890133" w14:textId="28DCABBE" w:rsidR="00C93832" w:rsidRPr="00C93832" w:rsidRDefault="00C93832" w:rsidP="00C93832">
      <w:pPr>
        <w:pStyle w:val="Heading3"/>
      </w:pPr>
      <w:r>
        <w:t xml:space="preserve"> </w:t>
      </w:r>
      <w:bookmarkStart w:id="2282" w:name="_Toc221701728"/>
      <w:bookmarkStart w:id="2283" w:name="_Toc233105515"/>
      <w:r w:rsidRPr="00C93832">
        <w:t>PTT</w:t>
      </w:r>
      <w:r w:rsidR="00624E6B">
        <w:t xml:space="preserve"> System Services FE</w:t>
      </w:r>
      <w:r w:rsidRPr="00C93832">
        <w:t xml:space="preserve"> Presence </w:t>
      </w:r>
      <w:r w:rsidR="007857CA">
        <w:t xml:space="preserve">Server </w:t>
      </w:r>
      <w:r w:rsidRPr="00C93832">
        <w:t>Interface</w:t>
      </w:r>
      <w:bookmarkEnd w:id="2282"/>
      <w:bookmarkEnd w:id="2283"/>
    </w:p>
    <w:p w14:paraId="3FFFCA5C" w14:textId="13582597" w:rsidR="00C93832" w:rsidRPr="00C93832" w:rsidRDefault="00C93832" w:rsidP="00C93832">
      <w:pPr>
        <w:pStyle w:val="BodyText"/>
      </w:pPr>
      <w:r w:rsidRPr="00C93832">
        <w:t xml:space="preserve">The PTT System Services FE MUST implement Agent activity notifications as described in  Section </w:t>
      </w:r>
      <w:hyperlink w:anchor="_Presence_Server_FE_1" w:history="1">
        <w:r w:rsidRPr="00C93832">
          <w:rPr>
            <w:rStyle w:val="Hyperlink"/>
          </w:rPr>
          <w:t>Presence Server FE Interfaces</w:t>
        </w:r>
      </w:hyperlink>
      <w:r w:rsidRPr="00C93832">
        <w:t>. The PTT System Services FE MUST report activity state to subscribers as specified in the Presence Server FE section, utilizing either the SIP PUBLISH method or the Web PUT method described in that section.</w:t>
      </w:r>
      <w:r w:rsidR="00363D26">
        <w:t xml:space="preserve"> </w:t>
      </w:r>
      <w:r w:rsidR="00E943CE">
        <w:t xml:space="preserve">A &lt;session&gt; </w:t>
      </w:r>
      <w:r w:rsidR="00EF08D5">
        <w:t>element</w:t>
      </w:r>
      <w:r w:rsidR="00C46B69">
        <w:t xml:space="preserve"> </w:t>
      </w:r>
      <w:r w:rsidR="000314D1">
        <w:t>for</w:t>
      </w:r>
      <w:r w:rsidR="00A17F77">
        <w:t xml:space="preserve"> the </w:t>
      </w:r>
      <w:r w:rsidR="003023C5">
        <w:t>PTT transmission session</w:t>
      </w:r>
      <w:r w:rsidR="00EF08D5">
        <w:t xml:space="preserve"> MUST be included</w:t>
      </w:r>
      <w:r w:rsidR="00FC7169">
        <w:t xml:space="preserve"> as </w:t>
      </w:r>
      <w:r w:rsidR="000314D1">
        <w:t>specified</w:t>
      </w:r>
      <w:r w:rsidR="00FC7169">
        <w:t xml:space="preserve"> in </w:t>
      </w:r>
      <w:r w:rsidR="00F45DD1">
        <w:t xml:space="preserve">the </w:t>
      </w:r>
      <w:hyperlink w:anchor="_Sessions_Data_Component" w:history="1">
        <w:r w:rsidR="00F45DD1" w:rsidRPr="00F45DD1">
          <w:rPr>
            <w:rStyle w:val="Hyperlink"/>
          </w:rPr>
          <w:t>Sessions Data Component</w:t>
        </w:r>
      </w:hyperlink>
      <w:r w:rsidR="00F45DD1">
        <w:t xml:space="preserve"> section</w:t>
      </w:r>
      <w:r w:rsidR="00564BB3">
        <w:t xml:space="preserve"> if the Agent is actively transmitting</w:t>
      </w:r>
      <w:r w:rsidR="005D50EC">
        <w:t>.</w:t>
      </w:r>
    </w:p>
    <w:p w14:paraId="3509404B" w14:textId="77777777" w:rsidR="00C93832" w:rsidRPr="00C93832" w:rsidRDefault="00C93832" w:rsidP="00C93832">
      <w:pPr>
        <w:pStyle w:val="Heading2"/>
      </w:pPr>
      <w:r>
        <w:t xml:space="preserve"> </w:t>
      </w:r>
      <w:bookmarkStart w:id="2284" w:name="_Toc158902453"/>
      <w:bookmarkStart w:id="2285" w:name="_Toc221701730"/>
      <w:bookmarkStart w:id="2286" w:name="_Toc233105516"/>
      <w:r w:rsidRPr="00C93832">
        <w:t>Use of NGCS Element State and Service State</w:t>
      </w:r>
      <w:bookmarkEnd w:id="2284"/>
      <w:bookmarkEnd w:id="2285"/>
      <w:bookmarkEnd w:id="2286"/>
    </w:p>
    <w:p w14:paraId="3EF45506" w14:textId="77C96B04" w:rsidR="00C93832" w:rsidRPr="00C93832" w:rsidRDefault="00C93832" w:rsidP="00C93832">
      <w:pPr>
        <w:pStyle w:val="BodyText"/>
      </w:pPr>
      <w:r w:rsidRPr="00C93832">
        <w:t>A</w:t>
      </w:r>
      <w:r w:rsidR="00FD4ECC">
        <w:t>n Agency</w:t>
      </w:r>
      <w:r w:rsidRPr="00C93832">
        <w:t xml:space="preserve"> is dependent upon NGCS FEs and Services. A PSAP FE </w:t>
      </w:r>
      <w:r w:rsidR="00B85913">
        <w:t>SHOULD subscribe</w:t>
      </w:r>
      <w:r w:rsidR="00B85913" w:rsidRPr="00C93832">
        <w:t xml:space="preserve"> </w:t>
      </w:r>
      <w:r w:rsidRPr="00C93832">
        <w:t xml:space="preserve">to Element </w:t>
      </w:r>
      <w:r w:rsidR="00642636">
        <w:t>or</w:t>
      </w:r>
      <w:r w:rsidR="00642636" w:rsidRPr="00C93832">
        <w:t xml:space="preserve"> </w:t>
      </w:r>
      <w:r w:rsidRPr="00C93832">
        <w:t xml:space="preserve">Service state for NGCS FEs and Services </w:t>
      </w:r>
      <w:r w:rsidR="004C068F">
        <w:t>it is dependent upon</w:t>
      </w:r>
      <w:r w:rsidRPr="00C93832">
        <w:t xml:space="preserve"> so that it is notified of state changes. An FE</w:t>
      </w:r>
      <w:r w:rsidR="00724494">
        <w:t xml:space="preserve"> or Service</w:t>
      </w:r>
      <w:r w:rsidRPr="00C93832">
        <w:t xml:space="preserve"> that is dependent upon a Service </w:t>
      </w:r>
      <w:r w:rsidR="00223E3A">
        <w:t xml:space="preserve">SHOULD </w:t>
      </w:r>
      <w:r w:rsidRPr="00C93832">
        <w:t xml:space="preserve">subscribe to Service State rather than to Element State for the individual elements that make up the Service. Use of Element and Service State </w:t>
      </w:r>
      <w:r w:rsidR="00E42EAB">
        <w:t xml:space="preserve">within an Agency </w:t>
      </w:r>
      <w:r w:rsidRPr="00C93832">
        <w:t xml:space="preserve">is specified in </w:t>
      </w:r>
      <w:r w:rsidR="0093787F">
        <w:t xml:space="preserve">the </w:t>
      </w:r>
      <w:hyperlink w:anchor="_General_specifications" w:history="1">
        <w:r w:rsidR="0093787F" w:rsidRPr="0093787F">
          <w:rPr>
            <w:rStyle w:val="Hyperlink"/>
          </w:rPr>
          <w:t>General specifications</w:t>
        </w:r>
      </w:hyperlink>
      <w:r w:rsidRPr="00C93832">
        <w:t xml:space="preserve"> section in this document.</w:t>
      </w:r>
    </w:p>
    <w:p w14:paraId="08BD3ADD" w14:textId="77777777" w:rsidR="00C93832" w:rsidRPr="00C93832" w:rsidRDefault="00C93832" w:rsidP="00C93832">
      <w:pPr>
        <w:pStyle w:val="Heading2"/>
      </w:pPr>
      <w:bookmarkStart w:id="2287" w:name="_Toc158902454"/>
      <w:bookmarkStart w:id="2288" w:name="_Toc221701731"/>
      <w:bookmarkStart w:id="2289" w:name="_Toc233105517"/>
      <w:r w:rsidRPr="00C93832">
        <w:t>Time Server</w:t>
      </w:r>
      <w:bookmarkEnd w:id="2287"/>
      <w:bookmarkEnd w:id="2288"/>
      <w:bookmarkEnd w:id="2289"/>
    </w:p>
    <w:p w14:paraId="5E87DA8B" w14:textId="61A078DF" w:rsidR="00C93832" w:rsidRPr="00C93832" w:rsidRDefault="00C93832" w:rsidP="00C93832">
      <w:pPr>
        <w:pStyle w:val="BodyText"/>
      </w:pPr>
      <w:r w:rsidRPr="00C93832">
        <w:t>The NGCS provides an NTP time service as defined in the Time Server section of NENA</w:t>
      </w:r>
      <w:r w:rsidRPr="00C93832">
        <w:noBreakHyphen/>
        <w:t>STA</w:t>
      </w:r>
      <w:r w:rsidRPr="00C93832">
        <w:noBreakHyphen/>
        <w:t xml:space="preserve">010 </w:t>
      </w:r>
      <w:r w:rsidRPr="00C93832">
        <w:fldChar w:fldCharType="begin"/>
      </w:r>
      <w:r w:rsidRPr="00C93832">
        <w:instrText xml:space="preserve"> REF _Ref200179524 \r \h </w:instrText>
      </w:r>
      <w:r>
        <w:instrText xml:space="preserve"> \* MERGEFORMAT </w:instrText>
      </w:r>
      <w:r w:rsidRPr="00C93832">
        <w:fldChar w:fldCharType="separate"/>
      </w:r>
      <w:r w:rsidR="00A044BE">
        <w:fldChar w:fldCharType="begin"/>
      </w:r>
      <w:r w:rsidR="00A044BE">
        <w:instrText xml:space="preserve"> REF _Ref129852940 \r \h </w:instrText>
      </w:r>
      <w:r w:rsidR="00A044BE">
        <w:fldChar w:fldCharType="separate"/>
      </w:r>
      <w:r w:rsidR="00A044BE">
        <w:t>[7]</w:t>
      </w:r>
      <w:r w:rsidR="00A044BE">
        <w:fldChar w:fldCharType="end"/>
      </w:r>
      <w:r w:rsidRPr="00C93832">
        <w:fldChar w:fldCharType="end"/>
      </w:r>
      <w:r w:rsidRPr="00C93832">
        <w:t>. All PSAP elements MUST synchronize their clocks to a Time Server. An Agency MAY use the Time Server provided by the NGCS, or MAY have  its own Time Server, provided that it meets the requirements stated in the NENA</w:t>
      </w:r>
      <w:r w:rsidRPr="00C93832">
        <w:noBreakHyphen/>
        <w:t>STA</w:t>
      </w:r>
      <w:r w:rsidRPr="00C93832">
        <w:noBreakHyphen/>
        <w:t xml:space="preserve">010 </w:t>
      </w:r>
      <w:r w:rsidRPr="00C93832">
        <w:fldChar w:fldCharType="begin"/>
      </w:r>
      <w:r w:rsidRPr="00C93832">
        <w:instrText xml:space="preserve"> REF _Ref200179524 \r \h </w:instrText>
      </w:r>
      <w:r>
        <w:instrText xml:space="preserve"> \* MERGEFORMAT </w:instrText>
      </w:r>
      <w:r w:rsidRPr="00C93832">
        <w:fldChar w:fldCharType="separate"/>
      </w:r>
      <w:r w:rsidR="00A044BE">
        <w:fldChar w:fldCharType="begin"/>
      </w:r>
      <w:r w:rsidR="00A044BE">
        <w:instrText xml:space="preserve"> REF _Ref129852940 \r \h </w:instrText>
      </w:r>
      <w:r w:rsidR="00A044BE">
        <w:fldChar w:fldCharType="separate"/>
      </w:r>
      <w:r w:rsidR="00A044BE">
        <w:t>[7]</w:t>
      </w:r>
      <w:r w:rsidR="00A044BE">
        <w:fldChar w:fldCharType="end"/>
      </w:r>
      <w:r w:rsidRPr="00C93832">
        <w:fldChar w:fldCharType="end"/>
      </w:r>
      <w:r w:rsidRPr="00C93832">
        <w:t xml:space="preserve"> Time Server section. An Agency that has its own Time Server SHOULD use the NGCS Time Server for redundancy.</w:t>
      </w:r>
    </w:p>
    <w:p w14:paraId="4255EF7D" w14:textId="77777777" w:rsidR="00C93832" w:rsidRPr="00C93832" w:rsidRDefault="00C93832" w:rsidP="00C93832">
      <w:pPr>
        <w:pStyle w:val="Heading2"/>
      </w:pPr>
      <w:bookmarkStart w:id="2290" w:name="_Toc158902455"/>
      <w:bookmarkStart w:id="2291" w:name="_Toc221701732"/>
      <w:bookmarkStart w:id="2292" w:name="_Toc233105518"/>
      <w:r w:rsidRPr="00C93832">
        <w:t>Service/Agency Locator</w:t>
      </w:r>
      <w:bookmarkEnd w:id="2290"/>
      <w:r w:rsidRPr="00C93832">
        <w:t xml:space="preserve"> (S/AL)</w:t>
      </w:r>
      <w:bookmarkEnd w:id="2291"/>
      <w:bookmarkEnd w:id="2292"/>
    </w:p>
    <w:p w14:paraId="75D17881" w14:textId="4576D93D" w:rsidR="00C93832" w:rsidRPr="00C93832" w:rsidRDefault="00C93832" w:rsidP="00C93832">
      <w:pPr>
        <w:pStyle w:val="BodyText"/>
      </w:pPr>
      <w:r w:rsidRPr="00C93832">
        <w:t>NENA</w:t>
      </w:r>
      <w:r w:rsidRPr="00C93832">
        <w:noBreakHyphen/>
        <w:t>STA</w:t>
      </w:r>
      <w:r w:rsidRPr="00C93832">
        <w:noBreakHyphen/>
        <w:t xml:space="preserve">010 </w:t>
      </w:r>
      <w:r w:rsidRPr="00C93832">
        <w:fldChar w:fldCharType="begin"/>
      </w:r>
      <w:r w:rsidRPr="00C93832">
        <w:instrText xml:space="preserve"> REF _Ref200179524 \r \h </w:instrText>
      </w:r>
      <w:r>
        <w:instrText xml:space="preserve"> \* MERGEFORMAT </w:instrText>
      </w:r>
      <w:r w:rsidRPr="00C93832">
        <w:fldChar w:fldCharType="separate"/>
      </w:r>
      <w:r w:rsidR="00A044BE">
        <w:fldChar w:fldCharType="begin"/>
      </w:r>
      <w:r w:rsidR="00A044BE">
        <w:instrText xml:space="preserve"> REF _Ref129852940 \r \h </w:instrText>
      </w:r>
      <w:r w:rsidR="00A044BE">
        <w:fldChar w:fldCharType="separate"/>
      </w:r>
      <w:r w:rsidR="00A044BE">
        <w:t>[7]</w:t>
      </w:r>
      <w:r w:rsidR="00A044BE">
        <w:fldChar w:fldCharType="end"/>
      </w:r>
      <w:r w:rsidRPr="00C93832">
        <w:fldChar w:fldCharType="end"/>
      </w:r>
      <w:r w:rsidRPr="00C93832">
        <w:t xml:space="preserve"> defines a Service/Agency Locator web service that PSAP FEs use to discover interface and contact information for other Agencies. Examples of FEs that use this web service include </w:t>
      </w:r>
      <w:r w:rsidR="002F2494">
        <w:t>IHFE</w:t>
      </w:r>
      <w:r w:rsidRPr="00C93832">
        <w:t xml:space="preserve">, </w:t>
      </w:r>
      <w:r w:rsidR="004D63F7">
        <w:t xml:space="preserve">CHFE, </w:t>
      </w:r>
      <w:r w:rsidRPr="00C93832">
        <w:t xml:space="preserve">Dispatch, and Management Console. PSAP FEs that need the information provided by the Service/Agency Locator web service </w:t>
      </w:r>
      <w:r w:rsidR="009A54CB">
        <w:t>MUST be</w:t>
      </w:r>
      <w:r w:rsidR="009A54CB" w:rsidRPr="00C93832">
        <w:t xml:space="preserve"> </w:t>
      </w:r>
      <w:r w:rsidRPr="00C93832">
        <w:t xml:space="preserve">provisioned with the </w:t>
      </w:r>
      <w:r w:rsidR="002F2494">
        <w:t>S/AL</w:t>
      </w:r>
      <w:r w:rsidR="002F2494" w:rsidRPr="00C93832">
        <w:t xml:space="preserve">’s </w:t>
      </w:r>
      <w:r w:rsidRPr="00C93832">
        <w:t xml:space="preserve">URL. </w:t>
      </w:r>
      <w:r w:rsidR="00F021A1">
        <w:t>Agency</w:t>
      </w:r>
      <w:r w:rsidR="00F021A1" w:rsidRPr="00C93832">
        <w:t xml:space="preserve"> </w:t>
      </w:r>
      <w:r w:rsidRPr="00C93832">
        <w:t>FEs and Services</w:t>
      </w:r>
      <w:r w:rsidR="002F2494">
        <w:t xml:space="preserve"> </w:t>
      </w:r>
      <w:r w:rsidRPr="00C93832">
        <w:t>that use the S/AL MUST support both search by location and search by name.</w:t>
      </w:r>
    </w:p>
    <w:p w14:paraId="36AD1F38" w14:textId="77777777" w:rsidR="00C93832" w:rsidRDefault="00C93832" w:rsidP="00F44240">
      <w:pPr>
        <w:pStyle w:val="Heading2"/>
      </w:pPr>
      <w:bookmarkStart w:id="2293" w:name="_Toc158902456"/>
      <w:bookmarkStart w:id="2294" w:name="_Toc221701733"/>
      <w:bookmarkStart w:id="2295" w:name="_Toc233105519"/>
      <w:r>
        <w:t>Use of Discrepancy Reporting</w:t>
      </w:r>
      <w:bookmarkEnd w:id="2293"/>
      <w:bookmarkEnd w:id="2294"/>
      <w:bookmarkEnd w:id="2295"/>
    </w:p>
    <w:p w14:paraId="3E6EAC39" w14:textId="36720D87" w:rsidR="00C93832" w:rsidRDefault="00C93832" w:rsidP="00C93832">
      <w:pPr>
        <w:pStyle w:val="BodyText"/>
      </w:pPr>
      <w:r>
        <w:t>NENA</w:t>
      </w:r>
      <w:r>
        <w:noBreakHyphen/>
        <w:t>STA</w:t>
      </w:r>
      <w:r>
        <w:noBreakHyphen/>
        <w:t xml:space="preserve">010 </w:t>
      </w:r>
      <w:r>
        <w:fldChar w:fldCharType="begin"/>
      </w:r>
      <w:r>
        <w:instrText xml:space="preserve"> REF _Ref200179524 \r \h  \* MERGEFORMAT </w:instrText>
      </w:r>
      <w:r>
        <w:fldChar w:fldCharType="separate"/>
      </w:r>
      <w:r w:rsidR="00A044BE">
        <w:fldChar w:fldCharType="begin"/>
      </w:r>
      <w:r w:rsidR="00A044BE">
        <w:instrText xml:space="preserve"> REF _Ref129852940 \r \h </w:instrText>
      </w:r>
      <w:r w:rsidR="00A044BE">
        <w:fldChar w:fldCharType="separate"/>
      </w:r>
      <w:r w:rsidR="00A044BE">
        <w:t>[7]</w:t>
      </w:r>
      <w:r w:rsidR="00A044BE">
        <w:fldChar w:fldCharType="end"/>
      </w:r>
      <w:r>
        <w:fldChar w:fldCharType="end"/>
      </w:r>
      <w:r>
        <w:t xml:space="preserve"> defines a Discrepancy Reporting web service that is used to report, inquire, and follow up on errors in call processing. FEs and Services in </w:t>
      </w:r>
      <w:del w:id="2296" w:author="Michael Smith [2]" w:date="2026-04-22T11:44:00Z" w16du:dateUtc="2026-04-22T15:44:00Z">
        <w:r w:rsidDel="004F298B">
          <w:delText>a PSAP</w:delText>
        </w:r>
      </w:del>
      <w:ins w:id="2297" w:author="Michael Smith [2]" w:date="2026-04-22T11:44:00Z" w16du:dateUtc="2026-04-22T15:44:00Z">
        <w:r w:rsidR="004F298B">
          <w:t>an Agency</w:t>
        </w:r>
      </w:ins>
      <w:r>
        <w:t xml:space="preserve"> MUST file </w:t>
      </w:r>
      <w:ins w:id="2298" w:author="Michael Smith [2]" w:date="2026-04-22T11:45:00Z" w16du:dateUtc="2026-04-22T15:45:00Z">
        <w:r w:rsidR="007E2333">
          <w:t>their</w:t>
        </w:r>
      </w:ins>
      <w:ins w:id="2299" w:author="Michael Smith [2]" w:date="2026-04-22T11:42:00Z" w16du:dateUtc="2026-04-22T15:42:00Z">
        <w:r w:rsidR="003C7727">
          <w:t xml:space="preserve"> </w:t>
        </w:r>
      </w:ins>
      <w:r>
        <w:t>Discrepancy Reports via the Management Console’s Discrepancy Report Proxy Web Service</w:t>
      </w:r>
      <w:ins w:id="2300" w:author="Michael Smith [2]" w:date="2026-04-22T11:42:00Z" w16du:dateUtc="2026-04-22T15:42:00Z">
        <w:r w:rsidR="003C7727">
          <w:t>,</w:t>
        </w:r>
      </w:ins>
      <w:r>
        <w:t xml:space="preserve"> which will forward the DRs to the specified FE or Service. See the Management Console section for more information.</w:t>
      </w:r>
    </w:p>
    <w:p w14:paraId="76316F4C" w14:textId="6872DE9C" w:rsidR="0092313F" w:rsidRDefault="0092313F" w:rsidP="00053787">
      <w:pPr>
        <w:pStyle w:val="Heading1"/>
      </w:pPr>
      <w:bookmarkStart w:id="2301" w:name="_Toc233105520"/>
      <w:r>
        <w:lastRenderedPageBreak/>
        <w:t>Registries</w:t>
      </w:r>
      <w:bookmarkEnd w:id="130"/>
      <w:bookmarkEnd w:id="131"/>
      <w:bookmarkEnd w:id="132"/>
      <w:bookmarkEnd w:id="133"/>
      <w:bookmarkEnd w:id="134"/>
      <w:bookmarkEnd w:id="135"/>
      <w:bookmarkEnd w:id="136"/>
      <w:bookmarkEnd w:id="2301"/>
    </w:p>
    <w:p w14:paraId="1F640559" w14:textId="56038D30" w:rsidR="0092313F" w:rsidRPr="00B0659C" w:rsidRDefault="0092313F" w:rsidP="0092313F">
      <w:pPr>
        <w:pStyle w:val="BodyText"/>
      </w:pPr>
      <w:r w:rsidRPr="003C12AA">
        <w:rPr>
          <w:b/>
          <w:bCs/>
          <w:color w:val="C00000"/>
        </w:rPr>
        <w:t>NOTE to document editor:</w:t>
      </w:r>
      <w:r w:rsidRPr="003C12AA">
        <w:rPr>
          <w:color w:val="C00000"/>
        </w:rPr>
        <w:t xml:space="preserve"> This section is optional. If this section is not needed, delete the section title and </w:t>
      </w:r>
      <w:r w:rsidR="008D76CF">
        <w:rPr>
          <w:color w:val="C00000"/>
        </w:rPr>
        <w:t>all</w:t>
      </w:r>
      <w:r w:rsidRPr="003C12AA">
        <w:rPr>
          <w:color w:val="C00000"/>
        </w:rPr>
        <w:t xml:space="preserve"> text.</w:t>
      </w:r>
    </w:p>
    <w:p w14:paraId="25217757" w14:textId="2EA95118" w:rsidR="003C5D88" w:rsidRDefault="003C5D88" w:rsidP="003C5D88">
      <w:pPr>
        <w:pStyle w:val="BodyText"/>
      </w:pPr>
      <w:r>
        <w:t xml:space="preserve">NENA utilizes two registry systems in its standards: The NENA Registry System (NRS) </w:t>
      </w:r>
      <w:r w:rsidR="00146A5B">
        <w:t>a</w:t>
      </w:r>
      <w:r>
        <w:t>nd the Internet Assigned Numbers Authority (IANA) protocol parameter registries.</w:t>
      </w:r>
    </w:p>
    <w:p w14:paraId="635FD328" w14:textId="3BA18DAE" w:rsidR="008D76CF" w:rsidRPr="003C5D88" w:rsidRDefault="003C5D88" w:rsidP="008D76CF">
      <w:pPr>
        <w:pStyle w:val="BodyText"/>
      </w:pPr>
      <w:del w:id="2302" w:author="Michael Smith [2]" w:date="2026-06-03T16:37:00Z" w16du:dateUtc="2026-06-03T20:37:00Z">
        <w:r w:rsidRPr="00D61431" w:rsidDel="00A35750">
          <w:delText xml:space="preserve">This </w:delText>
        </w:r>
        <w:r w:rsidRPr="003C5D88" w:rsidDel="00A35750">
          <w:delText xml:space="preserve">section defines </w:delText>
        </w:r>
        <w:commentRangeStart w:id="2303"/>
        <w:r w:rsidRPr="003C5D88" w:rsidDel="00A35750">
          <w:delText>[number] [registry or registries] to be [created or modified]</w:delText>
        </w:r>
        <w:commentRangeEnd w:id="2303"/>
        <w:r w:rsidR="00B46583" w:rsidRPr="003C5D88" w:rsidDel="00A35750">
          <w:rPr>
            <w:rStyle w:val="CommentReference"/>
            <w:sz w:val="20"/>
            <w:szCs w:val="20"/>
          </w:rPr>
          <w:commentReference w:id="2303"/>
        </w:r>
        <w:r w:rsidRPr="003C5D88" w:rsidDel="00A35750">
          <w:delText xml:space="preserve"> in the </w:delText>
        </w:r>
        <w:r w:rsidR="009F1AC0" w:rsidDel="00A35750">
          <w:delText>[</w:delText>
        </w:r>
        <w:r w:rsidRPr="003C5D88" w:rsidDel="00A35750">
          <w:delText xml:space="preserve">IANA Protocol </w:delText>
        </w:r>
        <w:r w:rsidR="00A551CB" w:rsidRPr="003C5D88" w:rsidDel="00A35750">
          <w:delText>Registr</w:delText>
        </w:r>
        <w:r w:rsidR="00A551CB" w:rsidDel="00A35750">
          <w:delText>ies</w:delText>
        </w:r>
        <w:r w:rsidRPr="003C5D88" w:rsidDel="00A35750">
          <w:delText>]</w:delText>
        </w:r>
        <w:r w:rsidRPr="00D61431" w:rsidDel="00A35750">
          <w:delText>.</w:delText>
        </w:r>
      </w:del>
      <w:ins w:id="2304" w:author="Michael Smith [2]" w:date="2026-06-03T16:37:00Z" w16du:dateUtc="2026-06-03T20:37:00Z">
        <w:r w:rsidR="00A35750">
          <w:t>This section defines one registry to be created</w:t>
        </w:r>
        <w:r w:rsidR="00BA0CCE">
          <w:t xml:space="preserve"> </w:t>
        </w:r>
      </w:ins>
      <w:ins w:id="2305" w:author="Michael Smith [2]" w:date="2026-06-03T16:38:00Z" w16du:dateUtc="2026-06-03T20:38:00Z">
        <w:r w:rsidR="00BA0CCE">
          <w:t>and three registries to be modified in the IANA Protocol Registries.</w:t>
        </w:r>
      </w:ins>
    </w:p>
    <w:p w14:paraId="078F6301" w14:textId="57AEBDA6" w:rsidR="00D21C9B" w:rsidRPr="00AC7D15" w:rsidRDefault="003C5D88" w:rsidP="00D21C9B">
      <w:pPr>
        <w:pStyle w:val="BodyText"/>
      </w:pPr>
      <w:r w:rsidRPr="00720878">
        <w:rPr>
          <w:b/>
          <w:bCs/>
          <w:color w:val="C00000"/>
        </w:rPr>
        <w:t>NOTE to document editor:</w:t>
      </w:r>
      <w:r w:rsidRPr="00720878">
        <w:rPr>
          <w:color w:val="C00000"/>
        </w:rPr>
        <w:t xml:space="preserve"> </w:t>
      </w:r>
      <w:r w:rsidR="00D61431" w:rsidRPr="00720878">
        <w:rPr>
          <w:color w:val="C00000"/>
        </w:rPr>
        <w:t xml:space="preserve">Whenever a standard has a list of items, especially where the list is used in </w:t>
      </w:r>
      <w:r w:rsidR="00D21C9B" w:rsidRPr="00720878">
        <w:rPr>
          <w:color w:val="C00000"/>
        </w:rPr>
        <w:t>a data</w:t>
      </w:r>
      <w:r w:rsidR="00D61431" w:rsidRPr="00720878">
        <w:rPr>
          <w:color w:val="C00000"/>
        </w:rPr>
        <w:t xml:space="preserve"> structure, and the list is expected to change over time, the list should be maintained in a “</w:t>
      </w:r>
      <w:r w:rsidR="00600D64" w:rsidRPr="00720878">
        <w:rPr>
          <w:color w:val="C00000"/>
        </w:rPr>
        <w:t>r</w:t>
      </w:r>
      <w:r w:rsidR="00D61431" w:rsidRPr="00720878">
        <w:rPr>
          <w:color w:val="C00000"/>
        </w:rPr>
        <w:t>egistry</w:t>
      </w:r>
      <w:r w:rsidR="00DE4A1D" w:rsidRPr="00720878">
        <w:rPr>
          <w:color w:val="C00000"/>
        </w:rPr>
        <w:t>.</w:t>
      </w:r>
      <w:r w:rsidR="00D61431" w:rsidRPr="00720878">
        <w:rPr>
          <w:color w:val="C00000"/>
        </w:rPr>
        <w:t xml:space="preserve">” A registry </w:t>
      </w:r>
      <w:r w:rsidR="00114D07" w:rsidRPr="00720878">
        <w:rPr>
          <w:color w:val="C00000"/>
        </w:rPr>
        <w:t>is</w:t>
      </w:r>
      <w:r w:rsidR="00D61431" w:rsidRPr="00720878">
        <w:rPr>
          <w:color w:val="C00000"/>
        </w:rPr>
        <w:t xml:space="preserve"> just a table of data, with rows and columns. The </w:t>
      </w:r>
      <w:r w:rsidR="00600D64" w:rsidRPr="00720878">
        <w:rPr>
          <w:color w:val="C00000"/>
        </w:rPr>
        <w:t>r</w:t>
      </w:r>
      <w:r w:rsidR="00D61431" w:rsidRPr="00720878">
        <w:rPr>
          <w:color w:val="C00000"/>
        </w:rPr>
        <w:t xml:space="preserve">egistry is established by a </w:t>
      </w:r>
      <w:r w:rsidR="00B56735" w:rsidRPr="00720878">
        <w:rPr>
          <w:color w:val="C00000"/>
        </w:rPr>
        <w:t xml:space="preserve">standard </w:t>
      </w:r>
      <w:r w:rsidR="00124B2D">
        <w:rPr>
          <w:color w:val="C00000"/>
        </w:rPr>
        <w:t>that</w:t>
      </w:r>
      <w:r w:rsidR="00D61431" w:rsidRPr="00720878">
        <w:rPr>
          <w:color w:val="C00000"/>
        </w:rPr>
        <w:t xml:space="preserve"> defines the columns and what they are used for. Each entry in the registry is a row and has values for the </w:t>
      </w:r>
      <w:r w:rsidR="00B56735" w:rsidRPr="00720878">
        <w:rPr>
          <w:color w:val="C00000"/>
        </w:rPr>
        <w:t>specified columns</w:t>
      </w:r>
      <w:r w:rsidR="00D61431" w:rsidRPr="00720878">
        <w:rPr>
          <w:color w:val="C00000"/>
        </w:rPr>
        <w:t xml:space="preserve">. The standard that </w:t>
      </w:r>
      <w:r w:rsidR="00D21C9B" w:rsidRPr="00720878">
        <w:rPr>
          <w:color w:val="C00000"/>
        </w:rPr>
        <w:t>creates or modifies a registry usually defines the initial values (row and column content). It also specifies how a new value is added via the appropriate management policy.</w:t>
      </w:r>
    </w:p>
    <w:p w14:paraId="0151C76B" w14:textId="320007DC" w:rsidR="00D21C9B" w:rsidRPr="00AC7D15" w:rsidRDefault="00D21C9B" w:rsidP="00D21C9B">
      <w:pPr>
        <w:pStyle w:val="BodyText"/>
      </w:pPr>
      <w:r w:rsidRPr="00720878">
        <w:rPr>
          <w:color w:val="C00000"/>
        </w:rPr>
        <w:t>Registries can be hierarchical (</w:t>
      </w:r>
      <w:r w:rsidR="005F1567">
        <w:rPr>
          <w:color w:val="C00000"/>
        </w:rPr>
        <w:t xml:space="preserve">i.e., a </w:t>
      </w:r>
      <w:r w:rsidR="00600D64" w:rsidRPr="00720878">
        <w:rPr>
          <w:color w:val="C00000"/>
        </w:rPr>
        <w:t>r</w:t>
      </w:r>
      <w:r w:rsidRPr="00720878">
        <w:rPr>
          <w:color w:val="C00000"/>
        </w:rPr>
        <w:t xml:space="preserve">egistry contains </w:t>
      </w:r>
      <w:r w:rsidR="001603AF" w:rsidRPr="00720878">
        <w:rPr>
          <w:color w:val="C00000"/>
        </w:rPr>
        <w:t>sub-registries</w:t>
      </w:r>
      <w:r w:rsidRPr="00720878">
        <w:rPr>
          <w:color w:val="C00000"/>
        </w:rPr>
        <w:t>, nested as needed) if you have a group of registries that are related.</w:t>
      </w:r>
    </w:p>
    <w:p w14:paraId="395BFD28" w14:textId="23EFA004" w:rsidR="00D21C9B" w:rsidRPr="00AC7D15" w:rsidRDefault="00D21C9B" w:rsidP="00D21C9B">
      <w:pPr>
        <w:pStyle w:val="BodyText"/>
      </w:pPr>
      <w:r w:rsidRPr="00720878">
        <w:rPr>
          <w:color w:val="C00000"/>
        </w:rPr>
        <w:t xml:space="preserve">NENA </w:t>
      </w:r>
      <w:r w:rsidR="00600D64" w:rsidRPr="00720878">
        <w:rPr>
          <w:color w:val="C00000"/>
        </w:rPr>
        <w:t>r</w:t>
      </w:r>
      <w:r w:rsidRPr="00720878">
        <w:rPr>
          <w:color w:val="C00000"/>
        </w:rPr>
        <w:t xml:space="preserve">egistries are maintained by the NRS, which operates according to </w:t>
      </w:r>
      <w:r w:rsidR="00DB4572" w:rsidRPr="00720878">
        <w:rPr>
          <w:color w:val="C00000"/>
        </w:rPr>
        <w:t>NENA</w:t>
      </w:r>
      <w:r w:rsidR="00DB4572" w:rsidRPr="00720878">
        <w:rPr>
          <w:color w:val="C00000"/>
        </w:rPr>
        <w:noBreakHyphen/>
        <w:t>STA</w:t>
      </w:r>
      <w:r w:rsidR="00DB4572" w:rsidRPr="00720878">
        <w:rPr>
          <w:color w:val="C00000"/>
        </w:rPr>
        <w:noBreakHyphen/>
        <w:t>008.2</w:t>
      </w:r>
      <w:r w:rsidR="00720878">
        <w:rPr>
          <w:color w:val="C00000"/>
        </w:rPr>
        <w:t>, available</w:t>
      </w:r>
      <w:r w:rsidR="00DB4572" w:rsidRPr="00720878">
        <w:rPr>
          <w:color w:val="C00000"/>
        </w:rPr>
        <w:t xml:space="preserve"> at </w:t>
      </w:r>
      <w:hyperlink r:id="rId35" w:history="1">
        <w:r w:rsidR="00DB4572" w:rsidRPr="00EA10DE">
          <w:rPr>
            <w:rStyle w:val="Hyperlink"/>
          </w:rPr>
          <w:t>https://www.nena.org/page/standards</w:t>
        </w:r>
      </w:hyperlink>
      <w:r w:rsidRPr="00720878">
        <w:rPr>
          <w:color w:val="C00000"/>
        </w:rPr>
        <w:t xml:space="preserve">. The existing registries, with all of the content of the registry, are available in stable locations </w:t>
      </w:r>
      <w:r w:rsidR="00146A5B">
        <w:rPr>
          <w:color w:val="C00000"/>
        </w:rPr>
        <w:t>o</w:t>
      </w:r>
      <w:r w:rsidRPr="00720878">
        <w:rPr>
          <w:color w:val="C00000"/>
        </w:rPr>
        <w:t xml:space="preserve">n the NENA </w:t>
      </w:r>
      <w:hyperlink r:id="rId36" w:history="1">
        <w:r w:rsidRPr="00720878">
          <w:rPr>
            <w:color w:val="C00000"/>
          </w:rPr>
          <w:t>website</w:t>
        </w:r>
      </w:hyperlink>
      <w:r w:rsidRPr="00720878">
        <w:rPr>
          <w:color w:val="C00000"/>
        </w:rPr>
        <w:t>. The intent of storing the registries at stable URLs is that implementers of standards that use registries can automatically include current values in their implementations. Registries will only modify registries according to the management policy specified for that registry.</w:t>
      </w:r>
    </w:p>
    <w:p w14:paraId="190BC499" w14:textId="724521C3" w:rsidR="00D21C9B" w:rsidRPr="00AC7D15" w:rsidRDefault="00D21C9B" w:rsidP="00D21C9B">
      <w:pPr>
        <w:pStyle w:val="BodyText"/>
      </w:pPr>
      <w:r w:rsidRPr="00720878">
        <w:rPr>
          <w:color w:val="C00000"/>
        </w:rPr>
        <w:t xml:space="preserve">Protocol parameter registries represent the authoritative record of many of the codes and numbers contained in a variety of Internet protocols. IANA maintains these records in compliance with the associated technical standards and allocation </w:t>
      </w:r>
      <w:r w:rsidR="00B56735" w:rsidRPr="00720878">
        <w:rPr>
          <w:color w:val="C00000"/>
        </w:rPr>
        <w:t>policies and</w:t>
      </w:r>
      <w:r w:rsidRPr="00720878">
        <w:rPr>
          <w:color w:val="C00000"/>
        </w:rPr>
        <w:t xml:space="preserve"> provides this service in coordination with the Internet Engineering Task Force (IETF).</w:t>
      </w:r>
    </w:p>
    <w:p w14:paraId="7381D115" w14:textId="77777777" w:rsidR="00D21C9B" w:rsidRPr="00AC7D15" w:rsidRDefault="00D21C9B" w:rsidP="00D21C9B">
      <w:pPr>
        <w:pStyle w:val="BodyText"/>
      </w:pPr>
      <w:r w:rsidRPr="00720878">
        <w:rPr>
          <w:color w:val="C00000"/>
        </w:rPr>
        <w:t>Registry data is available for bulk retrieval via Rsync (recommended) or FTP.</w:t>
      </w:r>
    </w:p>
    <w:p w14:paraId="6114437B" w14:textId="3E4FD6E3" w:rsidR="00D61431" w:rsidRPr="00AC7D15" w:rsidDel="00DE4A1D" w:rsidRDefault="00D21C9B" w:rsidP="0092313F">
      <w:pPr>
        <w:pStyle w:val="BodyText"/>
        <w:rPr>
          <w:rFonts w:cs="Tahoma"/>
        </w:rPr>
      </w:pPr>
      <w:r w:rsidRPr="00720878">
        <w:rPr>
          <w:color w:val="C00000"/>
        </w:rPr>
        <w:t>To obtain a registration in an existing registry or to modify existing registrations, consult the relevant application form. For information on creating or modifying IANA registries, please see RFC 8126</w:t>
      </w:r>
      <w:r w:rsidR="00B775A6">
        <w:rPr>
          <w:color w:val="C00000"/>
        </w:rPr>
        <w:t>, available</w:t>
      </w:r>
      <w:r w:rsidRPr="00720878">
        <w:rPr>
          <w:color w:val="C00000"/>
        </w:rPr>
        <w:t xml:space="preserve"> </w:t>
      </w:r>
      <w:r w:rsidR="00DB4572" w:rsidRPr="00720878">
        <w:rPr>
          <w:color w:val="C00000"/>
        </w:rPr>
        <w:t xml:space="preserve">at </w:t>
      </w:r>
      <w:hyperlink r:id="rId37" w:history="1">
        <w:r w:rsidR="00DB4572" w:rsidRPr="00EA10DE">
          <w:rPr>
            <w:rStyle w:val="Hyperlink"/>
          </w:rPr>
          <w:t>https://www.rfc-editor.org/rfc/rfc8126.html</w:t>
        </w:r>
      </w:hyperlink>
      <w:r w:rsidR="00B775A6">
        <w:rPr>
          <w:color w:val="C00000"/>
        </w:rPr>
        <w:t>,</w:t>
      </w:r>
      <w:r w:rsidR="00DB4572" w:rsidRPr="00720878">
        <w:rPr>
          <w:color w:val="C00000"/>
        </w:rPr>
        <w:t xml:space="preserve"> </w:t>
      </w:r>
      <w:r w:rsidRPr="00720878">
        <w:rPr>
          <w:color w:val="C00000"/>
        </w:rPr>
        <w:t>for guidance.</w:t>
      </w:r>
      <w:r w:rsidR="009F1161">
        <w:rPr>
          <w:color w:val="C00000"/>
        </w:rPr>
        <w:t xml:space="preserve"> </w:t>
      </w:r>
      <w:r w:rsidR="005224DD">
        <w:rPr>
          <w:color w:val="C00000"/>
        </w:rPr>
        <w:t>For NRS registration</w:t>
      </w:r>
      <w:r w:rsidR="004308F7">
        <w:rPr>
          <w:color w:val="C00000"/>
        </w:rPr>
        <w:t>,</w:t>
      </w:r>
      <w:r w:rsidR="005224DD">
        <w:rPr>
          <w:color w:val="C00000"/>
        </w:rPr>
        <w:t xml:space="preserve"> the WG Co-Chairs</w:t>
      </w:r>
      <w:r w:rsidR="004308F7">
        <w:rPr>
          <w:color w:val="C00000"/>
        </w:rPr>
        <w:t>,</w:t>
      </w:r>
      <w:r w:rsidR="005224DD">
        <w:rPr>
          <w:color w:val="C00000"/>
        </w:rPr>
        <w:t xml:space="preserve"> upon publication of the document</w:t>
      </w:r>
      <w:r w:rsidR="004308F7">
        <w:rPr>
          <w:color w:val="C00000"/>
        </w:rPr>
        <w:t>,</w:t>
      </w:r>
      <w:r w:rsidR="005224DD">
        <w:rPr>
          <w:color w:val="C00000"/>
        </w:rPr>
        <w:t xml:space="preserve"> shall submit the document to the NRS </w:t>
      </w:r>
      <w:r w:rsidR="00114D07">
        <w:rPr>
          <w:color w:val="C00000"/>
        </w:rPr>
        <w:t>registration</w:t>
      </w:r>
      <w:r w:rsidR="005224DD">
        <w:rPr>
          <w:color w:val="C00000"/>
        </w:rPr>
        <w:t xml:space="preserve"> email.</w:t>
      </w:r>
      <w:r w:rsidR="00114D07">
        <w:rPr>
          <w:color w:val="C00000"/>
        </w:rPr>
        <w:t xml:space="preserve"> </w:t>
      </w:r>
      <w:r w:rsidR="00D61431" w:rsidRPr="00720878" w:rsidDel="00DE4A1D">
        <w:rPr>
          <w:rFonts w:cs="Tahoma"/>
          <w:color w:val="C00000"/>
        </w:rPr>
        <w:t>Th</w:t>
      </w:r>
      <w:r w:rsidR="00DB4572" w:rsidRPr="00720878">
        <w:rPr>
          <w:rFonts w:cs="Tahoma"/>
          <w:color w:val="C00000"/>
        </w:rPr>
        <w:t>is</w:t>
      </w:r>
      <w:r w:rsidR="00D61431" w:rsidRPr="00720878" w:rsidDel="00DE4A1D">
        <w:rPr>
          <w:rFonts w:cs="Tahoma"/>
          <w:color w:val="C00000"/>
        </w:rPr>
        <w:t xml:space="preserve"> section describes what </w:t>
      </w:r>
      <w:r w:rsidRPr="00720878" w:rsidDel="00DE4A1D">
        <w:rPr>
          <w:rFonts w:cs="Tahoma"/>
          <w:color w:val="C00000"/>
        </w:rPr>
        <w:t xml:space="preserve">the </w:t>
      </w:r>
      <w:r w:rsidRPr="00720878">
        <w:rPr>
          <w:rFonts w:cs="Tahoma"/>
          <w:color w:val="C00000"/>
        </w:rPr>
        <w:t>appropriate registry</w:t>
      </w:r>
      <w:r w:rsidRPr="00720878" w:rsidDel="00DE4A1D">
        <w:rPr>
          <w:rFonts w:cs="Tahoma"/>
          <w:color w:val="C00000"/>
        </w:rPr>
        <w:t xml:space="preserve"> </w:t>
      </w:r>
      <w:r w:rsidR="00D61431" w:rsidRPr="00720878" w:rsidDel="00DE4A1D">
        <w:rPr>
          <w:rFonts w:cs="Tahoma"/>
          <w:color w:val="C00000"/>
        </w:rPr>
        <w:t>should do</w:t>
      </w:r>
      <w:r w:rsidR="008A5B68">
        <w:rPr>
          <w:rFonts w:cs="Tahoma"/>
          <w:color w:val="C00000"/>
        </w:rPr>
        <w:t>:</w:t>
      </w:r>
      <w:r w:rsidR="00146A5B">
        <w:rPr>
          <w:rFonts w:cs="Tahoma"/>
          <w:color w:val="C00000"/>
        </w:rPr>
        <w:t xml:space="preserve"> </w:t>
      </w:r>
      <w:r w:rsidR="00D61431" w:rsidRPr="00720878" w:rsidDel="00DE4A1D">
        <w:rPr>
          <w:rFonts w:cs="Tahoma"/>
          <w:color w:val="C00000"/>
        </w:rPr>
        <w:t>create a new registry, modify a registry design, add a new value to an existing registry, etc. Each distinct action should be in a separate subsection, although a group of related actions</w:t>
      </w:r>
      <w:r w:rsidR="004308F7">
        <w:rPr>
          <w:rFonts w:cs="Tahoma"/>
          <w:color w:val="C00000"/>
        </w:rPr>
        <w:t>,</w:t>
      </w:r>
      <w:r w:rsidR="00D61431" w:rsidRPr="00720878" w:rsidDel="00DE4A1D">
        <w:rPr>
          <w:rFonts w:cs="Tahoma"/>
          <w:color w:val="C00000"/>
        </w:rPr>
        <w:t xml:space="preserve"> such as a set of new values for a single registry</w:t>
      </w:r>
      <w:r w:rsidR="004308F7">
        <w:rPr>
          <w:rFonts w:cs="Tahoma"/>
          <w:color w:val="C00000"/>
        </w:rPr>
        <w:t>,</w:t>
      </w:r>
      <w:r w:rsidR="00D61431" w:rsidRPr="00720878" w:rsidDel="00DE4A1D">
        <w:rPr>
          <w:rFonts w:cs="Tahoma"/>
          <w:color w:val="C00000"/>
        </w:rPr>
        <w:t xml:space="preserve"> should be in a single section.</w:t>
      </w:r>
    </w:p>
    <w:p w14:paraId="337E4ACC" w14:textId="7303E610" w:rsidR="00D61431" w:rsidRPr="002061E0" w:rsidDel="00DE4A1D" w:rsidRDefault="00D83AA8" w:rsidP="0092313F">
      <w:pPr>
        <w:pStyle w:val="BodyText"/>
        <w:rPr>
          <w:rFonts w:cs="Tahoma"/>
        </w:rPr>
      </w:pPr>
      <w:r>
        <w:rPr>
          <w:rFonts w:cs="Tahoma"/>
          <w:color w:val="C00000"/>
        </w:rPr>
        <w:t>T</w:t>
      </w:r>
      <w:r w:rsidR="00D61431" w:rsidRPr="00720878" w:rsidDel="00DE4A1D">
        <w:rPr>
          <w:rFonts w:cs="Tahoma"/>
          <w:color w:val="C00000"/>
        </w:rPr>
        <w:t xml:space="preserve">his section </w:t>
      </w:r>
      <w:r>
        <w:rPr>
          <w:rFonts w:cs="Tahoma"/>
          <w:color w:val="C00000"/>
        </w:rPr>
        <w:t xml:space="preserve">is written </w:t>
      </w:r>
      <w:r w:rsidR="00D61431" w:rsidRPr="00720878" w:rsidDel="00DE4A1D">
        <w:rPr>
          <w:rFonts w:cs="Tahoma"/>
          <w:color w:val="C00000"/>
        </w:rPr>
        <w:t xml:space="preserve">as a set of instructions to the </w:t>
      </w:r>
      <w:r w:rsidR="009A0734">
        <w:rPr>
          <w:rFonts w:cs="Tahoma"/>
          <w:color w:val="C00000"/>
        </w:rPr>
        <w:t>organization that manages</w:t>
      </w:r>
      <w:r w:rsidR="00D61431" w:rsidRPr="00720878" w:rsidDel="00DE4A1D">
        <w:rPr>
          <w:rFonts w:cs="Tahoma"/>
          <w:color w:val="C00000"/>
        </w:rPr>
        <w:t xml:space="preserve"> </w:t>
      </w:r>
      <w:r w:rsidR="00D21C9B" w:rsidRPr="00720878" w:rsidDel="00DE4A1D">
        <w:rPr>
          <w:rFonts w:cs="Tahoma"/>
          <w:color w:val="C00000"/>
        </w:rPr>
        <w:t xml:space="preserve">the </w:t>
      </w:r>
      <w:r w:rsidR="00D21C9B" w:rsidRPr="00720878">
        <w:rPr>
          <w:rFonts w:cs="Tahoma"/>
          <w:color w:val="C00000"/>
        </w:rPr>
        <w:t>registry</w:t>
      </w:r>
      <w:r w:rsidR="00D61431" w:rsidRPr="00720878" w:rsidDel="00DE4A1D">
        <w:rPr>
          <w:rFonts w:cs="Tahoma"/>
          <w:color w:val="C00000"/>
        </w:rPr>
        <w:t xml:space="preserve">. </w:t>
      </w:r>
      <w:r w:rsidR="00541EF8">
        <w:rPr>
          <w:rFonts w:cs="Tahoma"/>
          <w:color w:val="C00000"/>
        </w:rPr>
        <w:t>Indicate</w:t>
      </w:r>
      <w:r w:rsidR="00D61431" w:rsidRPr="00720878" w:rsidDel="00DE4A1D">
        <w:rPr>
          <w:rFonts w:cs="Tahoma"/>
          <w:color w:val="C00000"/>
        </w:rPr>
        <w:t xml:space="preserve"> in a clear and unambiguous way, exactly what you want them to do. Do not make assumptions. They may not read your document in its entirety, so this section has to stand alone. It can reference other parts of the document. For example, you may have a table in your document that has what you want the initial content of the registry to contain. That is</w:t>
      </w:r>
      <w:r w:rsidR="004D0AA8" w:rsidRPr="00720878">
        <w:rPr>
          <w:rFonts w:cs="Tahoma"/>
          <w:color w:val="C00000"/>
        </w:rPr>
        <w:t xml:space="preserve"> </w:t>
      </w:r>
      <w:r w:rsidR="00600D64" w:rsidRPr="00720878">
        <w:rPr>
          <w:rFonts w:cs="Tahoma"/>
          <w:color w:val="C00000"/>
        </w:rPr>
        <w:t>acceptable</w:t>
      </w:r>
      <w:r w:rsidR="00D61431" w:rsidRPr="00720878" w:rsidDel="00DE4A1D">
        <w:rPr>
          <w:rFonts w:cs="Tahoma"/>
          <w:color w:val="C00000"/>
        </w:rPr>
        <w:t>, as long as the table specifies exactly what goes in each “cell” of the rows and columns.</w:t>
      </w:r>
    </w:p>
    <w:p w14:paraId="31B4DBE9" w14:textId="0DC20F45" w:rsidR="00D61431" w:rsidRDefault="00AF3846" w:rsidP="00891F23">
      <w:pPr>
        <w:pStyle w:val="Heading2"/>
      </w:pPr>
      <w:bookmarkStart w:id="2306" w:name="_IANA_Registry_Actions"/>
      <w:bookmarkStart w:id="2307" w:name="_Toc233105521"/>
      <w:bookmarkEnd w:id="2306"/>
      <w:r>
        <w:lastRenderedPageBreak/>
        <w:t>IANA</w:t>
      </w:r>
      <w:r w:rsidR="00D61431" w:rsidRPr="00244618">
        <w:t xml:space="preserve"> </w:t>
      </w:r>
      <w:r w:rsidR="00005818" w:rsidRPr="00244618">
        <w:t>Registry</w:t>
      </w:r>
      <w:r w:rsidR="00005818">
        <w:t xml:space="preserve"> Actions</w:t>
      </w:r>
      <w:bookmarkEnd w:id="2307"/>
    </w:p>
    <w:p w14:paraId="02CDE060" w14:textId="6D246F93" w:rsidR="00B50473" w:rsidRPr="00B50473" w:rsidRDefault="00B50473" w:rsidP="00B50473">
      <w:pPr>
        <w:pStyle w:val="BodyText"/>
      </w:pPr>
      <w:r>
        <w:t>The registries mentioned below are all within the “emergency” namespace.</w:t>
      </w:r>
    </w:p>
    <w:p w14:paraId="6A14E04B" w14:textId="234572E3" w:rsidR="0051535D" w:rsidRDefault="00CF5852" w:rsidP="00B833DE">
      <w:pPr>
        <w:pStyle w:val="Heading3"/>
      </w:pPr>
      <w:bookmarkStart w:id="2308" w:name="_Toc233105522"/>
      <w:r>
        <w:t xml:space="preserve">New </w:t>
      </w:r>
      <w:bookmarkStart w:id="2309" w:name="_Registry_Title/Name"/>
      <w:bookmarkEnd w:id="2309"/>
      <w:r w:rsidR="00602C56">
        <w:t>“</w:t>
      </w:r>
      <w:r w:rsidR="00742D63">
        <w:t>Agent Reason Codes</w:t>
      </w:r>
      <w:r w:rsidR="00602C56">
        <w:t>”</w:t>
      </w:r>
      <w:r w:rsidR="00632CA5">
        <w:t xml:space="preserve"> registry</w:t>
      </w:r>
      <w:bookmarkEnd w:id="2308"/>
    </w:p>
    <w:p w14:paraId="518B2EF6" w14:textId="2A6A132B" w:rsidR="00E76DA4" w:rsidRPr="00E76DA4" w:rsidRDefault="00635875" w:rsidP="00E76DA4">
      <w:pPr>
        <w:pStyle w:val="BodyText"/>
      </w:pPr>
      <w:r>
        <w:t>IANA is</w:t>
      </w:r>
      <w:r w:rsidRPr="00211F93">
        <w:t xml:space="preserve"> </w:t>
      </w:r>
      <w:r w:rsidRPr="00244618">
        <w:t xml:space="preserve">requested to create </w:t>
      </w:r>
      <w:r w:rsidR="00A62314">
        <w:t>a</w:t>
      </w:r>
      <w:r w:rsidR="00B833DE">
        <w:t xml:space="preserve"> new</w:t>
      </w:r>
      <w:r w:rsidR="00A62314">
        <w:t xml:space="preserve"> “Agent Reason Codes”</w:t>
      </w:r>
      <w:r>
        <w:t xml:space="preserve"> </w:t>
      </w:r>
      <w:commentRangeStart w:id="2310"/>
      <w:r>
        <w:t>sub</w:t>
      </w:r>
      <w:r w:rsidRPr="00244618">
        <w:t>registr</w:t>
      </w:r>
      <w:r w:rsidR="00A62314">
        <w:t>y</w:t>
      </w:r>
      <w:r>
        <w:t xml:space="preserve"> </w:t>
      </w:r>
      <w:commentRangeEnd w:id="2310"/>
      <w:r w:rsidR="00B46583">
        <w:rPr>
          <w:rStyle w:val="CommentReference"/>
          <w:sz w:val="20"/>
          <w:szCs w:val="20"/>
        </w:rPr>
        <w:commentReference w:id="2310"/>
      </w:r>
      <w:r>
        <w:t>under the “emergency” namespace.</w:t>
      </w:r>
      <w:r w:rsidR="00A62314">
        <w:t xml:space="preserve"> </w:t>
      </w:r>
      <w:r w:rsidR="00E76DA4">
        <w:t xml:space="preserve">This registry </w:t>
      </w:r>
      <w:r w:rsidR="00A62314">
        <w:t>will contain</w:t>
      </w:r>
      <w:r w:rsidR="00E76DA4">
        <w:t xml:space="preserve"> codes the </w:t>
      </w:r>
      <w:r w:rsidR="00F060C4">
        <w:t>represent the reason an Agent is unavailable.</w:t>
      </w:r>
    </w:p>
    <w:p w14:paraId="3A82875F" w14:textId="22CBF561" w:rsidR="00366640" w:rsidRPr="00366640" w:rsidRDefault="00272171" w:rsidP="000257F6">
      <w:pPr>
        <w:pStyle w:val="Heading4"/>
      </w:pPr>
      <w:r>
        <w:t xml:space="preserve"> </w:t>
      </w:r>
      <w:r w:rsidR="00366640" w:rsidRPr="00366640">
        <w:t>Registry Title/Name</w:t>
      </w:r>
    </w:p>
    <w:p w14:paraId="25C8A434" w14:textId="708E046C" w:rsidR="00366640" w:rsidRPr="00244618" w:rsidRDefault="00366640" w:rsidP="00600D64">
      <w:pPr>
        <w:pStyle w:val="BodyText"/>
      </w:pPr>
      <w:r w:rsidRPr="00244618">
        <w:rPr>
          <w:rFonts w:cs="Tahoma"/>
        </w:rPr>
        <w:t xml:space="preserve">The name of this registry is </w:t>
      </w:r>
      <w:r w:rsidRPr="00244618">
        <w:t>“</w:t>
      </w:r>
      <w:r w:rsidR="00542541">
        <w:t>Agent Reason Codes</w:t>
      </w:r>
      <w:r w:rsidRPr="00244618">
        <w:t>”.</w:t>
      </w:r>
    </w:p>
    <w:p w14:paraId="1496A814" w14:textId="3F0D7140" w:rsidR="00366640" w:rsidRPr="00125618" w:rsidRDefault="00272171" w:rsidP="000257F6">
      <w:pPr>
        <w:pStyle w:val="Heading4"/>
      </w:pPr>
      <w:bookmarkStart w:id="2311" w:name="_Toc98406594"/>
      <w:r>
        <w:t xml:space="preserve"> </w:t>
      </w:r>
      <w:r w:rsidR="00366640" w:rsidRPr="00125618">
        <w:t>Parent Registry</w:t>
      </w:r>
      <w:bookmarkEnd w:id="2311"/>
    </w:p>
    <w:p w14:paraId="4F02F42E" w14:textId="6CB25DD0" w:rsidR="00366640" w:rsidRPr="002061E0" w:rsidRDefault="001B48FF" w:rsidP="003C01AE">
      <w:pPr>
        <w:pStyle w:val="BodyText"/>
      </w:pPr>
      <w:r>
        <w:t>This</w:t>
      </w:r>
      <w:r w:rsidR="003C01AE">
        <w:t xml:space="preserve"> registry is </w:t>
      </w:r>
      <w:r>
        <w:t>added under the</w:t>
      </w:r>
      <w:r w:rsidR="00B007E5">
        <w:t xml:space="preserve"> </w:t>
      </w:r>
      <w:r w:rsidR="003C01AE">
        <w:t>“emergency”</w:t>
      </w:r>
      <w:r w:rsidR="00B007E5">
        <w:t xml:space="preserve"> </w:t>
      </w:r>
      <w:r>
        <w:t>namespace</w:t>
      </w:r>
    </w:p>
    <w:p w14:paraId="4AD543F3" w14:textId="146D5F65" w:rsidR="00366640" w:rsidRPr="00125618" w:rsidRDefault="00272171" w:rsidP="000257F6">
      <w:pPr>
        <w:pStyle w:val="Heading4"/>
      </w:pPr>
      <w:bookmarkStart w:id="2312" w:name="_Toc98406595"/>
      <w:bookmarkStart w:id="2313" w:name="_Ref196988473"/>
      <w:bookmarkStart w:id="2314" w:name="_Ref196988480"/>
      <w:r>
        <w:t xml:space="preserve"> </w:t>
      </w:r>
      <w:r w:rsidR="00366640" w:rsidRPr="00125618">
        <w:t xml:space="preserve">Information </w:t>
      </w:r>
      <w:r w:rsidR="007102EA">
        <w:t>R</w:t>
      </w:r>
      <w:r w:rsidR="00366640" w:rsidRPr="00125618">
        <w:t xml:space="preserve">equired to </w:t>
      </w:r>
      <w:r w:rsidR="007102EA">
        <w:t>C</w:t>
      </w:r>
      <w:r w:rsidR="00366640" w:rsidRPr="00125618">
        <w:t xml:space="preserve">reate a </w:t>
      </w:r>
      <w:r w:rsidR="007102EA">
        <w:t>N</w:t>
      </w:r>
      <w:r w:rsidR="00366640" w:rsidRPr="00125618">
        <w:t xml:space="preserve">ew </w:t>
      </w:r>
      <w:r w:rsidR="007102EA">
        <w:t>V</w:t>
      </w:r>
      <w:r w:rsidR="00366640" w:rsidRPr="00125618">
        <w:t>alue</w:t>
      </w:r>
      <w:bookmarkEnd w:id="2312"/>
      <w:bookmarkEnd w:id="2313"/>
      <w:bookmarkEnd w:id="2314"/>
    </w:p>
    <w:p w14:paraId="336F538E" w14:textId="58C75CC5" w:rsidR="00E30B20" w:rsidRDefault="00D22B49" w:rsidP="00B465B0">
      <w:pPr>
        <w:pStyle w:val="BodyText"/>
      </w:pPr>
      <w:r>
        <w:t xml:space="preserve">The name of Agent Reason Code </w:t>
      </w:r>
      <w:r w:rsidR="004E15A3">
        <w:t>token</w:t>
      </w:r>
      <w:r w:rsidR="00200F2B">
        <w:t xml:space="preserve"> value</w:t>
      </w:r>
      <w:r w:rsidR="004E15A3">
        <w:t xml:space="preserve"> </w:t>
      </w:r>
      <w:r>
        <w:t>(e.g., “Lunch”)</w:t>
      </w:r>
      <w:r w:rsidR="00D24FCF">
        <w:t>, a description of the code, and a reference to the document that specifies the code.</w:t>
      </w:r>
    </w:p>
    <w:p w14:paraId="3CE758AD" w14:textId="764DF597" w:rsidR="00A30B52" w:rsidRPr="00B0659C" w:rsidRDefault="00272171" w:rsidP="000257F6">
      <w:pPr>
        <w:pStyle w:val="Heading4"/>
      </w:pPr>
      <w:bookmarkStart w:id="2315" w:name="_Ref196923820"/>
      <w:bookmarkStart w:id="2316" w:name="_Ref196923830"/>
      <w:r>
        <w:t xml:space="preserve"> </w:t>
      </w:r>
      <w:r w:rsidR="00D552A6">
        <w:t>Registration</w:t>
      </w:r>
      <w:r w:rsidR="00D552A6" w:rsidRPr="00B0659C">
        <w:t xml:space="preserve"> </w:t>
      </w:r>
      <w:r w:rsidR="00A30B52" w:rsidRPr="00B0659C">
        <w:t>Policy</w:t>
      </w:r>
      <w:bookmarkEnd w:id="2315"/>
      <w:bookmarkEnd w:id="2316"/>
    </w:p>
    <w:p w14:paraId="5B588952" w14:textId="231A644A" w:rsidR="00FF68CB" w:rsidRPr="00244618" w:rsidRDefault="00725064" w:rsidP="00600D64">
      <w:pPr>
        <w:pStyle w:val="BodyText"/>
      </w:pPr>
      <w:r>
        <w:t>Specification Required [</w:t>
      </w:r>
      <w:hyperlink r:id="rId38" w:history="1">
        <w:r w:rsidR="006751ED" w:rsidRPr="00D552A6">
          <w:rPr>
            <w:rStyle w:val="Hyperlink"/>
          </w:rPr>
          <w:t>IETF RFC 8126</w:t>
        </w:r>
      </w:hyperlink>
      <w:r>
        <w:t xml:space="preserve">], which requires expert review. The expert should confirm that each entry represents a new </w:t>
      </w:r>
      <w:r w:rsidR="006751ED">
        <w:t xml:space="preserve">type of </w:t>
      </w:r>
      <w:r w:rsidR="00093BEE">
        <w:t>Agent Reason Code</w:t>
      </w:r>
      <w:r>
        <w:t>.</w:t>
      </w:r>
    </w:p>
    <w:p w14:paraId="54AC649C" w14:textId="3DC07721" w:rsidR="00A64177" w:rsidRPr="00FF13F2" w:rsidRDefault="00272171" w:rsidP="000257F6">
      <w:pPr>
        <w:pStyle w:val="Heading4"/>
      </w:pPr>
      <w:bookmarkStart w:id="2317" w:name="_Ref196990294"/>
      <w:r>
        <w:t xml:space="preserve"> </w:t>
      </w:r>
      <w:r w:rsidR="00A64177" w:rsidRPr="00FF13F2">
        <w:t>Content</w:t>
      </w:r>
      <w:bookmarkEnd w:id="2317"/>
    </w:p>
    <w:p w14:paraId="6BB3284A" w14:textId="77777777" w:rsidR="00D91836" w:rsidRDefault="00D91836" w:rsidP="00D91836">
      <w:pPr>
        <w:pStyle w:val="BodyText"/>
      </w:pPr>
      <w:r>
        <w:t>This registry contains:</w:t>
      </w:r>
    </w:p>
    <w:p w14:paraId="531D8250" w14:textId="3C68D8FA" w:rsidR="00D91836" w:rsidRDefault="00D91836" w:rsidP="00D91836">
      <w:pPr>
        <w:pStyle w:val="BodyText"/>
        <w:numPr>
          <w:ilvl w:val="0"/>
          <w:numId w:val="86"/>
        </w:numPr>
      </w:pPr>
      <w:r>
        <w:t>An ASCII "</w:t>
      </w:r>
      <w:r w:rsidR="00084BC3">
        <w:t>Name</w:t>
      </w:r>
      <w:r>
        <w:t>"</w:t>
      </w:r>
      <w:r w:rsidR="00084BC3">
        <w:t xml:space="preserve"> of the code</w:t>
      </w:r>
      <w:r w:rsidR="004E15A3">
        <w:t xml:space="preserve"> token</w:t>
      </w:r>
      <w:r w:rsidR="00200F2B">
        <w:t xml:space="preserve"> value</w:t>
      </w:r>
      <w:r>
        <w:t xml:space="preserve"> (e.g., "</w:t>
      </w:r>
      <w:r w:rsidR="009C1D99">
        <w:t>Lunch</w:t>
      </w:r>
      <w:r>
        <w:t>")</w:t>
      </w:r>
    </w:p>
    <w:p w14:paraId="133C8230" w14:textId="1FAE7DDA" w:rsidR="009C1D99" w:rsidRDefault="009C1D99" w:rsidP="00D91836">
      <w:pPr>
        <w:pStyle w:val="BodyText"/>
        <w:numPr>
          <w:ilvl w:val="0"/>
          <w:numId w:val="86"/>
        </w:numPr>
      </w:pPr>
      <w:r>
        <w:t xml:space="preserve">An </w:t>
      </w:r>
      <w:r w:rsidR="00446113">
        <w:t>UTF-8</w:t>
      </w:r>
      <w:r>
        <w:t xml:space="preserve"> "</w:t>
      </w:r>
      <w:r w:rsidR="00CA69D3">
        <w:t>Description</w:t>
      </w:r>
      <w:r>
        <w:t>"</w:t>
      </w:r>
      <w:r w:rsidR="00CA69D3">
        <w:t xml:space="preserve"> </w:t>
      </w:r>
      <w:r w:rsidR="0073441B">
        <w:t xml:space="preserve">that describes </w:t>
      </w:r>
      <w:r w:rsidR="005107B4">
        <w:t>what the code denotes</w:t>
      </w:r>
    </w:p>
    <w:p w14:paraId="0E76968D" w14:textId="561B6C0E" w:rsidR="004D4972" w:rsidRDefault="004D4972" w:rsidP="00D91836">
      <w:pPr>
        <w:pStyle w:val="BodyText"/>
        <w:numPr>
          <w:ilvl w:val="0"/>
          <w:numId w:val="86"/>
        </w:numPr>
      </w:pPr>
      <w:r>
        <w:t xml:space="preserve">A </w:t>
      </w:r>
      <w:r w:rsidR="00C20C66">
        <w:t>"</w:t>
      </w:r>
      <w:r>
        <w:t>Reference</w:t>
      </w:r>
      <w:r w:rsidR="005E5E36">
        <w:t>"</w:t>
      </w:r>
      <w:r w:rsidR="006738F2">
        <w:t xml:space="preserve">, URI to the document that defines the </w:t>
      </w:r>
      <w:r w:rsidR="005107B4">
        <w:t>code</w:t>
      </w:r>
    </w:p>
    <w:p w14:paraId="6DF3535C" w14:textId="71AE881C" w:rsidR="00B1370B" w:rsidRPr="00B912DF" w:rsidRDefault="00272171" w:rsidP="000257F6">
      <w:pPr>
        <w:pStyle w:val="Heading4"/>
      </w:pPr>
      <w:r>
        <w:t xml:space="preserve"> </w:t>
      </w:r>
      <w:r w:rsidR="00B1370B" w:rsidRPr="00B912DF">
        <w:t>Initial Values</w:t>
      </w:r>
    </w:p>
    <w:p w14:paraId="71788F90" w14:textId="26AEB831" w:rsidR="00CF5852" w:rsidRDefault="00CF5852" w:rsidP="00CF5852">
      <w:pPr>
        <w:pStyle w:val="Caption"/>
        <w:keepNext/>
      </w:pPr>
    </w:p>
    <w:p w14:paraId="3427761D" w14:textId="4EDF8B91" w:rsidR="000D1057" w:rsidRDefault="000D1057" w:rsidP="000D1057">
      <w:pPr>
        <w:pStyle w:val="Caption"/>
        <w:keepNext/>
      </w:pPr>
      <w:bookmarkStart w:id="2318" w:name="_Toc232082448"/>
      <w:r>
        <w:t xml:space="preserve">Table </w:t>
      </w:r>
      <w:fldSimple w:instr=" STYLEREF 1 \s ">
        <w:r w:rsidR="00E371AD">
          <w:rPr>
            <w:noProof/>
          </w:rPr>
          <w:t>5</w:t>
        </w:r>
      </w:fldSimple>
      <w:r w:rsidR="00E371AD">
        <w:noBreakHyphen/>
      </w:r>
      <w:fldSimple w:instr=" SEQ Table \* ARABIC \s 1 ">
        <w:r w:rsidR="00E371AD">
          <w:rPr>
            <w:noProof/>
          </w:rPr>
          <w:t>1</w:t>
        </w:r>
      </w:fldSimple>
      <w:r>
        <w:t xml:space="preserve"> Agent Reason Codes</w:t>
      </w:r>
      <w:bookmarkEnd w:id="2318"/>
    </w:p>
    <w:tbl>
      <w:tblPr>
        <w:tblStyle w:val="TableGrid"/>
        <w:tblpPr w:leftFromText="187" w:rightFromText="187" w:bottomFromText="288" w:vertAnchor="text" w:tblpXSpec="center" w:tblpY="1"/>
        <w:tblOverlap w:val="never"/>
        <w:tblW w:w="972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0A0" w:firstRow="1" w:lastRow="0" w:firstColumn="1" w:lastColumn="0" w:noHBand="0" w:noVBand="0"/>
      </w:tblPr>
      <w:tblGrid>
        <w:gridCol w:w="1891"/>
        <w:gridCol w:w="6033"/>
        <w:gridCol w:w="1796"/>
      </w:tblGrid>
      <w:tr w:rsidR="00246283" w:rsidRPr="00246283" w14:paraId="0177C5C4" w14:textId="77777777" w:rsidTr="00A91417">
        <w:trPr>
          <w:tblHeader/>
          <w:jc w:val="center"/>
        </w:trPr>
        <w:tc>
          <w:tcPr>
            <w:tcW w:w="1891" w:type="dxa"/>
            <w:shd w:val="clear" w:color="auto" w:fill="D9D9D9" w:themeFill="background1" w:themeFillShade="D9"/>
            <w:hideMark/>
          </w:tcPr>
          <w:p w14:paraId="4FDEA4F9" w14:textId="3580D003" w:rsidR="00F17356" w:rsidRPr="00246283" w:rsidRDefault="007239F0" w:rsidP="00A91417">
            <w:pPr>
              <w:keepNext/>
              <w:jc w:val="center"/>
              <w:rPr>
                <w:rFonts w:cs="Tahoma"/>
                <w:b/>
                <w:bCs/>
              </w:rPr>
            </w:pPr>
            <w:r>
              <w:rPr>
                <w:rFonts w:cs="Tahoma"/>
                <w:b/>
                <w:bCs/>
              </w:rPr>
              <w:t>Reason Code</w:t>
            </w:r>
          </w:p>
        </w:tc>
        <w:tc>
          <w:tcPr>
            <w:tcW w:w="6033" w:type="dxa"/>
            <w:shd w:val="clear" w:color="auto" w:fill="D9D9D9" w:themeFill="background1" w:themeFillShade="D9"/>
            <w:hideMark/>
          </w:tcPr>
          <w:p w14:paraId="2B6BB95A" w14:textId="77777777" w:rsidR="00F17356" w:rsidRPr="00246283" w:rsidRDefault="00F17356" w:rsidP="00A91417">
            <w:pPr>
              <w:keepNext/>
              <w:jc w:val="center"/>
              <w:rPr>
                <w:rFonts w:cs="Tahoma"/>
                <w:b/>
                <w:bCs/>
              </w:rPr>
            </w:pPr>
            <w:r w:rsidRPr="00B465B0">
              <w:rPr>
                <w:rFonts w:cs="Tahoma"/>
                <w:b/>
                <w:bCs/>
              </w:rPr>
              <w:t>Description</w:t>
            </w:r>
          </w:p>
        </w:tc>
        <w:tc>
          <w:tcPr>
            <w:tcW w:w="1796" w:type="dxa"/>
            <w:shd w:val="clear" w:color="auto" w:fill="D9D9D9" w:themeFill="background1" w:themeFillShade="D9"/>
            <w:hideMark/>
          </w:tcPr>
          <w:p w14:paraId="5EB283D1" w14:textId="77777777" w:rsidR="00F17356" w:rsidRPr="00246283" w:rsidRDefault="00F17356" w:rsidP="00A91417">
            <w:pPr>
              <w:keepNext/>
              <w:jc w:val="center"/>
              <w:rPr>
                <w:rFonts w:cs="Tahoma"/>
                <w:b/>
                <w:bCs/>
              </w:rPr>
            </w:pPr>
            <w:r w:rsidRPr="00B465B0">
              <w:rPr>
                <w:rFonts w:cs="Tahoma"/>
                <w:b/>
                <w:bCs/>
              </w:rPr>
              <w:t>Reference</w:t>
            </w:r>
          </w:p>
        </w:tc>
      </w:tr>
      <w:tr w:rsidR="00246283" w:rsidRPr="00246283" w14:paraId="27D65F6E" w14:textId="77777777" w:rsidTr="00A91417">
        <w:trPr>
          <w:jc w:val="center"/>
        </w:trPr>
        <w:tc>
          <w:tcPr>
            <w:tcW w:w="1891" w:type="dxa"/>
          </w:tcPr>
          <w:p w14:paraId="6AEAA5B3" w14:textId="4039A485" w:rsidR="00880DA8" w:rsidRPr="00246283" w:rsidRDefault="00880DA8" w:rsidP="00880DA8">
            <w:r w:rsidRPr="00246283">
              <w:t>WrapUp</w:t>
            </w:r>
          </w:p>
        </w:tc>
        <w:tc>
          <w:tcPr>
            <w:tcW w:w="6033" w:type="dxa"/>
          </w:tcPr>
          <w:p w14:paraId="46E3B864" w14:textId="27182CA2" w:rsidR="00880DA8" w:rsidRPr="00246283" w:rsidRDefault="00880DA8" w:rsidP="00880DA8">
            <w:r w:rsidRPr="00246283">
              <w:t>The agent is completing work from a previous communication</w:t>
            </w:r>
          </w:p>
        </w:tc>
        <w:tc>
          <w:tcPr>
            <w:tcW w:w="1796" w:type="dxa"/>
          </w:tcPr>
          <w:p w14:paraId="2925BD28" w14:textId="05831346" w:rsidR="00880DA8" w:rsidRPr="00246283" w:rsidRDefault="00880DA8" w:rsidP="00880DA8">
            <w:commentRangeStart w:id="2319"/>
            <w:r w:rsidRPr="00246283">
              <w:t>This Document</w:t>
            </w:r>
            <w:commentRangeEnd w:id="2319"/>
            <w:r w:rsidR="00B46583" w:rsidRPr="00246283">
              <w:rPr>
                <w:rStyle w:val="CommentReference"/>
                <w:sz w:val="20"/>
                <w:szCs w:val="20"/>
              </w:rPr>
              <w:commentReference w:id="2319"/>
            </w:r>
          </w:p>
        </w:tc>
      </w:tr>
      <w:tr w:rsidR="00246283" w:rsidRPr="00246283" w14:paraId="7D440C19" w14:textId="77777777" w:rsidTr="00A91417">
        <w:trPr>
          <w:jc w:val="center"/>
        </w:trPr>
        <w:tc>
          <w:tcPr>
            <w:tcW w:w="1891" w:type="dxa"/>
          </w:tcPr>
          <w:p w14:paraId="6617C5C4" w14:textId="06240B93" w:rsidR="00880DA8" w:rsidRPr="00246283" w:rsidRDefault="00880DA8" w:rsidP="00880DA8">
            <w:r w:rsidRPr="00246283">
              <w:t>Break</w:t>
            </w:r>
          </w:p>
        </w:tc>
        <w:tc>
          <w:tcPr>
            <w:tcW w:w="6033" w:type="dxa"/>
          </w:tcPr>
          <w:p w14:paraId="390AE2FE" w14:textId="2873F5D4" w:rsidR="00880DA8" w:rsidRPr="00246283" w:rsidRDefault="00880DA8" w:rsidP="00880DA8">
            <w:r w:rsidRPr="00246283">
              <w:t>The agent is on scheduled break</w:t>
            </w:r>
          </w:p>
        </w:tc>
        <w:tc>
          <w:tcPr>
            <w:tcW w:w="1796" w:type="dxa"/>
          </w:tcPr>
          <w:p w14:paraId="71B30E9A" w14:textId="32DBBBC9" w:rsidR="00880DA8" w:rsidRPr="00246283" w:rsidRDefault="00880DA8" w:rsidP="00880DA8">
            <w:r w:rsidRPr="00246283">
              <w:t>This Document</w:t>
            </w:r>
          </w:p>
        </w:tc>
      </w:tr>
      <w:tr w:rsidR="00246283" w:rsidRPr="00246283" w14:paraId="5E2B2015" w14:textId="77777777" w:rsidTr="00A91417">
        <w:trPr>
          <w:jc w:val="center"/>
        </w:trPr>
        <w:tc>
          <w:tcPr>
            <w:tcW w:w="1891" w:type="dxa"/>
          </w:tcPr>
          <w:p w14:paraId="0CFE054C" w14:textId="2FDCB78E" w:rsidR="00880DA8" w:rsidRPr="00B465B0" w:rsidRDefault="00880DA8" w:rsidP="00880DA8">
            <w:r w:rsidRPr="00246283">
              <w:t>Lunch</w:t>
            </w:r>
          </w:p>
        </w:tc>
        <w:tc>
          <w:tcPr>
            <w:tcW w:w="6033" w:type="dxa"/>
          </w:tcPr>
          <w:p w14:paraId="081DE564" w14:textId="3980D246" w:rsidR="00880DA8" w:rsidRPr="00B465B0" w:rsidRDefault="00880DA8" w:rsidP="00880DA8">
            <w:r w:rsidRPr="00246283">
              <w:t xml:space="preserve">The agent is taking scheduled </w:t>
            </w:r>
            <w:r w:rsidR="00626B34">
              <w:t>meal</w:t>
            </w:r>
            <w:r w:rsidRPr="00246283">
              <w:t xml:space="preserve"> break</w:t>
            </w:r>
          </w:p>
        </w:tc>
        <w:tc>
          <w:tcPr>
            <w:tcW w:w="1796" w:type="dxa"/>
          </w:tcPr>
          <w:p w14:paraId="7DF5EA51" w14:textId="32BFDB92" w:rsidR="00880DA8" w:rsidRPr="00B465B0" w:rsidRDefault="00880DA8" w:rsidP="00880DA8">
            <w:r w:rsidRPr="00246283">
              <w:t>This Document</w:t>
            </w:r>
          </w:p>
        </w:tc>
      </w:tr>
      <w:tr w:rsidR="00246283" w:rsidRPr="00246283" w14:paraId="1ECECAA4" w14:textId="77777777" w:rsidTr="00A91417">
        <w:trPr>
          <w:jc w:val="center"/>
        </w:trPr>
        <w:tc>
          <w:tcPr>
            <w:tcW w:w="1891" w:type="dxa"/>
          </w:tcPr>
          <w:p w14:paraId="3FF56B9B" w14:textId="417AA26B" w:rsidR="00880DA8" w:rsidRPr="00B465B0" w:rsidRDefault="00880DA8" w:rsidP="00880DA8">
            <w:r w:rsidRPr="00246283">
              <w:t>Consulting</w:t>
            </w:r>
          </w:p>
        </w:tc>
        <w:tc>
          <w:tcPr>
            <w:tcW w:w="6033" w:type="dxa"/>
          </w:tcPr>
          <w:p w14:paraId="452E02F5" w14:textId="761BDBC6" w:rsidR="00880DA8" w:rsidRPr="00B465B0" w:rsidRDefault="00880DA8" w:rsidP="00880DA8">
            <w:r w:rsidRPr="00246283">
              <w:t xml:space="preserve">The agent is consulting with a </w:t>
            </w:r>
            <w:r w:rsidR="00456A57" w:rsidRPr="00246283">
              <w:t>supervisor</w:t>
            </w:r>
          </w:p>
        </w:tc>
        <w:tc>
          <w:tcPr>
            <w:tcW w:w="1796" w:type="dxa"/>
          </w:tcPr>
          <w:p w14:paraId="11344F31" w14:textId="055749CF" w:rsidR="00880DA8" w:rsidRPr="00B465B0" w:rsidRDefault="00880DA8" w:rsidP="00880DA8">
            <w:r w:rsidRPr="00246283">
              <w:t>This Document</w:t>
            </w:r>
          </w:p>
        </w:tc>
      </w:tr>
      <w:tr w:rsidR="00246283" w:rsidRPr="00246283" w14:paraId="53583E4E" w14:textId="77777777" w:rsidTr="00A91417">
        <w:trPr>
          <w:jc w:val="center"/>
        </w:trPr>
        <w:tc>
          <w:tcPr>
            <w:tcW w:w="1891" w:type="dxa"/>
          </w:tcPr>
          <w:p w14:paraId="7E8F756C" w14:textId="18B5C8ED" w:rsidR="00880DA8" w:rsidRPr="00B465B0" w:rsidRDefault="00880DA8" w:rsidP="00880DA8">
            <w:r w:rsidRPr="00246283">
              <w:t>Training</w:t>
            </w:r>
          </w:p>
        </w:tc>
        <w:tc>
          <w:tcPr>
            <w:tcW w:w="6033" w:type="dxa"/>
          </w:tcPr>
          <w:p w14:paraId="6098A9D7" w14:textId="329A2E92" w:rsidR="00880DA8" w:rsidRPr="00B465B0" w:rsidRDefault="00880DA8" w:rsidP="00880DA8">
            <w:r w:rsidRPr="00246283">
              <w:t>The agent is in a training session</w:t>
            </w:r>
          </w:p>
        </w:tc>
        <w:tc>
          <w:tcPr>
            <w:tcW w:w="1796" w:type="dxa"/>
          </w:tcPr>
          <w:p w14:paraId="5BB895D0" w14:textId="00B72E8B" w:rsidR="00880DA8" w:rsidRPr="00B465B0" w:rsidRDefault="00880DA8" w:rsidP="00880DA8">
            <w:r w:rsidRPr="00246283">
              <w:t>This Document</w:t>
            </w:r>
          </w:p>
        </w:tc>
      </w:tr>
    </w:tbl>
    <w:p w14:paraId="629AFDB3" w14:textId="241AB10A" w:rsidR="008929D6" w:rsidRDefault="008929D6" w:rsidP="008929D6">
      <w:pPr>
        <w:pStyle w:val="Heading3"/>
      </w:pPr>
      <w:bookmarkStart w:id="2320" w:name="_New_Values_for_1"/>
      <w:bookmarkStart w:id="2321" w:name="_Toc233105523"/>
      <w:bookmarkEnd w:id="2320"/>
      <w:r>
        <w:t>New Values for “</w:t>
      </w:r>
      <w:del w:id="2322" w:author="Michael Smith [2]" w:date="2026-06-18T10:07:00Z" w16du:dateUtc="2026-06-18T14:07:00Z">
        <w:r w:rsidDel="00194DBF">
          <w:delText>serviceNames</w:delText>
        </w:r>
      </w:del>
      <w:ins w:id="2323" w:author="Michael Smith [2]" w:date="2026-06-18T10:07:00Z" w16du:dateUtc="2026-06-18T14:07:00Z">
        <w:r w:rsidR="00194DBF">
          <w:t>Service Names</w:t>
        </w:r>
      </w:ins>
      <w:r>
        <w:t>” registry</w:t>
      </w:r>
      <w:bookmarkEnd w:id="2321"/>
    </w:p>
    <w:p w14:paraId="6F03B7F5" w14:textId="296103D8" w:rsidR="008929D6" w:rsidRDefault="008929D6" w:rsidP="008929D6">
      <w:pPr>
        <w:pStyle w:val="BodyText"/>
      </w:pPr>
      <w:r>
        <w:t>IANA is requested to add the following values to the</w:t>
      </w:r>
      <w:r w:rsidR="008D73B3">
        <w:t xml:space="preserve"> existing registry,</w:t>
      </w:r>
      <w:r>
        <w:t xml:space="preserve"> </w:t>
      </w:r>
      <w:r w:rsidR="008D73B3">
        <w:t>“</w:t>
      </w:r>
      <w:r>
        <w:t>serviceNames</w:t>
      </w:r>
      <w:r w:rsidR="008D73B3">
        <w:t>”</w:t>
      </w:r>
      <w:r>
        <w:t>:</w:t>
      </w:r>
    </w:p>
    <w:p w14:paraId="4E077A2B" w14:textId="167ACEB6" w:rsidR="00680144" w:rsidRDefault="00680144" w:rsidP="00680144">
      <w:pPr>
        <w:pStyle w:val="Caption"/>
        <w:keepNext/>
      </w:pPr>
    </w:p>
    <w:p w14:paraId="44858220" w14:textId="19EB9F43" w:rsidR="000D1057" w:rsidRDefault="000D1057" w:rsidP="000D1057">
      <w:pPr>
        <w:pStyle w:val="Caption"/>
        <w:keepNext/>
      </w:pPr>
      <w:bookmarkStart w:id="2324" w:name="_Toc232082449"/>
      <w:r>
        <w:t xml:space="preserve">Table </w:t>
      </w:r>
      <w:fldSimple w:instr=" STYLEREF 1 \s ">
        <w:r w:rsidR="00E371AD">
          <w:rPr>
            <w:noProof/>
          </w:rPr>
          <w:t>5</w:t>
        </w:r>
      </w:fldSimple>
      <w:r w:rsidR="00E371AD">
        <w:noBreakHyphen/>
      </w:r>
      <w:fldSimple w:instr=" SEQ Table \* ARABIC \s 1 ">
        <w:r w:rsidR="00E371AD">
          <w:rPr>
            <w:noProof/>
          </w:rPr>
          <w:t>2</w:t>
        </w:r>
      </w:fldSimple>
      <w:r>
        <w:t xml:space="preserve"> New serviceNames</w:t>
      </w:r>
      <w:bookmarkEnd w:id="2324"/>
    </w:p>
    <w:tbl>
      <w:tblPr>
        <w:tblStyle w:val="TableGrid"/>
        <w:tblpPr w:leftFromText="187" w:rightFromText="187" w:bottomFromText="288" w:vertAnchor="text" w:tblpY="1"/>
        <w:tblOverlap w:val="neve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2892"/>
        <w:gridCol w:w="4583"/>
        <w:gridCol w:w="2235"/>
      </w:tblGrid>
      <w:tr w:rsidR="008929D6" w14:paraId="4B586682" w14:textId="77777777" w:rsidTr="002543C2">
        <w:trPr>
          <w:tblHeader/>
        </w:trPr>
        <w:tc>
          <w:tcPr>
            <w:tcW w:w="1489" w:type="pct"/>
            <w:shd w:val="clear" w:color="auto" w:fill="D9D9D9" w:themeFill="background1" w:themeFillShade="D9"/>
          </w:tcPr>
          <w:p w14:paraId="7CB527F0" w14:textId="77777777" w:rsidR="008929D6" w:rsidRPr="00F67305" w:rsidRDefault="008929D6" w:rsidP="002543C2">
            <w:pPr>
              <w:rPr>
                <w:b/>
                <w:bCs/>
              </w:rPr>
            </w:pPr>
            <w:r>
              <w:rPr>
                <w:b/>
                <w:bCs/>
              </w:rPr>
              <w:t>Service Name</w:t>
            </w:r>
          </w:p>
        </w:tc>
        <w:tc>
          <w:tcPr>
            <w:tcW w:w="2360" w:type="pct"/>
            <w:shd w:val="clear" w:color="auto" w:fill="D9D9D9" w:themeFill="background1" w:themeFillShade="D9"/>
          </w:tcPr>
          <w:p w14:paraId="4CCA1ECB" w14:textId="77777777" w:rsidR="008929D6" w:rsidRPr="00F67305" w:rsidRDefault="008929D6" w:rsidP="002543C2">
            <w:pPr>
              <w:rPr>
                <w:b/>
                <w:bCs/>
              </w:rPr>
            </w:pPr>
            <w:r>
              <w:rPr>
                <w:b/>
                <w:bCs/>
              </w:rPr>
              <w:t>Service</w:t>
            </w:r>
          </w:p>
        </w:tc>
        <w:tc>
          <w:tcPr>
            <w:tcW w:w="1151" w:type="pct"/>
            <w:shd w:val="clear" w:color="auto" w:fill="D9D9D9" w:themeFill="background1" w:themeFillShade="D9"/>
          </w:tcPr>
          <w:p w14:paraId="010C2E49" w14:textId="77777777" w:rsidR="008929D6" w:rsidRPr="00F67305" w:rsidRDefault="008929D6" w:rsidP="002543C2">
            <w:pPr>
              <w:rPr>
                <w:b/>
                <w:bCs/>
              </w:rPr>
            </w:pPr>
            <w:r>
              <w:rPr>
                <w:b/>
                <w:bCs/>
              </w:rPr>
              <w:t>Reference</w:t>
            </w:r>
          </w:p>
        </w:tc>
      </w:tr>
      <w:tr w:rsidR="008929D6" w14:paraId="120D28C7" w14:textId="77777777" w:rsidTr="002543C2">
        <w:tc>
          <w:tcPr>
            <w:tcW w:w="1489" w:type="pct"/>
          </w:tcPr>
          <w:p w14:paraId="196167B7" w14:textId="77777777" w:rsidR="008929D6" w:rsidRDefault="008929D6" w:rsidP="002543C2">
            <w:r>
              <w:t>ManagementConsole</w:t>
            </w:r>
          </w:p>
        </w:tc>
        <w:tc>
          <w:tcPr>
            <w:tcW w:w="2360" w:type="pct"/>
          </w:tcPr>
          <w:p w14:paraId="48D4984B" w14:textId="77777777" w:rsidR="008929D6" w:rsidRDefault="008929D6" w:rsidP="002543C2">
            <w:r w:rsidRPr="003E3193">
              <w:rPr>
                <w:rFonts w:cs="Tahoma"/>
              </w:rPr>
              <w:t>Management Console</w:t>
            </w:r>
            <w:r>
              <w:rPr>
                <w:rFonts w:cs="Tahoma"/>
              </w:rPr>
              <w:t xml:space="preserve"> Service</w:t>
            </w:r>
          </w:p>
        </w:tc>
        <w:tc>
          <w:tcPr>
            <w:tcW w:w="1151" w:type="pct"/>
          </w:tcPr>
          <w:p w14:paraId="1EE353A8" w14:textId="77777777" w:rsidR="008929D6" w:rsidRDefault="008929D6" w:rsidP="002543C2">
            <w:r>
              <w:rPr>
                <w:rFonts w:cs="Tahoma"/>
              </w:rPr>
              <w:t>This document</w:t>
            </w:r>
          </w:p>
        </w:tc>
      </w:tr>
      <w:tr w:rsidR="008929D6" w14:paraId="7B3245A9" w14:textId="77777777" w:rsidTr="002543C2">
        <w:tc>
          <w:tcPr>
            <w:tcW w:w="1489" w:type="pct"/>
          </w:tcPr>
          <w:p w14:paraId="1DE21E7B" w14:textId="77777777" w:rsidR="008929D6" w:rsidRDefault="008929D6" w:rsidP="002543C2">
            <w:r>
              <w:rPr>
                <w:rFonts w:cs="Tahoma"/>
              </w:rPr>
              <w:t>IntraIDX</w:t>
            </w:r>
          </w:p>
        </w:tc>
        <w:tc>
          <w:tcPr>
            <w:tcW w:w="2360" w:type="pct"/>
          </w:tcPr>
          <w:p w14:paraId="06B81367" w14:textId="77777777" w:rsidR="008929D6" w:rsidRDefault="008929D6" w:rsidP="002543C2">
            <w:r>
              <w:rPr>
                <w:rFonts w:cs="Tahoma"/>
              </w:rPr>
              <w:t>Intra-</w:t>
            </w:r>
            <w:r w:rsidRPr="003E3193">
              <w:rPr>
                <w:rFonts w:cs="Tahoma"/>
              </w:rPr>
              <w:t>Agency Incident Data eXchange</w:t>
            </w:r>
            <w:r>
              <w:rPr>
                <w:rFonts w:cs="Tahoma"/>
              </w:rPr>
              <w:t xml:space="preserve"> Service</w:t>
            </w:r>
          </w:p>
        </w:tc>
        <w:tc>
          <w:tcPr>
            <w:tcW w:w="1151" w:type="pct"/>
          </w:tcPr>
          <w:p w14:paraId="5ECD0B2A" w14:textId="77777777" w:rsidR="008929D6" w:rsidRDefault="008929D6" w:rsidP="002543C2">
            <w:r w:rsidRPr="00383AA7">
              <w:rPr>
                <w:rFonts w:cs="Tahoma"/>
              </w:rPr>
              <w:t>This document</w:t>
            </w:r>
          </w:p>
        </w:tc>
      </w:tr>
      <w:tr w:rsidR="008929D6" w14:paraId="3E6F8F5A" w14:textId="77777777" w:rsidTr="002543C2">
        <w:tc>
          <w:tcPr>
            <w:tcW w:w="1489" w:type="pct"/>
          </w:tcPr>
          <w:p w14:paraId="52A76AD1" w14:textId="77777777" w:rsidR="008929D6" w:rsidRDefault="008929D6" w:rsidP="002543C2">
            <w:pPr>
              <w:rPr>
                <w:rFonts w:cs="Tahoma"/>
              </w:rPr>
            </w:pPr>
            <w:r w:rsidRPr="003E3193">
              <w:rPr>
                <w:rFonts w:cs="Tahoma"/>
              </w:rPr>
              <w:t>C</w:t>
            </w:r>
            <w:r>
              <w:rPr>
                <w:rFonts w:cs="Tahoma"/>
              </w:rPr>
              <w:t>allHandling</w:t>
            </w:r>
          </w:p>
        </w:tc>
        <w:tc>
          <w:tcPr>
            <w:tcW w:w="2360" w:type="pct"/>
          </w:tcPr>
          <w:p w14:paraId="7BB9A8AB" w14:textId="77777777" w:rsidR="008929D6" w:rsidRPr="003E3193" w:rsidRDefault="008929D6" w:rsidP="002543C2">
            <w:pPr>
              <w:rPr>
                <w:rFonts w:cs="Tahoma"/>
              </w:rPr>
            </w:pPr>
            <w:r w:rsidRPr="003E3193">
              <w:rPr>
                <w:rFonts w:cs="Tahoma"/>
              </w:rPr>
              <w:t>Call Handling</w:t>
            </w:r>
            <w:r>
              <w:rPr>
                <w:rFonts w:cs="Tahoma"/>
              </w:rPr>
              <w:t xml:space="preserve"> Service</w:t>
            </w:r>
          </w:p>
        </w:tc>
        <w:tc>
          <w:tcPr>
            <w:tcW w:w="1151" w:type="pct"/>
          </w:tcPr>
          <w:p w14:paraId="1C8892AC" w14:textId="77777777" w:rsidR="008929D6" w:rsidRPr="00383AA7" w:rsidRDefault="008929D6" w:rsidP="002543C2">
            <w:pPr>
              <w:rPr>
                <w:rFonts w:cs="Tahoma"/>
              </w:rPr>
            </w:pPr>
            <w:r w:rsidRPr="00383AA7">
              <w:rPr>
                <w:rFonts w:cs="Tahoma"/>
              </w:rPr>
              <w:t>This document</w:t>
            </w:r>
          </w:p>
        </w:tc>
      </w:tr>
      <w:tr w:rsidR="008929D6" w14:paraId="70B6E49E" w14:textId="77777777" w:rsidTr="002543C2">
        <w:tc>
          <w:tcPr>
            <w:tcW w:w="1489" w:type="pct"/>
          </w:tcPr>
          <w:p w14:paraId="58DB3261" w14:textId="77777777" w:rsidR="008929D6" w:rsidRPr="003E3193" w:rsidRDefault="008929D6" w:rsidP="002543C2">
            <w:pPr>
              <w:rPr>
                <w:rFonts w:cs="Tahoma"/>
              </w:rPr>
            </w:pPr>
            <w:r w:rsidRPr="003E3193">
              <w:rPr>
                <w:rFonts w:cs="Tahoma"/>
              </w:rPr>
              <w:t>Dispatch</w:t>
            </w:r>
          </w:p>
        </w:tc>
        <w:tc>
          <w:tcPr>
            <w:tcW w:w="2360" w:type="pct"/>
          </w:tcPr>
          <w:p w14:paraId="6C28A667" w14:textId="77777777" w:rsidR="008929D6" w:rsidRPr="003E3193" w:rsidRDefault="008929D6" w:rsidP="002543C2">
            <w:pPr>
              <w:rPr>
                <w:rFonts w:cs="Tahoma"/>
              </w:rPr>
            </w:pPr>
            <w:r w:rsidRPr="003E3193">
              <w:rPr>
                <w:rFonts w:cs="Tahoma"/>
              </w:rPr>
              <w:t>Dispatch</w:t>
            </w:r>
            <w:r>
              <w:rPr>
                <w:rFonts w:cs="Tahoma"/>
              </w:rPr>
              <w:t xml:space="preserve"> Service</w:t>
            </w:r>
          </w:p>
        </w:tc>
        <w:tc>
          <w:tcPr>
            <w:tcW w:w="1151" w:type="pct"/>
          </w:tcPr>
          <w:p w14:paraId="6E849E39" w14:textId="77777777" w:rsidR="008929D6" w:rsidRPr="00383AA7" w:rsidRDefault="008929D6" w:rsidP="002543C2">
            <w:pPr>
              <w:rPr>
                <w:rFonts w:cs="Tahoma"/>
              </w:rPr>
            </w:pPr>
            <w:r w:rsidRPr="00383AA7">
              <w:rPr>
                <w:rFonts w:cs="Tahoma"/>
              </w:rPr>
              <w:t>This document</w:t>
            </w:r>
          </w:p>
        </w:tc>
      </w:tr>
      <w:tr w:rsidR="008929D6" w14:paraId="5CC57D7F" w14:textId="77777777" w:rsidTr="002543C2">
        <w:tc>
          <w:tcPr>
            <w:tcW w:w="1489" w:type="pct"/>
          </w:tcPr>
          <w:p w14:paraId="336D819A" w14:textId="77777777" w:rsidR="008929D6" w:rsidRPr="003E3193" w:rsidRDefault="008929D6" w:rsidP="002543C2">
            <w:pPr>
              <w:rPr>
                <w:rFonts w:cs="Tahoma"/>
              </w:rPr>
            </w:pPr>
            <w:r w:rsidRPr="003E3193">
              <w:rPr>
                <w:rFonts w:cs="Tahoma"/>
              </w:rPr>
              <w:t>R</w:t>
            </w:r>
            <w:r>
              <w:rPr>
                <w:rFonts w:cs="Tahoma"/>
              </w:rPr>
              <w:t>esponderData</w:t>
            </w:r>
          </w:p>
        </w:tc>
        <w:tc>
          <w:tcPr>
            <w:tcW w:w="2360" w:type="pct"/>
          </w:tcPr>
          <w:p w14:paraId="0B11C2B2" w14:textId="77777777" w:rsidR="008929D6" w:rsidRPr="003E3193" w:rsidRDefault="008929D6" w:rsidP="002543C2">
            <w:pPr>
              <w:rPr>
                <w:rFonts w:cs="Tahoma"/>
              </w:rPr>
            </w:pPr>
            <w:r w:rsidRPr="003E3193">
              <w:rPr>
                <w:rFonts w:cs="Tahoma"/>
              </w:rPr>
              <w:t>Responder Data Service</w:t>
            </w:r>
          </w:p>
        </w:tc>
        <w:tc>
          <w:tcPr>
            <w:tcW w:w="1151" w:type="pct"/>
          </w:tcPr>
          <w:p w14:paraId="4366E0A9" w14:textId="77777777" w:rsidR="008929D6" w:rsidRPr="00383AA7" w:rsidRDefault="008929D6" w:rsidP="002543C2">
            <w:pPr>
              <w:rPr>
                <w:rFonts w:cs="Tahoma"/>
              </w:rPr>
            </w:pPr>
            <w:r w:rsidRPr="00383AA7">
              <w:rPr>
                <w:rFonts w:cs="Tahoma"/>
              </w:rPr>
              <w:t>This document</w:t>
            </w:r>
          </w:p>
        </w:tc>
      </w:tr>
      <w:tr w:rsidR="008929D6" w14:paraId="4EFF1531" w14:textId="77777777" w:rsidTr="002543C2">
        <w:tc>
          <w:tcPr>
            <w:tcW w:w="1489" w:type="pct"/>
          </w:tcPr>
          <w:p w14:paraId="1F6C63A1" w14:textId="77777777" w:rsidR="008929D6" w:rsidRPr="003E3193" w:rsidRDefault="008929D6" w:rsidP="002543C2">
            <w:pPr>
              <w:rPr>
                <w:rFonts w:cs="Tahoma"/>
              </w:rPr>
            </w:pPr>
            <w:r w:rsidRPr="003E3193">
              <w:rPr>
                <w:rFonts w:cs="Tahoma"/>
              </w:rPr>
              <w:t>MediaProxy</w:t>
            </w:r>
          </w:p>
        </w:tc>
        <w:tc>
          <w:tcPr>
            <w:tcW w:w="2360" w:type="pct"/>
          </w:tcPr>
          <w:p w14:paraId="1C36DFF2" w14:textId="77777777" w:rsidR="008929D6" w:rsidRPr="003E3193" w:rsidRDefault="008929D6" w:rsidP="002543C2">
            <w:pPr>
              <w:rPr>
                <w:rFonts w:cs="Tahoma"/>
              </w:rPr>
            </w:pPr>
            <w:r w:rsidRPr="003E3193">
              <w:rPr>
                <w:rFonts w:cs="Tahoma"/>
              </w:rPr>
              <w:t>Media Proxy</w:t>
            </w:r>
            <w:r>
              <w:rPr>
                <w:rFonts w:cs="Tahoma"/>
              </w:rPr>
              <w:t xml:space="preserve"> Service</w:t>
            </w:r>
          </w:p>
        </w:tc>
        <w:tc>
          <w:tcPr>
            <w:tcW w:w="1151" w:type="pct"/>
          </w:tcPr>
          <w:p w14:paraId="003A1332" w14:textId="77777777" w:rsidR="008929D6" w:rsidRPr="00383AA7" w:rsidRDefault="008929D6" w:rsidP="002543C2">
            <w:pPr>
              <w:rPr>
                <w:rFonts w:cs="Tahoma"/>
              </w:rPr>
            </w:pPr>
            <w:r w:rsidRPr="00383AA7">
              <w:rPr>
                <w:rFonts w:cs="Tahoma"/>
              </w:rPr>
              <w:t>This document</w:t>
            </w:r>
          </w:p>
        </w:tc>
      </w:tr>
      <w:tr w:rsidR="008929D6" w14:paraId="0BEA20C6" w14:textId="77777777" w:rsidTr="002543C2">
        <w:tc>
          <w:tcPr>
            <w:tcW w:w="1489" w:type="pct"/>
          </w:tcPr>
          <w:p w14:paraId="2ADCE334" w14:textId="77777777" w:rsidR="008929D6" w:rsidRPr="003E3193" w:rsidRDefault="008929D6" w:rsidP="002543C2">
            <w:pPr>
              <w:rPr>
                <w:rFonts w:cs="Tahoma"/>
              </w:rPr>
            </w:pPr>
            <w:commentRangeStart w:id="2325"/>
            <w:r w:rsidRPr="003E3193">
              <w:rPr>
                <w:rFonts w:cs="Tahoma"/>
              </w:rPr>
              <w:t>PresenceServer</w:t>
            </w:r>
            <w:commentRangeEnd w:id="2325"/>
            <w:r w:rsidR="00B46583" w:rsidRPr="003E3193">
              <w:rPr>
                <w:rStyle w:val="CommentReference"/>
                <w:rFonts w:cs="Tahoma"/>
                <w:sz w:val="20"/>
                <w:szCs w:val="20"/>
              </w:rPr>
              <w:commentReference w:id="2325"/>
            </w:r>
          </w:p>
        </w:tc>
        <w:tc>
          <w:tcPr>
            <w:tcW w:w="2360" w:type="pct"/>
          </w:tcPr>
          <w:p w14:paraId="7705010D" w14:textId="77777777" w:rsidR="008929D6" w:rsidRPr="003E3193" w:rsidRDefault="008929D6" w:rsidP="002543C2">
            <w:pPr>
              <w:rPr>
                <w:rFonts w:cs="Tahoma"/>
              </w:rPr>
            </w:pPr>
            <w:r w:rsidRPr="003E3193">
              <w:rPr>
                <w:rFonts w:cs="Tahoma"/>
              </w:rPr>
              <w:t>Presence Server</w:t>
            </w:r>
            <w:r>
              <w:rPr>
                <w:rFonts w:cs="Tahoma"/>
              </w:rPr>
              <w:t xml:space="preserve"> Service</w:t>
            </w:r>
          </w:p>
        </w:tc>
        <w:tc>
          <w:tcPr>
            <w:tcW w:w="1151" w:type="pct"/>
          </w:tcPr>
          <w:p w14:paraId="160654A6" w14:textId="77777777" w:rsidR="008929D6" w:rsidRPr="00383AA7" w:rsidRDefault="008929D6" w:rsidP="002543C2">
            <w:pPr>
              <w:rPr>
                <w:rFonts w:cs="Tahoma"/>
              </w:rPr>
            </w:pPr>
            <w:r w:rsidRPr="00383AA7">
              <w:rPr>
                <w:rFonts w:cs="Tahoma"/>
              </w:rPr>
              <w:t>This document</w:t>
            </w:r>
          </w:p>
        </w:tc>
      </w:tr>
      <w:tr w:rsidR="008929D6" w14:paraId="42682542" w14:textId="77777777" w:rsidTr="002543C2">
        <w:tc>
          <w:tcPr>
            <w:tcW w:w="1489" w:type="pct"/>
          </w:tcPr>
          <w:p w14:paraId="2FF815CF" w14:textId="77777777" w:rsidR="008929D6" w:rsidRPr="003E3193" w:rsidRDefault="008929D6" w:rsidP="002543C2">
            <w:pPr>
              <w:rPr>
                <w:rFonts w:cs="Tahoma"/>
              </w:rPr>
            </w:pPr>
            <w:r>
              <w:t>ManagementInformation</w:t>
            </w:r>
          </w:p>
        </w:tc>
        <w:tc>
          <w:tcPr>
            <w:tcW w:w="2360" w:type="pct"/>
          </w:tcPr>
          <w:p w14:paraId="5B6983C9" w14:textId="77777777" w:rsidR="008929D6" w:rsidRPr="003E3193" w:rsidRDefault="008929D6" w:rsidP="002543C2">
            <w:pPr>
              <w:rPr>
                <w:rFonts w:cs="Tahoma"/>
              </w:rPr>
            </w:pPr>
            <w:r w:rsidRPr="003E3193">
              <w:rPr>
                <w:rFonts w:cs="Tahoma"/>
              </w:rPr>
              <w:t xml:space="preserve">Management Information </w:t>
            </w:r>
            <w:r>
              <w:rPr>
                <w:rFonts w:cs="Tahoma"/>
              </w:rPr>
              <w:t>Service</w:t>
            </w:r>
          </w:p>
        </w:tc>
        <w:tc>
          <w:tcPr>
            <w:tcW w:w="1151" w:type="pct"/>
          </w:tcPr>
          <w:p w14:paraId="79F18AD6" w14:textId="77777777" w:rsidR="008929D6" w:rsidRPr="00383AA7" w:rsidRDefault="008929D6" w:rsidP="002543C2">
            <w:pPr>
              <w:rPr>
                <w:rFonts w:cs="Tahoma"/>
              </w:rPr>
            </w:pPr>
            <w:r w:rsidRPr="00383AA7">
              <w:rPr>
                <w:rFonts w:cs="Tahoma"/>
              </w:rPr>
              <w:t>This document</w:t>
            </w:r>
          </w:p>
        </w:tc>
      </w:tr>
      <w:tr w:rsidR="008929D6" w14:paraId="5BB48139" w14:textId="77777777" w:rsidTr="002543C2">
        <w:tc>
          <w:tcPr>
            <w:tcW w:w="1489" w:type="pct"/>
          </w:tcPr>
          <w:p w14:paraId="306A3603" w14:textId="77777777" w:rsidR="008929D6" w:rsidRDefault="008929D6" w:rsidP="002543C2">
            <w:r>
              <w:t>PushToTalk</w:t>
            </w:r>
          </w:p>
        </w:tc>
        <w:tc>
          <w:tcPr>
            <w:tcW w:w="2360" w:type="pct"/>
          </w:tcPr>
          <w:p w14:paraId="75A6CD2E" w14:textId="77777777" w:rsidR="008929D6" w:rsidRPr="003E3193" w:rsidRDefault="008929D6" w:rsidP="002543C2">
            <w:pPr>
              <w:rPr>
                <w:rFonts w:cs="Tahoma"/>
              </w:rPr>
            </w:pPr>
            <w:r>
              <w:rPr>
                <w:rFonts w:cs="Tahoma"/>
              </w:rPr>
              <w:t>Push-To-Talk System Service</w:t>
            </w:r>
          </w:p>
        </w:tc>
        <w:tc>
          <w:tcPr>
            <w:tcW w:w="1151" w:type="pct"/>
          </w:tcPr>
          <w:p w14:paraId="1B1A517A" w14:textId="77777777" w:rsidR="008929D6" w:rsidRPr="00383AA7" w:rsidRDefault="008929D6" w:rsidP="002543C2">
            <w:pPr>
              <w:rPr>
                <w:rFonts w:cs="Tahoma"/>
              </w:rPr>
            </w:pPr>
            <w:r w:rsidRPr="00383AA7">
              <w:rPr>
                <w:rFonts w:cs="Tahoma"/>
              </w:rPr>
              <w:t>This document</w:t>
            </w:r>
          </w:p>
        </w:tc>
      </w:tr>
    </w:tbl>
    <w:p w14:paraId="36CE419F" w14:textId="77777777" w:rsidR="008929D6" w:rsidRDefault="008929D6" w:rsidP="008929D6">
      <w:pPr>
        <w:pStyle w:val="Heading3"/>
      </w:pPr>
      <w:bookmarkStart w:id="2326" w:name="_New_Values_for"/>
      <w:bookmarkStart w:id="2327" w:name="_Toc233105524"/>
      <w:bookmarkEnd w:id="2326"/>
      <w:r>
        <w:t>New Values for “Interface Names” registry</w:t>
      </w:r>
      <w:bookmarkEnd w:id="2327"/>
    </w:p>
    <w:p w14:paraId="21B84967" w14:textId="44A5203C" w:rsidR="008929D6" w:rsidRDefault="008929D6" w:rsidP="008929D6">
      <w:pPr>
        <w:pStyle w:val="BodyText"/>
      </w:pPr>
      <w:r>
        <w:t xml:space="preserve">IANA is requested to add the following values to the </w:t>
      </w:r>
      <w:r w:rsidR="008D73B3">
        <w:t>existing registry, “</w:t>
      </w:r>
      <w:r>
        <w:t>Interface Names</w:t>
      </w:r>
      <w:r w:rsidR="008D73B3">
        <w:t>”</w:t>
      </w:r>
      <w:r>
        <w:t>:</w:t>
      </w:r>
    </w:p>
    <w:p w14:paraId="6A4288C8" w14:textId="58683E93" w:rsidR="00680144" w:rsidRDefault="00680144" w:rsidP="00680144">
      <w:pPr>
        <w:pStyle w:val="Caption"/>
        <w:keepNext/>
      </w:pPr>
    </w:p>
    <w:p w14:paraId="4CE5D4D5" w14:textId="408FB735" w:rsidR="000D1057" w:rsidRDefault="000D1057" w:rsidP="000D1057">
      <w:pPr>
        <w:pStyle w:val="Caption"/>
        <w:keepNext/>
      </w:pPr>
      <w:bookmarkStart w:id="2328" w:name="_Toc232082450"/>
      <w:r>
        <w:t xml:space="preserve">Table </w:t>
      </w:r>
      <w:fldSimple w:instr=" STYLEREF 1 \s ">
        <w:r w:rsidR="00E371AD">
          <w:rPr>
            <w:noProof/>
          </w:rPr>
          <w:t>5</w:t>
        </w:r>
      </w:fldSimple>
      <w:r w:rsidR="00E371AD">
        <w:noBreakHyphen/>
      </w:r>
      <w:fldSimple w:instr=" SEQ Table \* ARABIC \s 1 ">
        <w:r w:rsidR="00E371AD">
          <w:rPr>
            <w:noProof/>
          </w:rPr>
          <w:t>3</w:t>
        </w:r>
      </w:fldSimple>
      <w:r>
        <w:t xml:space="preserve"> New Interface Names</w:t>
      </w:r>
      <w:bookmarkEnd w:id="2328"/>
    </w:p>
    <w:tbl>
      <w:tblPr>
        <w:tblStyle w:val="TableGrid"/>
        <w:tblpPr w:leftFromText="187" w:rightFromText="187" w:bottomFromText="288" w:vertAnchor="text" w:tblpY="1"/>
        <w:tblOverlap w:val="never"/>
        <w:tblW w:w="4955"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7098"/>
        <w:gridCol w:w="2525"/>
      </w:tblGrid>
      <w:tr w:rsidR="008929D6" w14:paraId="7937FD5C" w14:textId="77777777" w:rsidTr="002543C2">
        <w:trPr>
          <w:tblHeader/>
        </w:trPr>
        <w:tc>
          <w:tcPr>
            <w:tcW w:w="3688" w:type="pct"/>
            <w:shd w:val="clear" w:color="auto" w:fill="D9D9D9" w:themeFill="background1" w:themeFillShade="D9"/>
          </w:tcPr>
          <w:p w14:paraId="35E4C9B0" w14:textId="77777777" w:rsidR="008929D6" w:rsidRPr="00F67305" w:rsidRDefault="008929D6" w:rsidP="002543C2">
            <w:pPr>
              <w:rPr>
                <w:b/>
                <w:bCs/>
              </w:rPr>
            </w:pPr>
            <w:commentRangeStart w:id="2329"/>
            <w:r>
              <w:rPr>
                <w:b/>
                <w:bCs/>
              </w:rPr>
              <w:t>Interface Name</w:t>
            </w:r>
            <w:commentRangeEnd w:id="2329"/>
            <w:r w:rsidR="00B46583" w:rsidRPr="00F67305">
              <w:rPr>
                <w:rStyle w:val="CommentReference"/>
                <w:b/>
                <w:bCs/>
                <w:sz w:val="20"/>
                <w:szCs w:val="20"/>
              </w:rPr>
              <w:commentReference w:id="2329"/>
            </w:r>
          </w:p>
        </w:tc>
        <w:tc>
          <w:tcPr>
            <w:tcW w:w="1312" w:type="pct"/>
            <w:shd w:val="clear" w:color="auto" w:fill="D9D9D9" w:themeFill="background1" w:themeFillShade="D9"/>
          </w:tcPr>
          <w:p w14:paraId="251A338A" w14:textId="77777777" w:rsidR="008929D6" w:rsidRPr="00F67305" w:rsidRDefault="008929D6" w:rsidP="002543C2">
            <w:pPr>
              <w:rPr>
                <w:b/>
                <w:bCs/>
              </w:rPr>
            </w:pPr>
            <w:r>
              <w:rPr>
                <w:b/>
                <w:bCs/>
              </w:rPr>
              <w:t>Reference</w:t>
            </w:r>
          </w:p>
        </w:tc>
      </w:tr>
      <w:tr w:rsidR="008929D6" w14:paraId="7C284EC1" w14:textId="77777777" w:rsidTr="002543C2">
        <w:tc>
          <w:tcPr>
            <w:tcW w:w="3688" w:type="pct"/>
          </w:tcPr>
          <w:p w14:paraId="73FFB685" w14:textId="5427FC76" w:rsidR="008929D6" w:rsidRDefault="008929D6" w:rsidP="002543C2">
            <w:del w:id="2330" w:author="Michael Smith [2]" w:date="2026-04-22T15:05:00Z" w16du:dateUtc="2026-04-22T19:05:00Z">
              <w:r w:rsidDel="00916EB2">
                <w:rPr>
                  <w:rFonts w:cs="Tahoma"/>
                </w:rPr>
                <w:delText>DRProxy</w:delText>
              </w:r>
            </w:del>
            <w:ins w:id="2331" w:author="Michael Smith [2]" w:date="2026-04-22T15:05:00Z" w16du:dateUtc="2026-04-22T19:05:00Z">
              <w:r w:rsidR="00916EB2">
                <w:rPr>
                  <w:rFonts w:cs="Tahoma"/>
                </w:rPr>
                <w:t>DrProxy</w:t>
              </w:r>
            </w:ins>
          </w:p>
        </w:tc>
        <w:tc>
          <w:tcPr>
            <w:tcW w:w="1312" w:type="pct"/>
          </w:tcPr>
          <w:p w14:paraId="3409EF26" w14:textId="77777777" w:rsidR="008929D6" w:rsidRDefault="008929D6" w:rsidP="002543C2">
            <w:r>
              <w:rPr>
                <w:rFonts w:cs="Tahoma"/>
              </w:rPr>
              <w:t>This document</w:t>
            </w:r>
          </w:p>
        </w:tc>
      </w:tr>
      <w:tr w:rsidR="008929D6" w14:paraId="4FBA5194" w14:textId="77777777" w:rsidTr="002543C2">
        <w:tc>
          <w:tcPr>
            <w:tcW w:w="3688" w:type="pct"/>
          </w:tcPr>
          <w:p w14:paraId="31624D08" w14:textId="77777777" w:rsidR="008929D6" w:rsidRDefault="008929D6" w:rsidP="002543C2">
            <w:r>
              <w:rPr>
                <w:rFonts w:cs="Tahoma"/>
              </w:rPr>
              <w:t>SetQueueState</w:t>
            </w:r>
          </w:p>
        </w:tc>
        <w:tc>
          <w:tcPr>
            <w:tcW w:w="1312" w:type="pct"/>
          </w:tcPr>
          <w:p w14:paraId="2331FCC2" w14:textId="77777777" w:rsidR="008929D6" w:rsidRDefault="008929D6" w:rsidP="002543C2">
            <w:r w:rsidRPr="00383AA7">
              <w:rPr>
                <w:rFonts w:cs="Tahoma"/>
              </w:rPr>
              <w:t>This document</w:t>
            </w:r>
          </w:p>
        </w:tc>
      </w:tr>
      <w:tr w:rsidR="008929D6" w14:paraId="6075E45A" w14:textId="77777777" w:rsidTr="002543C2">
        <w:tc>
          <w:tcPr>
            <w:tcW w:w="3688" w:type="pct"/>
          </w:tcPr>
          <w:p w14:paraId="39D86FF6" w14:textId="77777777" w:rsidR="008929D6" w:rsidRDefault="008929D6" w:rsidP="002543C2">
            <w:pPr>
              <w:rPr>
                <w:rFonts w:cs="Tahoma"/>
              </w:rPr>
            </w:pPr>
            <w:r w:rsidRPr="00D15A3A">
              <w:rPr>
                <w:rFonts w:cs="Tahoma"/>
              </w:rPr>
              <w:t>MediaProxyUriRequest</w:t>
            </w:r>
          </w:p>
        </w:tc>
        <w:tc>
          <w:tcPr>
            <w:tcW w:w="1312" w:type="pct"/>
          </w:tcPr>
          <w:p w14:paraId="3F4BF800" w14:textId="77777777" w:rsidR="008929D6" w:rsidRPr="00383AA7" w:rsidRDefault="008929D6" w:rsidP="002543C2">
            <w:pPr>
              <w:rPr>
                <w:rFonts w:cs="Tahoma"/>
              </w:rPr>
            </w:pPr>
            <w:r w:rsidRPr="00383AA7">
              <w:rPr>
                <w:rFonts w:cs="Tahoma"/>
              </w:rPr>
              <w:t>This document</w:t>
            </w:r>
          </w:p>
        </w:tc>
      </w:tr>
      <w:tr w:rsidR="008929D6" w14:paraId="73F7884C" w14:textId="77777777" w:rsidTr="002543C2">
        <w:tc>
          <w:tcPr>
            <w:tcW w:w="3688" w:type="pct"/>
          </w:tcPr>
          <w:p w14:paraId="25C62E0F" w14:textId="69F8846B" w:rsidR="008929D6" w:rsidRPr="003E3193" w:rsidRDefault="008929D6" w:rsidP="002543C2">
            <w:pPr>
              <w:rPr>
                <w:rFonts w:cs="Tahoma"/>
              </w:rPr>
            </w:pPr>
            <w:del w:id="2332" w:author="Michael Smith [2]" w:date="2026-04-22T15:05:00Z" w16du:dateUtc="2026-04-22T19:05:00Z">
              <w:r w:rsidDel="00916EB2">
                <w:rPr>
                  <w:rFonts w:cs="Tahoma"/>
                </w:rPr>
                <w:delText>IRR</w:delText>
              </w:r>
            </w:del>
            <w:ins w:id="2333" w:author="Michael Smith [2]" w:date="2026-04-22T15:05:00Z" w16du:dateUtc="2026-04-22T19:05:00Z">
              <w:r w:rsidR="00916EB2">
                <w:rPr>
                  <w:rFonts w:cs="Tahoma"/>
                </w:rPr>
                <w:t>Irr</w:t>
              </w:r>
            </w:ins>
          </w:p>
        </w:tc>
        <w:tc>
          <w:tcPr>
            <w:tcW w:w="1312" w:type="pct"/>
          </w:tcPr>
          <w:p w14:paraId="3EE1B55D" w14:textId="77777777" w:rsidR="008929D6" w:rsidRPr="00383AA7" w:rsidRDefault="008929D6" w:rsidP="002543C2">
            <w:pPr>
              <w:rPr>
                <w:rFonts w:cs="Tahoma"/>
              </w:rPr>
            </w:pPr>
            <w:r w:rsidRPr="00383AA7">
              <w:rPr>
                <w:rFonts w:cs="Tahoma"/>
              </w:rPr>
              <w:t>This document</w:t>
            </w:r>
          </w:p>
        </w:tc>
      </w:tr>
      <w:tr w:rsidR="008929D6" w14:paraId="59F51A62" w14:textId="77777777" w:rsidTr="002543C2">
        <w:tc>
          <w:tcPr>
            <w:tcW w:w="3688" w:type="pct"/>
          </w:tcPr>
          <w:p w14:paraId="7A34D1CD" w14:textId="77777777" w:rsidR="008929D6" w:rsidRPr="003E3193" w:rsidRDefault="008929D6" w:rsidP="002543C2">
            <w:pPr>
              <w:rPr>
                <w:rFonts w:cs="Tahoma"/>
              </w:rPr>
            </w:pPr>
            <w:r>
              <w:rPr>
                <w:rFonts w:cs="Tahoma"/>
              </w:rPr>
              <w:t>RdsPsap</w:t>
            </w:r>
          </w:p>
        </w:tc>
        <w:tc>
          <w:tcPr>
            <w:tcW w:w="1312" w:type="pct"/>
          </w:tcPr>
          <w:p w14:paraId="5761B1F6" w14:textId="77777777" w:rsidR="008929D6" w:rsidRPr="00383AA7" w:rsidRDefault="008929D6" w:rsidP="002543C2">
            <w:pPr>
              <w:rPr>
                <w:rFonts w:cs="Tahoma"/>
              </w:rPr>
            </w:pPr>
            <w:r w:rsidRPr="00383AA7">
              <w:rPr>
                <w:rFonts w:cs="Tahoma"/>
              </w:rPr>
              <w:t>This document</w:t>
            </w:r>
          </w:p>
        </w:tc>
      </w:tr>
      <w:tr w:rsidR="008929D6" w14:paraId="472B74A7" w14:textId="77777777" w:rsidTr="002543C2">
        <w:tc>
          <w:tcPr>
            <w:tcW w:w="3688" w:type="pct"/>
          </w:tcPr>
          <w:p w14:paraId="2B0210A6" w14:textId="77777777" w:rsidR="008929D6" w:rsidRDefault="008929D6" w:rsidP="002543C2">
            <w:r>
              <w:rPr>
                <w:rFonts w:cs="Tahoma"/>
              </w:rPr>
              <w:t>RdsResponder</w:t>
            </w:r>
          </w:p>
        </w:tc>
        <w:tc>
          <w:tcPr>
            <w:tcW w:w="1312" w:type="pct"/>
          </w:tcPr>
          <w:p w14:paraId="09456B21" w14:textId="77777777" w:rsidR="008929D6" w:rsidRPr="00383AA7" w:rsidRDefault="008929D6" w:rsidP="002543C2">
            <w:pPr>
              <w:rPr>
                <w:rFonts w:cs="Tahoma"/>
              </w:rPr>
            </w:pPr>
            <w:r w:rsidRPr="00383AA7">
              <w:rPr>
                <w:rFonts w:cs="Tahoma"/>
              </w:rPr>
              <w:t>This document</w:t>
            </w:r>
          </w:p>
        </w:tc>
      </w:tr>
      <w:tr w:rsidR="009A4FB4" w14:paraId="61BF421B" w14:textId="77777777" w:rsidTr="002543C2">
        <w:tc>
          <w:tcPr>
            <w:tcW w:w="3688" w:type="pct"/>
          </w:tcPr>
          <w:p w14:paraId="411C0B17" w14:textId="3F1046C6" w:rsidR="009A4FB4" w:rsidRDefault="009A4FB4" w:rsidP="009A4FB4">
            <w:pPr>
              <w:rPr>
                <w:rFonts w:cs="Tahoma"/>
              </w:rPr>
            </w:pPr>
            <w:r w:rsidRPr="00046985">
              <w:t>AgentPresencePublish</w:t>
            </w:r>
          </w:p>
        </w:tc>
        <w:tc>
          <w:tcPr>
            <w:tcW w:w="1312" w:type="pct"/>
          </w:tcPr>
          <w:p w14:paraId="6BE24007" w14:textId="29E77C3D" w:rsidR="009A4FB4" w:rsidRPr="00383AA7" w:rsidRDefault="009A4FB4" w:rsidP="009A4FB4">
            <w:pPr>
              <w:rPr>
                <w:rFonts w:cs="Tahoma"/>
              </w:rPr>
            </w:pPr>
            <w:r w:rsidRPr="00383AA7">
              <w:rPr>
                <w:rFonts w:cs="Tahoma"/>
              </w:rPr>
              <w:t>This document</w:t>
            </w:r>
          </w:p>
        </w:tc>
      </w:tr>
      <w:tr w:rsidR="009A4FB4" w14:paraId="61BF9B3E" w14:textId="77777777" w:rsidTr="002543C2">
        <w:tc>
          <w:tcPr>
            <w:tcW w:w="3688" w:type="pct"/>
          </w:tcPr>
          <w:p w14:paraId="649BFA7F" w14:textId="6E77E3A8" w:rsidR="009A4FB4" w:rsidRDefault="009A4FB4" w:rsidP="009A4FB4">
            <w:pPr>
              <w:rPr>
                <w:rFonts w:cs="Tahoma"/>
              </w:rPr>
            </w:pPr>
            <w:r w:rsidRPr="00046985">
              <w:t>AgentPresencePut</w:t>
            </w:r>
          </w:p>
        </w:tc>
        <w:tc>
          <w:tcPr>
            <w:tcW w:w="1312" w:type="pct"/>
          </w:tcPr>
          <w:p w14:paraId="4EE5D23F" w14:textId="5E8DFBA5" w:rsidR="009A4FB4" w:rsidRPr="00383AA7" w:rsidRDefault="009A4FB4" w:rsidP="009A4FB4">
            <w:pPr>
              <w:rPr>
                <w:rFonts w:cs="Tahoma"/>
              </w:rPr>
            </w:pPr>
            <w:r w:rsidRPr="00F40F96">
              <w:rPr>
                <w:rFonts w:cs="Tahoma"/>
              </w:rPr>
              <w:t>This document</w:t>
            </w:r>
          </w:p>
        </w:tc>
      </w:tr>
      <w:tr w:rsidR="009A4FB4" w14:paraId="4FB233DF" w14:textId="77777777" w:rsidTr="002543C2">
        <w:tc>
          <w:tcPr>
            <w:tcW w:w="3688" w:type="pct"/>
          </w:tcPr>
          <w:p w14:paraId="2555AA04" w14:textId="08659A0C" w:rsidR="009A4FB4" w:rsidRDefault="009A4FB4" w:rsidP="009A4FB4">
            <w:pPr>
              <w:rPr>
                <w:rFonts w:cs="Tahoma"/>
              </w:rPr>
            </w:pPr>
            <w:r w:rsidRPr="00046985">
              <w:t>AgentPresenceSubscribe</w:t>
            </w:r>
          </w:p>
        </w:tc>
        <w:tc>
          <w:tcPr>
            <w:tcW w:w="1312" w:type="pct"/>
          </w:tcPr>
          <w:p w14:paraId="62682076" w14:textId="07FBC58E" w:rsidR="009A4FB4" w:rsidRPr="00383AA7" w:rsidRDefault="009A4FB4" w:rsidP="009A4FB4">
            <w:pPr>
              <w:rPr>
                <w:rFonts w:cs="Tahoma"/>
              </w:rPr>
            </w:pPr>
            <w:r w:rsidRPr="00F40F96">
              <w:rPr>
                <w:rFonts w:cs="Tahoma"/>
              </w:rPr>
              <w:t>This document</w:t>
            </w:r>
          </w:p>
        </w:tc>
      </w:tr>
    </w:tbl>
    <w:p w14:paraId="0AF73D65" w14:textId="77777777" w:rsidR="008929D6" w:rsidRDefault="008929D6" w:rsidP="008929D6">
      <w:pPr>
        <w:pStyle w:val="Heading3"/>
      </w:pPr>
      <w:bookmarkStart w:id="2334" w:name="_New_Values_for_2"/>
      <w:bookmarkStart w:id="2335" w:name="_Toc233105525"/>
      <w:bookmarkEnd w:id="2334"/>
      <w:r>
        <w:t>New Values for “Policy Types” Registry</w:t>
      </w:r>
      <w:bookmarkEnd w:id="2335"/>
    </w:p>
    <w:p w14:paraId="49FB13EC" w14:textId="77E21C2D" w:rsidR="008929D6" w:rsidRDefault="008929D6" w:rsidP="008929D6">
      <w:pPr>
        <w:pStyle w:val="BodyText"/>
      </w:pPr>
      <w:r>
        <w:t xml:space="preserve">IANA is requested to add the following values to the </w:t>
      </w:r>
      <w:r w:rsidR="00CF792D">
        <w:t>existing registry, “</w:t>
      </w:r>
      <w:commentRangeStart w:id="2336"/>
      <w:r>
        <w:t xml:space="preserve">Policy </w:t>
      </w:r>
      <w:commentRangeEnd w:id="2336"/>
      <w:r w:rsidR="00B46583">
        <w:rPr>
          <w:rStyle w:val="CommentReference"/>
          <w:sz w:val="20"/>
          <w:szCs w:val="20"/>
        </w:rPr>
        <w:commentReference w:id="2336"/>
      </w:r>
      <w:r>
        <w:t>Types</w:t>
      </w:r>
      <w:r w:rsidR="00CF792D">
        <w:t>”</w:t>
      </w:r>
      <w:r>
        <w:t>:</w:t>
      </w:r>
    </w:p>
    <w:p w14:paraId="332CC664" w14:textId="62FE32BE" w:rsidR="00680144" w:rsidRDefault="00680144" w:rsidP="00680144">
      <w:pPr>
        <w:pStyle w:val="Caption"/>
        <w:keepNext/>
      </w:pPr>
    </w:p>
    <w:p w14:paraId="6805C4BA" w14:textId="484F8829" w:rsidR="000D1057" w:rsidRDefault="000D1057" w:rsidP="000D1057">
      <w:pPr>
        <w:pStyle w:val="Caption"/>
        <w:keepNext/>
      </w:pPr>
      <w:bookmarkStart w:id="2337" w:name="_Toc232082451"/>
      <w:r>
        <w:t xml:space="preserve">Table </w:t>
      </w:r>
      <w:fldSimple w:instr=" STYLEREF 1 \s ">
        <w:r w:rsidR="00E371AD">
          <w:rPr>
            <w:noProof/>
          </w:rPr>
          <w:t>5</w:t>
        </w:r>
      </w:fldSimple>
      <w:r w:rsidR="00E371AD">
        <w:noBreakHyphen/>
      </w:r>
      <w:fldSimple w:instr=" SEQ Table \* ARABIC \s 1 ">
        <w:r w:rsidR="00E371AD">
          <w:rPr>
            <w:noProof/>
          </w:rPr>
          <w:t>4</w:t>
        </w:r>
      </w:fldSimple>
      <w:r>
        <w:t xml:space="preserve"> New Policy Types</w:t>
      </w:r>
      <w:bookmarkEnd w:id="2337"/>
    </w:p>
    <w:tbl>
      <w:tblPr>
        <w:tblStyle w:val="TableGrid"/>
        <w:tblpPr w:leftFromText="187" w:rightFromText="187" w:bottomFromText="288" w:vertAnchor="text" w:tblpY="1"/>
        <w:tblOverlap w:val="neve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4480"/>
        <w:gridCol w:w="1311"/>
        <w:gridCol w:w="1027"/>
        <w:gridCol w:w="2892"/>
      </w:tblGrid>
      <w:tr w:rsidR="008929D6" w14:paraId="5EFE28E5" w14:textId="77777777" w:rsidTr="00AF2463">
        <w:trPr>
          <w:tblHeader/>
        </w:trPr>
        <w:tc>
          <w:tcPr>
            <w:tcW w:w="2307" w:type="pct"/>
            <w:shd w:val="clear" w:color="auto" w:fill="D9D9D9" w:themeFill="background1" w:themeFillShade="D9"/>
          </w:tcPr>
          <w:p w14:paraId="40382278" w14:textId="77777777" w:rsidR="008929D6" w:rsidRPr="00F67305" w:rsidRDefault="008929D6" w:rsidP="002543C2">
            <w:pPr>
              <w:rPr>
                <w:b/>
                <w:bCs/>
              </w:rPr>
            </w:pPr>
            <w:r>
              <w:rPr>
                <w:b/>
                <w:bCs/>
              </w:rPr>
              <w:t>Policy Type</w:t>
            </w:r>
          </w:p>
        </w:tc>
        <w:tc>
          <w:tcPr>
            <w:tcW w:w="675" w:type="pct"/>
            <w:shd w:val="clear" w:color="auto" w:fill="D9D9D9" w:themeFill="background1" w:themeFillShade="D9"/>
          </w:tcPr>
          <w:p w14:paraId="448F3859" w14:textId="77777777" w:rsidR="008929D6" w:rsidRDefault="008929D6" w:rsidP="002543C2">
            <w:pPr>
              <w:rPr>
                <w:b/>
                <w:bCs/>
              </w:rPr>
            </w:pPr>
            <w:r>
              <w:rPr>
                <w:b/>
                <w:bCs/>
              </w:rPr>
              <w:t>Format</w:t>
            </w:r>
          </w:p>
        </w:tc>
        <w:tc>
          <w:tcPr>
            <w:tcW w:w="529" w:type="pct"/>
            <w:shd w:val="clear" w:color="auto" w:fill="D9D9D9" w:themeFill="background1" w:themeFillShade="D9"/>
          </w:tcPr>
          <w:p w14:paraId="4571979B" w14:textId="77777777" w:rsidR="008929D6" w:rsidRDefault="008929D6" w:rsidP="002543C2">
            <w:pPr>
              <w:rPr>
                <w:b/>
                <w:bCs/>
              </w:rPr>
            </w:pPr>
            <w:r>
              <w:rPr>
                <w:b/>
                <w:bCs/>
              </w:rPr>
              <w:t>Use</w:t>
            </w:r>
          </w:p>
        </w:tc>
        <w:tc>
          <w:tcPr>
            <w:tcW w:w="1489" w:type="pct"/>
            <w:shd w:val="clear" w:color="auto" w:fill="D9D9D9" w:themeFill="background1" w:themeFillShade="D9"/>
          </w:tcPr>
          <w:p w14:paraId="31D1F704" w14:textId="77777777" w:rsidR="008929D6" w:rsidRPr="00F67305" w:rsidRDefault="008929D6" w:rsidP="002543C2">
            <w:pPr>
              <w:rPr>
                <w:b/>
                <w:bCs/>
              </w:rPr>
            </w:pPr>
            <w:r>
              <w:rPr>
                <w:b/>
                <w:bCs/>
              </w:rPr>
              <w:t>Reference</w:t>
            </w:r>
          </w:p>
        </w:tc>
      </w:tr>
      <w:tr w:rsidR="008929D6" w14:paraId="1DE3132D" w14:textId="77777777" w:rsidTr="00AF2463">
        <w:tc>
          <w:tcPr>
            <w:tcW w:w="2307" w:type="pct"/>
          </w:tcPr>
          <w:p w14:paraId="5773CE3A" w14:textId="77777777" w:rsidR="008929D6" w:rsidRDefault="008929D6" w:rsidP="002543C2">
            <w:r w:rsidRPr="003E3193">
              <w:rPr>
                <w:rFonts w:cs="Tahoma"/>
              </w:rPr>
              <w:t>ManagementConsole</w:t>
            </w:r>
            <w:r>
              <w:rPr>
                <w:rFonts w:cs="Tahoma"/>
              </w:rPr>
              <w:t>Policy</w:t>
            </w:r>
          </w:p>
        </w:tc>
        <w:tc>
          <w:tcPr>
            <w:tcW w:w="675" w:type="pct"/>
          </w:tcPr>
          <w:p w14:paraId="10BB7CA3" w14:textId="77777777" w:rsidR="008929D6" w:rsidRDefault="008929D6" w:rsidP="002543C2">
            <w:pPr>
              <w:rPr>
                <w:rFonts w:cs="Tahoma"/>
              </w:rPr>
            </w:pPr>
            <w:r>
              <w:rPr>
                <w:rFonts w:cs="Tahoma"/>
              </w:rPr>
              <w:t>XACML</w:t>
            </w:r>
          </w:p>
        </w:tc>
        <w:tc>
          <w:tcPr>
            <w:tcW w:w="529" w:type="pct"/>
          </w:tcPr>
          <w:p w14:paraId="03A92C78" w14:textId="77777777" w:rsidR="008929D6" w:rsidRDefault="008929D6" w:rsidP="002543C2">
            <w:pPr>
              <w:rPr>
                <w:rFonts w:cs="Tahoma"/>
              </w:rPr>
            </w:pPr>
            <w:r>
              <w:rPr>
                <w:rFonts w:cs="Tahoma"/>
              </w:rPr>
              <w:t>DRM</w:t>
            </w:r>
          </w:p>
        </w:tc>
        <w:tc>
          <w:tcPr>
            <w:tcW w:w="1489" w:type="pct"/>
          </w:tcPr>
          <w:p w14:paraId="0C1BB45D" w14:textId="77777777" w:rsidR="008929D6" w:rsidRDefault="008929D6" w:rsidP="002543C2">
            <w:r>
              <w:rPr>
                <w:rFonts w:cs="Tahoma"/>
              </w:rPr>
              <w:t>This document</w:t>
            </w:r>
          </w:p>
        </w:tc>
      </w:tr>
      <w:tr w:rsidR="008929D6" w14:paraId="2BEC704F" w14:textId="77777777" w:rsidTr="00AF2463">
        <w:tc>
          <w:tcPr>
            <w:tcW w:w="2307" w:type="pct"/>
          </w:tcPr>
          <w:p w14:paraId="2B637273" w14:textId="0CCA1B07" w:rsidR="008929D6" w:rsidRDefault="008929D6" w:rsidP="002543C2">
            <w:r>
              <w:rPr>
                <w:rFonts w:cs="Tahoma"/>
              </w:rPr>
              <w:t>Intra</w:t>
            </w:r>
            <w:r w:rsidR="00240761">
              <w:rPr>
                <w:rFonts w:cs="Tahoma"/>
              </w:rPr>
              <w:t>Agency</w:t>
            </w:r>
            <w:r>
              <w:rPr>
                <w:rFonts w:cs="Tahoma"/>
              </w:rPr>
              <w:t>Idx</w:t>
            </w:r>
            <w:r w:rsidRPr="00CC6734">
              <w:rPr>
                <w:rFonts w:cs="Tahoma"/>
              </w:rPr>
              <w:t>Policy</w:t>
            </w:r>
          </w:p>
        </w:tc>
        <w:tc>
          <w:tcPr>
            <w:tcW w:w="675" w:type="pct"/>
          </w:tcPr>
          <w:p w14:paraId="212A7C19" w14:textId="77777777" w:rsidR="008929D6" w:rsidRPr="00383AA7" w:rsidRDefault="008929D6" w:rsidP="002543C2">
            <w:pPr>
              <w:rPr>
                <w:rFonts w:cs="Tahoma"/>
              </w:rPr>
            </w:pPr>
            <w:r>
              <w:rPr>
                <w:rFonts w:cs="Tahoma"/>
              </w:rPr>
              <w:t>XACML</w:t>
            </w:r>
          </w:p>
        </w:tc>
        <w:tc>
          <w:tcPr>
            <w:tcW w:w="529" w:type="pct"/>
          </w:tcPr>
          <w:p w14:paraId="75E78825" w14:textId="77777777" w:rsidR="008929D6" w:rsidRPr="00383AA7" w:rsidRDefault="008929D6" w:rsidP="002543C2">
            <w:pPr>
              <w:rPr>
                <w:rFonts w:cs="Tahoma"/>
              </w:rPr>
            </w:pPr>
            <w:r>
              <w:rPr>
                <w:rFonts w:cs="Tahoma"/>
              </w:rPr>
              <w:t>DRM</w:t>
            </w:r>
          </w:p>
        </w:tc>
        <w:tc>
          <w:tcPr>
            <w:tcW w:w="1489" w:type="pct"/>
          </w:tcPr>
          <w:p w14:paraId="4E5EF511" w14:textId="77777777" w:rsidR="008929D6" w:rsidRDefault="008929D6" w:rsidP="002543C2">
            <w:r w:rsidRPr="00383AA7">
              <w:rPr>
                <w:rFonts w:cs="Tahoma"/>
              </w:rPr>
              <w:t>This document</w:t>
            </w:r>
          </w:p>
        </w:tc>
      </w:tr>
      <w:tr w:rsidR="008929D6" w14:paraId="3D1EAC1B" w14:textId="77777777" w:rsidTr="00AF2463">
        <w:tc>
          <w:tcPr>
            <w:tcW w:w="2307" w:type="pct"/>
          </w:tcPr>
          <w:p w14:paraId="289D4617" w14:textId="77777777" w:rsidR="008929D6" w:rsidRDefault="008929D6" w:rsidP="002543C2">
            <w:pPr>
              <w:rPr>
                <w:rFonts w:cs="Tahoma"/>
              </w:rPr>
            </w:pPr>
            <w:r w:rsidRPr="003E3193">
              <w:rPr>
                <w:rFonts w:cs="Tahoma"/>
              </w:rPr>
              <w:t>CallHandling</w:t>
            </w:r>
            <w:r w:rsidRPr="00CC6734">
              <w:rPr>
                <w:rFonts w:cs="Tahoma"/>
              </w:rPr>
              <w:t>Policy</w:t>
            </w:r>
          </w:p>
        </w:tc>
        <w:tc>
          <w:tcPr>
            <w:tcW w:w="675" w:type="pct"/>
          </w:tcPr>
          <w:p w14:paraId="3496AD75" w14:textId="77777777" w:rsidR="008929D6" w:rsidRPr="00383AA7" w:rsidRDefault="008929D6" w:rsidP="002543C2">
            <w:pPr>
              <w:rPr>
                <w:rFonts w:cs="Tahoma"/>
              </w:rPr>
            </w:pPr>
            <w:r>
              <w:rPr>
                <w:rFonts w:cs="Tahoma"/>
              </w:rPr>
              <w:t>XACML</w:t>
            </w:r>
          </w:p>
        </w:tc>
        <w:tc>
          <w:tcPr>
            <w:tcW w:w="529" w:type="pct"/>
          </w:tcPr>
          <w:p w14:paraId="138937D3" w14:textId="77777777" w:rsidR="008929D6" w:rsidRPr="00383AA7" w:rsidRDefault="008929D6" w:rsidP="002543C2">
            <w:pPr>
              <w:rPr>
                <w:rFonts w:cs="Tahoma"/>
              </w:rPr>
            </w:pPr>
            <w:r>
              <w:rPr>
                <w:rFonts w:cs="Tahoma"/>
              </w:rPr>
              <w:t>DRM</w:t>
            </w:r>
          </w:p>
        </w:tc>
        <w:tc>
          <w:tcPr>
            <w:tcW w:w="1489" w:type="pct"/>
          </w:tcPr>
          <w:p w14:paraId="122F56B9" w14:textId="77777777" w:rsidR="008929D6" w:rsidRPr="00383AA7" w:rsidRDefault="008929D6" w:rsidP="002543C2">
            <w:pPr>
              <w:rPr>
                <w:rFonts w:cs="Tahoma"/>
              </w:rPr>
            </w:pPr>
            <w:r w:rsidRPr="00383AA7">
              <w:rPr>
                <w:rFonts w:cs="Tahoma"/>
              </w:rPr>
              <w:t>This document</w:t>
            </w:r>
          </w:p>
        </w:tc>
      </w:tr>
      <w:tr w:rsidR="008929D6" w14:paraId="6A93DC19" w14:textId="77777777" w:rsidTr="00AF2463">
        <w:tc>
          <w:tcPr>
            <w:tcW w:w="2307" w:type="pct"/>
          </w:tcPr>
          <w:p w14:paraId="51F52658" w14:textId="77777777" w:rsidR="008929D6" w:rsidRPr="003E3193" w:rsidRDefault="008929D6" w:rsidP="002543C2">
            <w:pPr>
              <w:rPr>
                <w:rFonts w:cs="Tahoma"/>
              </w:rPr>
            </w:pPr>
            <w:r w:rsidRPr="003E3193">
              <w:rPr>
                <w:rFonts w:cs="Tahoma"/>
              </w:rPr>
              <w:t>Dispatch</w:t>
            </w:r>
            <w:r w:rsidRPr="00CC6734">
              <w:rPr>
                <w:rFonts w:cs="Tahoma"/>
              </w:rPr>
              <w:t>Policy</w:t>
            </w:r>
          </w:p>
        </w:tc>
        <w:tc>
          <w:tcPr>
            <w:tcW w:w="675" w:type="pct"/>
          </w:tcPr>
          <w:p w14:paraId="44CCE42C" w14:textId="77777777" w:rsidR="008929D6" w:rsidRPr="00383AA7" w:rsidRDefault="008929D6" w:rsidP="002543C2">
            <w:pPr>
              <w:rPr>
                <w:rFonts w:cs="Tahoma"/>
              </w:rPr>
            </w:pPr>
            <w:r>
              <w:rPr>
                <w:rFonts w:cs="Tahoma"/>
              </w:rPr>
              <w:t>XACML</w:t>
            </w:r>
          </w:p>
        </w:tc>
        <w:tc>
          <w:tcPr>
            <w:tcW w:w="529" w:type="pct"/>
          </w:tcPr>
          <w:p w14:paraId="035A3C89" w14:textId="77777777" w:rsidR="008929D6" w:rsidRPr="00383AA7" w:rsidRDefault="008929D6" w:rsidP="002543C2">
            <w:pPr>
              <w:rPr>
                <w:rFonts w:cs="Tahoma"/>
              </w:rPr>
            </w:pPr>
            <w:r>
              <w:rPr>
                <w:rFonts w:cs="Tahoma"/>
              </w:rPr>
              <w:t>DRM</w:t>
            </w:r>
          </w:p>
        </w:tc>
        <w:tc>
          <w:tcPr>
            <w:tcW w:w="1489" w:type="pct"/>
          </w:tcPr>
          <w:p w14:paraId="37D1115D" w14:textId="77777777" w:rsidR="008929D6" w:rsidRPr="00383AA7" w:rsidRDefault="008929D6" w:rsidP="002543C2">
            <w:pPr>
              <w:rPr>
                <w:rFonts w:cs="Tahoma"/>
              </w:rPr>
            </w:pPr>
            <w:r w:rsidRPr="00383AA7">
              <w:rPr>
                <w:rFonts w:cs="Tahoma"/>
              </w:rPr>
              <w:t>This document</w:t>
            </w:r>
          </w:p>
        </w:tc>
      </w:tr>
      <w:tr w:rsidR="008929D6" w14:paraId="54CC4240" w14:textId="77777777" w:rsidTr="00AF2463">
        <w:tc>
          <w:tcPr>
            <w:tcW w:w="2307" w:type="pct"/>
          </w:tcPr>
          <w:p w14:paraId="456F9794" w14:textId="77777777" w:rsidR="008929D6" w:rsidRPr="003E3193" w:rsidRDefault="008929D6" w:rsidP="002543C2">
            <w:pPr>
              <w:rPr>
                <w:rFonts w:cs="Tahoma"/>
              </w:rPr>
            </w:pPr>
            <w:r w:rsidRPr="003E3193">
              <w:rPr>
                <w:rFonts w:cs="Tahoma"/>
              </w:rPr>
              <w:lastRenderedPageBreak/>
              <w:t>R</w:t>
            </w:r>
            <w:r>
              <w:rPr>
                <w:rFonts w:cs="Tahoma"/>
              </w:rPr>
              <w:t>ds</w:t>
            </w:r>
            <w:r w:rsidRPr="00CC6734">
              <w:rPr>
                <w:rFonts w:cs="Tahoma"/>
              </w:rPr>
              <w:t>Policy</w:t>
            </w:r>
          </w:p>
        </w:tc>
        <w:tc>
          <w:tcPr>
            <w:tcW w:w="675" w:type="pct"/>
          </w:tcPr>
          <w:p w14:paraId="6516E334" w14:textId="77777777" w:rsidR="008929D6" w:rsidRPr="00383AA7" w:rsidRDefault="008929D6" w:rsidP="002543C2">
            <w:pPr>
              <w:rPr>
                <w:rFonts w:cs="Tahoma"/>
              </w:rPr>
            </w:pPr>
            <w:r>
              <w:rPr>
                <w:rFonts w:cs="Tahoma"/>
              </w:rPr>
              <w:t>XACML</w:t>
            </w:r>
          </w:p>
        </w:tc>
        <w:tc>
          <w:tcPr>
            <w:tcW w:w="529" w:type="pct"/>
          </w:tcPr>
          <w:p w14:paraId="3A1724F2" w14:textId="77777777" w:rsidR="008929D6" w:rsidRPr="00383AA7" w:rsidRDefault="008929D6" w:rsidP="002543C2">
            <w:pPr>
              <w:rPr>
                <w:rFonts w:cs="Tahoma"/>
              </w:rPr>
            </w:pPr>
            <w:r>
              <w:rPr>
                <w:rFonts w:cs="Tahoma"/>
              </w:rPr>
              <w:t>DRM</w:t>
            </w:r>
          </w:p>
        </w:tc>
        <w:tc>
          <w:tcPr>
            <w:tcW w:w="1489" w:type="pct"/>
          </w:tcPr>
          <w:p w14:paraId="24F136B3" w14:textId="77777777" w:rsidR="008929D6" w:rsidRPr="00383AA7" w:rsidRDefault="008929D6" w:rsidP="002543C2">
            <w:pPr>
              <w:rPr>
                <w:rFonts w:cs="Tahoma"/>
              </w:rPr>
            </w:pPr>
            <w:r w:rsidRPr="00383AA7">
              <w:rPr>
                <w:rFonts w:cs="Tahoma"/>
              </w:rPr>
              <w:t>This document</w:t>
            </w:r>
          </w:p>
        </w:tc>
      </w:tr>
      <w:tr w:rsidR="008929D6" w14:paraId="206C3E4A" w14:textId="77777777" w:rsidTr="00AF2463">
        <w:tc>
          <w:tcPr>
            <w:tcW w:w="2307" w:type="pct"/>
          </w:tcPr>
          <w:p w14:paraId="3B166732" w14:textId="77777777" w:rsidR="008929D6" w:rsidRPr="003E3193" w:rsidRDefault="008929D6" w:rsidP="002543C2">
            <w:pPr>
              <w:rPr>
                <w:rFonts w:cs="Tahoma"/>
              </w:rPr>
            </w:pPr>
            <w:r w:rsidRPr="003E3193">
              <w:rPr>
                <w:rFonts w:cs="Tahoma"/>
              </w:rPr>
              <w:t>MediaProxy</w:t>
            </w:r>
            <w:r w:rsidRPr="00CC6734">
              <w:rPr>
                <w:rFonts w:cs="Tahoma"/>
              </w:rPr>
              <w:t>Policy</w:t>
            </w:r>
          </w:p>
        </w:tc>
        <w:tc>
          <w:tcPr>
            <w:tcW w:w="675" w:type="pct"/>
          </w:tcPr>
          <w:p w14:paraId="6581A9C0" w14:textId="77777777" w:rsidR="008929D6" w:rsidRPr="00383AA7" w:rsidRDefault="008929D6" w:rsidP="002543C2">
            <w:pPr>
              <w:rPr>
                <w:rFonts w:cs="Tahoma"/>
              </w:rPr>
            </w:pPr>
            <w:r>
              <w:rPr>
                <w:rFonts w:cs="Tahoma"/>
              </w:rPr>
              <w:t>XACML</w:t>
            </w:r>
          </w:p>
        </w:tc>
        <w:tc>
          <w:tcPr>
            <w:tcW w:w="529" w:type="pct"/>
          </w:tcPr>
          <w:p w14:paraId="3A5A1A9E" w14:textId="77777777" w:rsidR="008929D6" w:rsidRPr="00383AA7" w:rsidRDefault="008929D6" w:rsidP="002543C2">
            <w:pPr>
              <w:rPr>
                <w:rFonts w:cs="Tahoma"/>
              </w:rPr>
            </w:pPr>
            <w:r>
              <w:rPr>
                <w:rFonts w:cs="Tahoma"/>
              </w:rPr>
              <w:t>DRM</w:t>
            </w:r>
          </w:p>
        </w:tc>
        <w:tc>
          <w:tcPr>
            <w:tcW w:w="1489" w:type="pct"/>
          </w:tcPr>
          <w:p w14:paraId="2DBC0082" w14:textId="77777777" w:rsidR="008929D6" w:rsidRPr="00383AA7" w:rsidRDefault="008929D6" w:rsidP="002543C2">
            <w:pPr>
              <w:rPr>
                <w:rFonts w:cs="Tahoma"/>
              </w:rPr>
            </w:pPr>
            <w:r w:rsidRPr="00383AA7">
              <w:rPr>
                <w:rFonts w:cs="Tahoma"/>
              </w:rPr>
              <w:t>This document</w:t>
            </w:r>
          </w:p>
        </w:tc>
      </w:tr>
      <w:tr w:rsidR="008929D6" w14:paraId="07842814" w14:textId="77777777" w:rsidTr="00AF2463">
        <w:tc>
          <w:tcPr>
            <w:tcW w:w="2307" w:type="pct"/>
          </w:tcPr>
          <w:p w14:paraId="739E6629" w14:textId="77777777" w:rsidR="008929D6" w:rsidRPr="003E3193" w:rsidRDefault="008929D6" w:rsidP="002543C2">
            <w:pPr>
              <w:rPr>
                <w:rFonts w:cs="Tahoma"/>
              </w:rPr>
            </w:pPr>
            <w:r w:rsidRPr="003E3193">
              <w:rPr>
                <w:rFonts w:cs="Tahoma"/>
              </w:rPr>
              <w:t>PresenceServer</w:t>
            </w:r>
            <w:r w:rsidRPr="00CC6734">
              <w:rPr>
                <w:rFonts w:cs="Tahoma"/>
              </w:rPr>
              <w:t>Policy</w:t>
            </w:r>
          </w:p>
        </w:tc>
        <w:tc>
          <w:tcPr>
            <w:tcW w:w="675" w:type="pct"/>
          </w:tcPr>
          <w:p w14:paraId="1EC22576" w14:textId="77777777" w:rsidR="008929D6" w:rsidRPr="00383AA7" w:rsidRDefault="008929D6" w:rsidP="002543C2">
            <w:pPr>
              <w:rPr>
                <w:rFonts w:cs="Tahoma"/>
              </w:rPr>
            </w:pPr>
            <w:r>
              <w:rPr>
                <w:rFonts w:cs="Tahoma"/>
              </w:rPr>
              <w:t>XACML</w:t>
            </w:r>
          </w:p>
        </w:tc>
        <w:tc>
          <w:tcPr>
            <w:tcW w:w="529" w:type="pct"/>
          </w:tcPr>
          <w:p w14:paraId="1923EF5E" w14:textId="77777777" w:rsidR="008929D6" w:rsidRPr="00383AA7" w:rsidRDefault="008929D6" w:rsidP="002543C2">
            <w:pPr>
              <w:rPr>
                <w:rFonts w:cs="Tahoma"/>
              </w:rPr>
            </w:pPr>
            <w:r>
              <w:rPr>
                <w:rFonts w:cs="Tahoma"/>
              </w:rPr>
              <w:t>DRM</w:t>
            </w:r>
          </w:p>
        </w:tc>
        <w:tc>
          <w:tcPr>
            <w:tcW w:w="1489" w:type="pct"/>
          </w:tcPr>
          <w:p w14:paraId="12A2B847" w14:textId="77777777" w:rsidR="008929D6" w:rsidRPr="00383AA7" w:rsidRDefault="008929D6" w:rsidP="002543C2">
            <w:pPr>
              <w:rPr>
                <w:rFonts w:cs="Tahoma"/>
              </w:rPr>
            </w:pPr>
            <w:r w:rsidRPr="00383AA7">
              <w:rPr>
                <w:rFonts w:cs="Tahoma"/>
              </w:rPr>
              <w:t>This document</w:t>
            </w:r>
          </w:p>
        </w:tc>
      </w:tr>
      <w:tr w:rsidR="008929D6" w14:paraId="5345B6C1" w14:textId="77777777" w:rsidTr="00AF2463">
        <w:tc>
          <w:tcPr>
            <w:tcW w:w="2307" w:type="pct"/>
          </w:tcPr>
          <w:p w14:paraId="74024827" w14:textId="77777777" w:rsidR="008929D6" w:rsidRDefault="008929D6" w:rsidP="002543C2">
            <w:r w:rsidRPr="003E3193">
              <w:t>M</w:t>
            </w:r>
            <w:r>
              <w:t>is</w:t>
            </w:r>
            <w:r w:rsidRPr="00CC6734">
              <w:t>Policy</w:t>
            </w:r>
          </w:p>
        </w:tc>
        <w:tc>
          <w:tcPr>
            <w:tcW w:w="675" w:type="pct"/>
          </w:tcPr>
          <w:p w14:paraId="1696E58C" w14:textId="77777777" w:rsidR="008929D6" w:rsidRPr="00383AA7" w:rsidRDefault="008929D6" w:rsidP="002543C2">
            <w:pPr>
              <w:rPr>
                <w:rFonts w:cs="Tahoma"/>
              </w:rPr>
            </w:pPr>
            <w:r>
              <w:rPr>
                <w:rFonts w:cs="Tahoma"/>
              </w:rPr>
              <w:t>XACML</w:t>
            </w:r>
          </w:p>
        </w:tc>
        <w:tc>
          <w:tcPr>
            <w:tcW w:w="529" w:type="pct"/>
          </w:tcPr>
          <w:p w14:paraId="35F0FC8F" w14:textId="77777777" w:rsidR="008929D6" w:rsidRPr="00383AA7" w:rsidRDefault="008929D6" w:rsidP="002543C2">
            <w:pPr>
              <w:rPr>
                <w:rFonts w:cs="Tahoma"/>
              </w:rPr>
            </w:pPr>
            <w:r>
              <w:rPr>
                <w:rFonts w:cs="Tahoma"/>
              </w:rPr>
              <w:t>DRM</w:t>
            </w:r>
          </w:p>
        </w:tc>
        <w:tc>
          <w:tcPr>
            <w:tcW w:w="1489" w:type="pct"/>
          </w:tcPr>
          <w:p w14:paraId="7915C579" w14:textId="77777777" w:rsidR="008929D6" w:rsidRPr="00383AA7" w:rsidRDefault="008929D6" w:rsidP="002543C2">
            <w:pPr>
              <w:rPr>
                <w:rFonts w:cs="Tahoma"/>
              </w:rPr>
            </w:pPr>
            <w:r w:rsidRPr="00383AA7">
              <w:rPr>
                <w:rFonts w:cs="Tahoma"/>
              </w:rPr>
              <w:t>This document</w:t>
            </w:r>
          </w:p>
        </w:tc>
      </w:tr>
      <w:tr w:rsidR="008929D6" w14:paraId="6D2050D6" w14:textId="77777777" w:rsidTr="00AF2463">
        <w:tc>
          <w:tcPr>
            <w:tcW w:w="2307" w:type="pct"/>
          </w:tcPr>
          <w:p w14:paraId="3480F76F" w14:textId="77777777" w:rsidR="008929D6" w:rsidRDefault="008929D6" w:rsidP="002543C2">
            <w:r w:rsidRPr="003E3193">
              <w:t>R</w:t>
            </w:r>
            <w:r>
              <w:t>ms</w:t>
            </w:r>
            <w:r w:rsidRPr="00CC6734">
              <w:t>Policy</w:t>
            </w:r>
          </w:p>
        </w:tc>
        <w:tc>
          <w:tcPr>
            <w:tcW w:w="675" w:type="pct"/>
          </w:tcPr>
          <w:p w14:paraId="52A137B0" w14:textId="77777777" w:rsidR="008929D6" w:rsidRPr="00383AA7" w:rsidRDefault="008929D6" w:rsidP="002543C2">
            <w:pPr>
              <w:rPr>
                <w:rFonts w:cs="Tahoma"/>
              </w:rPr>
            </w:pPr>
            <w:r>
              <w:rPr>
                <w:rFonts w:cs="Tahoma"/>
              </w:rPr>
              <w:t>XACML</w:t>
            </w:r>
          </w:p>
        </w:tc>
        <w:tc>
          <w:tcPr>
            <w:tcW w:w="529" w:type="pct"/>
          </w:tcPr>
          <w:p w14:paraId="0DE23707" w14:textId="77777777" w:rsidR="008929D6" w:rsidRPr="00383AA7" w:rsidRDefault="008929D6" w:rsidP="002543C2">
            <w:pPr>
              <w:rPr>
                <w:rFonts w:cs="Tahoma"/>
              </w:rPr>
            </w:pPr>
            <w:r>
              <w:rPr>
                <w:rFonts w:cs="Tahoma"/>
              </w:rPr>
              <w:t>DRM</w:t>
            </w:r>
          </w:p>
        </w:tc>
        <w:tc>
          <w:tcPr>
            <w:tcW w:w="1489" w:type="pct"/>
          </w:tcPr>
          <w:p w14:paraId="3A65C416" w14:textId="77777777" w:rsidR="008929D6" w:rsidRPr="00383AA7" w:rsidRDefault="008929D6" w:rsidP="002543C2">
            <w:pPr>
              <w:rPr>
                <w:rFonts w:cs="Tahoma"/>
              </w:rPr>
            </w:pPr>
            <w:r w:rsidRPr="00383AA7">
              <w:rPr>
                <w:rFonts w:cs="Tahoma"/>
              </w:rPr>
              <w:t>This document</w:t>
            </w:r>
          </w:p>
        </w:tc>
      </w:tr>
      <w:tr w:rsidR="008929D6" w14:paraId="60B6CED4" w14:textId="77777777" w:rsidTr="00AF2463">
        <w:tc>
          <w:tcPr>
            <w:tcW w:w="2307" w:type="pct"/>
          </w:tcPr>
          <w:p w14:paraId="0BCA2193" w14:textId="77777777" w:rsidR="008929D6" w:rsidRPr="003E3193" w:rsidRDefault="008929D6" w:rsidP="002543C2">
            <w:r w:rsidRPr="003E3193">
              <w:t>P25</w:t>
            </w:r>
            <w:r>
              <w:t>PushToTalk</w:t>
            </w:r>
            <w:r w:rsidRPr="00CC6734">
              <w:t>Policy</w:t>
            </w:r>
          </w:p>
        </w:tc>
        <w:tc>
          <w:tcPr>
            <w:tcW w:w="675" w:type="pct"/>
          </w:tcPr>
          <w:p w14:paraId="6476B361" w14:textId="77777777" w:rsidR="008929D6" w:rsidRDefault="008929D6" w:rsidP="002543C2">
            <w:pPr>
              <w:rPr>
                <w:rFonts w:cs="Tahoma"/>
              </w:rPr>
            </w:pPr>
            <w:r>
              <w:rPr>
                <w:rFonts w:cs="Tahoma"/>
              </w:rPr>
              <w:t>XACML</w:t>
            </w:r>
          </w:p>
        </w:tc>
        <w:tc>
          <w:tcPr>
            <w:tcW w:w="529" w:type="pct"/>
          </w:tcPr>
          <w:p w14:paraId="38CC8C2C" w14:textId="77777777" w:rsidR="008929D6" w:rsidRDefault="008929D6" w:rsidP="002543C2">
            <w:pPr>
              <w:rPr>
                <w:rFonts w:cs="Tahoma"/>
              </w:rPr>
            </w:pPr>
            <w:r>
              <w:rPr>
                <w:rFonts w:cs="Tahoma"/>
              </w:rPr>
              <w:t>DRM</w:t>
            </w:r>
          </w:p>
        </w:tc>
        <w:tc>
          <w:tcPr>
            <w:tcW w:w="1489" w:type="pct"/>
          </w:tcPr>
          <w:p w14:paraId="1A2A3819" w14:textId="77777777" w:rsidR="008929D6" w:rsidRPr="00383AA7" w:rsidRDefault="008929D6" w:rsidP="002543C2">
            <w:pPr>
              <w:rPr>
                <w:rFonts w:cs="Tahoma"/>
              </w:rPr>
            </w:pPr>
            <w:r>
              <w:rPr>
                <w:rFonts w:cs="Tahoma"/>
              </w:rPr>
              <w:t>This document</w:t>
            </w:r>
          </w:p>
        </w:tc>
      </w:tr>
      <w:tr w:rsidR="008929D6" w14:paraId="3E4D650F" w14:textId="77777777" w:rsidTr="00AF2463">
        <w:tc>
          <w:tcPr>
            <w:tcW w:w="2307" w:type="pct"/>
          </w:tcPr>
          <w:p w14:paraId="60297A3F" w14:textId="77777777" w:rsidR="008929D6" w:rsidRPr="003E3193" w:rsidRDefault="008929D6" w:rsidP="002543C2">
            <w:r w:rsidRPr="00CC6734">
              <w:t>LogEventReplicator</w:t>
            </w:r>
            <w:r>
              <w:t>Policy</w:t>
            </w:r>
          </w:p>
        </w:tc>
        <w:tc>
          <w:tcPr>
            <w:tcW w:w="675" w:type="pct"/>
          </w:tcPr>
          <w:p w14:paraId="3243BDEC" w14:textId="77777777" w:rsidR="008929D6" w:rsidRDefault="008929D6" w:rsidP="002543C2">
            <w:pPr>
              <w:rPr>
                <w:rFonts w:cs="Tahoma"/>
              </w:rPr>
            </w:pPr>
            <w:r>
              <w:rPr>
                <w:rFonts w:cs="Tahoma"/>
              </w:rPr>
              <w:t>XACML</w:t>
            </w:r>
          </w:p>
        </w:tc>
        <w:tc>
          <w:tcPr>
            <w:tcW w:w="529" w:type="pct"/>
          </w:tcPr>
          <w:p w14:paraId="6BD9C3F3" w14:textId="77777777" w:rsidR="008929D6" w:rsidRDefault="008929D6" w:rsidP="002543C2">
            <w:pPr>
              <w:rPr>
                <w:rFonts w:cs="Tahoma"/>
              </w:rPr>
            </w:pPr>
            <w:r>
              <w:rPr>
                <w:rFonts w:cs="Tahoma"/>
              </w:rPr>
              <w:t>DRM</w:t>
            </w:r>
          </w:p>
        </w:tc>
        <w:tc>
          <w:tcPr>
            <w:tcW w:w="1489" w:type="pct"/>
          </w:tcPr>
          <w:p w14:paraId="1C3F2A7B" w14:textId="77777777" w:rsidR="008929D6" w:rsidRDefault="008929D6" w:rsidP="002543C2">
            <w:pPr>
              <w:rPr>
                <w:rFonts w:cs="Tahoma"/>
              </w:rPr>
            </w:pPr>
            <w:r w:rsidRPr="00AE097F">
              <w:rPr>
                <w:rFonts w:cs="Tahoma"/>
              </w:rPr>
              <w:t>This document</w:t>
            </w:r>
          </w:p>
        </w:tc>
      </w:tr>
      <w:tr w:rsidR="008929D6" w14:paraId="4238EDD7" w14:textId="77777777" w:rsidTr="00AF2463">
        <w:tc>
          <w:tcPr>
            <w:tcW w:w="2307" w:type="pct"/>
          </w:tcPr>
          <w:p w14:paraId="3A2AC904" w14:textId="77777777" w:rsidR="008929D6" w:rsidRPr="003E3193" w:rsidRDefault="008929D6" w:rsidP="002543C2">
            <w:r>
              <w:t>IrrPolicy</w:t>
            </w:r>
          </w:p>
        </w:tc>
        <w:tc>
          <w:tcPr>
            <w:tcW w:w="675" w:type="pct"/>
          </w:tcPr>
          <w:p w14:paraId="166E6CC2" w14:textId="77777777" w:rsidR="008929D6" w:rsidRDefault="008929D6" w:rsidP="002543C2">
            <w:pPr>
              <w:rPr>
                <w:rFonts w:cs="Tahoma"/>
              </w:rPr>
            </w:pPr>
            <w:r>
              <w:rPr>
                <w:rFonts w:cs="Tahoma"/>
              </w:rPr>
              <w:t>XACML</w:t>
            </w:r>
          </w:p>
        </w:tc>
        <w:tc>
          <w:tcPr>
            <w:tcW w:w="529" w:type="pct"/>
          </w:tcPr>
          <w:p w14:paraId="254EFAD6" w14:textId="77777777" w:rsidR="008929D6" w:rsidRDefault="008929D6" w:rsidP="002543C2">
            <w:pPr>
              <w:rPr>
                <w:rFonts w:cs="Tahoma"/>
              </w:rPr>
            </w:pPr>
            <w:r>
              <w:rPr>
                <w:rFonts w:cs="Tahoma"/>
              </w:rPr>
              <w:t>DRM</w:t>
            </w:r>
          </w:p>
        </w:tc>
        <w:tc>
          <w:tcPr>
            <w:tcW w:w="1489" w:type="pct"/>
          </w:tcPr>
          <w:p w14:paraId="61F9AB99" w14:textId="77777777" w:rsidR="008929D6" w:rsidRDefault="008929D6" w:rsidP="002543C2">
            <w:pPr>
              <w:rPr>
                <w:rFonts w:cs="Tahoma"/>
              </w:rPr>
            </w:pPr>
            <w:r w:rsidRPr="00AE097F">
              <w:rPr>
                <w:rFonts w:cs="Tahoma"/>
              </w:rPr>
              <w:t>This document</w:t>
            </w:r>
          </w:p>
        </w:tc>
      </w:tr>
      <w:tr w:rsidR="008929D6" w14:paraId="7E348DBA" w14:textId="77777777" w:rsidTr="00AF2463">
        <w:tc>
          <w:tcPr>
            <w:tcW w:w="2307" w:type="pct"/>
          </w:tcPr>
          <w:p w14:paraId="1D09221B" w14:textId="77777777" w:rsidR="008929D6" w:rsidRPr="003E3193" w:rsidRDefault="008929D6" w:rsidP="002543C2">
            <w:commentRangeStart w:id="2338"/>
            <w:commentRangeStart w:id="2339"/>
            <w:r w:rsidRPr="00D27DE2">
              <w:t>EidoConveyancePolicy</w:t>
            </w:r>
            <w:commentRangeEnd w:id="2338"/>
            <w:r w:rsidR="00B46583" w:rsidRPr="003E3193">
              <w:rPr>
                <w:rStyle w:val="CommentReference"/>
                <w:sz w:val="20"/>
                <w:szCs w:val="20"/>
              </w:rPr>
              <w:commentReference w:id="2338"/>
            </w:r>
            <w:commentRangeEnd w:id="2339"/>
            <w:r w:rsidR="00887680" w:rsidRPr="003E3193">
              <w:rPr>
                <w:rStyle w:val="CommentReference"/>
                <w:sz w:val="20"/>
                <w:szCs w:val="20"/>
              </w:rPr>
              <w:commentReference w:id="2339"/>
            </w:r>
          </w:p>
        </w:tc>
        <w:tc>
          <w:tcPr>
            <w:tcW w:w="675" w:type="pct"/>
          </w:tcPr>
          <w:p w14:paraId="026E26DA" w14:textId="77777777" w:rsidR="008929D6" w:rsidRDefault="008929D6" w:rsidP="002543C2">
            <w:pPr>
              <w:rPr>
                <w:rFonts w:cs="Tahoma"/>
              </w:rPr>
            </w:pPr>
            <w:r>
              <w:rPr>
                <w:rFonts w:cs="Tahoma"/>
              </w:rPr>
              <w:t>XACML</w:t>
            </w:r>
          </w:p>
        </w:tc>
        <w:tc>
          <w:tcPr>
            <w:tcW w:w="529" w:type="pct"/>
          </w:tcPr>
          <w:p w14:paraId="56D51FC8" w14:textId="77777777" w:rsidR="008929D6" w:rsidRDefault="008929D6" w:rsidP="002543C2">
            <w:pPr>
              <w:rPr>
                <w:rFonts w:cs="Tahoma"/>
              </w:rPr>
            </w:pPr>
            <w:r>
              <w:rPr>
                <w:rFonts w:cs="Tahoma"/>
              </w:rPr>
              <w:t>DRM</w:t>
            </w:r>
          </w:p>
        </w:tc>
        <w:tc>
          <w:tcPr>
            <w:tcW w:w="1489" w:type="pct"/>
          </w:tcPr>
          <w:p w14:paraId="49312A67" w14:textId="77777777" w:rsidR="008929D6" w:rsidRDefault="008929D6" w:rsidP="002543C2">
            <w:pPr>
              <w:rPr>
                <w:rFonts w:cs="Tahoma"/>
              </w:rPr>
            </w:pPr>
            <w:r w:rsidRPr="00AE097F">
              <w:rPr>
                <w:rFonts w:cs="Tahoma"/>
              </w:rPr>
              <w:t>This document</w:t>
            </w:r>
          </w:p>
        </w:tc>
      </w:tr>
      <w:tr w:rsidR="00683F04" w14:paraId="44F962FE" w14:textId="77777777" w:rsidTr="00AF2463">
        <w:trPr>
          <w:ins w:id="2340" w:author="Michael Smith [2]" w:date="2026-05-07T10:09:00Z"/>
        </w:trPr>
        <w:tc>
          <w:tcPr>
            <w:tcW w:w="2307" w:type="pct"/>
          </w:tcPr>
          <w:p w14:paraId="1A19DDD9" w14:textId="04034E7C" w:rsidR="00683F04" w:rsidRPr="00D27DE2" w:rsidRDefault="00683F04" w:rsidP="002543C2">
            <w:pPr>
              <w:rPr>
                <w:ins w:id="2341" w:author="Michael Smith [2]" w:date="2026-05-07T10:09:00Z" w16du:dateUtc="2026-05-07T14:09:00Z"/>
              </w:rPr>
            </w:pPr>
            <w:ins w:id="2342" w:author="Michael Smith [2]" w:date="2026-05-07T10:09:00Z" w16du:dateUtc="2026-05-07T14:09:00Z">
              <w:r>
                <w:t>IhfePolicy</w:t>
              </w:r>
            </w:ins>
          </w:p>
        </w:tc>
        <w:tc>
          <w:tcPr>
            <w:tcW w:w="675" w:type="pct"/>
          </w:tcPr>
          <w:p w14:paraId="6D60965C" w14:textId="772AB347" w:rsidR="00683F04" w:rsidRDefault="00683F04" w:rsidP="002543C2">
            <w:pPr>
              <w:rPr>
                <w:ins w:id="2343" w:author="Michael Smith [2]" w:date="2026-05-07T10:09:00Z" w16du:dateUtc="2026-05-07T14:09:00Z"/>
                <w:rFonts w:cs="Tahoma"/>
              </w:rPr>
            </w:pPr>
            <w:ins w:id="2344" w:author="Michael Smith [2]" w:date="2026-05-07T10:09:00Z" w16du:dateUtc="2026-05-07T14:09:00Z">
              <w:r>
                <w:rPr>
                  <w:rFonts w:cs="Tahoma"/>
                </w:rPr>
                <w:t>XACML</w:t>
              </w:r>
            </w:ins>
          </w:p>
        </w:tc>
        <w:tc>
          <w:tcPr>
            <w:tcW w:w="529" w:type="pct"/>
          </w:tcPr>
          <w:p w14:paraId="2D754108" w14:textId="5C2CFB4E" w:rsidR="00683F04" w:rsidRDefault="00683F04" w:rsidP="002543C2">
            <w:pPr>
              <w:rPr>
                <w:ins w:id="2345" w:author="Michael Smith [2]" w:date="2026-05-07T10:09:00Z" w16du:dateUtc="2026-05-07T14:09:00Z"/>
                <w:rFonts w:cs="Tahoma"/>
              </w:rPr>
            </w:pPr>
            <w:ins w:id="2346" w:author="Michael Smith [2]" w:date="2026-05-07T10:09:00Z" w16du:dateUtc="2026-05-07T14:09:00Z">
              <w:r>
                <w:rPr>
                  <w:rFonts w:cs="Tahoma"/>
                </w:rPr>
                <w:t>DRM</w:t>
              </w:r>
            </w:ins>
          </w:p>
        </w:tc>
        <w:tc>
          <w:tcPr>
            <w:tcW w:w="1489" w:type="pct"/>
          </w:tcPr>
          <w:p w14:paraId="064CA242" w14:textId="11D6EE32" w:rsidR="00683F04" w:rsidRPr="00AE097F" w:rsidRDefault="00683F04" w:rsidP="002543C2">
            <w:pPr>
              <w:rPr>
                <w:ins w:id="2347" w:author="Michael Smith [2]" w:date="2026-05-07T10:09:00Z" w16du:dateUtc="2026-05-07T14:09:00Z"/>
                <w:rFonts w:cs="Tahoma"/>
              </w:rPr>
            </w:pPr>
            <w:ins w:id="2348" w:author="Michael Smith [2]" w:date="2026-05-07T10:09:00Z" w16du:dateUtc="2026-05-07T14:09:00Z">
              <w:r>
                <w:rPr>
                  <w:rFonts w:cs="Tahoma"/>
                </w:rPr>
                <w:t>This document</w:t>
              </w:r>
            </w:ins>
          </w:p>
        </w:tc>
      </w:tr>
      <w:tr w:rsidR="005B57E6" w14:paraId="16CA15C0" w14:textId="77777777" w:rsidTr="00AF2463">
        <w:trPr>
          <w:ins w:id="2349" w:author="Michael Smith [2]" w:date="2026-04-16T14:50:00Z"/>
        </w:trPr>
        <w:tc>
          <w:tcPr>
            <w:tcW w:w="2307" w:type="pct"/>
          </w:tcPr>
          <w:p w14:paraId="52C8A727" w14:textId="5494286B" w:rsidR="005B57E6" w:rsidRPr="00D27DE2" w:rsidRDefault="00BA7A0D" w:rsidP="002543C2">
            <w:pPr>
              <w:rPr>
                <w:ins w:id="2350" w:author="Michael Smith [2]" w:date="2026-04-16T14:50:00Z" w16du:dateUtc="2026-04-16T18:50:00Z"/>
              </w:rPr>
            </w:pPr>
            <w:commentRangeStart w:id="2351"/>
            <w:ins w:id="2352" w:author="Michael Smith [2]" w:date="2026-04-16T14:50:00Z" w16du:dateUtc="2026-04-16T18:50:00Z">
              <w:r>
                <w:t>AgentPresencePolicy</w:t>
              </w:r>
            </w:ins>
            <w:commentRangeEnd w:id="2351"/>
            <w:r w:rsidR="00B46583" w:rsidRPr="00D27DE2">
              <w:rPr>
                <w:rStyle w:val="CommentReference"/>
                <w:sz w:val="20"/>
                <w:szCs w:val="20"/>
              </w:rPr>
              <w:commentReference w:id="2351"/>
            </w:r>
          </w:p>
        </w:tc>
        <w:tc>
          <w:tcPr>
            <w:tcW w:w="675" w:type="pct"/>
          </w:tcPr>
          <w:p w14:paraId="76C16C37" w14:textId="77777777" w:rsidR="005B57E6" w:rsidRDefault="005B57E6" w:rsidP="002543C2">
            <w:pPr>
              <w:rPr>
                <w:ins w:id="2353" w:author="Michael Smith [2]" w:date="2026-04-16T14:50:00Z" w16du:dateUtc="2026-04-16T18:50:00Z"/>
                <w:rFonts w:cs="Tahoma"/>
              </w:rPr>
            </w:pPr>
          </w:p>
        </w:tc>
        <w:tc>
          <w:tcPr>
            <w:tcW w:w="529" w:type="pct"/>
          </w:tcPr>
          <w:p w14:paraId="75616D24" w14:textId="77777777" w:rsidR="005B57E6" w:rsidRDefault="005B57E6" w:rsidP="002543C2">
            <w:pPr>
              <w:rPr>
                <w:ins w:id="2354" w:author="Michael Smith [2]" w:date="2026-04-16T14:50:00Z" w16du:dateUtc="2026-04-16T18:50:00Z"/>
                <w:rFonts w:cs="Tahoma"/>
              </w:rPr>
            </w:pPr>
          </w:p>
        </w:tc>
        <w:tc>
          <w:tcPr>
            <w:tcW w:w="1489" w:type="pct"/>
          </w:tcPr>
          <w:p w14:paraId="35A50553" w14:textId="77777777" w:rsidR="005B57E6" w:rsidRPr="00AE097F" w:rsidRDefault="005B57E6" w:rsidP="002543C2">
            <w:pPr>
              <w:rPr>
                <w:ins w:id="2355" w:author="Michael Smith [2]" w:date="2026-04-16T14:50:00Z" w16du:dateUtc="2026-04-16T18:50:00Z"/>
                <w:rFonts w:cs="Tahoma"/>
              </w:rPr>
            </w:pPr>
          </w:p>
        </w:tc>
      </w:tr>
      <w:tr w:rsidR="00F0605F" w14:paraId="4652B028" w14:textId="77777777" w:rsidTr="00AF2463">
        <w:trPr>
          <w:ins w:id="2356" w:author="Michael Smith [2]" w:date="2026-04-16T14:48:00Z"/>
        </w:trPr>
        <w:tc>
          <w:tcPr>
            <w:tcW w:w="2307" w:type="pct"/>
          </w:tcPr>
          <w:p w14:paraId="4EDDB57A" w14:textId="75168FA7" w:rsidR="00F0605F" w:rsidRPr="00D27DE2" w:rsidRDefault="00F0605F" w:rsidP="00F0605F">
            <w:pPr>
              <w:rPr>
                <w:ins w:id="2357" w:author="Michael Smith [2]" w:date="2026-04-16T14:48:00Z" w16du:dateUtc="2026-04-16T18:48:00Z"/>
              </w:rPr>
            </w:pPr>
            <w:ins w:id="2358" w:author="Michael Smith [2]" w:date="2026-04-16T14:48:00Z" w16du:dateUtc="2026-04-16T18:48:00Z">
              <w:r w:rsidRPr="00046985">
                <w:t>AgentPresencePublish</w:t>
              </w:r>
              <w:r>
                <w:t>Policy</w:t>
              </w:r>
            </w:ins>
          </w:p>
        </w:tc>
        <w:tc>
          <w:tcPr>
            <w:tcW w:w="675" w:type="pct"/>
          </w:tcPr>
          <w:p w14:paraId="2A87E1F6" w14:textId="4EC111DB" w:rsidR="00F0605F" w:rsidRDefault="00F0605F" w:rsidP="00F0605F">
            <w:pPr>
              <w:rPr>
                <w:ins w:id="2359" w:author="Michael Smith [2]" w:date="2026-04-16T14:48:00Z" w16du:dateUtc="2026-04-16T18:48:00Z"/>
                <w:rFonts w:cs="Tahoma"/>
              </w:rPr>
            </w:pPr>
            <w:ins w:id="2360" w:author="Michael Smith [2]" w:date="2026-04-16T14:48:00Z" w16du:dateUtc="2026-04-16T18:48:00Z">
              <w:r>
                <w:rPr>
                  <w:rFonts w:cs="Tahoma"/>
                </w:rPr>
                <w:t>XACML</w:t>
              </w:r>
            </w:ins>
          </w:p>
        </w:tc>
        <w:tc>
          <w:tcPr>
            <w:tcW w:w="529" w:type="pct"/>
          </w:tcPr>
          <w:p w14:paraId="39F46FA3" w14:textId="5FD6D2ED" w:rsidR="00F0605F" w:rsidRDefault="00F0605F" w:rsidP="00F0605F">
            <w:pPr>
              <w:rPr>
                <w:ins w:id="2361" w:author="Michael Smith [2]" w:date="2026-04-16T14:48:00Z" w16du:dateUtc="2026-04-16T18:48:00Z"/>
                <w:rFonts w:cs="Tahoma"/>
              </w:rPr>
            </w:pPr>
            <w:ins w:id="2362" w:author="Michael Smith [2]" w:date="2026-04-16T14:48:00Z" w16du:dateUtc="2026-04-16T18:48:00Z">
              <w:r>
                <w:rPr>
                  <w:rFonts w:cs="Tahoma"/>
                </w:rPr>
                <w:t>DRM</w:t>
              </w:r>
            </w:ins>
          </w:p>
        </w:tc>
        <w:tc>
          <w:tcPr>
            <w:tcW w:w="1489" w:type="pct"/>
          </w:tcPr>
          <w:p w14:paraId="716B8ED0" w14:textId="4F66BC2B" w:rsidR="00F0605F" w:rsidRPr="00AE097F" w:rsidRDefault="00F0605F" w:rsidP="00F0605F">
            <w:pPr>
              <w:rPr>
                <w:ins w:id="2363" w:author="Michael Smith [2]" w:date="2026-04-16T14:48:00Z" w16du:dateUtc="2026-04-16T18:48:00Z"/>
                <w:rFonts w:cs="Tahoma"/>
              </w:rPr>
            </w:pPr>
            <w:ins w:id="2364" w:author="Michael Smith [2]" w:date="2026-04-16T14:48:00Z" w16du:dateUtc="2026-04-16T18:48:00Z">
              <w:r w:rsidRPr="00AE097F">
                <w:rPr>
                  <w:rFonts w:cs="Tahoma"/>
                </w:rPr>
                <w:t>This document</w:t>
              </w:r>
            </w:ins>
          </w:p>
        </w:tc>
      </w:tr>
      <w:tr w:rsidR="00F0605F" w14:paraId="55FD7AE0" w14:textId="77777777" w:rsidTr="00AF2463">
        <w:trPr>
          <w:ins w:id="2365" w:author="Michael Smith [2]" w:date="2026-04-16T14:48:00Z"/>
        </w:trPr>
        <w:tc>
          <w:tcPr>
            <w:tcW w:w="2307" w:type="pct"/>
          </w:tcPr>
          <w:p w14:paraId="129906B4" w14:textId="64EB4689" w:rsidR="00F0605F" w:rsidRPr="00D27DE2" w:rsidRDefault="00F0605F" w:rsidP="00F0605F">
            <w:pPr>
              <w:rPr>
                <w:ins w:id="2366" w:author="Michael Smith [2]" w:date="2026-04-16T14:48:00Z" w16du:dateUtc="2026-04-16T18:48:00Z"/>
              </w:rPr>
            </w:pPr>
            <w:ins w:id="2367" w:author="Michael Smith [2]" w:date="2026-04-16T14:48:00Z" w16du:dateUtc="2026-04-16T18:48:00Z">
              <w:r w:rsidRPr="00046985">
                <w:t>AgentPresencePut</w:t>
              </w:r>
              <w:r>
                <w:t>Policy</w:t>
              </w:r>
            </w:ins>
          </w:p>
        </w:tc>
        <w:tc>
          <w:tcPr>
            <w:tcW w:w="675" w:type="pct"/>
          </w:tcPr>
          <w:p w14:paraId="13A2E416" w14:textId="334D90F1" w:rsidR="00F0605F" w:rsidRDefault="00F0605F" w:rsidP="00F0605F">
            <w:pPr>
              <w:rPr>
                <w:ins w:id="2368" w:author="Michael Smith [2]" w:date="2026-04-16T14:48:00Z" w16du:dateUtc="2026-04-16T18:48:00Z"/>
                <w:rFonts w:cs="Tahoma"/>
              </w:rPr>
            </w:pPr>
            <w:ins w:id="2369" w:author="Michael Smith [2]" w:date="2026-04-16T14:48:00Z" w16du:dateUtc="2026-04-16T18:48:00Z">
              <w:r>
                <w:rPr>
                  <w:rFonts w:cs="Tahoma"/>
                </w:rPr>
                <w:t>XACML</w:t>
              </w:r>
            </w:ins>
          </w:p>
        </w:tc>
        <w:tc>
          <w:tcPr>
            <w:tcW w:w="529" w:type="pct"/>
          </w:tcPr>
          <w:p w14:paraId="6B14D869" w14:textId="41BE46CA" w:rsidR="00F0605F" w:rsidRDefault="00F0605F" w:rsidP="00F0605F">
            <w:pPr>
              <w:rPr>
                <w:ins w:id="2370" w:author="Michael Smith [2]" w:date="2026-04-16T14:48:00Z" w16du:dateUtc="2026-04-16T18:48:00Z"/>
                <w:rFonts w:cs="Tahoma"/>
              </w:rPr>
            </w:pPr>
            <w:ins w:id="2371" w:author="Michael Smith [2]" w:date="2026-04-16T14:48:00Z" w16du:dateUtc="2026-04-16T18:48:00Z">
              <w:r>
                <w:rPr>
                  <w:rFonts w:cs="Tahoma"/>
                </w:rPr>
                <w:t>DRM</w:t>
              </w:r>
            </w:ins>
          </w:p>
        </w:tc>
        <w:tc>
          <w:tcPr>
            <w:tcW w:w="1489" w:type="pct"/>
          </w:tcPr>
          <w:p w14:paraId="19BF2BBC" w14:textId="3BAE9A09" w:rsidR="00F0605F" w:rsidRPr="00AE097F" w:rsidRDefault="00F0605F" w:rsidP="00F0605F">
            <w:pPr>
              <w:rPr>
                <w:ins w:id="2372" w:author="Michael Smith [2]" w:date="2026-04-16T14:48:00Z" w16du:dateUtc="2026-04-16T18:48:00Z"/>
                <w:rFonts w:cs="Tahoma"/>
              </w:rPr>
            </w:pPr>
            <w:ins w:id="2373" w:author="Michael Smith [2]" w:date="2026-04-16T14:48:00Z" w16du:dateUtc="2026-04-16T18:48:00Z">
              <w:r w:rsidRPr="00AE097F">
                <w:rPr>
                  <w:rFonts w:cs="Tahoma"/>
                </w:rPr>
                <w:t>This document</w:t>
              </w:r>
            </w:ins>
          </w:p>
        </w:tc>
      </w:tr>
      <w:tr w:rsidR="00F0605F" w14:paraId="16F6610E" w14:textId="77777777" w:rsidTr="00AF2463">
        <w:trPr>
          <w:ins w:id="2374" w:author="Michael Smith [2]" w:date="2026-04-16T14:48:00Z"/>
        </w:trPr>
        <w:tc>
          <w:tcPr>
            <w:tcW w:w="2307" w:type="pct"/>
          </w:tcPr>
          <w:p w14:paraId="47D63ACD" w14:textId="0CD7612A" w:rsidR="00F0605F" w:rsidRPr="00D27DE2" w:rsidRDefault="00F0605F" w:rsidP="00F0605F">
            <w:pPr>
              <w:rPr>
                <w:ins w:id="2375" w:author="Michael Smith [2]" w:date="2026-04-16T14:48:00Z" w16du:dateUtc="2026-04-16T18:48:00Z"/>
              </w:rPr>
            </w:pPr>
            <w:ins w:id="2376" w:author="Michael Smith [2]" w:date="2026-04-16T14:48:00Z" w16du:dateUtc="2026-04-16T18:48:00Z">
              <w:r w:rsidRPr="00046985">
                <w:t>AgentPresenceSubscribe</w:t>
              </w:r>
              <w:r>
                <w:t>Policy</w:t>
              </w:r>
            </w:ins>
          </w:p>
        </w:tc>
        <w:tc>
          <w:tcPr>
            <w:tcW w:w="675" w:type="pct"/>
          </w:tcPr>
          <w:p w14:paraId="009A9A20" w14:textId="34581F44" w:rsidR="00F0605F" w:rsidRDefault="00F0605F" w:rsidP="00F0605F">
            <w:pPr>
              <w:rPr>
                <w:ins w:id="2377" w:author="Michael Smith [2]" w:date="2026-04-16T14:48:00Z" w16du:dateUtc="2026-04-16T18:48:00Z"/>
                <w:rFonts w:cs="Tahoma"/>
              </w:rPr>
            </w:pPr>
            <w:ins w:id="2378" w:author="Michael Smith [2]" w:date="2026-04-16T14:48:00Z" w16du:dateUtc="2026-04-16T18:48:00Z">
              <w:r>
                <w:rPr>
                  <w:rFonts w:cs="Tahoma"/>
                </w:rPr>
                <w:t>XACML</w:t>
              </w:r>
            </w:ins>
          </w:p>
        </w:tc>
        <w:tc>
          <w:tcPr>
            <w:tcW w:w="529" w:type="pct"/>
          </w:tcPr>
          <w:p w14:paraId="46177453" w14:textId="33B43EEF" w:rsidR="00F0605F" w:rsidRDefault="00F0605F" w:rsidP="00F0605F">
            <w:pPr>
              <w:rPr>
                <w:ins w:id="2379" w:author="Michael Smith [2]" w:date="2026-04-16T14:48:00Z" w16du:dateUtc="2026-04-16T18:48:00Z"/>
                <w:rFonts w:cs="Tahoma"/>
              </w:rPr>
            </w:pPr>
            <w:ins w:id="2380" w:author="Michael Smith [2]" w:date="2026-04-16T14:48:00Z" w16du:dateUtc="2026-04-16T18:48:00Z">
              <w:r>
                <w:rPr>
                  <w:rFonts w:cs="Tahoma"/>
                </w:rPr>
                <w:t>DRM</w:t>
              </w:r>
            </w:ins>
          </w:p>
        </w:tc>
        <w:tc>
          <w:tcPr>
            <w:tcW w:w="1489" w:type="pct"/>
          </w:tcPr>
          <w:p w14:paraId="0CD65E90" w14:textId="24DF1863" w:rsidR="00F0605F" w:rsidRPr="00AE097F" w:rsidRDefault="00F0605F" w:rsidP="00F0605F">
            <w:pPr>
              <w:rPr>
                <w:ins w:id="2381" w:author="Michael Smith [2]" w:date="2026-04-16T14:48:00Z" w16du:dateUtc="2026-04-16T18:48:00Z"/>
                <w:rFonts w:cs="Tahoma"/>
              </w:rPr>
            </w:pPr>
            <w:ins w:id="2382" w:author="Michael Smith [2]" w:date="2026-04-16T14:48:00Z" w16du:dateUtc="2026-04-16T18:48:00Z">
              <w:r w:rsidRPr="00AE097F">
                <w:rPr>
                  <w:rFonts w:cs="Tahoma"/>
                </w:rPr>
                <w:t>This document</w:t>
              </w:r>
            </w:ins>
          </w:p>
        </w:tc>
      </w:tr>
    </w:tbl>
    <w:p w14:paraId="343E4981" w14:textId="77777777" w:rsidR="00290BCD" w:rsidRDefault="00290BCD" w:rsidP="006E5AEA">
      <w:pPr>
        <w:pStyle w:val="Heading1"/>
      </w:pPr>
      <w:bookmarkStart w:id="2383" w:name="_Toc233105526"/>
      <w:bookmarkStart w:id="2384" w:name="_Toc257210309"/>
      <w:commentRangeStart w:id="2385"/>
      <w:commentRangeStart w:id="2386"/>
      <w:r>
        <w:t>Dependencies</w:t>
      </w:r>
      <w:bookmarkEnd w:id="2383"/>
      <w:commentRangeEnd w:id="2385"/>
      <w:r w:rsidR="00B46583">
        <w:rPr>
          <w:rStyle w:val="CommentReference"/>
          <w:sz w:val="20"/>
          <w:szCs w:val="20"/>
        </w:rPr>
        <w:commentReference w:id="2385"/>
      </w:r>
      <w:commentRangeEnd w:id="2386"/>
      <w:r w:rsidR="00DE4D98">
        <w:rPr>
          <w:rStyle w:val="CommentReference"/>
          <w:sz w:val="20"/>
          <w:szCs w:val="20"/>
        </w:rPr>
        <w:commentReference w:id="2386"/>
      </w:r>
    </w:p>
    <w:p w14:paraId="54969CEC" w14:textId="721B58EA" w:rsidR="00290BCD" w:rsidRDefault="00290BCD" w:rsidP="00290BCD">
      <w:pPr>
        <w:pStyle w:val="BodyText"/>
      </w:pPr>
      <w:r w:rsidRPr="00290BCD">
        <w:rPr>
          <w:b/>
          <w:bCs/>
          <w:color w:val="C00000"/>
        </w:rPr>
        <w:t>Note to document editor:</w:t>
      </w:r>
      <w:r w:rsidRPr="00290BCD">
        <w:rPr>
          <w:color w:val="C00000"/>
        </w:rPr>
        <w:t xml:space="preserve"> </w:t>
      </w:r>
      <w:r w:rsidR="001840A6" w:rsidRPr="00421806">
        <w:rPr>
          <w:color w:val="C00000"/>
        </w:rPr>
        <w:t xml:space="preserve">This section is </w:t>
      </w:r>
      <w:r w:rsidR="001840A6">
        <w:rPr>
          <w:color w:val="C00000"/>
        </w:rPr>
        <w:t xml:space="preserve">optional and is used </w:t>
      </w:r>
      <w:r w:rsidR="001840A6" w:rsidRPr="00421806">
        <w:rPr>
          <w:color w:val="C00000"/>
        </w:rPr>
        <w:t xml:space="preserve">for </w:t>
      </w:r>
      <w:r w:rsidRPr="00290BCD">
        <w:rPr>
          <w:color w:val="C00000"/>
        </w:rPr>
        <w:t>documenting dependencies on specific versions of data and interface schema that the document depends on. Remove this section if the document does not reference any data schema or interfaces.</w:t>
      </w:r>
      <w:r w:rsidR="00C86406">
        <w:rPr>
          <w:color w:val="C00000"/>
        </w:rPr>
        <w:t xml:space="preserve"> For example, a </w:t>
      </w:r>
      <w:r w:rsidR="00B8549A">
        <w:rPr>
          <w:color w:val="C00000"/>
        </w:rPr>
        <w:t xml:space="preserve">Version </w:t>
      </w:r>
      <w:r w:rsidR="00C86406">
        <w:rPr>
          <w:color w:val="C00000"/>
        </w:rPr>
        <w:t xml:space="preserve">1 document may create or update a </w:t>
      </w:r>
      <w:r w:rsidR="00114A3C">
        <w:rPr>
          <w:color w:val="C00000"/>
        </w:rPr>
        <w:t xml:space="preserve">registry or </w:t>
      </w:r>
      <w:r w:rsidR="00931CA2">
        <w:rPr>
          <w:color w:val="C00000"/>
        </w:rPr>
        <w:t xml:space="preserve">NENA </w:t>
      </w:r>
      <w:r w:rsidR="00C86406">
        <w:rPr>
          <w:color w:val="C00000"/>
        </w:rPr>
        <w:t xml:space="preserve">Artifact. </w:t>
      </w:r>
      <w:r w:rsidR="00B8549A">
        <w:rPr>
          <w:color w:val="C00000"/>
        </w:rPr>
        <w:t xml:space="preserve">Version </w:t>
      </w:r>
      <w:r w:rsidR="00C86406">
        <w:rPr>
          <w:color w:val="C00000"/>
        </w:rPr>
        <w:t xml:space="preserve">2 of the document will not mention these actions as they will have been completed in the previous version. Future versions </w:t>
      </w:r>
      <w:r w:rsidR="00632AE8">
        <w:rPr>
          <w:color w:val="C00000"/>
        </w:rPr>
        <w:t xml:space="preserve">of a document </w:t>
      </w:r>
      <w:r w:rsidR="00C86406">
        <w:rPr>
          <w:color w:val="C00000"/>
        </w:rPr>
        <w:t>should reference dependencies from previous versions.</w:t>
      </w:r>
    </w:p>
    <w:p w14:paraId="310EF961" w14:textId="38B64F93" w:rsidR="00290BCD" w:rsidRDefault="00290BCD" w:rsidP="00290BCD">
      <w:pPr>
        <w:pStyle w:val="BodyText"/>
      </w:pPr>
      <w:r>
        <w:t xml:space="preserve">This document has the following dependencies on </w:t>
      </w:r>
      <w:r w:rsidR="00931CA2">
        <w:t xml:space="preserve">registries or </w:t>
      </w:r>
      <w:r w:rsidR="006E5AEA">
        <w:t>NENA Artifacts</w:t>
      </w:r>
      <w:r w:rsidR="00EE2A1F" w:rsidRPr="00EE2A1F">
        <w:t>, as defined in the NENA Knowledge Base (NENAkb) Glossary</w:t>
      </w:r>
      <w:r w:rsidR="00EE2A1F">
        <w:t xml:space="preserve"> </w:t>
      </w:r>
      <w:r w:rsidR="00EE2A1F" w:rsidRPr="009110DC">
        <w:rPr>
          <w:rStyle w:val="StyleBlue"/>
        </w:rPr>
        <w:fldChar w:fldCharType="begin"/>
      </w:r>
      <w:r w:rsidR="00EE2A1F" w:rsidRPr="009110DC">
        <w:rPr>
          <w:rStyle w:val="StyleBlue"/>
        </w:rPr>
        <w:instrText xml:space="preserve"> REF _Ref112851572 \r \h </w:instrText>
      </w:r>
      <w:r w:rsidR="009110DC">
        <w:rPr>
          <w:rStyle w:val="StyleBlue"/>
        </w:rPr>
        <w:instrText xml:space="preserve"> \* MERGEFORMAT </w:instrText>
      </w:r>
      <w:r w:rsidR="00EE2A1F" w:rsidRPr="009110DC">
        <w:rPr>
          <w:rStyle w:val="StyleBlue"/>
        </w:rPr>
      </w:r>
      <w:r w:rsidR="00EE2A1F" w:rsidRPr="009110DC">
        <w:rPr>
          <w:rStyle w:val="StyleBlue"/>
        </w:rPr>
        <w:fldChar w:fldCharType="separate"/>
      </w:r>
      <w:r w:rsidR="00DC62F5">
        <w:rPr>
          <w:rStyle w:val="StyleBlue"/>
        </w:rPr>
        <w:t>[1]</w:t>
      </w:r>
      <w:r w:rsidR="00EE2A1F" w:rsidRPr="009110DC">
        <w:rPr>
          <w:rStyle w:val="StyleBlue"/>
        </w:rPr>
        <w:fldChar w:fldCharType="end"/>
      </w:r>
      <w:r w:rsidR="00EE2A1F" w:rsidRPr="00EE2A1F">
        <w:t xml:space="preserve"> and NENA-ADM-012</w:t>
      </w:r>
      <w:r w:rsidR="009110DC">
        <w:t xml:space="preserve"> </w:t>
      </w:r>
      <w:r w:rsidR="009110DC" w:rsidRPr="009110DC">
        <w:rPr>
          <w:rStyle w:val="StyleBlue"/>
        </w:rPr>
        <w:fldChar w:fldCharType="begin"/>
      </w:r>
      <w:r w:rsidR="009110DC" w:rsidRPr="009110DC">
        <w:rPr>
          <w:rStyle w:val="StyleBlue"/>
        </w:rPr>
        <w:instrText xml:space="preserve"> REF _Ref179973806 \r \h </w:instrText>
      </w:r>
      <w:r w:rsidR="009110DC" w:rsidRPr="009110DC">
        <w:rPr>
          <w:rStyle w:val="StyleBlue"/>
        </w:rPr>
      </w:r>
      <w:r w:rsidR="009110DC" w:rsidRPr="009110DC">
        <w:rPr>
          <w:rStyle w:val="StyleBlue"/>
        </w:rPr>
        <w:fldChar w:fldCharType="separate"/>
      </w:r>
      <w:r w:rsidR="00DC62F5">
        <w:rPr>
          <w:rStyle w:val="StyleBlue"/>
        </w:rPr>
        <w:t>[4]</w:t>
      </w:r>
      <w:r w:rsidR="009110DC" w:rsidRPr="009110DC">
        <w:rPr>
          <w:rStyle w:val="StyleBlue"/>
        </w:rPr>
        <w:fldChar w:fldCharType="end"/>
      </w:r>
      <w:r>
        <w:t>:</w:t>
      </w:r>
    </w:p>
    <w:tbl>
      <w:tblPr>
        <w:tblStyle w:val="TableGrid"/>
        <w:tblpPr w:leftFromText="187" w:rightFromText="187" w:bottomFromText="288" w:vertAnchor="text" w:tblpXSpec="center" w:tblpY="1"/>
        <w:tblOverlap w:val="never"/>
        <w:tblW w:w="972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0A0" w:firstRow="1" w:lastRow="0" w:firstColumn="1" w:lastColumn="0" w:noHBand="0" w:noVBand="0"/>
      </w:tblPr>
      <w:tblGrid>
        <w:gridCol w:w="2785"/>
        <w:gridCol w:w="3240"/>
        <w:gridCol w:w="3695"/>
      </w:tblGrid>
      <w:tr w:rsidR="00290BCD" w:rsidRPr="00F634D7" w14:paraId="37C10F17" w14:textId="77777777" w:rsidTr="000975C4">
        <w:trPr>
          <w:tblHeader/>
          <w:jc w:val="center"/>
        </w:trPr>
        <w:tc>
          <w:tcPr>
            <w:tcW w:w="2785" w:type="dxa"/>
            <w:shd w:val="clear" w:color="auto" w:fill="D9D9D9" w:themeFill="background1" w:themeFillShade="D9"/>
            <w:hideMark/>
          </w:tcPr>
          <w:p w14:paraId="2681CA71" w14:textId="77777777" w:rsidR="00290BCD" w:rsidRPr="00F634D7" w:rsidRDefault="00290BCD" w:rsidP="00503591">
            <w:pPr>
              <w:keepNext/>
              <w:jc w:val="center"/>
              <w:rPr>
                <w:rFonts w:cs="Tahoma"/>
                <w:b/>
                <w:bCs/>
              </w:rPr>
            </w:pPr>
            <w:r w:rsidRPr="00F634D7">
              <w:rPr>
                <w:rFonts w:cs="Tahoma"/>
                <w:b/>
                <w:bCs/>
                <w:color w:val="C00000"/>
              </w:rPr>
              <w:t>Name</w:t>
            </w:r>
          </w:p>
        </w:tc>
        <w:tc>
          <w:tcPr>
            <w:tcW w:w="3240" w:type="dxa"/>
            <w:shd w:val="clear" w:color="auto" w:fill="D9D9D9" w:themeFill="background1" w:themeFillShade="D9"/>
            <w:hideMark/>
          </w:tcPr>
          <w:p w14:paraId="5C402079" w14:textId="77777777" w:rsidR="00290BCD" w:rsidRPr="00F634D7" w:rsidRDefault="00290BCD" w:rsidP="00503591">
            <w:pPr>
              <w:keepNext/>
              <w:jc w:val="center"/>
              <w:rPr>
                <w:rFonts w:cs="Tahoma"/>
                <w:b/>
                <w:bCs/>
              </w:rPr>
            </w:pPr>
            <w:r w:rsidRPr="00F634D7">
              <w:rPr>
                <w:rFonts w:cs="Tahoma"/>
                <w:b/>
                <w:bCs/>
                <w:color w:val="C00000"/>
              </w:rPr>
              <w:t>Description</w:t>
            </w:r>
          </w:p>
        </w:tc>
        <w:tc>
          <w:tcPr>
            <w:tcW w:w="3695" w:type="dxa"/>
            <w:shd w:val="clear" w:color="auto" w:fill="D9D9D9" w:themeFill="background1" w:themeFillShade="D9"/>
            <w:hideMark/>
          </w:tcPr>
          <w:p w14:paraId="232AB07A" w14:textId="77777777" w:rsidR="00290BCD" w:rsidRPr="00F634D7" w:rsidRDefault="00290BCD" w:rsidP="00503591">
            <w:pPr>
              <w:keepNext/>
              <w:jc w:val="center"/>
              <w:rPr>
                <w:rFonts w:cs="Tahoma"/>
                <w:b/>
                <w:bCs/>
              </w:rPr>
            </w:pPr>
            <w:r w:rsidRPr="00F634D7">
              <w:rPr>
                <w:rFonts w:cs="Tahoma"/>
                <w:b/>
                <w:bCs/>
                <w:color w:val="C00000"/>
              </w:rPr>
              <w:t>Reference</w:t>
            </w:r>
          </w:p>
        </w:tc>
      </w:tr>
      <w:tr w:rsidR="00290BCD" w:rsidRPr="00F634D7" w14:paraId="7520230A" w14:textId="77777777" w:rsidTr="000975C4">
        <w:trPr>
          <w:jc w:val="center"/>
        </w:trPr>
        <w:tc>
          <w:tcPr>
            <w:tcW w:w="2785" w:type="dxa"/>
          </w:tcPr>
          <w:p w14:paraId="046CA5DF" w14:textId="77777777" w:rsidR="00290BCD" w:rsidRPr="00F634D7" w:rsidRDefault="00290BCD" w:rsidP="00503591">
            <w:r w:rsidRPr="00290BCD">
              <w:rPr>
                <w:color w:val="C00000"/>
              </w:rPr>
              <w:t>Logging Service_v_XYZ</w:t>
            </w:r>
          </w:p>
        </w:tc>
        <w:tc>
          <w:tcPr>
            <w:tcW w:w="3240" w:type="dxa"/>
          </w:tcPr>
          <w:p w14:paraId="57241E8C" w14:textId="77777777" w:rsidR="00290BCD" w:rsidRPr="00F634D7" w:rsidRDefault="00290BCD" w:rsidP="00503591">
            <w:r w:rsidRPr="00290BCD">
              <w:rPr>
                <w:color w:val="C00000"/>
              </w:rPr>
              <w:t xml:space="preserve">Shorthand description </w:t>
            </w:r>
          </w:p>
        </w:tc>
        <w:tc>
          <w:tcPr>
            <w:tcW w:w="3695" w:type="dxa"/>
          </w:tcPr>
          <w:p w14:paraId="1FB4C617" w14:textId="77777777" w:rsidR="00290BCD" w:rsidRPr="00F634D7" w:rsidRDefault="00290BCD" w:rsidP="00503591">
            <w:r w:rsidRPr="00290BCD">
              <w:rPr>
                <w:color w:val="C00000"/>
              </w:rPr>
              <w:t>https://github.com/nena911/xyz</w:t>
            </w:r>
          </w:p>
        </w:tc>
      </w:tr>
      <w:tr w:rsidR="00290BCD" w:rsidRPr="00F634D7" w14:paraId="34734443" w14:textId="77777777" w:rsidTr="000975C4">
        <w:trPr>
          <w:jc w:val="center"/>
        </w:trPr>
        <w:tc>
          <w:tcPr>
            <w:tcW w:w="2785" w:type="dxa"/>
          </w:tcPr>
          <w:p w14:paraId="6CED29CC" w14:textId="77777777" w:rsidR="00290BCD" w:rsidRPr="00F634D7" w:rsidRDefault="00290BCD" w:rsidP="00503591">
            <w:r w:rsidRPr="00290BCD">
              <w:rPr>
                <w:color w:val="C00000"/>
              </w:rPr>
              <w:t>EIDO_v_XYZ</w:t>
            </w:r>
          </w:p>
        </w:tc>
        <w:tc>
          <w:tcPr>
            <w:tcW w:w="3240" w:type="dxa"/>
          </w:tcPr>
          <w:p w14:paraId="616957FD" w14:textId="77777777" w:rsidR="00290BCD" w:rsidRPr="00F634D7" w:rsidRDefault="00290BCD" w:rsidP="00503591">
            <w:r w:rsidRPr="00290BCD">
              <w:rPr>
                <w:color w:val="C00000"/>
              </w:rPr>
              <w:t xml:space="preserve">Shorthand description </w:t>
            </w:r>
          </w:p>
        </w:tc>
        <w:tc>
          <w:tcPr>
            <w:tcW w:w="3695" w:type="dxa"/>
          </w:tcPr>
          <w:p w14:paraId="21617FDF" w14:textId="77777777" w:rsidR="00290BCD" w:rsidRPr="00F634D7" w:rsidRDefault="00290BCD" w:rsidP="00503591">
            <w:r w:rsidRPr="00290BCD">
              <w:rPr>
                <w:color w:val="C00000"/>
              </w:rPr>
              <w:t>https://github.com/nena911/xyz</w:t>
            </w:r>
          </w:p>
        </w:tc>
      </w:tr>
      <w:tr w:rsidR="00AA5AC3" w:rsidRPr="00F634D7" w14:paraId="608442BE" w14:textId="77777777" w:rsidTr="000975C4">
        <w:trPr>
          <w:jc w:val="center"/>
        </w:trPr>
        <w:tc>
          <w:tcPr>
            <w:tcW w:w="2785" w:type="dxa"/>
          </w:tcPr>
          <w:p w14:paraId="0847FE16" w14:textId="6E073CBB" w:rsidR="00AA5AC3" w:rsidRPr="00290BCD" w:rsidRDefault="00C1234A" w:rsidP="00503591">
            <w:pPr>
              <w:rPr>
                <w:color w:val="C00000"/>
              </w:rPr>
            </w:pPr>
            <w:r>
              <w:rPr>
                <w:color w:val="C00000"/>
              </w:rPr>
              <w:t>[IANA] XYZ</w:t>
            </w:r>
            <w:r w:rsidR="002E4EFB">
              <w:rPr>
                <w:color w:val="C00000"/>
              </w:rPr>
              <w:t xml:space="preserve"> Registry</w:t>
            </w:r>
          </w:p>
        </w:tc>
        <w:tc>
          <w:tcPr>
            <w:tcW w:w="3240" w:type="dxa"/>
          </w:tcPr>
          <w:p w14:paraId="4CEB3B6D" w14:textId="769E7AFD" w:rsidR="00AA5AC3" w:rsidRPr="00290BCD" w:rsidRDefault="002E4EFB" w:rsidP="00503591">
            <w:pPr>
              <w:rPr>
                <w:color w:val="C00000"/>
              </w:rPr>
            </w:pPr>
            <w:r>
              <w:rPr>
                <w:color w:val="C00000"/>
              </w:rPr>
              <w:t>Shorthand description</w:t>
            </w:r>
          </w:p>
        </w:tc>
        <w:tc>
          <w:tcPr>
            <w:tcW w:w="3695" w:type="dxa"/>
          </w:tcPr>
          <w:p w14:paraId="7753AF98" w14:textId="0F0D1B0E" w:rsidR="00AA5AC3" w:rsidRPr="00290BCD" w:rsidRDefault="00114A3C" w:rsidP="00503591">
            <w:pPr>
              <w:rPr>
                <w:color w:val="C00000"/>
              </w:rPr>
            </w:pPr>
            <w:r w:rsidRPr="00114A3C">
              <w:rPr>
                <w:color w:val="C00000"/>
              </w:rPr>
              <w:t>https://www.iana.org/assignments/xyz/xyz.xhtml</w:t>
            </w:r>
          </w:p>
        </w:tc>
      </w:tr>
      <w:tr w:rsidR="00C1234A" w:rsidRPr="00F634D7" w14:paraId="62A3FC00" w14:textId="77777777" w:rsidTr="000975C4">
        <w:trPr>
          <w:jc w:val="center"/>
        </w:trPr>
        <w:tc>
          <w:tcPr>
            <w:tcW w:w="2785" w:type="dxa"/>
          </w:tcPr>
          <w:p w14:paraId="1485318D" w14:textId="4D5C353C" w:rsidR="00C1234A" w:rsidRDefault="00C1234A" w:rsidP="00503591">
            <w:pPr>
              <w:rPr>
                <w:color w:val="C00000"/>
              </w:rPr>
            </w:pPr>
            <w:r>
              <w:rPr>
                <w:color w:val="C00000"/>
              </w:rPr>
              <w:t>[NENA] ABC Registry</w:t>
            </w:r>
          </w:p>
        </w:tc>
        <w:tc>
          <w:tcPr>
            <w:tcW w:w="3240" w:type="dxa"/>
          </w:tcPr>
          <w:p w14:paraId="54CAAC43" w14:textId="14F87565" w:rsidR="00C1234A" w:rsidRDefault="00C1234A" w:rsidP="00503591">
            <w:pPr>
              <w:rPr>
                <w:color w:val="C00000"/>
              </w:rPr>
            </w:pPr>
            <w:r>
              <w:rPr>
                <w:color w:val="C00000"/>
              </w:rPr>
              <w:t>Shorthand description</w:t>
            </w:r>
          </w:p>
        </w:tc>
        <w:tc>
          <w:tcPr>
            <w:tcW w:w="3695" w:type="dxa"/>
          </w:tcPr>
          <w:p w14:paraId="7E3F6F76" w14:textId="59AD4CC6" w:rsidR="00C1234A" w:rsidRPr="00114A3C" w:rsidRDefault="00C1234A" w:rsidP="00503591">
            <w:pPr>
              <w:rPr>
                <w:color w:val="C00000"/>
              </w:rPr>
            </w:pPr>
            <w:r w:rsidRPr="004D1562">
              <w:rPr>
                <w:color w:val="C00000"/>
              </w:rPr>
              <w:t>http://technet.nena.org/nrs/registry/</w:t>
            </w:r>
            <w:r w:rsidR="00552C05">
              <w:rPr>
                <w:color w:val="C00000"/>
              </w:rPr>
              <w:t>abc</w:t>
            </w:r>
            <w:r w:rsidRPr="00C1234A">
              <w:rPr>
                <w:color w:val="C00000"/>
              </w:rPr>
              <w:t>.xml</w:t>
            </w:r>
          </w:p>
        </w:tc>
      </w:tr>
    </w:tbl>
    <w:p w14:paraId="67C47177" w14:textId="4A4DAB13" w:rsidR="00B5511D" w:rsidRDefault="00834F03" w:rsidP="00053787">
      <w:pPr>
        <w:pStyle w:val="Heading1"/>
      </w:pPr>
      <w:bookmarkStart w:id="2387" w:name="_Ref200118007"/>
      <w:bookmarkStart w:id="2388" w:name="_Ref200118045"/>
      <w:bookmarkStart w:id="2389" w:name="_Ref200118215"/>
      <w:bookmarkStart w:id="2390" w:name="_Toc233105527"/>
      <w:r w:rsidRPr="0086274C">
        <w:t>Impacts</w:t>
      </w:r>
      <w:r w:rsidR="001C2E72">
        <w:t xml:space="preserve"> and</w:t>
      </w:r>
      <w:r w:rsidRPr="0086274C">
        <w:t xml:space="preserve"> Considerations</w:t>
      </w:r>
      <w:bookmarkEnd w:id="2384"/>
      <w:bookmarkEnd w:id="2387"/>
      <w:bookmarkEnd w:id="2388"/>
      <w:bookmarkEnd w:id="2389"/>
      <w:bookmarkEnd w:id="2390"/>
    </w:p>
    <w:p w14:paraId="7BC47A6D" w14:textId="2B82606F" w:rsidR="007E0C49" w:rsidRDefault="007E0C49" w:rsidP="004E51FD">
      <w:pPr>
        <w:pStyle w:val="BodyText"/>
      </w:pPr>
      <w:bookmarkStart w:id="2391" w:name="_Toc174517675"/>
      <w:bookmarkStart w:id="2392" w:name="_Toc257210310"/>
      <w:bookmarkStart w:id="2393" w:name="_Toc358450259"/>
      <w:bookmarkStart w:id="2394" w:name="_Toc358529203"/>
      <w:bookmarkStart w:id="2395" w:name="_Toc358559219"/>
      <w:bookmarkStart w:id="2396" w:name="_Toc359026194"/>
      <w:bookmarkStart w:id="2397" w:name="_Toc359039330"/>
      <w:bookmarkStart w:id="2398" w:name="_Toc359039872"/>
      <w:bookmarkStart w:id="2399" w:name="_Toc359041360"/>
      <w:bookmarkStart w:id="2400" w:name="_Toc359041599"/>
      <w:bookmarkStart w:id="2401" w:name="_Toc359083093"/>
      <w:bookmarkStart w:id="2402" w:name="_Toc359125631"/>
      <w:bookmarkStart w:id="2403" w:name="_Toc359607184"/>
      <w:bookmarkStart w:id="2404" w:name="_Toc360325041"/>
      <w:bookmarkStart w:id="2405" w:name="_Toc360967952"/>
      <w:bookmarkStart w:id="2406" w:name="_Ref442501265"/>
      <w:bookmarkStart w:id="2407" w:name="_Toc358450260"/>
      <w:bookmarkStart w:id="2408" w:name="_Toc358529204"/>
      <w:bookmarkStart w:id="2409" w:name="_Toc358559220"/>
      <w:bookmarkStart w:id="2410" w:name="_Toc359026195"/>
      <w:bookmarkStart w:id="2411" w:name="_Toc359039331"/>
      <w:bookmarkStart w:id="2412" w:name="_Toc359039873"/>
      <w:bookmarkStart w:id="2413" w:name="_Toc359041361"/>
      <w:bookmarkStart w:id="2414" w:name="_Toc359041600"/>
      <w:bookmarkStart w:id="2415" w:name="_Toc359083094"/>
      <w:bookmarkStart w:id="2416" w:name="_Toc359125632"/>
      <w:bookmarkStart w:id="2417" w:name="_Toc359607185"/>
      <w:bookmarkStart w:id="2418" w:name="_Toc360325042"/>
      <w:bookmarkStart w:id="2419" w:name="_Toc360967953"/>
      <w:bookmarkStart w:id="2420" w:name="_Toc172001204"/>
      <w:r w:rsidRPr="003C12AA">
        <w:rPr>
          <w:b/>
          <w:bCs/>
          <w:color w:val="C00000"/>
        </w:rPr>
        <w:t>NOTE to document editor:</w:t>
      </w:r>
      <w:r w:rsidRPr="003C12AA">
        <w:rPr>
          <w:color w:val="C00000"/>
        </w:rPr>
        <w:t xml:space="preserve"> This section is optional. If this section is not needed, delete the section title and the text.</w:t>
      </w:r>
    </w:p>
    <w:p w14:paraId="63F4B748" w14:textId="1976D32C" w:rsidR="000E1A4E" w:rsidRPr="00AC7D15" w:rsidRDefault="004E51FD" w:rsidP="004E51FD">
      <w:pPr>
        <w:pStyle w:val="BodyText"/>
      </w:pPr>
      <w:bookmarkStart w:id="2421" w:name="_Toc136230256"/>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r>
        <w:rPr>
          <w:rFonts w:cs="Tahoma"/>
          <w:color w:val="C00000"/>
        </w:rPr>
        <w:t xml:space="preserve">Use this section to convey any additional information that the </w:t>
      </w:r>
      <w:r w:rsidR="00007188">
        <w:rPr>
          <w:rFonts w:cs="Tahoma"/>
          <w:color w:val="C00000"/>
        </w:rPr>
        <w:t xml:space="preserve">Working Group </w:t>
      </w:r>
      <w:r>
        <w:rPr>
          <w:rFonts w:cs="Tahoma"/>
          <w:color w:val="C00000"/>
        </w:rPr>
        <w:t xml:space="preserve">believes is </w:t>
      </w:r>
      <w:r w:rsidRPr="00103F46">
        <w:rPr>
          <w:rFonts w:cs="Tahoma"/>
          <w:color w:val="C00000"/>
        </w:rPr>
        <w:t xml:space="preserve">important for the reader to understand. </w:t>
      </w:r>
      <w:r w:rsidR="00A3606F" w:rsidRPr="00103F46">
        <w:rPr>
          <w:rFonts w:cs="Tahoma"/>
          <w:color w:val="C00000"/>
        </w:rPr>
        <w:t>Example</w:t>
      </w:r>
      <w:r w:rsidR="00A3606F">
        <w:rPr>
          <w:rFonts w:cs="Tahoma"/>
          <w:color w:val="C00000"/>
        </w:rPr>
        <w:t>s of</w:t>
      </w:r>
      <w:r w:rsidR="00A3606F" w:rsidRPr="00103F46">
        <w:rPr>
          <w:rFonts w:cs="Tahoma"/>
          <w:color w:val="C00000"/>
        </w:rPr>
        <w:t xml:space="preserve"> impacts </w:t>
      </w:r>
      <w:r w:rsidR="000E1A4E" w:rsidRPr="00103F46">
        <w:rPr>
          <w:rFonts w:cs="Tahoma"/>
          <w:color w:val="C00000"/>
        </w:rPr>
        <w:t>and consideration</w:t>
      </w:r>
      <w:r w:rsidRPr="00103F46">
        <w:rPr>
          <w:rFonts w:cs="Tahoma"/>
          <w:color w:val="C00000"/>
        </w:rPr>
        <w:t xml:space="preserve">s include </w:t>
      </w:r>
      <w:r w:rsidR="000E1A4E" w:rsidRPr="00103F46">
        <w:rPr>
          <w:rFonts w:cs="Tahoma"/>
          <w:color w:val="C00000"/>
        </w:rPr>
        <w:t>the following:</w:t>
      </w:r>
    </w:p>
    <w:p w14:paraId="620379AA" w14:textId="3AFEE22E" w:rsidR="000E1A4E" w:rsidRPr="00C17553" w:rsidRDefault="000E1A4E" w:rsidP="00C17553">
      <w:pPr>
        <w:pStyle w:val="ListParagraph"/>
        <w:numPr>
          <w:ilvl w:val="0"/>
          <w:numId w:val="14"/>
        </w:numPr>
        <w:rPr>
          <w:color w:val="C0504D" w:themeColor="accent2"/>
        </w:rPr>
      </w:pPr>
      <w:r w:rsidRPr="00C17553">
        <w:rPr>
          <w:color w:val="C0504D" w:themeColor="accent2"/>
        </w:rPr>
        <w:lastRenderedPageBreak/>
        <w:t>o</w:t>
      </w:r>
      <w:r w:rsidR="004E51FD" w:rsidRPr="00C17553">
        <w:rPr>
          <w:color w:val="C0504D" w:themeColor="accent2"/>
        </w:rPr>
        <w:t>perational</w:t>
      </w:r>
    </w:p>
    <w:p w14:paraId="1E8119F7" w14:textId="5F37CE95" w:rsidR="000E1A4E" w:rsidRPr="00C17553" w:rsidRDefault="004E51FD" w:rsidP="00C17553">
      <w:pPr>
        <w:pStyle w:val="ListParagraph"/>
        <w:numPr>
          <w:ilvl w:val="0"/>
          <w:numId w:val="14"/>
        </w:numPr>
        <w:rPr>
          <w:color w:val="C0504D" w:themeColor="accent2"/>
        </w:rPr>
      </w:pPr>
      <w:r w:rsidRPr="00C17553">
        <w:rPr>
          <w:color w:val="C0504D" w:themeColor="accent2"/>
        </w:rPr>
        <w:t>technical</w:t>
      </w:r>
    </w:p>
    <w:p w14:paraId="3EE364CA" w14:textId="5B2BA91F" w:rsidR="000E1A4E" w:rsidRPr="00C17553" w:rsidRDefault="004E51FD" w:rsidP="00C17553">
      <w:pPr>
        <w:pStyle w:val="ListParagraph"/>
        <w:numPr>
          <w:ilvl w:val="0"/>
          <w:numId w:val="14"/>
        </w:numPr>
        <w:rPr>
          <w:color w:val="C0504D" w:themeColor="accent2"/>
        </w:rPr>
      </w:pPr>
      <w:r w:rsidRPr="00C17553">
        <w:rPr>
          <w:color w:val="C0504D" w:themeColor="accent2"/>
        </w:rPr>
        <w:t>security-related</w:t>
      </w:r>
    </w:p>
    <w:p w14:paraId="2CFB2F36" w14:textId="74C48D38" w:rsidR="000E1A4E" w:rsidRPr="00C17553" w:rsidRDefault="004E51FD" w:rsidP="00C17553">
      <w:pPr>
        <w:pStyle w:val="ListParagraph"/>
        <w:numPr>
          <w:ilvl w:val="0"/>
          <w:numId w:val="14"/>
        </w:numPr>
        <w:rPr>
          <w:color w:val="C0504D" w:themeColor="accent2"/>
        </w:rPr>
      </w:pPr>
      <w:r w:rsidRPr="00C17553">
        <w:rPr>
          <w:color w:val="C0504D" w:themeColor="accent2"/>
        </w:rPr>
        <w:t>level of effort</w:t>
      </w:r>
    </w:p>
    <w:p w14:paraId="57CEFB01" w14:textId="336A8A71" w:rsidR="000E1A4E" w:rsidRPr="00C17553" w:rsidRDefault="004E51FD" w:rsidP="00C17553">
      <w:pPr>
        <w:pStyle w:val="ListParagraph"/>
        <w:numPr>
          <w:ilvl w:val="0"/>
          <w:numId w:val="14"/>
        </w:numPr>
        <w:rPr>
          <w:color w:val="C0504D" w:themeColor="accent2"/>
        </w:rPr>
      </w:pPr>
      <w:r w:rsidRPr="00C17553">
        <w:rPr>
          <w:color w:val="C0504D" w:themeColor="accent2"/>
        </w:rPr>
        <w:t>time required to implement</w:t>
      </w:r>
    </w:p>
    <w:p w14:paraId="40D0A51D" w14:textId="5A2B21AD" w:rsidR="000E1A4E" w:rsidRPr="00C17553" w:rsidRDefault="000E1A4E" w:rsidP="00C17553">
      <w:pPr>
        <w:pStyle w:val="ListParagraph"/>
        <w:numPr>
          <w:ilvl w:val="0"/>
          <w:numId w:val="14"/>
        </w:numPr>
        <w:rPr>
          <w:color w:val="C0504D" w:themeColor="accent2"/>
        </w:rPr>
      </w:pPr>
      <w:r w:rsidRPr="00C17553">
        <w:rPr>
          <w:color w:val="C0504D" w:themeColor="accent2"/>
        </w:rPr>
        <w:t>c</w:t>
      </w:r>
      <w:r w:rsidR="004E51FD" w:rsidRPr="00C17553">
        <w:rPr>
          <w:color w:val="C0504D" w:themeColor="accent2"/>
        </w:rPr>
        <w:t>ost or cost-recovery</w:t>
      </w:r>
    </w:p>
    <w:p w14:paraId="0831E98C" w14:textId="65B2EE5E" w:rsidR="000E1A4E" w:rsidRPr="00C17553" w:rsidRDefault="004E51FD" w:rsidP="00C17553">
      <w:pPr>
        <w:pStyle w:val="ListParagraph"/>
        <w:numPr>
          <w:ilvl w:val="0"/>
          <w:numId w:val="14"/>
        </w:numPr>
        <w:rPr>
          <w:color w:val="C0504D" w:themeColor="accent2"/>
        </w:rPr>
      </w:pPr>
      <w:r w:rsidRPr="00C17553">
        <w:rPr>
          <w:color w:val="C0504D" w:themeColor="accent2"/>
        </w:rPr>
        <w:t>any other information the group believes the reader should understand when using this document</w:t>
      </w:r>
    </w:p>
    <w:p w14:paraId="572D7355" w14:textId="0BE2C3D0" w:rsidR="004E51FD" w:rsidRPr="00AC7D15" w:rsidRDefault="004E51FD" w:rsidP="000E1A4E">
      <w:pPr>
        <w:pStyle w:val="BodyText"/>
        <w:rPr>
          <w:rFonts w:cs="Tahoma"/>
        </w:rPr>
      </w:pPr>
      <w:r w:rsidRPr="00103F46">
        <w:rPr>
          <w:rFonts w:cs="Tahoma"/>
          <w:color w:val="C00000"/>
        </w:rPr>
        <w:t xml:space="preserve">The organization of this section </w:t>
      </w:r>
      <w:r>
        <w:rPr>
          <w:rFonts w:cs="Tahoma"/>
          <w:color w:val="C00000"/>
        </w:rPr>
        <w:t>and any subsections is at the discretion of the editor and</w:t>
      </w:r>
      <w:r w:rsidR="00BC0673">
        <w:rPr>
          <w:rFonts w:cs="Tahoma"/>
          <w:color w:val="C00000"/>
        </w:rPr>
        <w:t xml:space="preserve"> the</w:t>
      </w:r>
      <w:r>
        <w:rPr>
          <w:rFonts w:cs="Tahoma"/>
          <w:color w:val="C00000"/>
        </w:rPr>
        <w:t xml:space="preserve"> </w:t>
      </w:r>
      <w:r w:rsidR="00007188">
        <w:rPr>
          <w:rFonts w:cs="Tahoma"/>
          <w:color w:val="C00000"/>
        </w:rPr>
        <w:t>Working Group</w:t>
      </w:r>
      <w:r>
        <w:rPr>
          <w:rFonts w:cs="Tahoma"/>
          <w:color w:val="C00000"/>
        </w:rPr>
        <w:t>.</w:t>
      </w:r>
    </w:p>
    <w:p w14:paraId="676E065A" w14:textId="2BDCF619" w:rsidR="004E51FD" w:rsidRPr="00BC0673" w:rsidRDefault="004E51FD" w:rsidP="00053787">
      <w:pPr>
        <w:pStyle w:val="Heading1"/>
      </w:pPr>
      <w:bookmarkStart w:id="2422" w:name="_Toc184918786"/>
      <w:bookmarkStart w:id="2423" w:name="_Toc184918787"/>
      <w:bookmarkStart w:id="2424" w:name="_Toc184918788"/>
      <w:bookmarkStart w:id="2425" w:name="_Toc184918789"/>
      <w:bookmarkStart w:id="2426" w:name="_Toc184918790"/>
      <w:bookmarkStart w:id="2427" w:name="_Toc184918791"/>
      <w:bookmarkStart w:id="2428" w:name="_Toc257210315"/>
      <w:bookmarkStart w:id="2429" w:name="_Toc233105528"/>
      <w:bookmarkEnd w:id="2422"/>
      <w:bookmarkEnd w:id="2423"/>
      <w:bookmarkEnd w:id="2424"/>
      <w:bookmarkEnd w:id="2425"/>
      <w:bookmarkEnd w:id="2426"/>
      <w:bookmarkEnd w:id="2427"/>
      <w:r w:rsidRPr="00BC0673">
        <w:t>Recommendation</w:t>
      </w:r>
      <w:r w:rsidR="00BC0673">
        <w:t>s</w:t>
      </w:r>
      <w:r w:rsidRPr="00BC0673">
        <w:t xml:space="preserve"> for </w:t>
      </w:r>
      <w:commentRangeStart w:id="2430"/>
      <w:r w:rsidRPr="00BC0673">
        <w:t>Additional Development Work</w:t>
      </w:r>
      <w:bookmarkEnd w:id="2428"/>
      <w:bookmarkEnd w:id="2429"/>
      <w:commentRangeEnd w:id="2430"/>
      <w:r w:rsidR="00B46583" w:rsidRPr="00BC0673">
        <w:rPr>
          <w:rStyle w:val="CommentReference"/>
          <w:sz w:val="20"/>
          <w:szCs w:val="20"/>
        </w:rPr>
        <w:commentReference w:id="2430"/>
      </w:r>
    </w:p>
    <w:p w14:paraId="5BC009DB" w14:textId="2EB52A12" w:rsidR="007E0C49" w:rsidRPr="00AC7D15" w:rsidRDefault="00DD5761" w:rsidP="007E0C49">
      <w:pPr>
        <w:pStyle w:val="BodyText"/>
      </w:pPr>
      <w:r>
        <w:rPr>
          <w:b/>
          <w:bCs/>
          <w:color w:val="C00000"/>
        </w:rPr>
        <w:t>N</w:t>
      </w:r>
      <w:r w:rsidR="007E0C49" w:rsidRPr="00885882">
        <w:rPr>
          <w:b/>
          <w:bCs/>
          <w:color w:val="C00000"/>
        </w:rPr>
        <w:t>OTE to document editor:</w:t>
      </w:r>
      <w:r w:rsidR="007E0C49" w:rsidRPr="00885882">
        <w:rPr>
          <w:color w:val="C00000"/>
        </w:rPr>
        <w:t xml:space="preserve"> This section is optional. If this section is not needed, delete the section title and the text.</w:t>
      </w:r>
    </w:p>
    <w:p w14:paraId="7962ED63" w14:textId="1F726AF6" w:rsidR="00DD31E2" w:rsidRPr="00AC7D15" w:rsidRDefault="00DD31E2" w:rsidP="00DD31E2">
      <w:pPr>
        <w:pStyle w:val="BodyText"/>
      </w:pPr>
      <w:r w:rsidRPr="00885882">
        <w:rPr>
          <w:color w:val="C00000"/>
        </w:rPr>
        <w:t>Recommendations for additional development work generally include information that should be considered in a future version of the document or is intended to be referred to another NDG Committee</w:t>
      </w:r>
      <w:r w:rsidR="005B14B5">
        <w:rPr>
          <w:color w:val="C00000"/>
        </w:rPr>
        <w:t xml:space="preserve">, </w:t>
      </w:r>
      <w:r w:rsidRPr="00885882">
        <w:rPr>
          <w:color w:val="C00000"/>
        </w:rPr>
        <w:t>Working Group</w:t>
      </w:r>
      <w:r w:rsidR="00CB2B39">
        <w:rPr>
          <w:color w:val="C00000"/>
        </w:rPr>
        <w:t>,</w:t>
      </w:r>
      <w:r w:rsidRPr="00885882">
        <w:rPr>
          <w:color w:val="C00000"/>
        </w:rPr>
        <w:t xml:space="preserve"> or Standards Development Organization. In general, additional development work can be considered </w:t>
      </w:r>
      <w:r w:rsidR="00A3606F">
        <w:rPr>
          <w:color w:val="C00000"/>
        </w:rPr>
        <w:t xml:space="preserve">as </w:t>
      </w:r>
      <w:r w:rsidRPr="00885882">
        <w:rPr>
          <w:color w:val="C00000"/>
        </w:rPr>
        <w:t xml:space="preserve">a list of important topics </w:t>
      </w:r>
      <w:r w:rsidR="00CB2B39">
        <w:rPr>
          <w:color w:val="C00000"/>
        </w:rPr>
        <w:t xml:space="preserve">that </w:t>
      </w:r>
      <w:r w:rsidR="0093029C" w:rsidRPr="00885882">
        <w:rPr>
          <w:color w:val="C00000"/>
        </w:rPr>
        <w:t>the Working Group recommends for further development work.</w:t>
      </w:r>
    </w:p>
    <w:p w14:paraId="6339F35C" w14:textId="007B7A39" w:rsidR="00DD31E2" w:rsidRPr="00AC7D15" w:rsidRDefault="00DD31E2" w:rsidP="00DD31E2">
      <w:pPr>
        <w:pStyle w:val="BodyText"/>
      </w:pPr>
      <w:r w:rsidRPr="00885882">
        <w:rPr>
          <w:color w:val="C00000"/>
        </w:rPr>
        <w:t xml:space="preserve">The following list is intended to help the Working Group </w:t>
      </w:r>
      <w:r w:rsidR="00CB2B39">
        <w:rPr>
          <w:color w:val="C00000"/>
        </w:rPr>
        <w:t>decide what to include as</w:t>
      </w:r>
      <w:r w:rsidRPr="00885882">
        <w:rPr>
          <w:color w:val="C00000"/>
        </w:rPr>
        <w:t xml:space="preserve"> additional development work.</w:t>
      </w:r>
    </w:p>
    <w:p w14:paraId="413A0F20" w14:textId="3399452B" w:rsidR="00DD31E2" w:rsidRPr="00C17553" w:rsidRDefault="00DD31E2" w:rsidP="00C17553">
      <w:pPr>
        <w:pStyle w:val="ListParagraph"/>
        <w:numPr>
          <w:ilvl w:val="0"/>
          <w:numId w:val="14"/>
        </w:numPr>
        <w:rPr>
          <w:color w:val="C0504D" w:themeColor="accent2"/>
        </w:rPr>
      </w:pPr>
      <w:r w:rsidRPr="00C17553">
        <w:rPr>
          <w:color w:val="C0504D" w:themeColor="accent2"/>
        </w:rPr>
        <w:t>Information that is valuable to the topic</w:t>
      </w:r>
      <w:r w:rsidR="00CB2B39" w:rsidRPr="00C17553">
        <w:rPr>
          <w:color w:val="C0504D" w:themeColor="accent2"/>
        </w:rPr>
        <w:t>,</w:t>
      </w:r>
      <w:r w:rsidRPr="00C17553">
        <w:rPr>
          <w:color w:val="C0504D" w:themeColor="accent2"/>
        </w:rPr>
        <w:t xml:space="preserve"> although deemed out-of-scope for the current version’s Charter. These items can be considered in a future version of the </w:t>
      </w:r>
      <w:r w:rsidR="00B56735" w:rsidRPr="00C17553">
        <w:rPr>
          <w:color w:val="C0504D" w:themeColor="accent2"/>
        </w:rPr>
        <w:t>document,</w:t>
      </w:r>
      <w:r w:rsidRPr="00C17553">
        <w:rPr>
          <w:color w:val="C0504D" w:themeColor="accent2"/>
        </w:rPr>
        <w:t xml:space="preserve"> and many times will support the planning of the </w:t>
      </w:r>
      <w:r w:rsidR="00CB2B39" w:rsidRPr="00C17553">
        <w:rPr>
          <w:color w:val="C0504D" w:themeColor="accent2"/>
        </w:rPr>
        <w:t xml:space="preserve">document’s </w:t>
      </w:r>
      <w:r w:rsidRPr="00C17553">
        <w:rPr>
          <w:color w:val="C0504D" w:themeColor="accent2"/>
        </w:rPr>
        <w:t>next version.</w:t>
      </w:r>
    </w:p>
    <w:p w14:paraId="6B631E62" w14:textId="4E7A88FE" w:rsidR="00DD31E2" w:rsidRPr="00C17553" w:rsidRDefault="00DD31E2" w:rsidP="00C17553">
      <w:pPr>
        <w:pStyle w:val="ListParagraph"/>
        <w:numPr>
          <w:ilvl w:val="0"/>
          <w:numId w:val="14"/>
        </w:numPr>
        <w:rPr>
          <w:color w:val="C0504D" w:themeColor="accent2"/>
        </w:rPr>
      </w:pPr>
      <w:r w:rsidRPr="00C17553">
        <w:rPr>
          <w:color w:val="C0504D" w:themeColor="accent2"/>
        </w:rPr>
        <w:t xml:space="preserve">Information or a topic that the Working Group recommends </w:t>
      </w:r>
      <w:r w:rsidR="00FB65B2">
        <w:rPr>
          <w:color w:val="C0504D" w:themeColor="accent2"/>
        </w:rPr>
        <w:t xml:space="preserve">be </w:t>
      </w:r>
      <w:r w:rsidRPr="00C17553">
        <w:rPr>
          <w:color w:val="C0504D" w:themeColor="accent2"/>
        </w:rPr>
        <w:t>consider</w:t>
      </w:r>
      <w:r w:rsidR="00FB65B2">
        <w:rPr>
          <w:color w:val="C0504D" w:themeColor="accent2"/>
        </w:rPr>
        <w:t>ed</w:t>
      </w:r>
      <w:r w:rsidRPr="00C17553">
        <w:rPr>
          <w:color w:val="C0504D" w:themeColor="accent2"/>
        </w:rPr>
        <w:t xml:space="preserve"> by a different NDG Committee or Working Group, or Standards Development Organization (i.e., IETF, ATIS, APCO). If known, include the NDG Committee or Working Group, or the Standards Development Organization in the item description.</w:t>
      </w:r>
    </w:p>
    <w:p w14:paraId="549174AF" w14:textId="4DE664B2" w:rsidR="00DD31E2" w:rsidRPr="00C17553" w:rsidRDefault="00DD31E2" w:rsidP="00C17553">
      <w:pPr>
        <w:pStyle w:val="ListParagraph"/>
        <w:numPr>
          <w:ilvl w:val="0"/>
          <w:numId w:val="14"/>
        </w:numPr>
        <w:rPr>
          <w:color w:val="C0504D" w:themeColor="accent2"/>
        </w:rPr>
      </w:pPr>
      <w:r w:rsidRPr="00C17553">
        <w:rPr>
          <w:color w:val="C0504D" w:themeColor="accent2"/>
        </w:rPr>
        <w:t xml:space="preserve">Any information added to this section should be as complete as possible due to the future nature of the efforts. The current Working Group should not assume that </w:t>
      </w:r>
      <w:r w:rsidR="007901B0" w:rsidRPr="00C17553">
        <w:rPr>
          <w:color w:val="C0504D" w:themeColor="accent2"/>
        </w:rPr>
        <w:t xml:space="preserve">it </w:t>
      </w:r>
      <w:r w:rsidRPr="00C17553">
        <w:rPr>
          <w:color w:val="C0504D" w:themeColor="accent2"/>
        </w:rPr>
        <w:t xml:space="preserve">will be the Working Group </w:t>
      </w:r>
      <w:r w:rsidR="00FB65B2">
        <w:rPr>
          <w:color w:val="C0504D" w:themeColor="accent2"/>
        </w:rPr>
        <w:t xml:space="preserve">assigned </w:t>
      </w:r>
      <w:r w:rsidRPr="00C17553">
        <w:rPr>
          <w:color w:val="C0504D" w:themeColor="accent2"/>
        </w:rPr>
        <w:t>to support the future work.</w:t>
      </w:r>
    </w:p>
    <w:p w14:paraId="66A3F833" w14:textId="77777777" w:rsidR="00780001" w:rsidRPr="00AC7D15" w:rsidRDefault="00DD31E2" w:rsidP="00DD31E2">
      <w:pPr>
        <w:pStyle w:val="BodyText"/>
      </w:pPr>
      <w:r w:rsidRPr="00885882">
        <w:rPr>
          <w:color w:val="C00000"/>
        </w:rPr>
        <w:t xml:space="preserve">Additional development work, whether as a revision to the document or a referral, is supported by the Issue Submission Form (ISF) process for consideration of the NDG membership and direction by the DSC. More information on the ISF process can be found by visiting </w:t>
      </w:r>
      <w:hyperlink r:id="rId39" w:history="1">
        <w:r w:rsidRPr="00117F80">
          <w:rPr>
            <w:rStyle w:val="Hyperlink"/>
          </w:rPr>
          <w:t>https://www.nena.org/page/Submit_IssueNDG</w:t>
        </w:r>
      </w:hyperlink>
      <w:r w:rsidRPr="00885882">
        <w:rPr>
          <w:color w:val="C00000"/>
        </w:rPr>
        <w:t>.</w:t>
      </w:r>
    </w:p>
    <w:p w14:paraId="4090452A" w14:textId="356F717C" w:rsidR="0051502C" w:rsidRPr="00AC7D15" w:rsidRDefault="00780001" w:rsidP="0051502C">
      <w:pPr>
        <w:pStyle w:val="BodyText"/>
      </w:pPr>
      <w:r w:rsidRPr="00885882">
        <w:rPr>
          <w:color w:val="C00000"/>
        </w:rPr>
        <w:t>Upon publication, the Working Group Co-Chairs will review this section with their Committee Co-Chairs to determine the next step for each item listed in this section. This would include sending recommendations to external organizations or generatin</w:t>
      </w:r>
      <w:r w:rsidR="00F06EF2">
        <w:rPr>
          <w:color w:val="C00000"/>
        </w:rPr>
        <w:t>g</w:t>
      </w:r>
      <w:r w:rsidRPr="00885882">
        <w:rPr>
          <w:color w:val="C00000"/>
        </w:rPr>
        <w:t xml:space="preserve"> ISFs for NDG consideration</w:t>
      </w:r>
      <w:r w:rsidRPr="00514410">
        <w:rPr>
          <w:color w:val="C00000"/>
        </w:rPr>
        <w:t>.</w:t>
      </w:r>
    </w:p>
    <w:p w14:paraId="7EF7C147" w14:textId="52F566E8" w:rsidR="00DD5761" w:rsidRPr="00DD5761" w:rsidRDefault="00DD5761" w:rsidP="00DD5761">
      <w:pPr>
        <w:pStyle w:val="BodyText"/>
      </w:pPr>
      <w:r w:rsidRPr="003E6B11">
        <w:t>This document references existing NENA</w:t>
      </w:r>
      <w:r w:rsidR="00CE6B45">
        <w:t xml:space="preserve"> </w:t>
      </w:r>
      <w:r w:rsidR="000D6307">
        <w:t>[</w:t>
      </w:r>
      <w:r w:rsidR="000D6307" w:rsidRPr="009B7563">
        <w:rPr>
          <w:color w:val="C00000"/>
        </w:rPr>
        <w:t>Standards, Requirements, Information</w:t>
      </w:r>
      <w:r w:rsidR="000D6307">
        <w:t>]</w:t>
      </w:r>
      <w:r w:rsidRPr="003E6B11">
        <w:t>. Additional work may be required as noted below.</w:t>
      </w:r>
    </w:p>
    <w:p w14:paraId="605BA019" w14:textId="213B0D6D" w:rsidR="008A322A" w:rsidRPr="00B35ACF" w:rsidRDefault="00DD5761" w:rsidP="00DD5761">
      <w:pPr>
        <w:pStyle w:val="BodyText"/>
      </w:pPr>
      <w:r w:rsidRPr="00885882">
        <w:rPr>
          <w:b/>
          <w:bCs/>
          <w:color w:val="C00000"/>
        </w:rPr>
        <w:t>NOTE to document editor:</w:t>
      </w:r>
      <w:r w:rsidRPr="00885882">
        <w:rPr>
          <w:color w:val="C00000"/>
        </w:rPr>
        <w:t xml:space="preserve"> </w:t>
      </w:r>
      <w:r w:rsidRPr="00593337">
        <w:rPr>
          <w:color w:val="C00000"/>
        </w:rPr>
        <w:t>The sectio</w:t>
      </w:r>
      <w:r>
        <w:rPr>
          <w:color w:val="C00000"/>
        </w:rPr>
        <w:t>n can be structured with numbered section headings, or the table below can be used to document future work. Choose one format and remove the other from this section</w:t>
      </w:r>
      <w:r w:rsidR="008A322A">
        <w:rPr>
          <w:color w:val="C00000"/>
        </w:rPr>
        <w:t>.</w:t>
      </w:r>
    </w:p>
    <w:p w14:paraId="72443764" w14:textId="3A1E3EA6" w:rsidR="008A322A" w:rsidRPr="00B35ACF" w:rsidDel="00BA0412" w:rsidRDefault="008A322A" w:rsidP="008A322A">
      <w:pPr>
        <w:pStyle w:val="BodyText"/>
        <w:rPr>
          <w:del w:id="2431" w:author="Sandy Dyre" w:date="2026-03-19T15:07:00Z" w16du:dateUtc="2026-03-19T22:07:00Z"/>
          <w:b/>
          <w:bCs/>
        </w:rPr>
      </w:pPr>
      <w:del w:id="2432" w:author="Sandy Dyre" w:date="2026-03-19T15:07:00Z" w16du:dateUtc="2026-03-19T22:07:00Z">
        <w:r w:rsidRPr="00593337" w:rsidDel="00BA0412">
          <w:rPr>
            <w:b/>
            <w:bCs/>
            <w:color w:val="C00000"/>
          </w:rPr>
          <w:delText>Suggested Heading format:</w:delText>
        </w:r>
      </w:del>
    </w:p>
    <w:p w14:paraId="3E0DE6D2" w14:textId="2658E1E8" w:rsidR="008A322A" w:rsidRPr="00DD5761" w:rsidDel="00BA0412" w:rsidRDefault="008A322A" w:rsidP="00891F23">
      <w:pPr>
        <w:pStyle w:val="Heading2"/>
        <w:rPr>
          <w:del w:id="2433" w:author="Sandy Dyre" w:date="2026-03-19T15:07:00Z" w16du:dateUtc="2026-03-19T22:07:00Z"/>
        </w:rPr>
      </w:pPr>
      <w:bookmarkStart w:id="2434" w:name="_Toc224905131"/>
      <w:bookmarkStart w:id="2435" w:name="_Toc225251642"/>
      <w:bookmarkStart w:id="2436" w:name="_Toc225253109"/>
      <w:bookmarkStart w:id="2437" w:name="_Toc225253827"/>
      <w:bookmarkStart w:id="2438" w:name="_Toc225254030"/>
      <w:bookmarkStart w:id="2439" w:name="_Toc225324256"/>
      <w:bookmarkStart w:id="2440" w:name="_Toc225347251"/>
      <w:bookmarkStart w:id="2441" w:name="_Toc226109846"/>
      <w:bookmarkStart w:id="2442" w:name="_Toc227070559"/>
      <w:bookmarkStart w:id="2443" w:name="_Toc227830442"/>
      <w:bookmarkStart w:id="2444" w:name="_Toc230162973"/>
      <w:bookmarkStart w:id="2445" w:name="_Toc232082407"/>
      <w:bookmarkStart w:id="2446" w:name="_Toc232668504"/>
      <w:bookmarkStart w:id="2447" w:name="_Toc233105407"/>
      <w:bookmarkStart w:id="2448" w:name="_Toc233105529"/>
      <w:del w:id="2449" w:author="Sandy Dyre" w:date="2026-03-19T15:07:00Z" w16du:dateUtc="2026-03-19T22:07:00Z">
        <w:r w:rsidRPr="00F06EF2" w:rsidDel="00BA0412">
          <w:lastRenderedPageBreak/>
          <w:delText>[Future Work Item]</w:delText>
        </w:r>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del>
    </w:p>
    <w:p w14:paraId="365CEAEB" w14:textId="7115A528" w:rsidR="008A322A" w:rsidRPr="00D13C9A" w:rsidDel="00BA0412" w:rsidRDefault="008A322A" w:rsidP="008A322A">
      <w:pPr>
        <w:pStyle w:val="BodyText"/>
        <w:rPr>
          <w:del w:id="2450" w:author="Sandy Dyre" w:date="2026-03-19T15:07:00Z" w16du:dateUtc="2026-03-19T22:07:00Z"/>
        </w:rPr>
      </w:pPr>
      <w:del w:id="2451" w:author="Sandy Dyre" w:date="2026-03-19T15:07:00Z" w16du:dateUtc="2026-03-19T22:07:00Z">
        <w:r w:rsidRPr="00DD5761" w:rsidDel="00BA0412">
          <w:rPr>
            <w:b/>
            <w:color w:val="C00000"/>
          </w:rPr>
          <w:delText>NOTE to document editor:</w:delText>
        </w:r>
        <w:r w:rsidRPr="00DD5761" w:rsidDel="00BA0412">
          <w:rPr>
            <w:color w:val="C00000"/>
          </w:rPr>
          <w:delText xml:space="preserve"> Provide a </w:delText>
        </w:r>
        <w:r w:rsidR="00434151" w:rsidDel="00BA0412">
          <w:rPr>
            <w:color w:val="C00000"/>
          </w:rPr>
          <w:delText>distinct</w:delText>
        </w:r>
        <w:r w:rsidRPr="00DD5761" w:rsidDel="00BA0412">
          <w:rPr>
            <w:color w:val="C00000"/>
          </w:rPr>
          <w:delText xml:space="preserve"> name for the future work item.</w:delText>
        </w:r>
      </w:del>
    </w:p>
    <w:p w14:paraId="25AD110A" w14:textId="23B0A098" w:rsidR="008A322A" w:rsidRPr="00DD5761" w:rsidDel="00BA0412" w:rsidRDefault="008A322A" w:rsidP="00891F23">
      <w:pPr>
        <w:pStyle w:val="Heading3"/>
        <w:rPr>
          <w:del w:id="2452" w:author="Sandy Dyre" w:date="2026-03-19T15:07:00Z" w16du:dateUtc="2026-03-19T22:07:00Z"/>
        </w:rPr>
      </w:pPr>
      <w:bookmarkStart w:id="2453" w:name="_Toc224905132"/>
      <w:bookmarkStart w:id="2454" w:name="_Toc225251643"/>
      <w:bookmarkStart w:id="2455" w:name="_Toc225253110"/>
      <w:bookmarkStart w:id="2456" w:name="_Toc225253828"/>
      <w:bookmarkStart w:id="2457" w:name="_Toc225254031"/>
      <w:bookmarkStart w:id="2458" w:name="_Toc225324257"/>
      <w:bookmarkStart w:id="2459" w:name="_Toc225347252"/>
      <w:bookmarkStart w:id="2460" w:name="_Toc226109847"/>
      <w:bookmarkStart w:id="2461" w:name="_Toc227070560"/>
      <w:bookmarkStart w:id="2462" w:name="_Toc227830443"/>
      <w:bookmarkStart w:id="2463" w:name="_Toc230162974"/>
      <w:bookmarkStart w:id="2464" w:name="_Toc232082408"/>
      <w:bookmarkStart w:id="2465" w:name="_Toc232668505"/>
      <w:bookmarkStart w:id="2466" w:name="_Toc233105408"/>
      <w:bookmarkStart w:id="2467" w:name="_Toc233105530"/>
      <w:del w:id="2468" w:author="Sandy Dyre" w:date="2026-03-19T15:07:00Z" w16du:dateUtc="2026-03-19T22:07:00Z">
        <w:r w:rsidRPr="00F06EF2" w:rsidDel="00BA0412">
          <w:delText>[Description]</w:delText>
        </w:r>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del>
    </w:p>
    <w:p w14:paraId="7B737409" w14:textId="3C48E343" w:rsidR="008A322A" w:rsidRPr="00593337" w:rsidDel="00BA0412" w:rsidRDefault="008A322A" w:rsidP="008A322A">
      <w:pPr>
        <w:pStyle w:val="BodyText"/>
        <w:rPr>
          <w:del w:id="2469" w:author="Sandy Dyre" w:date="2026-03-19T15:07:00Z" w16du:dateUtc="2026-03-19T22:07:00Z"/>
        </w:rPr>
      </w:pPr>
      <w:del w:id="2470" w:author="Sandy Dyre" w:date="2026-03-19T15:07:00Z" w16du:dateUtc="2026-03-19T22:07:00Z">
        <w:r w:rsidRPr="00954AB0" w:rsidDel="00BA0412">
          <w:rPr>
            <w:b/>
            <w:color w:val="C00000"/>
          </w:rPr>
          <w:delText>NOTE to document editor</w:delText>
        </w:r>
        <w:r w:rsidRPr="00DD5761" w:rsidDel="00BA0412">
          <w:rPr>
            <w:b/>
            <w:color w:val="C00000"/>
          </w:rPr>
          <w:delText>:</w:delText>
        </w:r>
        <w:r w:rsidRPr="00D13C9A" w:rsidDel="00BA0412">
          <w:rPr>
            <w:color w:val="C00000"/>
          </w:rPr>
          <w:delText xml:space="preserve"> </w:delText>
        </w:r>
        <w:r w:rsidRPr="00DD5761" w:rsidDel="00BA0412">
          <w:rPr>
            <w:color w:val="C00000"/>
          </w:rPr>
          <w:delText>Describe the future work item, its background, a justification for why it should be done, and if applicable, the document section number.</w:delText>
        </w:r>
      </w:del>
    </w:p>
    <w:p w14:paraId="17378172" w14:textId="6CAE6CA2" w:rsidR="008A322A" w:rsidRPr="00D13C9A" w:rsidDel="00BA0412" w:rsidRDefault="008A322A" w:rsidP="00891F23">
      <w:pPr>
        <w:pStyle w:val="Heading3"/>
        <w:rPr>
          <w:del w:id="2471" w:author="Sandy Dyre" w:date="2026-03-19T15:07:00Z" w16du:dateUtc="2026-03-19T22:07:00Z"/>
        </w:rPr>
      </w:pPr>
      <w:bookmarkStart w:id="2472" w:name="_Toc224905133"/>
      <w:bookmarkStart w:id="2473" w:name="_Toc225251644"/>
      <w:bookmarkStart w:id="2474" w:name="_Toc225253111"/>
      <w:bookmarkStart w:id="2475" w:name="_Toc225253829"/>
      <w:bookmarkStart w:id="2476" w:name="_Toc225254032"/>
      <w:bookmarkStart w:id="2477" w:name="_Toc225324258"/>
      <w:bookmarkStart w:id="2478" w:name="_Toc225347253"/>
      <w:bookmarkStart w:id="2479" w:name="_Toc226109848"/>
      <w:bookmarkStart w:id="2480" w:name="_Toc227070561"/>
      <w:bookmarkStart w:id="2481" w:name="_Toc227830444"/>
      <w:bookmarkStart w:id="2482" w:name="_Toc230162975"/>
      <w:bookmarkStart w:id="2483" w:name="_Toc232082409"/>
      <w:bookmarkStart w:id="2484" w:name="_Toc232668506"/>
      <w:bookmarkStart w:id="2485" w:name="_Toc233105409"/>
      <w:bookmarkStart w:id="2486" w:name="_Toc233105531"/>
      <w:del w:id="2487" w:author="Sandy Dyre" w:date="2026-03-19T15:07:00Z" w16du:dateUtc="2026-03-19T22:07:00Z">
        <w:r w:rsidRPr="00F06EF2" w:rsidDel="00BA0412">
          <w:delText>[Recommended Assignment]</w:delText>
        </w:r>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del>
    </w:p>
    <w:p w14:paraId="476DB5C6" w14:textId="58E3ECF8" w:rsidR="008A322A" w:rsidRPr="00846A95" w:rsidDel="00BA0412" w:rsidRDefault="008A322A" w:rsidP="008A322A">
      <w:pPr>
        <w:pStyle w:val="BodyText"/>
        <w:rPr>
          <w:del w:id="2488" w:author="Sandy Dyre" w:date="2026-03-19T15:07:00Z" w16du:dateUtc="2026-03-19T22:07:00Z"/>
        </w:rPr>
      </w:pPr>
      <w:del w:id="2489" w:author="Sandy Dyre" w:date="2026-03-19T15:07:00Z" w16du:dateUtc="2026-03-19T22:07:00Z">
        <w:r w:rsidRPr="00954AB0" w:rsidDel="00BA0412">
          <w:rPr>
            <w:b/>
            <w:color w:val="C00000"/>
          </w:rPr>
          <w:delText>NOTE to document editor:</w:delText>
        </w:r>
        <w:r w:rsidRPr="00D13C9A" w:rsidDel="00BA0412">
          <w:rPr>
            <w:color w:val="C00000"/>
          </w:rPr>
          <w:delText xml:space="preserve"> </w:delText>
        </w:r>
        <w:r w:rsidRPr="00DD5761" w:rsidDel="00BA0412">
          <w:rPr>
            <w:color w:val="C00000"/>
          </w:rPr>
          <w:delText>Include a recommended assignment such as a future version of this document, NDG Committee</w:delText>
        </w:r>
        <w:r w:rsidR="007102EA" w:rsidDel="00BA0412">
          <w:rPr>
            <w:color w:val="C00000"/>
          </w:rPr>
          <w:delText xml:space="preserve">, </w:delText>
        </w:r>
        <w:r w:rsidRPr="00DD5761" w:rsidDel="00BA0412">
          <w:rPr>
            <w:color w:val="C00000"/>
          </w:rPr>
          <w:delText>Working Group, a new Working Group, or external Standards Development Organization (i.e., IETF, ATIS, APCO). If unknown, work with the Committee Co-Chairs to identify an appropriate assignment.</w:delText>
        </w:r>
      </w:del>
    </w:p>
    <w:p w14:paraId="56E35215" w14:textId="77777777" w:rsidR="008A322A" w:rsidRPr="00B35ACF" w:rsidRDefault="008A322A" w:rsidP="004E2B93">
      <w:pPr>
        <w:pStyle w:val="BodyText"/>
        <w:keepNext/>
        <w:rPr>
          <w:rFonts w:cs="Tahoma"/>
          <w:b/>
          <w:bCs/>
        </w:rPr>
      </w:pPr>
      <w:r w:rsidRPr="00593337">
        <w:rPr>
          <w:rFonts w:cs="Tahoma"/>
          <w:b/>
          <w:bCs/>
          <w:color w:val="C00000"/>
        </w:rPr>
        <w:t>Suggested Table format:</w:t>
      </w:r>
    </w:p>
    <w:p w14:paraId="69D0D1B5" w14:textId="7F125272" w:rsidR="008A322A" w:rsidRPr="0084206B" w:rsidRDefault="008A322A" w:rsidP="00F160E0">
      <w:pPr>
        <w:pStyle w:val="Caption"/>
      </w:pPr>
      <w:bookmarkStart w:id="2490" w:name="_Toc197543019"/>
      <w:bookmarkStart w:id="2491" w:name="_Ref197674486"/>
      <w:bookmarkStart w:id="2492" w:name="_Toc232082452"/>
      <w:r w:rsidRPr="0084206B">
        <w:t xml:space="preserve">Table </w:t>
      </w:r>
      <w:fldSimple w:instr=" STYLEREF 1 \s ">
        <w:r w:rsidR="00E371AD">
          <w:rPr>
            <w:noProof/>
          </w:rPr>
          <w:t>8</w:t>
        </w:r>
      </w:fldSimple>
      <w:r w:rsidR="00E371AD">
        <w:noBreakHyphen/>
      </w:r>
      <w:fldSimple w:instr=" SEQ Table \* ARABIC \s 1 ">
        <w:r w:rsidR="00E371AD">
          <w:rPr>
            <w:noProof/>
          </w:rPr>
          <w:t>1</w:t>
        </w:r>
      </w:fldSimple>
      <w:r w:rsidRPr="0084206B">
        <w:t xml:space="preserve"> Future Work for </w:t>
      </w:r>
      <w:commentRangeStart w:id="2493"/>
      <w:r w:rsidRPr="0084206B">
        <w:t>Consideration</w:t>
      </w:r>
      <w:bookmarkEnd w:id="2490"/>
      <w:bookmarkEnd w:id="2491"/>
      <w:bookmarkEnd w:id="2492"/>
      <w:commentRangeEnd w:id="2493"/>
      <w:r w:rsidR="00B46583" w:rsidRPr="0084206B">
        <w:rPr>
          <w:rStyle w:val="CommentReference"/>
          <w:sz w:val="20"/>
          <w:szCs w:val="20"/>
        </w:rPr>
        <w:commentReference w:id="2493"/>
      </w:r>
    </w:p>
    <w:tbl>
      <w:tblPr>
        <w:tblpPr w:leftFromText="187" w:rightFromText="187" w:bottomFromText="288" w:vertAnchor="text" w:tblpXSpec="center" w:tblpY="1"/>
        <w:tblOverlap w:val="never"/>
        <w:tblW w:w="972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ayout w:type="fixed"/>
        <w:tblCellMar>
          <w:bottom w:w="58" w:type="dxa"/>
        </w:tblCellMar>
        <w:tblLook w:val="04A0" w:firstRow="1" w:lastRow="0" w:firstColumn="1" w:lastColumn="0" w:noHBand="0" w:noVBand="1"/>
      </w:tblPr>
      <w:tblGrid>
        <w:gridCol w:w="2250"/>
        <w:gridCol w:w="7470"/>
      </w:tblGrid>
      <w:tr w:rsidR="008A322A" w:rsidRPr="00846A95" w14:paraId="1D596140" w14:textId="77777777" w:rsidTr="000975C4">
        <w:trPr>
          <w:cantSplit/>
          <w:tblHeader/>
        </w:trPr>
        <w:tc>
          <w:tcPr>
            <w:tcW w:w="2250" w:type="dxa"/>
            <w:shd w:val="clear" w:color="auto" w:fill="D9D9D9" w:themeFill="background1" w:themeFillShade="D9"/>
            <w:vAlign w:val="center"/>
          </w:tcPr>
          <w:p w14:paraId="0B0A040B" w14:textId="77777777" w:rsidR="008A322A" w:rsidRPr="00846A95" w:rsidRDefault="008A322A" w:rsidP="00537C36">
            <w:pPr>
              <w:keepNext/>
              <w:jc w:val="center"/>
              <w:rPr>
                <w:b/>
                <w:bCs/>
              </w:rPr>
            </w:pPr>
            <w:r w:rsidRPr="00846A95">
              <w:rPr>
                <w:b/>
                <w:bCs/>
              </w:rPr>
              <w:t>Recommended Assignment</w:t>
            </w:r>
          </w:p>
        </w:tc>
        <w:tc>
          <w:tcPr>
            <w:tcW w:w="7470" w:type="dxa"/>
            <w:shd w:val="clear" w:color="auto" w:fill="D9D9D9" w:themeFill="background1" w:themeFillShade="D9"/>
            <w:tcMar>
              <w:top w:w="0" w:type="dxa"/>
              <w:left w:w="108" w:type="dxa"/>
              <w:bottom w:w="0" w:type="dxa"/>
              <w:right w:w="108" w:type="dxa"/>
            </w:tcMar>
            <w:vAlign w:val="center"/>
          </w:tcPr>
          <w:p w14:paraId="1A49D411" w14:textId="77777777" w:rsidR="008A322A" w:rsidRPr="00846A95" w:rsidRDefault="008A322A" w:rsidP="00537C36">
            <w:pPr>
              <w:keepNext/>
              <w:jc w:val="center"/>
              <w:rPr>
                <w:b/>
                <w:bCs/>
              </w:rPr>
            </w:pPr>
            <w:r w:rsidRPr="00846A95">
              <w:rPr>
                <w:b/>
                <w:bCs/>
              </w:rPr>
              <w:t>Future Work</w:t>
            </w:r>
          </w:p>
        </w:tc>
      </w:tr>
      <w:tr w:rsidR="008A322A" w:rsidRPr="00846A95" w:rsidDel="005826FD" w14:paraId="2AF909CB" w14:textId="77777777" w:rsidTr="000975C4">
        <w:trPr>
          <w:cantSplit/>
        </w:trPr>
        <w:tc>
          <w:tcPr>
            <w:tcW w:w="2250" w:type="dxa"/>
            <w:tcMar>
              <w:top w:w="0" w:type="dxa"/>
              <w:left w:w="108" w:type="dxa"/>
              <w:bottom w:w="0" w:type="dxa"/>
              <w:right w:w="108" w:type="dxa"/>
            </w:tcMar>
          </w:tcPr>
          <w:p w14:paraId="08F49C43" w14:textId="3F735FA2" w:rsidR="008A322A" w:rsidRPr="00301986" w:rsidDel="005826FD" w:rsidRDefault="0011531D" w:rsidP="00537C36">
            <w:pPr>
              <w:pStyle w:val="BodyText"/>
            </w:pPr>
            <w:r>
              <w:t xml:space="preserve">Future Version of </w:t>
            </w:r>
            <w:r w:rsidR="004F2878">
              <w:t xml:space="preserve">this </w:t>
            </w:r>
            <w:r>
              <w:t>Document</w:t>
            </w:r>
          </w:p>
        </w:tc>
        <w:tc>
          <w:tcPr>
            <w:tcW w:w="7470" w:type="dxa"/>
            <w:tcMar>
              <w:top w:w="0" w:type="dxa"/>
              <w:left w:w="108" w:type="dxa"/>
              <w:bottom w:w="0" w:type="dxa"/>
              <w:right w:w="108" w:type="dxa"/>
            </w:tcMar>
          </w:tcPr>
          <w:p w14:paraId="6E3D83FD" w14:textId="77777777" w:rsidR="008A322A" w:rsidRDefault="0011531D" w:rsidP="00537C36">
            <w:pPr>
              <w:pStyle w:val="BodyText"/>
              <w:rPr>
                <w:rFonts w:cs="Tahoma"/>
                <w:b/>
                <w:bCs/>
              </w:rPr>
            </w:pPr>
            <w:r w:rsidRPr="0011531D">
              <w:rPr>
                <w:rFonts w:cs="Tahoma"/>
                <w:b/>
                <w:bCs/>
              </w:rPr>
              <w:t>Collaboration FE</w:t>
            </w:r>
          </w:p>
          <w:p w14:paraId="532AC5F4" w14:textId="1E87E8D7" w:rsidR="0011531D" w:rsidRPr="00846A95" w:rsidDel="005826FD" w:rsidRDefault="0011531D" w:rsidP="00537C36">
            <w:pPr>
              <w:pStyle w:val="BodyText"/>
              <w:rPr>
                <w:rFonts w:cs="Tahoma"/>
              </w:rPr>
            </w:pPr>
            <w:r>
              <w:rPr>
                <w:rFonts w:cs="Tahoma"/>
              </w:rPr>
              <w:t>T</w:t>
            </w:r>
            <w:r w:rsidRPr="0011531D">
              <w:rPr>
                <w:rFonts w:cs="Tahoma"/>
              </w:rPr>
              <w:t>his FE, described in NENA-REQ-001.1.2-2018, NG9</w:t>
            </w:r>
            <w:r>
              <w:rPr>
                <w:rFonts w:cs="Tahoma"/>
              </w:rPr>
              <w:noBreakHyphen/>
            </w:r>
            <w:r w:rsidRPr="0011531D">
              <w:rPr>
                <w:rFonts w:cs="Tahoma"/>
              </w:rPr>
              <w:t>1</w:t>
            </w:r>
            <w:r>
              <w:rPr>
                <w:rFonts w:cs="Tahoma"/>
              </w:rPr>
              <w:noBreakHyphen/>
              <w:t>1</w:t>
            </w:r>
            <w:r w:rsidRPr="0011531D">
              <w:rPr>
                <w:rFonts w:cs="Tahoma"/>
              </w:rPr>
              <w:t xml:space="preserve"> PSAP Requirements Document, provides “multimedia chat” functionality that supports text, audio, and video communications and file-sharing capabilities for Agents in the same or different Agencies. A future revision of this document should define a standardized FE that supports these functions.</w:t>
            </w:r>
          </w:p>
        </w:tc>
      </w:tr>
      <w:tr w:rsidR="008A322A" w:rsidRPr="00846A95" w14:paraId="09A8CA99" w14:textId="77777777" w:rsidTr="000975C4">
        <w:trPr>
          <w:cantSplit/>
        </w:trPr>
        <w:tc>
          <w:tcPr>
            <w:tcW w:w="2250" w:type="dxa"/>
            <w:tcMar>
              <w:top w:w="0" w:type="dxa"/>
              <w:left w:w="108" w:type="dxa"/>
              <w:bottom w:w="0" w:type="dxa"/>
              <w:right w:w="108" w:type="dxa"/>
            </w:tcMar>
          </w:tcPr>
          <w:p w14:paraId="2EF976A8" w14:textId="77777777" w:rsidR="008A322A" w:rsidRPr="00301986" w:rsidRDefault="008A322A" w:rsidP="00537C36">
            <w:pPr>
              <w:pStyle w:val="BodyText"/>
            </w:pPr>
            <w:r w:rsidRPr="00301986">
              <w:t>[Recommended Assignment]</w:t>
            </w:r>
          </w:p>
        </w:tc>
        <w:tc>
          <w:tcPr>
            <w:tcW w:w="7470" w:type="dxa"/>
            <w:tcMar>
              <w:top w:w="0" w:type="dxa"/>
              <w:left w:w="108" w:type="dxa"/>
              <w:bottom w:w="0" w:type="dxa"/>
              <w:right w:w="108" w:type="dxa"/>
            </w:tcMar>
          </w:tcPr>
          <w:p w14:paraId="275AC4FB" w14:textId="77777777" w:rsidR="008A322A" w:rsidRDefault="0011531D" w:rsidP="00537C36">
            <w:pPr>
              <w:pStyle w:val="BodyText"/>
              <w:rPr>
                <w:rFonts w:cs="Tahoma"/>
                <w:b/>
                <w:bCs/>
              </w:rPr>
            </w:pPr>
            <w:r w:rsidRPr="0011531D">
              <w:rPr>
                <w:rFonts w:cs="Tahoma"/>
                <w:b/>
                <w:bCs/>
              </w:rPr>
              <w:t>Outgoing Alerts</w:t>
            </w:r>
          </w:p>
          <w:p w14:paraId="31D313BB" w14:textId="58739830" w:rsidR="0011531D" w:rsidRPr="00846A95" w:rsidRDefault="0011531D" w:rsidP="00537C36">
            <w:pPr>
              <w:pStyle w:val="BodyText"/>
              <w:rPr>
                <w:rFonts w:cs="Tahoma"/>
              </w:rPr>
            </w:pPr>
            <w:r w:rsidRPr="0011531D">
              <w:rPr>
                <w:rFonts w:cs="Tahoma"/>
              </w:rPr>
              <w:t>NENA-REQ-001.1.2-2018 describes an Outgoing Alert FE that provides interfaces that allow an Agency to provide some information to emergency services personnel or entities, or to the public at large.</w:t>
            </w:r>
          </w:p>
        </w:tc>
      </w:tr>
      <w:tr w:rsidR="0011531D" w:rsidRPr="00846A95" w14:paraId="3479CE77" w14:textId="77777777" w:rsidTr="000975C4">
        <w:trPr>
          <w:cantSplit/>
        </w:trPr>
        <w:tc>
          <w:tcPr>
            <w:tcW w:w="2250" w:type="dxa"/>
            <w:tcMar>
              <w:top w:w="0" w:type="dxa"/>
              <w:left w:w="108" w:type="dxa"/>
              <w:bottom w:w="0" w:type="dxa"/>
              <w:right w:w="108" w:type="dxa"/>
            </w:tcMar>
          </w:tcPr>
          <w:p w14:paraId="1A2FCD46" w14:textId="1C5FDA77" w:rsidR="0011531D" w:rsidRPr="00301986" w:rsidRDefault="0011531D" w:rsidP="00537C36">
            <w:pPr>
              <w:pStyle w:val="BodyText"/>
            </w:pPr>
            <w:r w:rsidRPr="00301986">
              <w:t>[Recommended Assignment]</w:t>
            </w:r>
          </w:p>
        </w:tc>
        <w:tc>
          <w:tcPr>
            <w:tcW w:w="7470" w:type="dxa"/>
            <w:tcMar>
              <w:top w:w="0" w:type="dxa"/>
              <w:left w:w="108" w:type="dxa"/>
              <w:bottom w:w="0" w:type="dxa"/>
              <w:right w:w="108" w:type="dxa"/>
            </w:tcMar>
          </w:tcPr>
          <w:p w14:paraId="64C28F3F" w14:textId="77777777" w:rsidR="0011531D" w:rsidRDefault="0011531D" w:rsidP="00537C36">
            <w:pPr>
              <w:pStyle w:val="BodyText"/>
              <w:rPr>
                <w:rFonts w:cs="Tahoma"/>
                <w:b/>
                <w:bCs/>
              </w:rPr>
            </w:pPr>
            <w:r w:rsidRPr="0011531D">
              <w:rPr>
                <w:rFonts w:cs="Tahoma"/>
                <w:b/>
                <w:bCs/>
              </w:rPr>
              <w:t xml:space="preserve">Callback </w:t>
            </w:r>
            <w:r>
              <w:rPr>
                <w:rFonts w:cs="Tahoma"/>
                <w:b/>
                <w:bCs/>
              </w:rPr>
              <w:t>T</w:t>
            </w:r>
            <w:r w:rsidRPr="0011531D">
              <w:rPr>
                <w:rFonts w:cs="Tahoma"/>
                <w:b/>
                <w:bCs/>
              </w:rPr>
              <w:t>imers</w:t>
            </w:r>
          </w:p>
          <w:p w14:paraId="36E2C3AE" w14:textId="7FA60300" w:rsidR="0011531D" w:rsidRPr="00846A95" w:rsidRDefault="0011531D" w:rsidP="0011531D">
            <w:pPr>
              <w:pStyle w:val="BodyText"/>
            </w:pPr>
            <w:r>
              <w:t>D</w:t>
            </w:r>
            <w:r w:rsidRPr="0011531D">
              <w:t>ifferent OSPs have different callback timer values. A mechanism could be designed to handle this variation if the NGCS had a way for a PSAP to obtain the callback timer of the OSP that originated the Emergency Call.</w:t>
            </w:r>
          </w:p>
        </w:tc>
      </w:tr>
      <w:tr w:rsidR="0011531D" w:rsidRPr="00846A95" w14:paraId="3E25DD24" w14:textId="77777777" w:rsidTr="000975C4">
        <w:trPr>
          <w:cantSplit/>
        </w:trPr>
        <w:tc>
          <w:tcPr>
            <w:tcW w:w="2250" w:type="dxa"/>
            <w:tcMar>
              <w:top w:w="0" w:type="dxa"/>
              <w:left w:w="108" w:type="dxa"/>
              <w:bottom w:w="0" w:type="dxa"/>
              <w:right w:w="108" w:type="dxa"/>
            </w:tcMar>
          </w:tcPr>
          <w:p w14:paraId="42719E58" w14:textId="79DFE433" w:rsidR="0011531D" w:rsidRPr="00301986" w:rsidRDefault="0011531D" w:rsidP="00537C36">
            <w:pPr>
              <w:pStyle w:val="BodyText"/>
            </w:pPr>
            <w:r w:rsidRPr="00301986">
              <w:t>[Recommended Assignment]</w:t>
            </w:r>
          </w:p>
        </w:tc>
        <w:tc>
          <w:tcPr>
            <w:tcW w:w="7470" w:type="dxa"/>
            <w:tcMar>
              <w:top w:w="0" w:type="dxa"/>
              <w:left w:w="108" w:type="dxa"/>
              <w:bottom w:w="0" w:type="dxa"/>
              <w:right w:w="108" w:type="dxa"/>
            </w:tcMar>
          </w:tcPr>
          <w:p w14:paraId="0713D362" w14:textId="77777777" w:rsidR="0011531D" w:rsidRDefault="0011531D" w:rsidP="00537C36">
            <w:pPr>
              <w:pStyle w:val="BodyText"/>
              <w:rPr>
                <w:rFonts w:cs="Tahoma"/>
                <w:b/>
                <w:bCs/>
              </w:rPr>
            </w:pPr>
            <w:r w:rsidRPr="0011531D">
              <w:rPr>
                <w:rFonts w:cs="Tahoma"/>
                <w:b/>
                <w:bCs/>
              </w:rPr>
              <w:t xml:space="preserve">Presence Server Watcher </w:t>
            </w:r>
            <w:r>
              <w:rPr>
                <w:rFonts w:cs="Tahoma"/>
                <w:b/>
                <w:bCs/>
              </w:rPr>
              <w:t>I</w:t>
            </w:r>
            <w:r w:rsidRPr="0011531D">
              <w:rPr>
                <w:rFonts w:cs="Tahoma"/>
                <w:b/>
                <w:bCs/>
              </w:rPr>
              <w:t>mprovement</w:t>
            </w:r>
          </w:p>
          <w:p w14:paraId="1BD464A5" w14:textId="2EA67477" w:rsidR="0011531D" w:rsidRPr="0011531D" w:rsidRDefault="0011531D" w:rsidP="00537C36">
            <w:pPr>
              <w:pStyle w:val="BodyText"/>
              <w:rPr>
                <w:rFonts w:cs="Tahoma"/>
              </w:rPr>
            </w:pPr>
            <w:r>
              <w:rPr>
                <w:rFonts w:cs="Tahoma"/>
              </w:rPr>
              <w:t>A</w:t>
            </w:r>
            <w:r w:rsidRPr="0011531D">
              <w:rPr>
                <w:rFonts w:cs="Tahoma"/>
              </w:rPr>
              <w:t xml:space="preserve"> “Watcher” could discover the agents who are currently logged in to a particular FE. The Presence Server knows when agents log in or out. It would be possible to define an event package for Watchers to get notification of logged in agents via NOTIFY.</w:t>
            </w:r>
          </w:p>
        </w:tc>
      </w:tr>
      <w:tr w:rsidR="0011531D" w:rsidRPr="00846A95" w14:paraId="2F8E4311" w14:textId="77777777" w:rsidTr="000975C4">
        <w:trPr>
          <w:cantSplit/>
        </w:trPr>
        <w:tc>
          <w:tcPr>
            <w:tcW w:w="2250" w:type="dxa"/>
            <w:tcMar>
              <w:top w:w="0" w:type="dxa"/>
              <w:left w:w="108" w:type="dxa"/>
              <w:bottom w:w="0" w:type="dxa"/>
              <w:right w:w="108" w:type="dxa"/>
            </w:tcMar>
          </w:tcPr>
          <w:p w14:paraId="3541C67A" w14:textId="69A77C74" w:rsidR="0011531D" w:rsidRPr="00301986" w:rsidRDefault="00121B7F" w:rsidP="00537C36">
            <w:pPr>
              <w:pStyle w:val="BodyText"/>
            </w:pPr>
            <w:r w:rsidRPr="00301986">
              <w:t>[Recommended Assignment]</w:t>
            </w:r>
          </w:p>
        </w:tc>
        <w:tc>
          <w:tcPr>
            <w:tcW w:w="7470" w:type="dxa"/>
            <w:tcMar>
              <w:top w:w="0" w:type="dxa"/>
              <w:left w:w="108" w:type="dxa"/>
              <w:bottom w:w="0" w:type="dxa"/>
              <w:right w:w="108" w:type="dxa"/>
            </w:tcMar>
          </w:tcPr>
          <w:p w14:paraId="2F59B4FB" w14:textId="77777777" w:rsidR="0011531D" w:rsidRDefault="00121B7F" w:rsidP="00537C36">
            <w:pPr>
              <w:pStyle w:val="BodyText"/>
              <w:rPr>
                <w:rFonts w:cs="Tahoma"/>
                <w:b/>
                <w:bCs/>
              </w:rPr>
            </w:pPr>
            <w:r w:rsidRPr="00121B7F">
              <w:rPr>
                <w:rFonts w:cs="Tahoma"/>
                <w:b/>
                <w:bCs/>
              </w:rPr>
              <w:t xml:space="preserve">Media Proxy </w:t>
            </w:r>
            <w:r>
              <w:rPr>
                <w:rFonts w:cs="Tahoma"/>
                <w:b/>
                <w:bCs/>
              </w:rPr>
              <w:t>I</w:t>
            </w:r>
            <w:r w:rsidRPr="00121B7F">
              <w:rPr>
                <w:rFonts w:cs="Tahoma"/>
                <w:b/>
                <w:bCs/>
              </w:rPr>
              <w:t>mprovement</w:t>
            </w:r>
          </w:p>
          <w:p w14:paraId="376818DA" w14:textId="7E5EC53E" w:rsidR="00121B7F" w:rsidRPr="00121B7F" w:rsidRDefault="00121B7F" w:rsidP="00537C36">
            <w:pPr>
              <w:pStyle w:val="BodyText"/>
              <w:rPr>
                <w:rFonts w:cs="Tahoma"/>
              </w:rPr>
            </w:pPr>
            <w:r>
              <w:rPr>
                <w:rFonts w:cs="Tahoma"/>
              </w:rPr>
              <w:t>S</w:t>
            </w:r>
            <w:r w:rsidRPr="00121B7F">
              <w:rPr>
                <w:rFonts w:cs="Tahoma"/>
              </w:rPr>
              <w:t xml:space="preserve">upport pan/tilt/zoom on video camera sources. There is a protocol called ONVIF that supports this. Consider support for camera systems </w:t>
            </w:r>
            <w:r w:rsidRPr="00121B7F">
              <w:rPr>
                <w:rFonts w:cs="Tahoma"/>
              </w:rPr>
              <w:lastRenderedPageBreak/>
              <w:t>that include a speaker, where the Agent could talk to someone who is being surveilled.</w:t>
            </w:r>
          </w:p>
        </w:tc>
      </w:tr>
      <w:tr w:rsidR="0011531D" w:rsidRPr="00846A95" w14:paraId="1E22CBB3" w14:textId="77777777" w:rsidTr="000975C4">
        <w:trPr>
          <w:cantSplit/>
        </w:trPr>
        <w:tc>
          <w:tcPr>
            <w:tcW w:w="2250" w:type="dxa"/>
            <w:tcMar>
              <w:top w:w="0" w:type="dxa"/>
              <w:left w:w="108" w:type="dxa"/>
              <w:bottom w:w="0" w:type="dxa"/>
              <w:right w:w="108" w:type="dxa"/>
            </w:tcMar>
          </w:tcPr>
          <w:p w14:paraId="7D2B48D6" w14:textId="1366ACF0" w:rsidR="0011531D" w:rsidRPr="00301986" w:rsidRDefault="00121B7F" w:rsidP="00537C36">
            <w:pPr>
              <w:pStyle w:val="BodyText"/>
            </w:pPr>
            <w:r w:rsidRPr="00301986">
              <w:lastRenderedPageBreak/>
              <w:t>[Recommended Assignment]</w:t>
            </w:r>
          </w:p>
        </w:tc>
        <w:tc>
          <w:tcPr>
            <w:tcW w:w="7470" w:type="dxa"/>
            <w:tcMar>
              <w:top w:w="0" w:type="dxa"/>
              <w:left w:w="108" w:type="dxa"/>
              <w:bottom w:w="0" w:type="dxa"/>
              <w:right w:w="108" w:type="dxa"/>
            </w:tcMar>
          </w:tcPr>
          <w:p w14:paraId="54454159" w14:textId="77777777" w:rsidR="0011531D" w:rsidRDefault="00121B7F" w:rsidP="00537C36">
            <w:pPr>
              <w:pStyle w:val="BodyText"/>
              <w:rPr>
                <w:rFonts w:cs="Tahoma"/>
                <w:b/>
                <w:bCs/>
              </w:rPr>
            </w:pPr>
            <w:r w:rsidRPr="00121B7F">
              <w:rPr>
                <w:rFonts w:cs="Tahoma"/>
                <w:b/>
                <w:bCs/>
              </w:rPr>
              <w:t>Transfer of Non-</w:t>
            </w:r>
            <w:r>
              <w:rPr>
                <w:rFonts w:cs="Tahoma"/>
                <w:b/>
                <w:bCs/>
              </w:rPr>
              <w:t>i</w:t>
            </w:r>
            <w:r w:rsidRPr="00121B7F">
              <w:rPr>
                <w:rFonts w:cs="Tahoma"/>
                <w:b/>
                <w:bCs/>
              </w:rPr>
              <w:t xml:space="preserve">nteractive </w:t>
            </w:r>
            <w:r>
              <w:rPr>
                <w:rFonts w:cs="Tahoma"/>
                <w:b/>
                <w:bCs/>
              </w:rPr>
              <w:t>C</w:t>
            </w:r>
            <w:r w:rsidRPr="00121B7F">
              <w:rPr>
                <w:rFonts w:cs="Tahoma"/>
                <w:b/>
                <w:bCs/>
              </w:rPr>
              <w:t>alls</w:t>
            </w:r>
          </w:p>
          <w:p w14:paraId="00963959" w14:textId="4287AD91" w:rsidR="00121B7F" w:rsidRPr="00121B7F" w:rsidRDefault="00121B7F" w:rsidP="00537C36">
            <w:pPr>
              <w:pStyle w:val="BodyText"/>
              <w:rPr>
                <w:rFonts w:cs="Tahoma"/>
              </w:rPr>
            </w:pPr>
            <w:r>
              <w:rPr>
                <w:rFonts w:cs="Tahoma"/>
              </w:rPr>
              <w:t>S</w:t>
            </w:r>
            <w:r w:rsidRPr="00121B7F">
              <w:rPr>
                <w:rFonts w:cs="Tahoma"/>
              </w:rPr>
              <w:t>pecify how a Non-interactive call is “transferred” to another Agency.</w:t>
            </w:r>
          </w:p>
        </w:tc>
      </w:tr>
      <w:tr w:rsidR="0011531D" w:rsidRPr="00846A95" w14:paraId="1384D47B" w14:textId="77777777" w:rsidTr="000975C4">
        <w:trPr>
          <w:cantSplit/>
        </w:trPr>
        <w:tc>
          <w:tcPr>
            <w:tcW w:w="2250" w:type="dxa"/>
            <w:tcMar>
              <w:top w:w="0" w:type="dxa"/>
              <w:left w:w="108" w:type="dxa"/>
              <w:bottom w:w="0" w:type="dxa"/>
              <w:right w:w="108" w:type="dxa"/>
            </w:tcMar>
          </w:tcPr>
          <w:p w14:paraId="530523CF" w14:textId="7B2C686B" w:rsidR="0011531D" w:rsidRPr="00301986" w:rsidRDefault="00121B7F" w:rsidP="00537C36">
            <w:pPr>
              <w:pStyle w:val="BodyText"/>
            </w:pPr>
            <w:r>
              <w:t xml:space="preserve">Future Version of </w:t>
            </w:r>
            <w:r w:rsidR="004F2878">
              <w:t xml:space="preserve">this </w:t>
            </w:r>
            <w:r>
              <w:t>Document</w:t>
            </w:r>
          </w:p>
        </w:tc>
        <w:tc>
          <w:tcPr>
            <w:tcW w:w="7470" w:type="dxa"/>
            <w:tcMar>
              <w:top w:w="0" w:type="dxa"/>
              <w:left w:w="108" w:type="dxa"/>
              <w:bottom w:w="0" w:type="dxa"/>
              <w:right w:w="108" w:type="dxa"/>
            </w:tcMar>
          </w:tcPr>
          <w:p w14:paraId="19037927" w14:textId="6B4B27C2" w:rsidR="0011531D" w:rsidRDefault="00121B7F" w:rsidP="00537C36">
            <w:pPr>
              <w:pStyle w:val="BodyText"/>
              <w:rPr>
                <w:rFonts w:cs="Tahoma"/>
                <w:b/>
                <w:bCs/>
              </w:rPr>
            </w:pPr>
            <w:r>
              <w:rPr>
                <w:rFonts w:cs="Tahoma"/>
                <w:b/>
                <w:bCs/>
              </w:rPr>
              <w:t>Reliability</w:t>
            </w:r>
          </w:p>
          <w:p w14:paraId="073B930B" w14:textId="7A69F877" w:rsidR="00121B7F" w:rsidRPr="00121B7F" w:rsidRDefault="00121B7F" w:rsidP="00537C36">
            <w:pPr>
              <w:pStyle w:val="BodyText"/>
              <w:rPr>
                <w:rFonts w:cs="Tahoma"/>
              </w:rPr>
            </w:pPr>
            <w:r w:rsidRPr="00121B7F">
              <w:rPr>
                <w:rFonts w:cs="Tahoma"/>
              </w:rPr>
              <w:t>Define multiple levels of reliability for of PSAPs in Calltaking and Dispatch Service Availability section, then in the Physical Considerations section, specify physical characteristics for those levels.</w:t>
            </w:r>
          </w:p>
        </w:tc>
      </w:tr>
      <w:tr w:rsidR="0011531D" w:rsidRPr="00846A95" w14:paraId="7E9C72DA" w14:textId="77777777" w:rsidTr="000975C4">
        <w:trPr>
          <w:cantSplit/>
        </w:trPr>
        <w:tc>
          <w:tcPr>
            <w:tcW w:w="2250" w:type="dxa"/>
            <w:tcMar>
              <w:top w:w="0" w:type="dxa"/>
              <w:left w:w="108" w:type="dxa"/>
              <w:bottom w:w="0" w:type="dxa"/>
              <w:right w:w="108" w:type="dxa"/>
            </w:tcMar>
          </w:tcPr>
          <w:p w14:paraId="30B655AD" w14:textId="24D7B929" w:rsidR="0011531D" w:rsidRPr="00301986" w:rsidRDefault="00BA0412" w:rsidP="00537C36">
            <w:pPr>
              <w:pStyle w:val="BodyText"/>
            </w:pPr>
            <w:r w:rsidRPr="00301986">
              <w:t>[Recommended Assignment]</w:t>
            </w:r>
          </w:p>
        </w:tc>
        <w:tc>
          <w:tcPr>
            <w:tcW w:w="7470" w:type="dxa"/>
            <w:tcMar>
              <w:top w:w="0" w:type="dxa"/>
              <w:left w:w="108" w:type="dxa"/>
              <w:bottom w:w="0" w:type="dxa"/>
              <w:right w:w="108" w:type="dxa"/>
            </w:tcMar>
          </w:tcPr>
          <w:p w14:paraId="1E793F61" w14:textId="77777777" w:rsidR="0011531D" w:rsidRDefault="00121B7F" w:rsidP="00537C36">
            <w:pPr>
              <w:pStyle w:val="BodyText"/>
              <w:rPr>
                <w:rFonts w:cs="Tahoma"/>
                <w:b/>
                <w:bCs/>
              </w:rPr>
            </w:pPr>
            <w:r w:rsidRPr="00121B7F">
              <w:rPr>
                <w:rFonts w:cs="Tahoma"/>
                <w:b/>
                <w:bCs/>
              </w:rPr>
              <w:t>Generic EIDO Endpoint Exchange FE</w:t>
            </w:r>
          </w:p>
          <w:p w14:paraId="5E019ACC" w14:textId="6C4F1DBD" w:rsidR="00121B7F" w:rsidRPr="00121B7F" w:rsidRDefault="00121B7F" w:rsidP="00537C36">
            <w:pPr>
              <w:pStyle w:val="BodyText"/>
              <w:rPr>
                <w:rFonts w:cs="Tahoma"/>
              </w:rPr>
            </w:pPr>
            <w:r w:rsidRPr="00121B7F">
              <w:rPr>
                <w:rFonts w:cs="Tahoma"/>
              </w:rPr>
              <w:t>Define a Generic EIDO Endpoint Exchange FE that would be implemented by outside entities, to include private Ambulance and Tow Truck Companies. It would allow them to exchange EIDOs with cooperating ECCs.</w:t>
            </w:r>
          </w:p>
        </w:tc>
      </w:tr>
      <w:tr w:rsidR="0076329D" w:rsidRPr="00846A95" w14:paraId="202E0295" w14:textId="77777777" w:rsidTr="000975C4">
        <w:trPr>
          <w:cantSplit/>
          <w:ins w:id="2494" w:author="Michael Smith [2]" w:date="2026-04-22T14:27:00Z"/>
        </w:trPr>
        <w:tc>
          <w:tcPr>
            <w:tcW w:w="2250" w:type="dxa"/>
            <w:tcMar>
              <w:top w:w="0" w:type="dxa"/>
              <w:left w:w="108" w:type="dxa"/>
              <w:bottom w:w="0" w:type="dxa"/>
              <w:right w:w="108" w:type="dxa"/>
            </w:tcMar>
          </w:tcPr>
          <w:p w14:paraId="2C745BE3" w14:textId="77777777" w:rsidR="0076329D" w:rsidRPr="00301986" w:rsidRDefault="0076329D" w:rsidP="00537C36">
            <w:pPr>
              <w:pStyle w:val="BodyText"/>
              <w:rPr>
                <w:ins w:id="2495" w:author="Michael Smith [2]" w:date="2026-04-22T14:27:00Z" w16du:dateUtc="2026-04-22T18:27:00Z"/>
              </w:rPr>
            </w:pPr>
          </w:p>
        </w:tc>
        <w:tc>
          <w:tcPr>
            <w:tcW w:w="7470" w:type="dxa"/>
            <w:tcMar>
              <w:top w:w="0" w:type="dxa"/>
              <w:left w:w="108" w:type="dxa"/>
              <w:bottom w:w="0" w:type="dxa"/>
              <w:right w:w="108" w:type="dxa"/>
            </w:tcMar>
          </w:tcPr>
          <w:p w14:paraId="351AE435" w14:textId="65253203" w:rsidR="000035FA" w:rsidRPr="000C02D0" w:rsidRDefault="000C02D0" w:rsidP="00537C36">
            <w:pPr>
              <w:pStyle w:val="BodyText"/>
              <w:rPr>
                <w:ins w:id="2496" w:author="Michael Smith [2]" w:date="2026-04-22T14:28:00Z" w16du:dateUtc="2026-04-22T18:28:00Z"/>
                <w:rFonts w:cs="Tahoma"/>
                <w:b/>
                <w:bCs/>
                <w:rPrChange w:id="2497" w:author="Michael Smith [2]" w:date="2026-04-22T14:29:00Z" w16du:dateUtc="2026-04-22T18:29:00Z">
                  <w:rPr>
                    <w:ins w:id="2498" w:author="Michael Smith [2]" w:date="2026-04-22T14:28:00Z" w16du:dateUtc="2026-04-22T18:28:00Z"/>
                    <w:rFonts w:cs="Tahoma"/>
                  </w:rPr>
                </w:rPrChange>
              </w:rPr>
            </w:pPr>
            <w:ins w:id="2499" w:author="Michael Smith [2]" w:date="2026-04-22T14:29:00Z" w16du:dateUtc="2026-04-22T18:29:00Z">
              <w:r>
                <w:rPr>
                  <w:rFonts w:cs="Tahoma"/>
                  <w:b/>
                  <w:bCs/>
                </w:rPr>
                <w:t xml:space="preserve">DRM </w:t>
              </w:r>
            </w:ins>
            <w:ins w:id="2500" w:author="Michael Smith [2]" w:date="2026-04-22T14:31:00Z" w16du:dateUtc="2026-04-22T18:31:00Z">
              <w:r w:rsidR="007E527E">
                <w:rPr>
                  <w:rFonts w:cs="Tahoma"/>
                  <w:b/>
                  <w:bCs/>
                </w:rPr>
                <w:t>R</w:t>
              </w:r>
            </w:ins>
            <w:ins w:id="2501" w:author="Michael Smith [2]" w:date="2026-04-22T14:29:00Z" w16du:dateUtc="2026-04-22T18:29:00Z">
              <w:r>
                <w:rPr>
                  <w:rFonts w:cs="Tahoma"/>
                  <w:b/>
                  <w:bCs/>
                </w:rPr>
                <w:t>ules</w:t>
              </w:r>
            </w:ins>
            <w:ins w:id="2502" w:author="Michael Smith [2]" w:date="2026-04-22T14:31:00Z" w16du:dateUtc="2026-04-22T18:31:00Z">
              <w:r w:rsidR="00D90CF3">
                <w:rPr>
                  <w:rFonts w:cs="Tahoma"/>
                  <w:b/>
                  <w:bCs/>
                </w:rPr>
                <w:t xml:space="preserve"> for Access</w:t>
              </w:r>
              <w:r w:rsidR="007E527E">
                <w:rPr>
                  <w:rFonts w:cs="Tahoma"/>
                  <w:b/>
                  <w:bCs/>
                </w:rPr>
                <w:t xml:space="preserve"> to Identity Information</w:t>
              </w:r>
            </w:ins>
          </w:p>
          <w:p w14:paraId="06F5D661" w14:textId="24BA20A2" w:rsidR="0076329D" w:rsidRPr="000035FA" w:rsidRDefault="000035FA" w:rsidP="00537C36">
            <w:pPr>
              <w:pStyle w:val="BodyText"/>
              <w:rPr>
                <w:ins w:id="2503" w:author="Michael Smith [2]" w:date="2026-04-22T14:27:00Z" w16du:dateUtc="2026-04-22T18:27:00Z"/>
                <w:rFonts w:cs="Tahoma"/>
                <w:rPrChange w:id="2504" w:author="Michael Smith [2]" w:date="2026-04-22T14:27:00Z" w16du:dateUtc="2026-04-22T18:27:00Z">
                  <w:rPr>
                    <w:ins w:id="2505" w:author="Michael Smith [2]" w:date="2026-04-22T14:27:00Z" w16du:dateUtc="2026-04-22T18:27:00Z"/>
                    <w:rFonts w:cs="Tahoma"/>
                    <w:b/>
                    <w:bCs/>
                  </w:rPr>
                </w:rPrChange>
              </w:rPr>
            </w:pPr>
            <w:ins w:id="2506" w:author="Michael Smith [2]" w:date="2026-04-22T14:27:00Z" w16du:dateUtc="2026-04-22T18:27:00Z">
              <w:r>
                <w:rPr>
                  <w:rFonts w:cs="Tahoma"/>
                </w:rPr>
                <w:t>I</w:t>
              </w:r>
              <w:r w:rsidR="0076329D" w:rsidRPr="000035FA">
                <w:rPr>
                  <w:rFonts w:cs="Tahoma"/>
                  <w:rPrChange w:id="2507" w:author="Michael Smith [2]" w:date="2026-04-22T14:27:00Z" w16du:dateUtc="2026-04-22T18:27:00Z">
                    <w:rPr>
                      <w:rFonts w:cs="Tahoma"/>
                      <w:b/>
                      <w:bCs/>
                    </w:rPr>
                  </w:rPrChange>
                </w:rPr>
                <w:t xml:space="preserve">f there is a rule that controls access to </w:t>
              </w:r>
            </w:ins>
            <w:ins w:id="2508" w:author="Michael Smith [2]" w:date="2026-04-22T14:28:00Z" w16du:dateUtc="2026-04-22T18:28:00Z">
              <w:r w:rsidR="00292B6D">
                <w:rPr>
                  <w:rFonts w:cs="Tahoma"/>
                </w:rPr>
                <w:t>A</w:t>
              </w:r>
            </w:ins>
            <w:ins w:id="2509" w:author="Michael Smith [2]" w:date="2026-04-22T14:27:00Z" w16du:dateUtc="2026-04-22T18:27:00Z">
              <w:r w:rsidR="0076329D" w:rsidRPr="000035FA">
                <w:rPr>
                  <w:rFonts w:cs="Tahoma"/>
                  <w:rPrChange w:id="2510" w:author="Michael Smith [2]" w:date="2026-04-22T14:27:00Z" w16du:dateUtc="2026-04-22T18:27:00Z">
                    <w:rPr>
                      <w:rFonts w:cs="Tahoma"/>
                      <w:b/>
                      <w:bCs/>
                    </w:rPr>
                  </w:rPrChange>
                </w:rPr>
                <w:t>gent</w:t>
              </w:r>
            </w:ins>
            <w:ins w:id="2511" w:author="Michael Smith [2]" w:date="2026-04-22T14:28:00Z" w16du:dateUtc="2026-04-22T18:28:00Z">
              <w:r w:rsidR="00292B6D">
                <w:rPr>
                  <w:rFonts w:cs="Tahoma"/>
                </w:rPr>
                <w:t xml:space="preserve"> </w:t>
              </w:r>
            </w:ins>
            <w:ins w:id="2512" w:author="Michael Smith [2]" w:date="2026-04-22T14:27:00Z" w16du:dateUtc="2026-04-22T18:27:00Z">
              <w:r w:rsidR="0076329D" w:rsidRPr="000035FA">
                <w:rPr>
                  <w:rFonts w:cs="Tahoma"/>
                  <w:rPrChange w:id="2513" w:author="Michael Smith [2]" w:date="2026-04-22T14:27:00Z" w16du:dateUtc="2026-04-22T18:27:00Z">
                    <w:rPr>
                      <w:rFonts w:cs="Tahoma"/>
                      <w:b/>
                      <w:bCs/>
                    </w:rPr>
                  </w:rPrChange>
                </w:rPr>
                <w:t>I</w:t>
              </w:r>
            </w:ins>
            <w:ins w:id="2514" w:author="Michael Smith [2]" w:date="2026-04-22T14:28:00Z" w16du:dateUtc="2026-04-22T18:28:00Z">
              <w:r w:rsidR="00292B6D">
                <w:rPr>
                  <w:rFonts w:cs="Tahoma"/>
                </w:rPr>
                <w:t>D</w:t>
              </w:r>
            </w:ins>
            <w:ins w:id="2515" w:author="Michael Smith [2]" w:date="2026-04-22T14:27:00Z" w16du:dateUtc="2026-04-22T18:27:00Z">
              <w:r w:rsidR="0076329D" w:rsidRPr="000035FA">
                <w:rPr>
                  <w:rFonts w:cs="Tahoma"/>
                  <w:rPrChange w:id="2516" w:author="Michael Smith [2]" w:date="2026-04-22T14:27:00Z" w16du:dateUtc="2026-04-22T18:27:00Z">
                    <w:rPr>
                      <w:rFonts w:cs="Tahoma"/>
                      <w:b/>
                      <w:bCs/>
                    </w:rPr>
                  </w:rPrChange>
                </w:rPr>
                <w:t>, that same rule should apply in EIDOs and SIP transactions – it does no good to obfuscate the identity in one case and release it in another.  An attribute like</w:t>
              </w:r>
            </w:ins>
            <w:ins w:id="2517" w:author="Michael Smith [2]" w:date="2026-04-22T14:29:00Z" w16du:dateUtc="2026-04-22T18:29:00Z">
              <w:r w:rsidR="00292B6D">
                <w:rPr>
                  <w:rFonts w:cs="Tahoma"/>
                </w:rPr>
                <w:t xml:space="preserve"> A</w:t>
              </w:r>
              <w:r w:rsidR="00292B6D" w:rsidRPr="00D62A69">
                <w:rPr>
                  <w:rFonts w:cs="Tahoma"/>
                </w:rPr>
                <w:t>gent</w:t>
              </w:r>
              <w:r w:rsidR="00292B6D">
                <w:rPr>
                  <w:rFonts w:cs="Tahoma"/>
                </w:rPr>
                <w:t xml:space="preserve"> </w:t>
              </w:r>
              <w:r w:rsidR="00292B6D" w:rsidRPr="00D62A69">
                <w:rPr>
                  <w:rFonts w:cs="Tahoma"/>
                </w:rPr>
                <w:t>I</w:t>
              </w:r>
              <w:r w:rsidR="00292B6D">
                <w:rPr>
                  <w:rFonts w:cs="Tahoma"/>
                </w:rPr>
                <w:t>D</w:t>
              </w:r>
            </w:ins>
            <w:ins w:id="2518" w:author="Michael Smith [2]" w:date="2026-04-22T14:27:00Z" w16du:dateUtc="2026-04-22T18:27:00Z">
              <w:r w:rsidR="0076329D" w:rsidRPr="000035FA">
                <w:rPr>
                  <w:rFonts w:cs="Tahoma"/>
                  <w:rPrChange w:id="2519" w:author="Michael Smith [2]" w:date="2026-04-22T14:27:00Z" w16du:dateUtc="2026-04-22T18:27:00Z">
                    <w:rPr>
                      <w:rFonts w:cs="Tahoma"/>
                      <w:b/>
                      <w:bCs/>
                    </w:rPr>
                  </w:rPrChange>
                </w:rPr>
                <w:t xml:space="preserve"> that is common to multiple transactions might be better implemented as a General DRM Rule</w:t>
              </w:r>
            </w:ins>
            <w:ins w:id="2520" w:author="Michael Smith [2]" w:date="2026-04-22T14:32:00Z" w16du:dateUtc="2026-04-22T18:32:00Z">
              <w:r w:rsidR="00DE60E9">
                <w:rPr>
                  <w:rFonts w:cs="Tahoma"/>
                </w:rPr>
                <w:t>.</w:t>
              </w:r>
            </w:ins>
          </w:p>
        </w:tc>
      </w:tr>
    </w:tbl>
    <w:p w14:paraId="21D2473C" w14:textId="58125686" w:rsidR="004F5F13" w:rsidRPr="004F5F13" w:rsidRDefault="00710E4C" w:rsidP="00053787">
      <w:pPr>
        <w:pStyle w:val="Heading1"/>
      </w:pPr>
      <w:bookmarkStart w:id="2521" w:name="_Toc410319880"/>
      <w:bookmarkStart w:id="2522" w:name="_Toc428343684"/>
      <w:bookmarkStart w:id="2523" w:name="_Toc233105532"/>
      <w:bookmarkEnd w:id="2421"/>
      <w:r>
        <w:lastRenderedPageBreak/>
        <w:t>Abbreviations, Terms, and D</w:t>
      </w:r>
      <w:r w:rsidR="00834F03" w:rsidRPr="004F5F13">
        <w:t>efinitions</w:t>
      </w:r>
      <w:bookmarkEnd w:id="2521"/>
      <w:bookmarkEnd w:id="2522"/>
      <w:bookmarkEnd w:id="2523"/>
    </w:p>
    <w:p w14:paraId="7F29C419" w14:textId="6AD3C731" w:rsidR="008D1039" w:rsidRDefault="008D1039" w:rsidP="004161E2">
      <w:pPr>
        <w:pStyle w:val="BodyText"/>
      </w:pPr>
      <w:r>
        <w:rPr>
          <w:noProof/>
        </w:rPr>
        <mc:AlternateContent>
          <mc:Choice Requires="wps">
            <w:drawing>
              <wp:anchor distT="0" distB="0" distL="114300" distR="114300" simplePos="0" relativeHeight="251679744" behindDoc="1" locked="1" layoutInCell="1" allowOverlap="0" wp14:anchorId="598D90B8" wp14:editId="55ADA955">
                <wp:simplePos x="0" y="0"/>
                <wp:positionH relativeFrom="column">
                  <wp:align>center</wp:align>
                </wp:positionH>
                <wp:positionV relativeFrom="line">
                  <wp:posOffset>0</wp:posOffset>
                </wp:positionV>
                <wp:extent cx="6181344" cy="7653528"/>
                <wp:effectExtent l="0" t="0" r="10160" b="24130"/>
                <wp:wrapTopAndBottom/>
                <wp:docPr id="1696320036" name="Text Box 1"/>
                <wp:cNvGraphicFramePr/>
                <a:graphic xmlns:a="http://schemas.openxmlformats.org/drawingml/2006/main">
                  <a:graphicData uri="http://schemas.microsoft.com/office/word/2010/wordprocessingShape">
                    <wps:wsp>
                      <wps:cNvSpPr txBox="1"/>
                      <wps:spPr>
                        <a:xfrm>
                          <a:off x="0" y="0"/>
                          <a:ext cx="6181344" cy="7653528"/>
                        </a:xfrm>
                        <a:prstGeom prst="rect">
                          <a:avLst/>
                        </a:prstGeom>
                        <a:solidFill>
                          <a:schemeClr val="accent1">
                            <a:lumMod val="20000"/>
                            <a:lumOff val="80000"/>
                          </a:schemeClr>
                        </a:solidFill>
                        <a:ln w="9525">
                          <a:solidFill>
                            <a:srgbClr val="0070C0"/>
                          </a:solidFill>
                        </a:ln>
                      </wps:spPr>
                      <wps:txbx>
                        <w:txbxContent>
                          <w:p w14:paraId="5CF49957" w14:textId="6592D79D" w:rsidR="008D1039" w:rsidRPr="006F63B2" w:rsidRDefault="00F268A7" w:rsidP="008D1039">
                            <w:pPr>
                              <w:spacing w:after="160" w:line="260" w:lineRule="exact"/>
                              <w:rPr>
                                <w:rFonts w:cs="Tahoma"/>
                              </w:rPr>
                            </w:pPr>
                            <w:r>
                              <w:rPr>
                                <w:rFonts w:cs="Tahoma"/>
                              </w:rPr>
                              <w:t>U</w:t>
                            </w:r>
                            <w:r w:rsidR="008D1039" w:rsidRPr="006F63B2">
                              <w:rPr>
                                <w:rFonts w:cs="Tahoma"/>
                              </w:rPr>
                              <w:t>se this table to identify all terms that are unique to NENA or the 9</w:t>
                            </w:r>
                            <w:r w:rsidR="008D1039" w:rsidRPr="006F63B2">
                              <w:rPr>
                                <w:rFonts w:cs="Tahoma"/>
                              </w:rPr>
                              <w:noBreakHyphen/>
                              <w:t>1</w:t>
                            </w:r>
                            <w:r w:rsidR="008D1039" w:rsidRPr="006F63B2">
                              <w:rPr>
                                <w:rFonts w:cs="Tahoma"/>
                              </w:rPr>
                              <w:noBreakHyphen/>
                              <w:t>1 system or are important to this document. All abbreviations used in this document are to be included in this table. If only used once within the document, consider fully spelling out the term without its abbreviation so it does not need to be added to this table. Creating abbreviations that are not subsequently used in the document is not recommended.</w:t>
                            </w:r>
                          </w:p>
                          <w:p w14:paraId="2EAB7B71" w14:textId="77777777" w:rsidR="008D1039" w:rsidRPr="006F63B2" w:rsidRDefault="008D1039" w:rsidP="008D1039">
                            <w:pPr>
                              <w:spacing w:after="160" w:line="260" w:lineRule="exact"/>
                              <w:rPr>
                                <w:rFonts w:cs="Tahoma"/>
                              </w:rPr>
                            </w:pPr>
                            <w:r w:rsidRPr="006F63B2">
                              <w:rPr>
                                <w:rFonts w:cs="Tahoma"/>
                              </w:rPr>
                              <w:t xml:space="preserve">Compare your definitions with the current </w:t>
                            </w:r>
                            <w:hyperlink r:id="rId40" w:history="1">
                              <w:r w:rsidRPr="006F63B2">
                                <w:rPr>
                                  <w:rStyle w:val="Hyperlink"/>
                                  <w:rFonts w:cs="Tahoma"/>
                                </w:rPr>
                                <w:t>NENAkb Glossary</w:t>
                              </w:r>
                            </w:hyperlink>
                            <w:r w:rsidRPr="006F63B2">
                              <w:rPr>
                                <w:rFonts w:cs="Tahoma"/>
                              </w:rPr>
                              <w:t xml:space="preserve"> to avoid unnecessarily creating conflicting descriptions of the same term. </w:t>
                            </w:r>
                            <w:r w:rsidRPr="006F63B2">
                              <w:rPr>
                                <w:rFonts w:cs="Tahoma"/>
                                <w:b/>
                                <w:bCs/>
                              </w:rPr>
                              <w:t>Review terms just before each approval ballot since the NENAkb Glossary is continually updated and definitions may have changed</w:t>
                            </w:r>
                            <w:r w:rsidRPr="006F63B2">
                              <w:rPr>
                                <w:rFonts w:cs="Tahoma"/>
                              </w:rPr>
                              <w:t>.</w:t>
                            </w:r>
                          </w:p>
                          <w:p w14:paraId="03AB79EB" w14:textId="77777777" w:rsidR="008D1039" w:rsidRPr="006F63B2" w:rsidRDefault="008D1039" w:rsidP="008D1039">
                            <w:pPr>
                              <w:spacing w:after="160" w:line="260" w:lineRule="exact"/>
                              <w:rPr>
                                <w:rFonts w:cs="Tahoma"/>
                              </w:rPr>
                            </w:pPr>
                            <w:r w:rsidRPr="006F63B2">
                              <w:rPr>
                                <w:rFonts w:cs="Tahoma"/>
                              </w:rPr>
                              <w:t>Please add terms and abbreviations to the table using the following format:</w:t>
                            </w:r>
                          </w:p>
                          <w:p w14:paraId="6470D402" w14:textId="77777777" w:rsidR="008D1039" w:rsidRPr="006F63B2" w:rsidRDefault="008D1039" w:rsidP="00C17553">
                            <w:pPr>
                              <w:pStyle w:val="ListParagraph"/>
                              <w:numPr>
                                <w:ilvl w:val="0"/>
                                <w:numId w:val="5"/>
                              </w:numPr>
                            </w:pPr>
                            <w:r w:rsidRPr="006F63B2">
                              <w:t xml:space="preserve">Place term or abbreviation alphabetically in the </w:t>
                            </w:r>
                            <w:r w:rsidRPr="006F63B2">
                              <w:rPr>
                                <w:b/>
                              </w:rPr>
                              <w:t>Term or Abbreviation (Expansion)</w:t>
                            </w:r>
                            <w:r w:rsidRPr="006F63B2">
                              <w:t xml:space="preserve"> column. For abbreviations, add the expansion (the spelled</w:t>
                            </w:r>
                            <w:r w:rsidRPr="006F63B2">
                              <w:noBreakHyphen/>
                              <w:t>out words) in parentheses, e.g., FCC (Federal Communications Commission).</w:t>
                            </w:r>
                          </w:p>
                          <w:p w14:paraId="57822DF0" w14:textId="77777777" w:rsidR="008D1039" w:rsidRPr="006F63B2" w:rsidRDefault="008D1039" w:rsidP="00C17553">
                            <w:pPr>
                              <w:pStyle w:val="ListParagraph"/>
                              <w:numPr>
                                <w:ilvl w:val="0"/>
                                <w:numId w:val="5"/>
                              </w:numPr>
                            </w:pPr>
                            <w:r w:rsidRPr="006F63B2">
                              <w:t>Provide a brief definition or description for the abbreviation or</w:t>
                            </w:r>
                            <w:r w:rsidRPr="006F63B2" w:rsidDel="00E76EC5">
                              <w:t xml:space="preserve"> </w:t>
                            </w:r>
                            <w:r w:rsidRPr="006F63B2">
                              <w:t>term.</w:t>
                            </w:r>
                          </w:p>
                          <w:p w14:paraId="38292887" w14:textId="77777777" w:rsidR="008D1039" w:rsidRPr="006F63B2" w:rsidRDefault="008D1039" w:rsidP="00C17553">
                            <w:pPr>
                              <w:pStyle w:val="ListParagraph"/>
                              <w:numPr>
                                <w:ilvl w:val="0"/>
                                <w:numId w:val="5"/>
                              </w:numPr>
                            </w:pPr>
                            <w:r w:rsidRPr="006F63B2">
                              <w:t xml:space="preserve">In the </w:t>
                            </w:r>
                            <w:r w:rsidRPr="006F63B2">
                              <w:rPr>
                                <w:b/>
                                <w:bCs/>
                              </w:rPr>
                              <w:t>Definition</w:t>
                            </w:r>
                            <w:r w:rsidRPr="006F63B2">
                              <w:t xml:space="preserve"> column, you may also identify other Relevant NENA Documents or External References that provide greater detail about the term or abbreviation. URLs added to cited references will not be included in the NENAkb Glossary.</w:t>
                            </w:r>
                          </w:p>
                          <w:p w14:paraId="1E04A2CE" w14:textId="4D668AA2" w:rsidR="008D1039" w:rsidRPr="006F63B2" w:rsidRDefault="008D1039" w:rsidP="008D1039">
                            <w:pPr>
                              <w:spacing w:after="160" w:line="260" w:lineRule="exact"/>
                              <w:rPr>
                                <w:rFonts w:cs="Tahoma"/>
                                <w:b/>
                                <w:bCs/>
                                <w:u w:val="single"/>
                              </w:rPr>
                            </w:pPr>
                            <w:r w:rsidRPr="006F63B2">
                              <w:rPr>
                                <w:rFonts w:cs="Tahoma"/>
                                <w:b/>
                                <w:bCs/>
                                <w:u w:val="single"/>
                              </w:rPr>
                              <w:t xml:space="preserve">Instructions </w:t>
                            </w:r>
                            <w:r w:rsidR="00F268A7">
                              <w:rPr>
                                <w:rFonts w:cs="Tahoma"/>
                                <w:b/>
                                <w:bCs/>
                                <w:u w:val="single"/>
                              </w:rPr>
                              <w:t>for</w:t>
                            </w:r>
                            <w:r w:rsidRPr="006F63B2">
                              <w:rPr>
                                <w:rFonts w:cs="Tahoma"/>
                                <w:b/>
                                <w:bCs/>
                                <w:u w:val="single"/>
                              </w:rPr>
                              <w:t xml:space="preserve"> Recommend</w:t>
                            </w:r>
                            <w:r w:rsidR="008F461B">
                              <w:rPr>
                                <w:rFonts w:cs="Tahoma"/>
                                <w:b/>
                                <w:bCs/>
                                <w:u w:val="single"/>
                              </w:rPr>
                              <w:t>ing</w:t>
                            </w:r>
                            <w:r w:rsidRPr="006F63B2">
                              <w:rPr>
                                <w:rFonts w:cs="Tahoma"/>
                                <w:b/>
                                <w:bCs/>
                                <w:u w:val="single"/>
                              </w:rPr>
                              <w:t xml:space="preserve"> Changes to </w:t>
                            </w:r>
                            <w:r w:rsidR="008F461B">
                              <w:rPr>
                                <w:rFonts w:cs="Tahoma"/>
                                <w:b/>
                                <w:bCs/>
                                <w:u w:val="single"/>
                              </w:rPr>
                              <w:t xml:space="preserve">the </w:t>
                            </w:r>
                            <w:r w:rsidRPr="006F63B2">
                              <w:rPr>
                                <w:rFonts w:cs="Tahoma"/>
                                <w:b/>
                                <w:bCs/>
                                <w:u w:val="single"/>
                              </w:rPr>
                              <w:t>NENAkb (NENA Knowledge Base) Glossary</w:t>
                            </w:r>
                          </w:p>
                          <w:p w14:paraId="490B3868" w14:textId="6D0FAC35" w:rsidR="00FA76FE" w:rsidRPr="00B35ACF" w:rsidRDefault="008D1039" w:rsidP="008D1039">
                            <w:pPr>
                              <w:spacing w:after="160" w:line="260" w:lineRule="exact"/>
                              <w:rPr>
                                <w:rFonts w:cs="Tahoma"/>
                              </w:rPr>
                            </w:pPr>
                            <w:r w:rsidRPr="006F63B2">
                              <w:rPr>
                                <w:rFonts w:cs="Tahoma"/>
                              </w:rPr>
                              <w:t xml:space="preserve">Use the third column to recommend changes to the NENAkb Glossary or </w:t>
                            </w:r>
                            <w:r w:rsidR="00683643">
                              <w:rPr>
                                <w:rFonts w:cs="Tahoma"/>
                              </w:rPr>
                              <w:t>confirm</w:t>
                            </w:r>
                            <w:r w:rsidR="00683643" w:rsidRPr="006F63B2">
                              <w:rPr>
                                <w:rFonts w:cs="Tahoma"/>
                              </w:rPr>
                              <w:t xml:space="preserve"> </w:t>
                            </w:r>
                            <w:r w:rsidRPr="006F63B2">
                              <w:rPr>
                                <w:rFonts w:cs="Tahoma"/>
                              </w:rPr>
                              <w:t>acceptance of the Glossary’s definition in this document. The CRM team will remove the third column before the approved document is published. These options are available in the third column</w:t>
                            </w:r>
                            <w:r w:rsidR="00575AA1">
                              <w:rPr>
                                <w:rFonts w:cs="Tahoma"/>
                              </w:rPr>
                              <w:t>.</w:t>
                            </w:r>
                          </w:p>
                          <w:p w14:paraId="32E6718F" w14:textId="0D4E5F13" w:rsidR="008D1039" w:rsidRPr="006F63B2" w:rsidRDefault="008D1039" w:rsidP="008D1039">
                            <w:pPr>
                              <w:spacing w:after="160" w:line="260" w:lineRule="exact"/>
                              <w:rPr>
                                <w:rFonts w:cs="Tahoma"/>
                              </w:rPr>
                            </w:pPr>
                            <w:r w:rsidRPr="006F63B2">
                              <w:rPr>
                                <w:rFonts w:cs="Tahoma"/>
                                <w:b/>
                                <w:bCs/>
                              </w:rPr>
                              <w:t>Select Recommendation drop</w:t>
                            </w:r>
                            <w:r w:rsidRPr="006F63B2">
                              <w:rPr>
                                <w:rFonts w:cs="Tahoma"/>
                                <w:b/>
                                <w:bCs/>
                              </w:rPr>
                              <w:noBreakHyphen/>
                              <w:t>down</w:t>
                            </w:r>
                            <w:r w:rsidRPr="006F63B2">
                              <w:rPr>
                                <w:rFonts w:cs="Tahoma"/>
                              </w:rPr>
                              <w:t xml:space="preserve"> box:</w:t>
                            </w:r>
                          </w:p>
                          <w:p w14:paraId="4D9F41AE" w14:textId="2496A8B7" w:rsidR="008D1039" w:rsidRPr="006F63B2" w:rsidRDefault="008D1039" w:rsidP="00C17553">
                            <w:pPr>
                              <w:pStyle w:val="ListParagraph"/>
                              <w:numPr>
                                <w:ilvl w:val="0"/>
                                <w:numId w:val="9"/>
                              </w:numPr>
                              <w:rPr>
                                <w:kern w:val="0"/>
                              </w:rPr>
                            </w:pPr>
                            <w:r w:rsidRPr="006F63B2">
                              <w:rPr>
                                <w:b/>
                                <w:bCs/>
                              </w:rPr>
                              <w:t>In Glossary</w:t>
                            </w:r>
                            <w:r w:rsidR="006A1088">
                              <w:rPr>
                                <w:b/>
                                <w:bCs/>
                              </w:rPr>
                              <w:t>—</w:t>
                            </w:r>
                            <w:r w:rsidRPr="006F63B2">
                              <w:t>The term and the definition in the document are the same as in the NENAkb Glossary. Please use the definition in the NENAkb Glossary.</w:t>
                            </w:r>
                          </w:p>
                          <w:p w14:paraId="71A79C08" w14:textId="42D33A9D" w:rsidR="008D1039" w:rsidRPr="006F63B2" w:rsidRDefault="008D1039" w:rsidP="00C17553">
                            <w:pPr>
                              <w:pStyle w:val="ListParagraph"/>
                              <w:numPr>
                                <w:ilvl w:val="0"/>
                                <w:numId w:val="9"/>
                              </w:numPr>
                              <w:rPr>
                                <w:rFonts w:cs="Tahoma"/>
                              </w:rPr>
                            </w:pPr>
                            <w:r w:rsidRPr="006F63B2">
                              <w:rPr>
                                <w:rFonts w:cs="Tahoma"/>
                                <w:b/>
                                <w:bCs/>
                              </w:rPr>
                              <w:t>Add</w:t>
                            </w:r>
                            <w:r w:rsidR="006A1088">
                              <w:rPr>
                                <w:rFonts w:cs="Tahoma"/>
                                <w:b/>
                                <w:bCs/>
                              </w:rPr>
                              <w:t>—</w:t>
                            </w:r>
                            <w:r w:rsidRPr="006F63B2">
                              <w:rPr>
                                <w:rFonts w:cs="Tahoma"/>
                              </w:rPr>
                              <w:t xml:space="preserve">The term does not exist in the NENAkb Glossary and meets the </w:t>
                            </w:r>
                            <w:hyperlink r:id="rId41" w:anchor="What_kinds_of_terms,_abbreviations,_and_acronyms_are_included_in_the_NENA_Knowledge_Base_glossary?" w:history="1">
                              <w:r w:rsidRPr="006F63B2">
                                <w:rPr>
                                  <w:rStyle w:val="Hyperlink"/>
                                </w:rPr>
                                <w:t>criteria for inclusion</w:t>
                              </w:r>
                            </w:hyperlink>
                            <w:r w:rsidRPr="006F63B2">
                              <w:rPr>
                                <w:rFonts w:cs="Tahoma"/>
                              </w:rPr>
                              <w:t xml:space="preserve">. You may also identify other Relevant NENA Documents </w:t>
                            </w:r>
                            <w:r w:rsidRPr="006F63B2">
                              <w:t>that provide greater detail about the term or abbreviation</w:t>
                            </w:r>
                            <w:r w:rsidRPr="006F63B2">
                              <w:rPr>
                                <w:rFonts w:cs="Tahoma"/>
                              </w:rPr>
                              <w:t>.</w:t>
                            </w:r>
                          </w:p>
                          <w:p w14:paraId="4619C75B" w14:textId="0D66CC04" w:rsidR="008D1039" w:rsidRPr="006F63B2" w:rsidRDefault="008D1039" w:rsidP="00C17553">
                            <w:pPr>
                              <w:pStyle w:val="ListParagraph"/>
                              <w:numPr>
                                <w:ilvl w:val="0"/>
                                <w:numId w:val="9"/>
                              </w:numPr>
                              <w:rPr>
                                <w:rFonts w:cs="Tahoma"/>
                              </w:rPr>
                            </w:pPr>
                            <w:r w:rsidRPr="006F63B2">
                              <w:rPr>
                                <w:rFonts w:cs="Tahoma"/>
                                <w:b/>
                                <w:bCs/>
                              </w:rPr>
                              <w:t>Delete</w:t>
                            </w:r>
                            <w:r w:rsidR="006A1088">
                              <w:rPr>
                                <w:rFonts w:cs="Tahoma"/>
                                <w:b/>
                                <w:bCs/>
                              </w:rPr>
                              <w:t>—</w:t>
                            </w:r>
                            <w:r w:rsidRPr="006F63B2">
                              <w:rPr>
                                <w:rFonts w:cs="Tahoma"/>
                              </w:rPr>
                              <w:t xml:space="preserve">The term exists in </w:t>
                            </w:r>
                            <w:r w:rsidR="00FA76FE">
                              <w:rPr>
                                <w:rFonts w:cs="Tahoma"/>
                              </w:rPr>
                              <w:t xml:space="preserve">the </w:t>
                            </w:r>
                            <w:r w:rsidRPr="006F63B2">
                              <w:rPr>
                                <w:rFonts w:cs="Tahoma"/>
                              </w:rPr>
                              <w:t xml:space="preserve">NENAkb Glossary but is no longer needed or does not meet the </w:t>
                            </w:r>
                            <w:hyperlink r:id="rId42" w:anchor="What_kinds_of_terms,_abbreviations,_and_acronyms_are_included_in_the_NENA_Knowledge_Base_glossary?" w:history="1">
                              <w:r w:rsidRPr="006F63B2">
                                <w:rPr>
                                  <w:rStyle w:val="Hyperlink"/>
                                </w:rPr>
                                <w:t>criteria for inclusion</w:t>
                              </w:r>
                            </w:hyperlink>
                            <w:r w:rsidRPr="006F63B2">
                              <w:rPr>
                                <w:rFonts w:cs="Tahoma"/>
                              </w:rPr>
                              <w:t>.</w:t>
                            </w:r>
                          </w:p>
                          <w:p w14:paraId="6601CFFD" w14:textId="3BAD6DE0" w:rsidR="008D1039" w:rsidRPr="006F63B2" w:rsidRDefault="008D1039" w:rsidP="00C17553">
                            <w:pPr>
                              <w:pStyle w:val="ListParagraph"/>
                              <w:numPr>
                                <w:ilvl w:val="0"/>
                                <w:numId w:val="9"/>
                              </w:numPr>
                              <w:rPr>
                                <w:rFonts w:cs="Tahoma"/>
                              </w:rPr>
                            </w:pPr>
                            <w:r w:rsidRPr="006F63B2">
                              <w:rPr>
                                <w:rFonts w:cs="Tahoma"/>
                                <w:b/>
                                <w:bCs/>
                              </w:rPr>
                              <w:t>Don’t Add</w:t>
                            </w:r>
                            <w:r w:rsidR="006A1088">
                              <w:rPr>
                                <w:rFonts w:cs="Tahoma"/>
                                <w:b/>
                                <w:bCs/>
                              </w:rPr>
                              <w:t>—</w:t>
                            </w:r>
                            <w:r w:rsidRPr="006F63B2">
                              <w:rPr>
                                <w:rFonts w:cs="Tahoma"/>
                              </w:rPr>
                              <w:t xml:space="preserve">The term is not in the NENAkb Glossary and does not meet the </w:t>
                            </w:r>
                            <w:hyperlink r:id="rId43" w:anchor="What_kinds_of_terms,_abbreviations,_and_acronyms_are_included_in_the_NENA_Knowledge_Base_glossary?" w:history="1">
                              <w:r w:rsidRPr="006F63B2">
                                <w:rPr>
                                  <w:rStyle w:val="Hyperlink"/>
                                </w:rPr>
                                <w:t>criteria for inclusion</w:t>
                              </w:r>
                            </w:hyperlink>
                            <w:r w:rsidRPr="006F63B2">
                              <w:rPr>
                                <w:rFonts w:cs="Tahoma"/>
                              </w:rPr>
                              <w:t xml:space="preserve"> </w:t>
                            </w:r>
                            <w:r w:rsidRPr="006F63B2">
                              <w:rPr>
                                <w:rFonts w:cs="Tahoma"/>
                                <w:b/>
                                <w:bCs/>
                              </w:rPr>
                              <w:t>OR</w:t>
                            </w:r>
                            <w:r w:rsidRPr="006F63B2">
                              <w:rPr>
                                <w:rFonts w:cs="Tahoma"/>
                              </w:rPr>
                              <w:t xml:space="preserve"> the WG needs a unique definition in this document other than what is in the NENAkb Glossary.</w:t>
                            </w:r>
                          </w:p>
                          <w:p w14:paraId="6E950642" w14:textId="075CFB9A" w:rsidR="008D1039" w:rsidRPr="006F63B2" w:rsidRDefault="008D1039" w:rsidP="00C17553">
                            <w:pPr>
                              <w:pStyle w:val="ListParagraph"/>
                              <w:numPr>
                                <w:ilvl w:val="0"/>
                                <w:numId w:val="9"/>
                              </w:numPr>
                            </w:pPr>
                            <w:r w:rsidRPr="006F63B2">
                              <w:rPr>
                                <w:b/>
                                <w:bCs/>
                              </w:rPr>
                              <w:t>Modify</w:t>
                            </w:r>
                            <w:r w:rsidR="006A1088">
                              <w:rPr>
                                <w:b/>
                                <w:bCs/>
                              </w:rPr>
                              <w:t>—</w:t>
                            </w:r>
                            <w:r w:rsidRPr="006F63B2">
                              <w:t>Update the NENAkb Glossary with this term and definition. If the term originated in a different NENA document, consult with that document’s Working Group (or its Committee if not currently active) to develop a single, agreed-upon definition.</w:t>
                            </w:r>
                          </w:p>
                          <w:p w14:paraId="661DFAA6" w14:textId="152CF287" w:rsidR="008D1039" w:rsidRPr="006F63B2" w:rsidRDefault="008D1039" w:rsidP="00C17553">
                            <w:pPr>
                              <w:pStyle w:val="ListParagraph"/>
                              <w:numPr>
                                <w:ilvl w:val="0"/>
                                <w:numId w:val="9"/>
                              </w:numPr>
                            </w:pPr>
                            <w:r w:rsidRPr="006F63B2">
                              <w:rPr>
                                <w:b/>
                                <w:bCs/>
                              </w:rPr>
                              <w:t>Other</w:t>
                            </w:r>
                            <w:r w:rsidR="006A1088">
                              <w:rPr>
                                <w:b/>
                                <w:bCs/>
                              </w:rPr>
                              <w:t>—</w:t>
                            </w:r>
                            <w:r w:rsidRPr="006F63B2">
                              <w:t>Use this option to suggest other actions such as adding this term as a “Related Term” or “Also Known As” term to the definition of another term in the Glossary.</w:t>
                            </w:r>
                          </w:p>
                          <w:p w14:paraId="2725A911" w14:textId="3856415B" w:rsidR="008D1039" w:rsidRPr="006F63B2" w:rsidRDefault="008D1039" w:rsidP="00C17553">
                            <w:pPr>
                              <w:pStyle w:val="ListParagraph"/>
                              <w:numPr>
                                <w:ilvl w:val="0"/>
                                <w:numId w:val="9"/>
                              </w:numPr>
                            </w:pPr>
                            <w:r w:rsidRPr="006F63B2">
                              <w:rPr>
                                <w:b/>
                                <w:bCs/>
                                <w:u w:val="single"/>
                              </w:rPr>
                              <w:t>Insert Explanation</w:t>
                            </w:r>
                            <w:r w:rsidR="006A1088">
                              <w:rPr>
                                <w:b/>
                                <w:bCs/>
                                <w:u w:val="single"/>
                              </w:rPr>
                              <w:t>—</w:t>
                            </w:r>
                            <w:r w:rsidRPr="006F63B2">
                              <w:t xml:space="preserve">If “Other” is </w:t>
                            </w:r>
                            <w:r w:rsidRPr="00C46981">
                              <w:t xml:space="preserve">selected OR a definition was </w:t>
                            </w:r>
                            <w:r w:rsidR="00683643" w:rsidRPr="00C46981">
                              <w:t xml:space="preserve">modified </w:t>
                            </w:r>
                            <w:r w:rsidRPr="00C46981">
                              <w:t>in collaboration with another WG, OR any other explanation is needed, enter the details in the Insert Explanation text box (3</w:t>
                            </w:r>
                            <w:r w:rsidRPr="00C46981">
                              <w:rPr>
                                <w:vertAlign w:val="superscript"/>
                              </w:rPr>
                              <w:t>rd</w:t>
                            </w:r>
                            <w:r w:rsidRPr="00C46981">
                              <w:t xml:space="preserve"> column).</w:t>
                            </w:r>
                            <w:r w:rsidRPr="00056C96">
                              <w:t xml:space="preserve"> </w:t>
                            </w:r>
                            <w:r w:rsidR="00A31703">
                              <w:t>Or e</w:t>
                            </w:r>
                            <w:r w:rsidR="00A31703" w:rsidRPr="00056C96">
                              <w:t>lse</w:t>
                            </w:r>
                            <w:r w:rsidRPr="00056C96">
                              <w:t xml:space="preserve">, </w:t>
                            </w:r>
                            <w:r w:rsidRPr="006F63B2">
                              <w:t>delete the Insert Explanation text 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D90B8" id="Text Box 1" o:spid="_x0000_s1041" type="#_x0000_t202" style="position:absolute;margin-left:0;margin-top:0;width:486.7pt;height:602.65pt;z-index:-251636736;visibility:visible;mso-wrap-style:square;mso-width-percent:0;mso-height-percent:0;mso-wrap-distance-left:9pt;mso-wrap-distance-top:0;mso-wrap-distance-right:9pt;mso-wrap-distance-bottom:0;mso-position-horizontal:center;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" o:allowoverlap="f" fillcolor="#dbe5f1 [660]" strokecolor="#0070c0">
                <v:textbox>
                  <w:txbxContent>
                    <w:p w14:paraId="5CF49957" w14:textId="6592D79D" w:rsidR="008D1039" w:rsidRPr="006F63B2" w:rsidRDefault="00F268A7" w:rsidP="008D1039">
                      <w:pPr>
                        <w:spacing w:after="160" w:line="260" w:lineRule="exact"/>
                        <w:rPr>
                          <w:rFonts w:cs="Tahoma"/>
                        </w:rPr>
                      </w:pPr>
                      <w:r>
                        <w:rPr>
                          <w:rFonts w:cs="Tahoma"/>
                        </w:rPr>
                        <w:t>U</w:t>
                      </w:r>
                      <w:r w:rsidR="008D1039" w:rsidRPr="006F63B2">
                        <w:rPr>
                          <w:rFonts w:cs="Tahoma"/>
                        </w:rPr>
                        <w:t>se this table to identify all terms that are unique to NENA or the 9</w:t>
                      </w:r>
                      <w:r w:rsidR="008D1039" w:rsidRPr="006F63B2">
                        <w:rPr>
                          <w:rFonts w:cs="Tahoma"/>
                        </w:rPr>
                        <w:noBreakHyphen/>
                        <w:t>1</w:t>
                      </w:r>
                      <w:r w:rsidR="008D1039" w:rsidRPr="006F63B2">
                        <w:rPr>
                          <w:rFonts w:cs="Tahoma"/>
                        </w:rPr>
                        <w:noBreakHyphen/>
                        <w:t>1 system or are important to this document. All abbreviations used in this document are to be included in this table. If only used once within the document, consider fully spelling out the term without its abbreviation so it does not need to be added to this table. Creating abbreviations that are not subsequently used in the document is not recommended.</w:t>
                      </w:r>
                    </w:p>
                    <w:p w14:paraId="2EAB7B71" w14:textId="77777777" w:rsidR="008D1039" w:rsidRPr="006F63B2" w:rsidRDefault="008D1039" w:rsidP="008D1039">
                      <w:pPr>
                        <w:spacing w:after="160" w:line="260" w:lineRule="exact"/>
                        <w:rPr>
                          <w:rFonts w:cs="Tahoma"/>
                        </w:rPr>
                      </w:pPr>
                      <w:r w:rsidRPr="006F63B2">
                        <w:rPr>
                          <w:rFonts w:cs="Tahoma"/>
                        </w:rPr>
                        <w:t xml:space="preserve">Compare your definitions with the current </w:t>
                      </w:r>
                      <w:hyperlink r:id="rId44" w:history="1">
                        <w:r w:rsidRPr="006F63B2">
                          <w:rPr>
                            <w:rStyle w:val="Hyperlink"/>
                            <w:rFonts w:cs="Tahoma"/>
                          </w:rPr>
                          <w:t>NENAkb Glossary</w:t>
                        </w:r>
                      </w:hyperlink>
                      <w:r w:rsidRPr="006F63B2">
                        <w:rPr>
                          <w:rFonts w:cs="Tahoma"/>
                        </w:rPr>
                        <w:t xml:space="preserve"> to avoid unnecessarily creating conflicting descriptions of the same term. </w:t>
                      </w:r>
                      <w:r w:rsidRPr="006F63B2">
                        <w:rPr>
                          <w:rFonts w:cs="Tahoma"/>
                          <w:b/>
                          <w:bCs/>
                        </w:rPr>
                        <w:t>Review terms just before each approval ballot since the NENAkb Glossary is continually updated and definitions may have changed</w:t>
                      </w:r>
                      <w:r w:rsidRPr="006F63B2">
                        <w:rPr>
                          <w:rFonts w:cs="Tahoma"/>
                        </w:rPr>
                        <w:t>.</w:t>
                      </w:r>
                    </w:p>
                    <w:p w14:paraId="03AB79EB" w14:textId="77777777" w:rsidR="008D1039" w:rsidRPr="006F63B2" w:rsidRDefault="008D1039" w:rsidP="008D1039">
                      <w:pPr>
                        <w:spacing w:after="160" w:line="260" w:lineRule="exact"/>
                        <w:rPr>
                          <w:rFonts w:cs="Tahoma"/>
                        </w:rPr>
                      </w:pPr>
                      <w:r w:rsidRPr="006F63B2">
                        <w:rPr>
                          <w:rFonts w:cs="Tahoma"/>
                        </w:rPr>
                        <w:t>Please add terms and abbreviations to the table using the following format:</w:t>
                      </w:r>
                    </w:p>
                    <w:p w14:paraId="6470D402" w14:textId="77777777" w:rsidR="008D1039" w:rsidRPr="006F63B2" w:rsidRDefault="008D1039" w:rsidP="00C17553">
                      <w:pPr>
                        <w:pStyle w:val="ListParagraph"/>
                        <w:numPr>
                          <w:ilvl w:val="0"/>
                          <w:numId w:val="5"/>
                        </w:numPr>
                      </w:pPr>
                      <w:r w:rsidRPr="006F63B2">
                        <w:t xml:space="preserve">Place term or abbreviation alphabetically in the </w:t>
                      </w:r>
                      <w:r w:rsidRPr="006F63B2">
                        <w:rPr>
                          <w:b/>
                        </w:rPr>
                        <w:t>Term or Abbreviation (Expansion)</w:t>
                      </w:r>
                      <w:r w:rsidRPr="006F63B2">
                        <w:t xml:space="preserve"> column. For abbreviations, add the expansion (the spelled</w:t>
                      </w:r>
                      <w:r w:rsidRPr="006F63B2">
                        <w:noBreakHyphen/>
                        <w:t>out words) in parentheses, e.g., FCC (Federal Communications Commission).</w:t>
                      </w:r>
                    </w:p>
                    <w:p w14:paraId="57822DF0" w14:textId="77777777" w:rsidR="008D1039" w:rsidRPr="006F63B2" w:rsidRDefault="008D1039" w:rsidP="00C17553">
                      <w:pPr>
                        <w:pStyle w:val="ListParagraph"/>
                        <w:numPr>
                          <w:ilvl w:val="0"/>
                          <w:numId w:val="5"/>
                        </w:numPr>
                      </w:pPr>
                      <w:r w:rsidRPr="006F63B2">
                        <w:t>Provide a brief definition or description for the abbreviation or</w:t>
                      </w:r>
                      <w:r w:rsidRPr="006F63B2" w:rsidDel="00E76EC5">
                        <w:t xml:space="preserve"> </w:t>
                      </w:r>
                      <w:r w:rsidRPr="006F63B2">
                        <w:t>term.</w:t>
                      </w:r>
                    </w:p>
                    <w:p w14:paraId="38292887" w14:textId="77777777" w:rsidR="008D1039" w:rsidRPr="006F63B2" w:rsidRDefault="008D1039" w:rsidP="00C17553">
                      <w:pPr>
                        <w:pStyle w:val="ListParagraph"/>
                        <w:numPr>
                          <w:ilvl w:val="0"/>
                          <w:numId w:val="5"/>
                        </w:numPr>
                      </w:pPr>
                      <w:r w:rsidRPr="006F63B2">
                        <w:t xml:space="preserve">In the </w:t>
                      </w:r>
                      <w:r w:rsidRPr="006F63B2">
                        <w:rPr>
                          <w:b/>
                          <w:bCs/>
                        </w:rPr>
                        <w:t>Definition</w:t>
                      </w:r>
                      <w:r w:rsidRPr="006F63B2">
                        <w:t xml:space="preserve"> column, you may also identify other Relevant NENA Documents or External References that provide greater detail about the term or abbreviation. URLs added to cited references will not be included in the NENAkb Glossary.</w:t>
                      </w:r>
                    </w:p>
                    <w:p w14:paraId="1E04A2CE" w14:textId="4D668AA2" w:rsidR="008D1039" w:rsidRPr="006F63B2" w:rsidRDefault="008D1039" w:rsidP="008D1039">
                      <w:pPr>
                        <w:spacing w:after="160" w:line="260" w:lineRule="exact"/>
                        <w:rPr>
                          <w:rFonts w:cs="Tahoma"/>
                          <w:b/>
                          <w:bCs/>
                          <w:u w:val="single"/>
                        </w:rPr>
                      </w:pPr>
                      <w:r w:rsidRPr="006F63B2">
                        <w:rPr>
                          <w:rFonts w:cs="Tahoma"/>
                          <w:b/>
                          <w:bCs/>
                          <w:u w:val="single"/>
                        </w:rPr>
                        <w:t xml:space="preserve">Instructions </w:t>
                      </w:r>
                      <w:r w:rsidR="00F268A7">
                        <w:rPr>
                          <w:rFonts w:cs="Tahoma"/>
                          <w:b/>
                          <w:bCs/>
                          <w:u w:val="single"/>
                        </w:rPr>
                        <w:t>for</w:t>
                      </w:r>
                      <w:r w:rsidRPr="006F63B2">
                        <w:rPr>
                          <w:rFonts w:cs="Tahoma"/>
                          <w:b/>
                          <w:bCs/>
                          <w:u w:val="single"/>
                        </w:rPr>
                        <w:t xml:space="preserve"> Recommend</w:t>
                      </w:r>
                      <w:r w:rsidR="008F461B">
                        <w:rPr>
                          <w:rFonts w:cs="Tahoma"/>
                          <w:b/>
                          <w:bCs/>
                          <w:u w:val="single"/>
                        </w:rPr>
                        <w:t>ing</w:t>
                      </w:r>
                      <w:r w:rsidRPr="006F63B2">
                        <w:rPr>
                          <w:rFonts w:cs="Tahoma"/>
                          <w:b/>
                          <w:bCs/>
                          <w:u w:val="single"/>
                        </w:rPr>
                        <w:t xml:space="preserve"> Changes to </w:t>
                      </w:r>
                      <w:r w:rsidR="008F461B">
                        <w:rPr>
                          <w:rFonts w:cs="Tahoma"/>
                          <w:b/>
                          <w:bCs/>
                          <w:u w:val="single"/>
                        </w:rPr>
                        <w:t xml:space="preserve">the </w:t>
                      </w:r>
                      <w:r w:rsidRPr="006F63B2">
                        <w:rPr>
                          <w:rFonts w:cs="Tahoma"/>
                          <w:b/>
                          <w:bCs/>
                          <w:u w:val="single"/>
                        </w:rPr>
                        <w:t>NENAkb (NENA Knowledge Base) Glossary</w:t>
                      </w:r>
                    </w:p>
                    <w:p w14:paraId="490B3868" w14:textId="6D0FAC35" w:rsidR="00FA76FE" w:rsidRPr="00B35ACF" w:rsidRDefault="008D1039" w:rsidP="008D1039">
                      <w:pPr>
                        <w:spacing w:after="160" w:line="260" w:lineRule="exact"/>
                        <w:rPr>
                          <w:rFonts w:cs="Tahoma"/>
                        </w:rPr>
                      </w:pPr>
                      <w:r w:rsidRPr="006F63B2">
                        <w:rPr>
                          <w:rFonts w:cs="Tahoma"/>
                        </w:rPr>
                        <w:t xml:space="preserve">Use the third column to recommend changes to the NENAkb Glossary or </w:t>
                      </w:r>
                      <w:r w:rsidR="00683643">
                        <w:rPr>
                          <w:rFonts w:cs="Tahoma"/>
                        </w:rPr>
                        <w:t>confirm</w:t>
                      </w:r>
                      <w:r w:rsidR="00683643" w:rsidRPr="006F63B2">
                        <w:rPr>
                          <w:rFonts w:cs="Tahoma"/>
                        </w:rPr>
                        <w:t xml:space="preserve"> </w:t>
                      </w:r>
                      <w:r w:rsidRPr="006F63B2">
                        <w:rPr>
                          <w:rFonts w:cs="Tahoma"/>
                        </w:rPr>
                        <w:t>acceptance of the Glossary’s definition in this document. The CRM team will remove the third column before the approved document is published. These options are available in the third column</w:t>
                      </w:r>
                      <w:r w:rsidR="00575AA1">
                        <w:rPr>
                          <w:rFonts w:cs="Tahoma"/>
                        </w:rPr>
                        <w:t>.</w:t>
                      </w:r>
                    </w:p>
                    <w:p w14:paraId="32E6718F" w14:textId="0D4E5F13" w:rsidR="008D1039" w:rsidRPr="006F63B2" w:rsidRDefault="008D1039" w:rsidP="008D1039">
                      <w:pPr>
                        <w:spacing w:after="160" w:line="260" w:lineRule="exact"/>
                        <w:rPr>
                          <w:rFonts w:cs="Tahoma"/>
                        </w:rPr>
                      </w:pPr>
                      <w:r w:rsidRPr="006F63B2">
                        <w:rPr>
                          <w:rFonts w:cs="Tahoma"/>
                          <w:b/>
                          <w:bCs/>
                        </w:rPr>
                        <w:t>Select Recommendation drop</w:t>
                      </w:r>
                      <w:r w:rsidRPr="006F63B2">
                        <w:rPr>
                          <w:rFonts w:cs="Tahoma"/>
                          <w:b/>
                          <w:bCs/>
                        </w:rPr>
                        <w:noBreakHyphen/>
                        <w:t>down</w:t>
                      </w:r>
                      <w:r w:rsidRPr="006F63B2">
                        <w:rPr>
                          <w:rFonts w:cs="Tahoma"/>
                        </w:rPr>
                        <w:t xml:space="preserve"> box:</w:t>
                      </w:r>
                    </w:p>
                    <w:p w14:paraId="4D9F41AE" w14:textId="2496A8B7" w:rsidR="008D1039" w:rsidRPr="006F63B2" w:rsidRDefault="008D1039" w:rsidP="00C17553">
                      <w:pPr>
                        <w:pStyle w:val="ListParagraph"/>
                        <w:numPr>
                          <w:ilvl w:val="0"/>
                          <w:numId w:val="9"/>
                        </w:numPr>
                        <w:rPr>
                          <w:kern w:val="0"/>
                        </w:rPr>
                      </w:pPr>
                      <w:r w:rsidRPr="006F63B2">
                        <w:rPr>
                          <w:b/>
                          <w:bCs/>
                        </w:rPr>
                        <w:t>In Glossary</w:t>
                      </w:r>
                      <w:r w:rsidR="006A1088">
                        <w:rPr>
                          <w:b/>
                          <w:bCs/>
                        </w:rPr>
                        <w:t>—</w:t>
                      </w:r>
                      <w:r w:rsidRPr="006F63B2">
                        <w:t>The term and the definition in the document are the same as in the NENAkb Glossary. Please use the definition in the NENAkb Glossary.</w:t>
                      </w:r>
                    </w:p>
                    <w:p w14:paraId="71A79C08" w14:textId="42D33A9D" w:rsidR="008D1039" w:rsidRPr="006F63B2" w:rsidRDefault="008D1039" w:rsidP="00C17553">
                      <w:pPr>
                        <w:pStyle w:val="ListParagraph"/>
                        <w:numPr>
                          <w:ilvl w:val="0"/>
                          <w:numId w:val="9"/>
                        </w:numPr>
                        <w:rPr>
                          <w:rFonts w:cs="Tahoma"/>
                        </w:rPr>
                      </w:pPr>
                      <w:r w:rsidRPr="006F63B2">
                        <w:rPr>
                          <w:rFonts w:cs="Tahoma"/>
                          <w:b/>
                          <w:bCs/>
                        </w:rPr>
                        <w:t>Add</w:t>
                      </w:r>
                      <w:r w:rsidR="006A1088">
                        <w:rPr>
                          <w:rFonts w:cs="Tahoma"/>
                          <w:b/>
                          <w:bCs/>
                        </w:rPr>
                        <w:t>—</w:t>
                      </w:r>
                      <w:r w:rsidRPr="006F63B2">
                        <w:rPr>
                          <w:rFonts w:cs="Tahoma"/>
                        </w:rPr>
                        <w:t xml:space="preserve">The term does not exist in the NENAkb Glossary and meets the </w:t>
                      </w:r>
                      <w:hyperlink r:id="rId45" w:anchor="What_kinds_of_terms,_abbreviations,_and_acronyms_are_included_in_the_NENA_Knowledge_Base_glossary?" w:history="1">
                        <w:r w:rsidRPr="006F63B2">
                          <w:rPr>
                            <w:rStyle w:val="Hyperlink"/>
                          </w:rPr>
                          <w:t>criteria for inclusion</w:t>
                        </w:r>
                      </w:hyperlink>
                      <w:r w:rsidRPr="006F63B2">
                        <w:rPr>
                          <w:rFonts w:cs="Tahoma"/>
                        </w:rPr>
                        <w:t xml:space="preserve">. You may also identify other Relevant NENA Documents </w:t>
                      </w:r>
                      <w:r w:rsidRPr="006F63B2">
                        <w:t>that provide greater detail about the term or abbreviation</w:t>
                      </w:r>
                      <w:r w:rsidRPr="006F63B2">
                        <w:rPr>
                          <w:rFonts w:cs="Tahoma"/>
                        </w:rPr>
                        <w:t>.</w:t>
                      </w:r>
                    </w:p>
                    <w:p w14:paraId="4619C75B" w14:textId="0D66CC04" w:rsidR="008D1039" w:rsidRPr="006F63B2" w:rsidRDefault="008D1039" w:rsidP="00C17553">
                      <w:pPr>
                        <w:pStyle w:val="ListParagraph"/>
                        <w:numPr>
                          <w:ilvl w:val="0"/>
                          <w:numId w:val="9"/>
                        </w:numPr>
                        <w:rPr>
                          <w:rFonts w:cs="Tahoma"/>
                        </w:rPr>
                      </w:pPr>
                      <w:r w:rsidRPr="006F63B2">
                        <w:rPr>
                          <w:rFonts w:cs="Tahoma"/>
                          <w:b/>
                          <w:bCs/>
                        </w:rPr>
                        <w:t>Delete</w:t>
                      </w:r>
                      <w:r w:rsidR="006A1088">
                        <w:rPr>
                          <w:rFonts w:cs="Tahoma"/>
                          <w:b/>
                          <w:bCs/>
                        </w:rPr>
                        <w:t>—</w:t>
                      </w:r>
                      <w:r w:rsidRPr="006F63B2">
                        <w:rPr>
                          <w:rFonts w:cs="Tahoma"/>
                        </w:rPr>
                        <w:t xml:space="preserve">The term exists in </w:t>
                      </w:r>
                      <w:r w:rsidR="00FA76FE">
                        <w:rPr>
                          <w:rFonts w:cs="Tahoma"/>
                        </w:rPr>
                        <w:t xml:space="preserve">the </w:t>
                      </w:r>
                      <w:r w:rsidRPr="006F63B2">
                        <w:rPr>
                          <w:rFonts w:cs="Tahoma"/>
                        </w:rPr>
                        <w:t xml:space="preserve">NENAkb Glossary but is no longer needed or does not meet the </w:t>
                      </w:r>
                      <w:hyperlink r:id="rId46" w:anchor="What_kinds_of_terms,_abbreviations,_and_acronyms_are_included_in_the_NENA_Knowledge_Base_glossary?" w:history="1">
                        <w:r w:rsidRPr="006F63B2">
                          <w:rPr>
                            <w:rStyle w:val="Hyperlink"/>
                          </w:rPr>
                          <w:t>criteria for inclusion</w:t>
                        </w:r>
                      </w:hyperlink>
                      <w:r w:rsidRPr="006F63B2">
                        <w:rPr>
                          <w:rFonts w:cs="Tahoma"/>
                        </w:rPr>
                        <w:t>.</w:t>
                      </w:r>
                    </w:p>
                    <w:p w14:paraId="6601CFFD" w14:textId="3BAD6DE0" w:rsidR="008D1039" w:rsidRPr="006F63B2" w:rsidRDefault="008D1039" w:rsidP="00C17553">
                      <w:pPr>
                        <w:pStyle w:val="ListParagraph"/>
                        <w:numPr>
                          <w:ilvl w:val="0"/>
                          <w:numId w:val="9"/>
                        </w:numPr>
                        <w:rPr>
                          <w:rFonts w:cs="Tahoma"/>
                        </w:rPr>
                      </w:pPr>
                      <w:r w:rsidRPr="006F63B2">
                        <w:rPr>
                          <w:rFonts w:cs="Tahoma"/>
                          <w:b/>
                          <w:bCs/>
                        </w:rPr>
                        <w:t>Don’t Add</w:t>
                      </w:r>
                      <w:r w:rsidR="006A1088">
                        <w:rPr>
                          <w:rFonts w:cs="Tahoma"/>
                          <w:b/>
                          <w:bCs/>
                        </w:rPr>
                        <w:t>—</w:t>
                      </w:r>
                      <w:r w:rsidRPr="006F63B2">
                        <w:rPr>
                          <w:rFonts w:cs="Tahoma"/>
                        </w:rPr>
                        <w:t xml:space="preserve">The term is not in the NENAkb Glossary and does not meet the </w:t>
                      </w:r>
                      <w:hyperlink r:id="rId47" w:anchor="What_kinds_of_terms,_abbreviations,_and_acronyms_are_included_in_the_NENA_Knowledge_Base_glossary?" w:history="1">
                        <w:r w:rsidRPr="006F63B2">
                          <w:rPr>
                            <w:rStyle w:val="Hyperlink"/>
                          </w:rPr>
                          <w:t>criteria for inclusion</w:t>
                        </w:r>
                      </w:hyperlink>
                      <w:r w:rsidRPr="006F63B2">
                        <w:rPr>
                          <w:rFonts w:cs="Tahoma"/>
                        </w:rPr>
                        <w:t xml:space="preserve"> </w:t>
                      </w:r>
                      <w:r w:rsidRPr="006F63B2">
                        <w:rPr>
                          <w:rFonts w:cs="Tahoma"/>
                          <w:b/>
                          <w:bCs/>
                        </w:rPr>
                        <w:t>OR</w:t>
                      </w:r>
                      <w:r w:rsidRPr="006F63B2">
                        <w:rPr>
                          <w:rFonts w:cs="Tahoma"/>
                        </w:rPr>
                        <w:t xml:space="preserve"> the WG needs a unique definition in this document other than what is in the NENAkb Glossary.</w:t>
                      </w:r>
                    </w:p>
                    <w:p w14:paraId="6E950642" w14:textId="075CFB9A" w:rsidR="008D1039" w:rsidRPr="006F63B2" w:rsidRDefault="008D1039" w:rsidP="00C17553">
                      <w:pPr>
                        <w:pStyle w:val="ListParagraph"/>
                        <w:numPr>
                          <w:ilvl w:val="0"/>
                          <w:numId w:val="9"/>
                        </w:numPr>
                      </w:pPr>
                      <w:r w:rsidRPr="006F63B2">
                        <w:rPr>
                          <w:b/>
                          <w:bCs/>
                        </w:rPr>
                        <w:t>Modify</w:t>
                      </w:r>
                      <w:r w:rsidR="006A1088">
                        <w:rPr>
                          <w:b/>
                          <w:bCs/>
                        </w:rPr>
                        <w:t>—</w:t>
                      </w:r>
                      <w:r w:rsidRPr="006F63B2">
                        <w:t>Update the NENAkb Glossary with this term and definition. If the term originated in a different NENA document, consult with that document’s Working Group (or its Committee if not currently active) to develop a single, agreed-upon definition.</w:t>
                      </w:r>
                    </w:p>
                    <w:p w14:paraId="661DFAA6" w14:textId="152CF287" w:rsidR="008D1039" w:rsidRPr="006F63B2" w:rsidRDefault="008D1039" w:rsidP="00C17553">
                      <w:pPr>
                        <w:pStyle w:val="ListParagraph"/>
                        <w:numPr>
                          <w:ilvl w:val="0"/>
                          <w:numId w:val="9"/>
                        </w:numPr>
                      </w:pPr>
                      <w:r w:rsidRPr="006F63B2">
                        <w:rPr>
                          <w:b/>
                          <w:bCs/>
                        </w:rPr>
                        <w:t>Other</w:t>
                      </w:r>
                      <w:r w:rsidR="006A1088">
                        <w:rPr>
                          <w:b/>
                          <w:bCs/>
                        </w:rPr>
                        <w:t>—</w:t>
                      </w:r>
                      <w:r w:rsidRPr="006F63B2">
                        <w:t>Use this option to suggest other actions such as adding this term as a “Related Term” or “Also Known As” term to the definition of another term in the Glossary.</w:t>
                      </w:r>
                    </w:p>
                    <w:p w14:paraId="2725A911" w14:textId="3856415B" w:rsidR="008D1039" w:rsidRPr="006F63B2" w:rsidRDefault="008D1039" w:rsidP="00C17553">
                      <w:pPr>
                        <w:pStyle w:val="ListParagraph"/>
                        <w:numPr>
                          <w:ilvl w:val="0"/>
                          <w:numId w:val="9"/>
                        </w:numPr>
                      </w:pPr>
                      <w:r w:rsidRPr="006F63B2">
                        <w:rPr>
                          <w:b/>
                          <w:bCs/>
                          <w:u w:val="single"/>
                        </w:rPr>
                        <w:t>Insert Explanation</w:t>
                      </w:r>
                      <w:r w:rsidR="006A1088">
                        <w:rPr>
                          <w:b/>
                          <w:bCs/>
                          <w:u w:val="single"/>
                        </w:rPr>
                        <w:t>—</w:t>
                      </w:r>
                      <w:r w:rsidRPr="006F63B2">
                        <w:t xml:space="preserve">If “Other” is </w:t>
                      </w:r>
                      <w:r w:rsidRPr="00C46981">
                        <w:t xml:space="preserve">selected OR a definition was </w:t>
                      </w:r>
                      <w:r w:rsidR="00683643" w:rsidRPr="00C46981">
                        <w:t xml:space="preserve">modified </w:t>
                      </w:r>
                      <w:r w:rsidRPr="00C46981">
                        <w:t>in collaboration with another WG, OR any other explanation is needed, enter the details in the Insert Explanation text box (3</w:t>
                      </w:r>
                      <w:r w:rsidRPr="00C46981">
                        <w:rPr>
                          <w:vertAlign w:val="superscript"/>
                        </w:rPr>
                        <w:t>rd</w:t>
                      </w:r>
                      <w:r w:rsidRPr="00C46981">
                        <w:t xml:space="preserve"> column).</w:t>
                      </w:r>
                      <w:r w:rsidRPr="00056C96">
                        <w:t xml:space="preserve"> </w:t>
                      </w:r>
                      <w:r w:rsidR="00A31703">
                        <w:t>Or e</w:t>
                      </w:r>
                      <w:r w:rsidR="00A31703" w:rsidRPr="00056C96">
                        <w:t>lse</w:t>
                      </w:r>
                      <w:r w:rsidRPr="00056C96">
                        <w:t xml:space="preserve">, </w:t>
                      </w:r>
                      <w:r w:rsidRPr="006F63B2">
                        <w:t>delete the Insert Explanation text box.</w:t>
                      </w:r>
                    </w:p>
                  </w:txbxContent>
                </v:textbox>
                <w10:wrap type="topAndBottom" anchory="line"/>
                <w10:anchorlock/>
              </v:shape>
            </w:pict>
          </mc:Fallback>
        </mc:AlternateContent>
      </w:r>
    </w:p>
    <w:p w14:paraId="30D602CE" w14:textId="331C7424" w:rsidR="006F63B2" w:rsidRDefault="004F5F13" w:rsidP="004161E2">
      <w:pPr>
        <w:pStyle w:val="BodyText"/>
      </w:pPr>
      <w:bookmarkStart w:id="2524" w:name="_Hlk200116616"/>
      <w:r w:rsidRPr="00B0659C">
        <w:lastRenderedPageBreak/>
        <w:t xml:space="preserve">See the </w:t>
      </w:r>
      <w:r w:rsidR="00C024DD" w:rsidRPr="00B0659C">
        <w:rPr>
          <w:rFonts w:cs="Tahoma"/>
        </w:rPr>
        <w:t>NENA Knowledge Base (NENAkb)</w:t>
      </w:r>
      <w:r w:rsidR="00A00A0F" w:rsidRPr="00B0659C">
        <w:rPr>
          <w:rFonts w:cs="Tahoma"/>
        </w:rPr>
        <w:t xml:space="preserve"> </w:t>
      </w:r>
      <w:r w:rsidR="00C8095A" w:rsidRPr="00B0659C">
        <w:t xml:space="preserve">Glossary </w:t>
      </w:r>
      <w:r w:rsidR="00A00A0F" w:rsidRPr="00FB29DC">
        <w:rPr>
          <w:color w:val="0000FF"/>
        </w:rPr>
        <w:fldChar w:fldCharType="begin"/>
      </w:r>
      <w:r w:rsidR="00A00A0F" w:rsidRPr="00FB29DC">
        <w:rPr>
          <w:color w:val="0000FF"/>
        </w:rPr>
        <w:instrText xml:space="preserve"> REF _Ref112851572 \r \h  \* MERGEFORMAT </w:instrText>
      </w:r>
      <w:r w:rsidR="00A00A0F" w:rsidRPr="00FB29DC">
        <w:rPr>
          <w:color w:val="0000FF"/>
        </w:rPr>
      </w:r>
      <w:r w:rsidR="00A00A0F" w:rsidRPr="00FB29DC">
        <w:rPr>
          <w:color w:val="0000FF"/>
        </w:rPr>
        <w:fldChar w:fldCharType="separate"/>
      </w:r>
      <w:r w:rsidR="00DC62F5">
        <w:rPr>
          <w:color w:val="0000FF"/>
        </w:rPr>
        <w:t>[1]</w:t>
      </w:r>
      <w:r w:rsidR="00A00A0F" w:rsidRPr="00FB29DC">
        <w:rPr>
          <w:color w:val="0000FF"/>
        </w:rPr>
        <w:fldChar w:fldCharType="end"/>
      </w:r>
      <w:r w:rsidR="00C024DD" w:rsidRPr="00B0659C">
        <w:t xml:space="preserve"> </w:t>
      </w:r>
      <w:r w:rsidRPr="00B0659C">
        <w:t xml:space="preserve">for a </w:t>
      </w:r>
      <w:r w:rsidR="00C8095A">
        <w:t xml:space="preserve">list </w:t>
      </w:r>
      <w:r w:rsidRPr="00B0659C">
        <w:t>of terms and abbreviations used in NENA documents. Abbreviations and terms used in this document are listed below with their definitions</w:t>
      </w:r>
      <w:r w:rsidR="00781927">
        <w:t xml:space="preserve"> </w:t>
      </w:r>
      <w:r w:rsidR="00E84332">
        <w:t xml:space="preserve">as they apply to this version of the document. </w:t>
      </w:r>
      <w:r w:rsidR="00781927" w:rsidRPr="00781927">
        <w:t>Please be aware that terms and definitions in the NENAkb Glossary may be different tha</w:t>
      </w:r>
      <w:r w:rsidR="00781927">
        <w:t>n</w:t>
      </w:r>
      <w:r w:rsidR="00781927" w:rsidRPr="00781927">
        <w:t xml:space="preserve"> what is shown in this document.</w:t>
      </w:r>
    </w:p>
    <w:tbl>
      <w:tblPr>
        <w:tblStyle w:val="TableGrid"/>
        <w:tblpPr w:leftFromText="187" w:rightFromText="187" w:bottomFromText="288" w:vertAnchor="text" w:tblpXSpec="center" w:tblpY="1"/>
        <w:tblOverlap w:val="never"/>
        <w:tblW w:w="9837"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2185"/>
        <w:gridCol w:w="5280"/>
        <w:gridCol w:w="2372"/>
      </w:tblGrid>
      <w:tr w:rsidR="00304495" w:rsidRPr="00B0659C" w14:paraId="6297ABCA" w14:textId="77777777" w:rsidTr="0062407B">
        <w:trPr>
          <w:trHeight w:val="755"/>
          <w:tblHeader/>
          <w:jc w:val="center"/>
        </w:trPr>
        <w:tc>
          <w:tcPr>
            <w:tcW w:w="2185" w:type="dxa"/>
            <w:shd w:val="clear" w:color="auto" w:fill="D9D9D9" w:themeFill="background1" w:themeFillShade="D9"/>
            <w:hideMark/>
          </w:tcPr>
          <w:bookmarkEnd w:id="2524"/>
          <w:p w14:paraId="243DBC58" w14:textId="77777777" w:rsidR="00304495" w:rsidRPr="00B0659C" w:rsidRDefault="00304495" w:rsidP="00503591">
            <w:pPr>
              <w:jc w:val="center"/>
              <w:rPr>
                <w:rFonts w:cs="Tahoma"/>
                <w:b/>
                <w:bCs/>
              </w:rPr>
            </w:pPr>
            <w:r w:rsidRPr="00B0659C">
              <w:rPr>
                <w:rFonts w:cs="Tahoma"/>
                <w:b/>
                <w:bCs/>
              </w:rPr>
              <w:t>Term or Abbreviation (Expansion)</w:t>
            </w:r>
          </w:p>
        </w:tc>
        <w:tc>
          <w:tcPr>
            <w:tcW w:w="5280" w:type="dxa"/>
            <w:shd w:val="clear" w:color="auto" w:fill="D9D9D9" w:themeFill="background1" w:themeFillShade="D9"/>
            <w:hideMark/>
          </w:tcPr>
          <w:p w14:paraId="6F6F38CF" w14:textId="453B8AAD" w:rsidR="00304495" w:rsidRPr="00B0659C" w:rsidRDefault="00304495" w:rsidP="00503591">
            <w:pPr>
              <w:jc w:val="center"/>
              <w:rPr>
                <w:rFonts w:eastAsia="Calibri" w:cs="Tahoma"/>
                <w:b/>
                <w:bCs/>
              </w:rPr>
            </w:pPr>
            <w:r w:rsidRPr="00B0659C">
              <w:rPr>
                <w:rFonts w:cs="Tahoma"/>
                <w:b/>
                <w:bCs/>
              </w:rPr>
              <w:t>Definition</w:t>
            </w:r>
          </w:p>
        </w:tc>
        <w:tc>
          <w:tcPr>
            <w:tcW w:w="2372" w:type="dxa"/>
            <w:shd w:val="clear" w:color="auto" w:fill="D9D9D9" w:themeFill="background1" w:themeFillShade="D9"/>
            <w:hideMark/>
          </w:tcPr>
          <w:p w14:paraId="18E349EC" w14:textId="77777777" w:rsidR="00304495" w:rsidRPr="00B0659C" w:rsidRDefault="00304495" w:rsidP="00503591">
            <w:pPr>
              <w:keepNext/>
              <w:contextualSpacing/>
              <w:jc w:val="center"/>
              <w:rPr>
                <w:rFonts w:eastAsia="Calibri" w:cs="Tahoma"/>
                <w:b/>
                <w:bCs/>
              </w:rPr>
            </w:pPr>
            <w:r w:rsidRPr="00B0659C">
              <w:rPr>
                <w:rFonts w:cs="Tahoma"/>
                <w:b/>
                <w:bCs/>
              </w:rPr>
              <w:t>Recommendation for NENAkb Glossary</w:t>
            </w:r>
          </w:p>
        </w:tc>
      </w:tr>
      <w:tr w:rsidR="002E4FF1" w:rsidRPr="00B35ACF" w14:paraId="7337D5F6" w14:textId="77777777" w:rsidTr="00500F88">
        <w:trPr>
          <w:trHeight w:val="1140"/>
          <w:jc w:val="center"/>
        </w:trPr>
        <w:tc>
          <w:tcPr>
            <w:tcW w:w="2185" w:type="dxa"/>
          </w:tcPr>
          <w:p w14:paraId="1383AECB" w14:textId="3ECA17FC" w:rsidR="002E4FF1" w:rsidRPr="00B35ACF" w:rsidRDefault="002E4FF1" w:rsidP="002E4FF1">
            <w:pPr>
              <w:keepNext/>
              <w:rPr>
                <w:rFonts w:cs="Tahoma"/>
              </w:rPr>
            </w:pPr>
            <w:bookmarkStart w:id="2525" w:name="_Ref185608393"/>
            <w:bookmarkStart w:id="2526" w:name="_Ref185608349"/>
            <w:bookmarkStart w:id="2527" w:name="_Ref185608148"/>
            <w:bookmarkStart w:id="2528" w:name="_Ref185608134"/>
            <w:bookmarkStart w:id="2529" w:name="_Ref185607804"/>
            <w:bookmarkStart w:id="2530" w:name="_Ref185607790"/>
            <w:bookmarkStart w:id="2531" w:name="_Ref112062473"/>
            <w:bookmarkStart w:id="2532" w:name="_Ref112062463"/>
            <w:bookmarkStart w:id="2533" w:name="_Ref112062310"/>
            <w:bookmarkStart w:id="2534" w:name="_Ref112062303"/>
            <w:bookmarkStart w:id="2535" w:name="_Ref112062217"/>
            <w:bookmarkStart w:id="2536" w:name="_Ref112062205"/>
            <w:bookmarkStart w:id="2537" w:name="_Ref111104292"/>
            <w:bookmarkStart w:id="2538" w:name="_Ref111104268"/>
            <w:bookmarkStart w:id="2539" w:name="_Ref494287957"/>
            <w:bookmarkStart w:id="2540" w:name="_Ref494287949"/>
            <w:bookmarkStart w:id="2541" w:name="_Ref494287942"/>
            <w:bookmarkStart w:id="2542" w:name="_Toc257210325"/>
            <w:bookmarkStart w:id="2543" w:name="_Toc199224134"/>
            <w:r w:rsidRPr="002E4FF1">
              <w:t>Abandoned Call</w:t>
            </w:r>
          </w:p>
        </w:tc>
        <w:tc>
          <w:tcPr>
            <w:tcW w:w="5280" w:type="dxa"/>
          </w:tcPr>
          <w:p w14:paraId="3E1BE765" w14:textId="1CC498E8" w:rsidR="002E4FF1" w:rsidRPr="00B35ACF" w:rsidRDefault="002E4FF1" w:rsidP="002E4FF1">
            <w:pPr>
              <w:rPr>
                <w:rFonts w:cs="Tahoma"/>
              </w:rPr>
            </w:pPr>
            <w:r w:rsidRPr="004D4728">
              <w:t>An Abandoned Call is an emergency Call in which the caller disconnects before the Call can be answered by an Agent in the PSAP (Public Safety Answering Point) or Agency .</w:t>
            </w:r>
          </w:p>
        </w:tc>
        <w:tc>
          <w:tcPr>
            <w:tcW w:w="2372" w:type="dxa"/>
            <w:hideMark/>
          </w:tcPr>
          <w:p w14:paraId="4F88DD0A" w14:textId="7C42B16E" w:rsidR="002E4FF1" w:rsidRPr="00B35ACF" w:rsidRDefault="00000000" w:rsidP="002E4FF1">
            <w:pPr>
              <w:pStyle w:val="BodyText"/>
            </w:pPr>
            <w:sdt>
              <w:sdtPr>
                <w:rPr>
                  <w:color w:val="C00000"/>
                </w:rPr>
                <w:id w:val="-765376080"/>
                <w:placeholder>
                  <w:docPart w:val="48813F7015CC47C8BEFA69DC059CB8D8"/>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2E4FF1">
                  <w:rPr>
                    <w:color w:val="C00000"/>
                  </w:rPr>
                  <w:t>Modify</w:t>
                </w:r>
              </w:sdtContent>
            </w:sdt>
          </w:p>
          <w:p w14:paraId="5094B02F" w14:textId="591B7AC6" w:rsidR="002E4FF1" w:rsidRPr="00B35ACF" w:rsidRDefault="002E4FF1" w:rsidP="002E4FF1">
            <w:pPr>
              <w:pStyle w:val="BodyText"/>
              <w:rPr>
                <w:rFonts w:eastAsia="Calibri"/>
              </w:rPr>
            </w:pPr>
            <w:r w:rsidRPr="002E4FF1">
              <w:rPr>
                <w:rFonts w:eastAsia="Calibri"/>
              </w:rPr>
              <w:t>(add as related term to Call)</w:t>
            </w:r>
          </w:p>
        </w:tc>
      </w:tr>
      <w:tr w:rsidR="002E4FF1" w:rsidRPr="00B35ACF" w14:paraId="09D8AB7C" w14:textId="77777777" w:rsidTr="00500F88">
        <w:trPr>
          <w:trHeight w:val="1203"/>
          <w:jc w:val="center"/>
        </w:trPr>
        <w:tc>
          <w:tcPr>
            <w:tcW w:w="2185" w:type="dxa"/>
          </w:tcPr>
          <w:p w14:paraId="1175C268" w14:textId="229C2C86" w:rsidR="002E4FF1" w:rsidRPr="00B35ACF" w:rsidRDefault="002E4FF1" w:rsidP="002E4FF1">
            <w:pPr>
              <w:pStyle w:val="BodyText"/>
              <w:rPr>
                <w:rFonts w:cs="Tahoma"/>
              </w:rPr>
            </w:pPr>
            <w:ins w:id="2544" w:author="Michael Smith [2]" w:date="2026-01-20T09:40:00Z">
              <w:r w:rsidRPr="002E4FF1">
                <w:t>Activity State</w:t>
              </w:r>
            </w:ins>
          </w:p>
        </w:tc>
        <w:tc>
          <w:tcPr>
            <w:tcW w:w="5280" w:type="dxa"/>
          </w:tcPr>
          <w:p w14:paraId="0B192A32" w14:textId="41782130" w:rsidR="002E4FF1" w:rsidRPr="00B35ACF" w:rsidRDefault="002E4FF1" w:rsidP="002E4FF1">
            <w:pPr>
              <w:rPr>
                <w:rFonts w:cs="Tahoma"/>
              </w:rPr>
            </w:pPr>
            <w:ins w:id="2545" w:author="Michael Smith [2]" w:date="2026-01-20T09:41:00Z">
              <w:r>
                <w:t xml:space="preserve">Agent </w:t>
              </w:r>
            </w:ins>
            <w:ins w:id="2546" w:author="Michael Smith [2]" w:date="2026-01-20T09:40:00Z">
              <w:r>
                <w:t>state data that includes the types of communications supported by an FE being used by an Agent, along with the communication types the Agent is currently engaged in on that FE</w:t>
              </w:r>
            </w:ins>
            <w:ins w:id="2547" w:author="Michael Smith [2]" w:date="2026-01-20T09:42:00Z">
              <w:r>
                <w:t>.</w:t>
              </w:r>
            </w:ins>
          </w:p>
        </w:tc>
        <w:tc>
          <w:tcPr>
            <w:tcW w:w="2372" w:type="dxa"/>
            <w:hideMark/>
          </w:tcPr>
          <w:p w14:paraId="5F7471B1" w14:textId="367D7D7C" w:rsidR="002E4FF1" w:rsidRPr="00B35ACF" w:rsidRDefault="00000000" w:rsidP="002E4FF1">
            <w:pPr>
              <w:pStyle w:val="BodyText"/>
            </w:pPr>
            <w:sdt>
              <w:sdtPr>
                <w:rPr>
                  <w:color w:val="C00000"/>
                </w:rPr>
                <w:id w:val="-2116739738"/>
                <w:placeholder>
                  <w:docPart w:val="F2CD5FC6A7C943C583E8609AB4A2B741"/>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2E4FF1">
                  <w:rPr>
                    <w:color w:val="C00000"/>
                  </w:rPr>
                  <w:t>Don't Add</w:t>
                </w:r>
              </w:sdtContent>
            </w:sdt>
          </w:p>
          <w:p w14:paraId="113A6F9E" w14:textId="3ABDE8E3" w:rsidR="002E4FF1" w:rsidRPr="00B35ACF" w:rsidRDefault="002E4FF1" w:rsidP="002E4FF1">
            <w:pPr>
              <w:pStyle w:val="BodyText"/>
              <w:rPr>
                <w:rFonts w:eastAsia="Calibri"/>
              </w:rPr>
            </w:pPr>
          </w:p>
        </w:tc>
      </w:tr>
      <w:tr w:rsidR="002E4FF1" w:rsidRPr="00B35ACF" w14:paraId="7B0B3739" w14:textId="77777777" w:rsidTr="00500F88">
        <w:trPr>
          <w:trHeight w:val="1401"/>
          <w:jc w:val="center"/>
        </w:trPr>
        <w:tc>
          <w:tcPr>
            <w:tcW w:w="2185" w:type="dxa"/>
          </w:tcPr>
          <w:p w14:paraId="04BD7919" w14:textId="439BCE9A" w:rsidR="002E4FF1" w:rsidRPr="00B35ACF" w:rsidRDefault="002E4FF1" w:rsidP="002E4FF1">
            <w:pPr>
              <w:pStyle w:val="BodyText"/>
              <w:rPr>
                <w:rFonts w:cs="Tahoma"/>
              </w:rPr>
            </w:pPr>
            <w:ins w:id="2548" w:author="Michael Smith [2]" w:date="2024-04-15T13:49:00Z">
              <w:r w:rsidRPr="002E4FF1">
                <w:t>Ad Hoc Bridge</w:t>
              </w:r>
            </w:ins>
          </w:p>
        </w:tc>
        <w:tc>
          <w:tcPr>
            <w:tcW w:w="5280" w:type="dxa"/>
          </w:tcPr>
          <w:p w14:paraId="4320AA9F" w14:textId="35A3DF3A" w:rsidR="002E4FF1" w:rsidRPr="00B35ACF" w:rsidRDefault="002E4FF1" w:rsidP="002E4FF1">
            <w:pPr>
              <w:rPr>
                <w:rFonts w:cs="Tahoma"/>
              </w:rPr>
            </w:pPr>
            <w:ins w:id="2549" w:author="Michael Smith [2]" w:date="2024-04-15T13:48:00Z">
              <w:r>
                <w:t xml:space="preserve">One of two bridge methods defined in </w:t>
              </w:r>
            </w:ins>
            <w:r>
              <w:t>NENA</w:t>
            </w:r>
            <w:r>
              <w:noBreakHyphen/>
              <w:t>STA</w:t>
            </w:r>
            <w:r>
              <w:noBreakHyphen/>
              <w:t xml:space="preserve">010 </w:t>
            </w:r>
            <w:r>
              <w:fldChar w:fldCharType="begin"/>
            </w:r>
            <w:r>
              <w:instrText xml:space="preserve"> REF _Ref200179524 \n \h  \* MERGEFORMAT </w:instrText>
            </w:r>
            <w:r>
              <w:fldChar w:fldCharType="separate"/>
            </w:r>
            <w:r w:rsidR="00A044BE">
              <w:fldChar w:fldCharType="begin"/>
            </w:r>
            <w:r w:rsidR="00A044BE">
              <w:instrText xml:space="preserve"> REF _Ref129852940 \r \h </w:instrText>
            </w:r>
            <w:r w:rsidR="00A044BE">
              <w:fldChar w:fldCharType="separate"/>
            </w:r>
            <w:r w:rsidR="00A044BE">
              <w:t>[7]</w:t>
            </w:r>
            <w:r w:rsidR="00A044BE">
              <w:fldChar w:fldCharType="end"/>
            </w:r>
            <w:r>
              <w:fldChar w:fldCharType="end"/>
            </w:r>
            <w:r>
              <w:t xml:space="preserve">. </w:t>
            </w:r>
            <w:ins w:id="2550" w:author="Michael Smith [2]" w:date="2024-04-15T13:48:00Z">
              <w:r>
                <w:t xml:space="preserve">The Ad Hoc Bridge method is characterized by using </w:t>
              </w:r>
            </w:ins>
            <w:ins w:id="2551" w:author="Michael Smith [2]" w:date="2024-04-15T13:49:00Z">
              <w:r>
                <w:t>the</w:t>
              </w:r>
            </w:ins>
            <w:ins w:id="2552" w:author="Michael Smith [2]" w:date="2024-04-15T13:48:00Z">
              <w:r>
                <w:t xml:space="preserve"> bridge only when it is needed during transferring or conferencing more than two parties.</w:t>
              </w:r>
            </w:ins>
          </w:p>
        </w:tc>
        <w:tc>
          <w:tcPr>
            <w:tcW w:w="2372" w:type="dxa"/>
            <w:hideMark/>
          </w:tcPr>
          <w:p w14:paraId="573E6F4D" w14:textId="72D0C042" w:rsidR="002E4FF1" w:rsidRPr="00B35ACF" w:rsidRDefault="00000000" w:rsidP="002E4FF1">
            <w:pPr>
              <w:pStyle w:val="BodyText"/>
            </w:pPr>
            <w:sdt>
              <w:sdtPr>
                <w:rPr>
                  <w:color w:val="C00000"/>
                </w:rPr>
                <w:id w:val="1604536063"/>
                <w:placeholder>
                  <w:docPart w:val="5D3C775ABEAC439D988CFE5B6CBC9240"/>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2E4FF1">
                  <w:rPr>
                    <w:color w:val="C00000"/>
                  </w:rPr>
                  <w:t>Add</w:t>
                </w:r>
              </w:sdtContent>
            </w:sdt>
          </w:p>
          <w:p w14:paraId="1140B923" w14:textId="62C53C01" w:rsidR="002E4FF1" w:rsidRPr="00B35ACF" w:rsidRDefault="002E4FF1" w:rsidP="002E4FF1">
            <w:pPr>
              <w:pStyle w:val="BodyText"/>
              <w:rPr>
                <w:rFonts w:eastAsia="Calibri"/>
              </w:rPr>
            </w:pPr>
            <w:ins w:id="2553" w:author="Michael Smith [2]" w:date="2024-04-15T14:20:00Z">
              <w:r w:rsidRPr="002E4FF1">
                <w:rPr>
                  <w:rFonts w:eastAsia="Calibri"/>
                </w:rPr>
                <w:t>(add as related term to Bridge)</w:t>
              </w:r>
            </w:ins>
          </w:p>
        </w:tc>
      </w:tr>
      <w:tr w:rsidR="002E4FF1" w:rsidRPr="00B35ACF" w14:paraId="6D6C594F" w14:textId="77777777" w:rsidTr="0062407B">
        <w:trPr>
          <w:trHeight w:val="2010"/>
          <w:jc w:val="center"/>
        </w:trPr>
        <w:tc>
          <w:tcPr>
            <w:tcW w:w="2185" w:type="dxa"/>
          </w:tcPr>
          <w:p w14:paraId="487BCB50" w14:textId="0FA85242" w:rsidR="002E4FF1" w:rsidRPr="00B35ACF" w:rsidRDefault="002E4FF1" w:rsidP="002E4FF1">
            <w:pPr>
              <w:keepNext/>
              <w:rPr>
                <w:rFonts w:cs="Tahoma"/>
              </w:rPr>
            </w:pPr>
            <w:r w:rsidRPr="00453066">
              <w:t>Agent</w:t>
            </w:r>
          </w:p>
        </w:tc>
        <w:tc>
          <w:tcPr>
            <w:tcW w:w="5280" w:type="dxa"/>
          </w:tcPr>
          <w:p w14:paraId="407F6BB5" w14:textId="23A9DB68" w:rsidR="002E4FF1" w:rsidRDefault="002E4FF1" w:rsidP="002E4FF1">
            <w:pPr>
              <w:keepNext/>
            </w:pPr>
            <w:r>
              <w:t>In NG9-1-1, 9-1-1 operations, and public safety response, an Agent is an authorized person — employee, contractor, or volunteer — who has one or more authorized functions in, or as directed by, an Agency.</w:t>
            </w:r>
          </w:p>
          <w:p w14:paraId="6CAFB57E" w14:textId="77777777" w:rsidR="002E4FF1" w:rsidRDefault="002E4FF1" w:rsidP="002E4FF1">
            <w:pPr>
              <w:keepNext/>
            </w:pPr>
          </w:p>
          <w:p w14:paraId="692C8C81" w14:textId="6A03B8B3" w:rsidR="002E4FF1" w:rsidRPr="00B35ACF" w:rsidRDefault="002E4FF1" w:rsidP="002E4FF1">
            <w:pPr>
              <w:keepNext/>
              <w:rPr>
                <w:rFonts w:cs="Tahoma"/>
              </w:rPr>
            </w:pPr>
            <w:r>
              <w:t>In NG9-1-1, an Agent is validated by its parent Agency. The fact that the Agent’s Certificate Signing Request is signed by the parent Agency’s Agency Certificate constitutes validation of that Agent. A validated Agent will have a unique Agent Identifier and will be issued an Agent Certificate. An Agent in NG9-1-1 can also be an automaton in some circumstances (e.g., an IMR answering a call). The Agent Certificate will enumerate the Role(s) of the Agent.</w:t>
            </w:r>
          </w:p>
        </w:tc>
        <w:tc>
          <w:tcPr>
            <w:tcW w:w="2372" w:type="dxa"/>
            <w:hideMark/>
          </w:tcPr>
          <w:p w14:paraId="6D1731BD" w14:textId="3DF1C6F3" w:rsidR="002E4FF1" w:rsidRPr="00B35ACF" w:rsidRDefault="00000000" w:rsidP="002E4FF1">
            <w:pPr>
              <w:pStyle w:val="BodyText"/>
            </w:pPr>
            <w:sdt>
              <w:sdtPr>
                <w:rPr>
                  <w:color w:val="C00000"/>
                </w:rPr>
                <w:id w:val="1031931673"/>
                <w:placeholder>
                  <w:docPart w:val="564C2DA522444BC5B0813EB6D84CFDD0"/>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2E4FF1">
                  <w:rPr>
                    <w:color w:val="C00000"/>
                  </w:rPr>
                  <w:t>In Glossary</w:t>
                </w:r>
              </w:sdtContent>
            </w:sdt>
          </w:p>
          <w:p w14:paraId="2DDC09AF" w14:textId="21A3455A" w:rsidR="002E4FF1" w:rsidRPr="00B35ACF" w:rsidRDefault="002E4FF1" w:rsidP="002E4FF1">
            <w:pPr>
              <w:pStyle w:val="BodyText"/>
              <w:rPr>
                <w:rFonts w:eastAsia="Calibri"/>
              </w:rPr>
            </w:pPr>
          </w:p>
        </w:tc>
      </w:tr>
      <w:tr w:rsidR="0062407B" w:rsidRPr="00B35ACF" w14:paraId="77BF95D9" w14:textId="77777777" w:rsidTr="0062407B">
        <w:trPr>
          <w:trHeight w:val="2010"/>
          <w:jc w:val="center"/>
        </w:trPr>
        <w:tc>
          <w:tcPr>
            <w:tcW w:w="2185" w:type="dxa"/>
          </w:tcPr>
          <w:p w14:paraId="2D6357C5" w14:textId="2A755E11" w:rsidR="0062407B" w:rsidRPr="00B35ACF" w:rsidRDefault="002E4FF1" w:rsidP="00503591">
            <w:pPr>
              <w:keepNext/>
              <w:rPr>
                <w:rFonts w:cs="Tahoma"/>
              </w:rPr>
            </w:pPr>
            <w:r w:rsidRPr="002E4FF1">
              <w:rPr>
                <w:rFonts w:cs="Tahoma"/>
              </w:rPr>
              <w:t>Agency</w:t>
            </w:r>
          </w:p>
        </w:tc>
        <w:tc>
          <w:tcPr>
            <w:tcW w:w="5280" w:type="dxa"/>
          </w:tcPr>
          <w:p w14:paraId="4B965EA3" w14:textId="77777777" w:rsidR="002E4FF1" w:rsidRDefault="002E4FF1" w:rsidP="002E4FF1">
            <w:r w:rsidRPr="002E4FF1">
              <w:t>An Agency is an entity with a valid public safety purpose under a single discrete recognized administration.</w:t>
            </w:r>
          </w:p>
          <w:p w14:paraId="56B62419" w14:textId="77777777" w:rsidR="002E4FF1" w:rsidRPr="002E4FF1" w:rsidRDefault="002E4FF1" w:rsidP="002E4FF1"/>
          <w:p w14:paraId="62B96E07" w14:textId="77777777" w:rsidR="002E4FF1" w:rsidRDefault="002E4FF1" w:rsidP="002E4FF1">
            <w:r w:rsidRPr="002E4FF1">
              <w:t>In 9 1 1 and public safety operations, an Agency is a governmental entity, or a non-governmental entity under the direction of a governmental entity, responsible for all or some part of 9 1 1 system provisioning, call processing, and field response.</w:t>
            </w:r>
          </w:p>
          <w:p w14:paraId="4263DC61" w14:textId="77777777" w:rsidR="002E4FF1" w:rsidRPr="002E4FF1" w:rsidRDefault="002E4FF1" w:rsidP="002E4FF1"/>
          <w:p w14:paraId="7EBEE213" w14:textId="77777777" w:rsidR="002E4FF1" w:rsidRDefault="002E4FF1" w:rsidP="002E4FF1">
            <w:r w:rsidRPr="002E4FF1">
              <w:lastRenderedPageBreak/>
              <w:t>In NG9 1 1, a governmental Agency is recognized through validating an enabling statute, ordinance, municipal incorporation, joint powers agreement, or similar. A private entity is recognized through validating articles of incorporation, business registration, or similar. A validated Agency will have a unique Agency Identifier and will be issued an Agency Certificate. The Agency Certificate can validate Agents that are members of that Agency.</w:t>
            </w:r>
          </w:p>
          <w:p w14:paraId="1376EDBA" w14:textId="77777777" w:rsidR="002E4FF1" w:rsidRPr="002E4FF1" w:rsidRDefault="002E4FF1" w:rsidP="002E4FF1"/>
          <w:p w14:paraId="278A514F" w14:textId="7BF3E371" w:rsidR="0062407B" w:rsidRPr="00B35ACF" w:rsidRDefault="002E4FF1" w:rsidP="002E4FF1">
            <w:r w:rsidRPr="002E4FF1">
              <w:t>The Agency provisioned in the NG9 1 1 environment that holds an Agency Certificate may not necessarily be the same Agency recognized in 9 1 1 and public safety operations, depending on how the NG9 1 1 system is designed and configured.</w:t>
            </w:r>
          </w:p>
        </w:tc>
        <w:tc>
          <w:tcPr>
            <w:tcW w:w="2372" w:type="dxa"/>
            <w:hideMark/>
          </w:tcPr>
          <w:p w14:paraId="005DFFA5" w14:textId="77777777" w:rsidR="0062407B" w:rsidRPr="00B35ACF" w:rsidRDefault="00000000" w:rsidP="00503591">
            <w:pPr>
              <w:pStyle w:val="BodyText"/>
            </w:pPr>
            <w:sdt>
              <w:sdtPr>
                <w:rPr>
                  <w:color w:val="C00000"/>
                </w:rPr>
                <w:id w:val="-786276431"/>
                <w:placeholder>
                  <w:docPart w:val="7AC7161F6B264628B50C735B52CC5806"/>
                </w:placeholder>
                <w:showingPlcHd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62407B" w:rsidRPr="001E61EF">
                  <w:rPr>
                    <w:rFonts w:ascii="Tahoma" w:hAnsi="Tahoma" w:cs="Tahoma"/>
                  </w:rPr>
                  <w:t>Select</w:t>
                </w:r>
              </w:sdtContent>
            </w:sdt>
          </w:p>
          <w:p w14:paraId="31251C68" w14:textId="48A2D941" w:rsidR="0062407B" w:rsidRPr="00B35ACF" w:rsidRDefault="0062407B" w:rsidP="00503591">
            <w:pPr>
              <w:pStyle w:val="BodyText"/>
              <w:rPr>
                <w:rFonts w:eastAsia="Calibri"/>
              </w:rPr>
            </w:pPr>
          </w:p>
        </w:tc>
      </w:tr>
      <w:tr w:rsidR="0062407B" w:rsidRPr="00B35ACF" w14:paraId="48E6B241" w14:textId="77777777" w:rsidTr="00500F88">
        <w:trPr>
          <w:trHeight w:val="1299"/>
          <w:jc w:val="center"/>
        </w:trPr>
        <w:tc>
          <w:tcPr>
            <w:tcW w:w="2185" w:type="dxa"/>
          </w:tcPr>
          <w:p w14:paraId="5B3E50E7" w14:textId="463537A6" w:rsidR="0062407B" w:rsidRPr="002E4FF1" w:rsidRDefault="002E4FF1" w:rsidP="00503591">
            <w:pPr>
              <w:keepNext/>
              <w:rPr>
                <w:rFonts w:cs="Tahoma"/>
              </w:rPr>
            </w:pPr>
            <w:commentRangeStart w:id="2554"/>
            <w:ins w:id="2555" w:author="Michael Smith [2]" w:date="2024-04-09T13:35:00Z">
              <w:r w:rsidRPr="002E4FF1">
                <w:rPr>
                  <w:rFonts w:cs="Tahoma"/>
                  <w:color w:val="C00000"/>
                </w:rPr>
                <w:t>Agent Identifier</w:t>
              </w:r>
            </w:ins>
            <w:commentRangeEnd w:id="2554"/>
            <w:r w:rsidR="00B46583" w:rsidRPr="002E4FF1">
              <w:rPr>
                <w:rStyle w:val="CommentReference"/>
                <w:rFonts w:cs="Tahoma"/>
                <w:sz w:val="20"/>
                <w:szCs w:val="20"/>
              </w:rPr>
              <w:commentReference w:id="2554"/>
            </w:r>
          </w:p>
        </w:tc>
        <w:tc>
          <w:tcPr>
            <w:tcW w:w="5280" w:type="dxa"/>
          </w:tcPr>
          <w:p w14:paraId="5F67889C" w14:textId="0416C8D6" w:rsidR="0062407B" w:rsidRPr="002E4FF1" w:rsidRDefault="002E4FF1" w:rsidP="00503591">
            <w:pPr>
              <w:keepNext/>
              <w:rPr>
                <w:rFonts w:cs="Tahoma"/>
              </w:rPr>
            </w:pPr>
            <w:ins w:id="2556" w:author="Michael Smith [2]" w:date="2024-04-15T13:55:00Z">
              <w:r w:rsidRPr="002E4FF1">
                <w:rPr>
                  <w:rFonts w:cs="Tahoma"/>
                  <w:color w:val="C00000"/>
                </w:rPr>
                <w:t xml:space="preserve">An Agent Identifier is a username, using the syntax </w:t>
              </w:r>
            </w:ins>
            <w:r w:rsidRPr="002E4FF1">
              <w:rPr>
                <w:rFonts w:cs="Tahoma"/>
                <w:color w:val="C00000"/>
              </w:rPr>
              <w:t xml:space="preserve">for “Dot-string” in </w:t>
            </w:r>
            <w:r w:rsidRPr="002E4FF1">
              <w:rPr>
                <w:rFonts w:cs="Tahoma"/>
                <w:i/>
                <w:iCs/>
                <w:color w:val="C00000"/>
              </w:rPr>
              <w:t>Simple Mail Transfer Protocol,</w:t>
            </w:r>
            <w:r w:rsidRPr="002E4FF1">
              <w:rPr>
                <w:rFonts w:cs="Tahoma"/>
                <w:color w:val="C00000"/>
              </w:rPr>
              <w:t xml:space="preserve"> RFC 5321 </w:t>
            </w:r>
            <w:r w:rsidR="006441C6">
              <w:rPr>
                <w:rFonts w:cs="Tahoma"/>
                <w:color w:val="C00000"/>
              </w:rPr>
              <w:fldChar w:fldCharType="begin"/>
            </w:r>
            <w:r w:rsidR="006441C6">
              <w:rPr>
                <w:rFonts w:cs="Tahoma"/>
                <w:color w:val="C00000"/>
              </w:rPr>
              <w:instrText xml:space="preserve"> REF _Ref225859845 \r \h </w:instrText>
            </w:r>
            <w:r w:rsidR="006441C6">
              <w:rPr>
                <w:rFonts w:cs="Tahoma"/>
                <w:color w:val="C00000"/>
              </w:rPr>
            </w:r>
            <w:r w:rsidR="006441C6">
              <w:rPr>
                <w:rFonts w:cs="Tahoma"/>
                <w:color w:val="C00000"/>
              </w:rPr>
              <w:fldChar w:fldCharType="separate"/>
            </w:r>
            <w:r w:rsidR="006441C6">
              <w:rPr>
                <w:rFonts w:cs="Tahoma"/>
                <w:color w:val="C00000"/>
              </w:rPr>
              <w:t>[74]</w:t>
            </w:r>
            <w:r w:rsidR="006441C6">
              <w:rPr>
                <w:rFonts w:cs="Tahoma"/>
                <w:color w:val="C00000"/>
              </w:rPr>
              <w:fldChar w:fldCharType="end"/>
            </w:r>
            <w:r w:rsidRPr="002E4FF1">
              <w:rPr>
                <w:rFonts w:cs="Tahoma"/>
                <w:color w:val="C00000"/>
              </w:rPr>
              <w:t xml:space="preserve"> (that is, the </w:t>
            </w:r>
            <w:ins w:id="2557" w:author="Michael Smith [2]" w:date="2024-04-15T13:55:00Z">
              <w:r w:rsidRPr="002E4FF1">
                <w:rPr>
                  <w:rFonts w:cs="Tahoma"/>
                  <w:color w:val="C00000"/>
                </w:rPr>
                <w:t>user part of an email address, without the possibility of a “Quoted-String”).</w:t>
              </w:r>
            </w:ins>
          </w:p>
        </w:tc>
        <w:tc>
          <w:tcPr>
            <w:tcW w:w="2372" w:type="dxa"/>
            <w:hideMark/>
          </w:tcPr>
          <w:p w14:paraId="21F0A19D" w14:textId="4C61C822" w:rsidR="0062407B" w:rsidRPr="00B35ACF" w:rsidRDefault="00000000" w:rsidP="00503591">
            <w:pPr>
              <w:pStyle w:val="BodyText"/>
            </w:pPr>
            <w:sdt>
              <w:sdtPr>
                <w:rPr>
                  <w:color w:val="C00000"/>
                </w:rPr>
                <w:id w:val="589742010"/>
                <w:placeholder>
                  <w:docPart w:val="4EED3DBDD583414393F84563A56430B0"/>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2E4FF1">
                  <w:rPr>
                    <w:color w:val="C00000"/>
                  </w:rPr>
                  <w:t>Add</w:t>
                </w:r>
              </w:sdtContent>
            </w:sdt>
          </w:p>
          <w:p w14:paraId="2774DA48" w14:textId="4020D26B" w:rsidR="0062407B" w:rsidRPr="00B35ACF" w:rsidRDefault="0062407B" w:rsidP="00503591">
            <w:pPr>
              <w:pStyle w:val="BodyText"/>
              <w:rPr>
                <w:rFonts w:eastAsia="Calibri"/>
              </w:rPr>
            </w:pPr>
          </w:p>
        </w:tc>
      </w:tr>
      <w:tr w:rsidR="0062407B" w:rsidRPr="00B35ACF" w14:paraId="01F0C735" w14:textId="77777777" w:rsidTr="00500F88">
        <w:trPr>
          <w:trHeight w:val="561"/>
          <w:jc w:val="center"/>
        </w:trPr>
        <w:tc>
          <w:tcPr>
            <w:tcW w:w="2185" w:type="dxa"/>
          </w:tcPr>
          <w:p w14:paraId="3F133025" w14:textId="56A5E435" w:rsidR="0062407B" w:rsidRPr="00B35ACF" w:rsidRDefault="007E568A" w:rsidP="00503591">
            <w:pPr>
              <w:keepNext/>
              <w:rPr>
                <w:rFonts w:cs="Tahoma"/>
              </w:rPr>
            </w:pPr>
            <w:r w:rsidRPr="007E568A">
              <w:rPr>
                <w:rFonts w:cs="Tahoma"/>
              </w:rPr>
              <w:t>Agency Identifier</w:t>
            </w:r>
          </w:p>
        </w:tc>
        <w:tc>
          <w:tcPr>
            <w:tcW w:w="5280" w:type="dxa"/>
          </w:tcPr>
          <w:p w14:paraId="29FA9736" w14:textId="3975685B" w:rsidR="0062407B" w:rsidRPr="00B35ACF" w:rsidRDefault="007E568A" w:rsidP="00503591">
            <w:pPr>
              <w:keepNext/>
              <w:rPr>
                <w:rFonts w:cs="Tahoma"/>
              </w:rPr>
            </w:pPr>
            <w:r w:rsidRPr="007E568A">
              <w:rPr>
                <w:rFonts w:cs="Tahoma"/>
              </w:rPr>
              <w:t>Agency Identifier is a domain name for an agency used as a globally unique identifier.</w:t>
            </w:r>
          </w:p>
        </w:tc>
        <w:tc>
          <w:tcPr>
            <w:tcW w:w="2372" w:type="dxa"/>
            <w:hideMark/>
          </w:tcPr>
          <w:p w14:paraId="0D87C8B7" w14:textId="2349BE4C" w:rsidR="0062407B" w:rsidRPr="00B35ACF" w:rsidRDefault="00000000" w:rsidP="00503591">
            <w:pPr>
              <w:pStyle w:val="BodyText"/>
            </w:pPr>
            <w:sdt>
              <w:sdtPr>
                <w:rPr>
                  <w:color w:val="C00000"/>
                </w:rPr>
                <w:id w:val="337974558"/>
                <w:placeholder>
                  <w:docPart w:val="8609E7F5D5E24A4F967724DFF001B4BC"/>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7E568A">
                  <w:rPr>
                    <w:color w:val="C00000"/>
                  </w:rPr>
                  <w:t>In Glossary</w:t>
                </w:r>
              </w:sdtContent>
            </w:sdt>
          </w:p>
          <w:p w14:paraId="2D2BBCA5" w14:textId="20617A84" w:rsidR="0062407B" w:rsidRPr="00B35ACF" w:rsidRDefault="0062407B" w:rsidP="00503591">
            <w:pPr>
              <w:pStyle w:val="BodyText"/>
              <w:rPr>
                <w:rFonts w:eastAsia="Calibri"/>
              </w:rPr>
            </w:pPr>
          </w:p>
        </w:tc>
      </w:tr>
      <w:tr w:rsidR="0062407B" w:rsidRPr="00B35ACF" w14:paraId="7FE3E3EA" w14:textId="77777777" w:rsidTr="00500F88">
        <w:trPr>
          <w:trHeight w:val="1686"/>
          <w:jc w:val="center"/>
        </w:trPr>
        <w:tc>
          <w:tcPr>
            <w:tcW w:w="2185" w:type="dxa"/>
          </w:tcPr>
          <w:p w14:paraId="3DFACA2B" w14:textId="5A62512F" w:rsidR="0062407B" w:rsidRPr="00B35ACF" w:rsidRDefault="007E568A" w:rsidP="00503591">
            <w:pPr>
              <w:keepNext/>
              <w:rPr>
                <w:rFonts w:cs="Tahoma"/>
              </w:rPr>
            </w:pPr>
            <w:commentRangeStart w:id="2558"/>
            <w:ins w:id="2559" w:author="Michael Smith [2]" w:date="2024-04-09T14:20:00Z">
              <w:r w:rsidRPr="007E568A">
                <w:t>Attended Transfer</w:t>
              </w:r>
            </w:ins>
            <w:commentRangeEnd w:id="2558"/>
            <w:r w:rsidR="00B46583" w:rsidRPr="00B35ACF">
              <w:rPr>
                <w:rStyle w:val="CommentReference"/>
                <w:rFonts w:cs="Tahoma"/>
                <w:sz w:val="20"/>
                <w:szCs w:val="20"/>
              </w:rPr>
              <w:commentReference w:id="2558"/>
            </w:r>
          </w:p>
        </w:tc>
        <w:tc>
          <w:tcPr>
            <w:tcW w:w="5280" w:type="dxa"/>
          </w:tcPr>
          <w:p w14:paraId="6F1F5ABA" w14:textId="77777777" w:rsidR="007E568A" w:rsidRPr="007E568A" w:rsidRDefault="007E568A" w:rsidP="007E568A">
            <w:ins w:id="2560" w:author="Michael Smith [2]" w:date="2024-04-15T14:01:00Z">
              <w:r w:rsidRPr="007E568A">
                <w:t xml:space="preserve">An Attended (also known as warm) Transfer is a transfer facilitated by a Bridge where the caller, transfer-from </w:t>
              </w:r>
            </w:ins>
            <w:ins w:id="2561" w:author="Michael Smith [2]" w:date="2024-04-15T14:09:00Z">
              <w:r w:rsidRPr="007E568A">
                <w:t>entity</w:t>
              </w:r>
            </w:ins>
            <w:ins w:id="2562" w:author="Michael Smith [2]" w:date="2024-04-15T14:01:00Z">
              <w:r w:rsidRPr="007E568A">
                <w:t xml:space="preserve"> and transfer-to </w:t>
              </w:r>
            </w:ins>
            <w:ins w:id="2563" w:author="Michael Smith [2]" w:date="2024-04-18T13:05:00Z">
              <w:r w:rsidRPr="007E568A">
                <w:t>entity</w:t>
              </w:r>
            </w:ins>
            <w:ins w:id="2564" w:author="Michael Smith [2]" w:date="2024-04-15T14:01:00Z">
              <w:r w:rsidRPr="007E568A">
                <w:t xml:space="preserve"> are all conferenced together in order to allow the Agent at the transfer-from </w:t>
              </w:r>
            </w:ins>
            <w:commentRangeStart w:id="2565"/>
            <w:ins w:id="2566" w:author="Michael Smith [2]" w:date="2024-04-15T14:10:00Z">
              <w:r w:rsidRPr="007E568A">
                <w:t>entity</w:t>
              </w:r>
            </w:ins>
            <w:ins w:id="2567" w:author="Michael Smith [2]" w:date="2024-04-15T14:01:00Z">
              <w:r w:rsidRPr="007E568A">
                <w:t xml:space="preserve"> </w:t>
              </w:r>
            </w:ins>
            <w:commentRangeEnd w:id="2565"/>
            <w:r w:rsidR="00B46583" w:rsidRPr="007E568A">
              <w:rPr>
                <w:rStyle w:val="CommentReference"/>
                <w:sz w:val="20"/>
                <w:szCs w:val="20"/>
              </w:rPr>
              <w:commentReference w:id="2565"/>
            </w:r>
            <w:ins w:id="2568" w:author="Michael Smith [2]" w:date="2024-04-15T14:01:00Z">
              <w:r w:rsidRPr="007E568A">
                <w:t>to ensure a proper hand off of the call as specified above.</w:t>
              </w:r>
            </w:ins>
            <w:r w:rsidRPr="007E568A">
              <w:t xml:space="preserve"> </w:t>
            </w:r>
          </w:p>
          <w:p w14:paraId="550E1C62" w14:textId="3FC12118" w:rsidR="0062407B" w:rsidRPr="00B35ACF" w:rsidRDefault="0062407B" w:rsidP="00503591">
            <w:pPr>
              <w:keepNext/>
              <w:rPr>
                <w:rFonts w:cs="Tahoma"/>
              </w:rPr>
            </w:pPr>
          </w:p>
        </w:tc>
        <w:tc>
          <w:tcPr>
            <w:tcW w:w="2372" w:type="dxa"/>
            <w:hideMark/>
          </w:tcPr>
          <w:p w14:paraId="1963C2EE" w14:textId="0A098118" w:rsidR="0062407B" w:rsidRPr="00B35ACF" w:rsidRDefault="00000000" w:rsidP="00503591">
            <w:pPr>
              <w:pStyle w:val="BodyText"/>
            </w:pPr>
            <w:sdt>
              <w:sdtPr>
                <w:rPr>
                  <w:color w:val="C00000"/>
                </w:rPr>
                <w:id w:val="1507098248"/>
                <w:placeholder>
                  <w:docPart w:val="B3B9864DF777434EB72B1F67ACA36EF2"/>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7E568A">
                  <w:rPr>
                    <w:color w:val="C00000"/>
                  </w:rPr>
                  <w:t>Add</w:t>
                </w:r>
              </w:sdtContent>
            </w:sdt>
          </w:p>
          <w:p w14:paraId="2339EA72" w14:textId="4B1AB36E" w:rsidR="0062407B" w:rsidRPr="00B35ACF" w:rsidRDefault="007E568A" w:rsidP="00503591">
            <w:pPr>
              <w:pStyle w:val="BodyText"/>
              <w:rPr>
                <w:rFonts w:eastAsia="Calibri"/>
              </w:rPr>
            </w:pPr>
            <w:ins w:id="2569" w:author="Michael Smith [2]" w:date="2024-04-15T14:01:00Z">
              <w:r w:rsidRPr="007E568A">
                <w:t>(add as related term to Transfer)</w:t>
              </w:r>
            </w:ins>
          </w:p>
        </w:tc>
      </w:tr>
      <w:tr w:rsidR="0062407B" w:rsidRPr="00B35ACF" w14:paraId="5E34AF0F" w14:textId="77777777" w:rsidTr="0062407B">
        <w:trPr>
          <w:trHeight w:val="2010"/>
          <w:jc w:val="center"/>
        </w:trPr>
        <w:tc>
          <w:tcPr>
            <w:tcW w:w="2185" w:type="dxa"/>
          </w:tcPr>
          <w:p w14:paraId="12949B02" w14:textId="03B0D8ED" w:rsidR="0062407B" w:rsidRPr="00B35ACF" w:rsidRDefault="003820CD" w:rsidP="00503591">
            <w:pPr>
              <w:keepNext/>
              <w:rPr>
                <w:rFonts w:cs="Tahoma"/>
              </w:rPr>
            </w:pPr>
            <w:r w:rsidRPr="00C60408">
              <w:rPr>
                <w:rFonts w:cs="Tahoma"/>
              </w:rPr>
              <w:t>BCF (Border Control Function)</w:t>
            </w:r>
          </w:p>
        </w:tc>
        <w:tc>
          <w:tcPr>
            <w:tcW w:w="5280" w:type="dxa"/>
          </w:tcPr>
          <w:p w14:paraId="4E26D85B" w14:textId="0DE662F9" w:rsidR="0062407B" w:rsidRPr="00B35ACF" w:rsidRDefault="003820CD" w:rsidP="00503591">
            <w:pPr>
              <w:keepNext/>
              <w:rPr>
                <w:rFonts w:cs="Tahoma"/>
              </w:rPr>
            </w:pPr>
            <w:r w:rsidRPr="00C60408">
              <w:rPr>
                <w:rFonts w:cs="Tahoma"/>
              </w:rPr>
              <w:t>BCF (Border Control Function) provides a secure entry into the ESInet for Emergency Calls presented to the network. The BCF incorporates firewall, admission control, and may include anchoring of session and media as well as other security mechanisms to prevent deliberate or malicious attacks on PSAPs or other entities connected to the ESInet.</w:t>
            </w:r>
          </w:p>
        </w:tc>
        <w:tc>
          <w:tcPr>
            <w:tcW w:w="2372" w:type="dxa"/>
            <w:hideMark/>
          </w:tcPr>
          <w:p w14:paraId="43470023" w14:textId="3B9556E1" w:rsidR="0062407B" w:rsidRPr="00B35ACF" w:rsidRDefault="00000000" w:rsidP="00503591">
            <w:pPr>
              <w:pStyle w:val="BodyText"/>
            </w:pPr>
            <w:sdt>
              <w:sdtPr>
                <w:rPr>
                  <w:color w:val="C00000"/>
                </w:rPr>
                <w:id w:val="389149256"/>
                <w:placeholder>
                  <w:docPart w:val="7E7AEF6C1A2041D284AEED7E1F141E00"/>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3820CD">
                  <w:rPr>
                    <w:color w:val="C00000"/>
                  </w:rPr>
                  <w:t>In Glossary</w:t>
                </w:r>
              </w:sdtContent>
            </w:sdt>
          </w:p>
          <w:p w14:paraId="15DD19D5" w14:textId="738D02C9" w:rsidR="0062407B" w:rsidRPr="00B35ACF" w:rsidRDefault="0062407B" w:rsidP="00503591">
            <w:pPr>
              <w:pStyle w:val="BodyText"/>
              <w:rPr>
                <w:rFonts w:eastAsia="Calibri"/>
              </w:rPr>
            </w:pPr>
          </w:p>
        </w:tc>
      </w:tr>
      <w:tr w:rsidR="0062407B" w:rsidRPr="00B35ACF" w14:paraId="4A4623E5" w14:textId="77777777" w:rsidTr="00CA2AE4">
        <w:trPr>
          <w:trHeight w:val="1227"/>
          <w:jc w:val="center"/>
        </w:trPr>
        <w:tc>
          <w:tcPr>
            <w:tcW w:w="2185" w:type="dxa"/>
          </w:tcPr>
          <w:p w14:paraId="202BC066" w14:textId="56321BA3" w:rsidR="0062407B" w:rsidRPr="00B35ACF" w:rsidRDefault="00C60408" w:rsidP="00503591">
            <w:pPr>
              <w:keepNext/>
              <w:rPr>
                <w:rFonts w:cs="Tahoma"/>
              </w:rPr>
            </w:pPr>
            <w:commentRangeStart w:id="2570"/>
            <w:ins w:id="2571" w:author="Michael Smith [2]" w:date="2024-04-09T14:20:00Z">
              <w:r w:rsidRPr="00C60408">
                <w:t>Blind Transfer</w:t>
              </w:r>
            </w:ins>
            <w:commentRangeEnd w:id="2570"/>
            <w:r w:rsidR="00B46583" w:rsidRPr="00B35ACF">
              <w:rPr>
                <w:rStyle w:val="CommentReference"/>
                <w:rFonts w:cs="Tahoma"/>
                <w:sz w:val="20"/>
                <w:szCs w:val="20"/>
              </w:rPr>
              <w:commentReference w:id="2570"/>
            </w:r>
          </w:p>
        </w:tc>
        <w:tc>
          <w:tcPr>
            <w:tcW w:w="5280" w:type="dxa"/>
          </w:tcPr>
          <w:p w14:paraId="6E9BF33C" w14:textId="162F7E8C" w:rsidR="0062407B" w:rsidRPr="00B35ACF" w:rsidRDefault="00C60408" w:rsidP="00C60408">
            <w:ins w:id="2572" w:author="Michael Smith [2]" w:date="2024-04-15T14:07:00Z">
              <w:r w:rsidRPr="00C60408">
                <w:t xml:space="preserve">A Blind (also known as cold) Transfer is a transfer where there is no conversation between the transferring </w:t>
              </w:r>
            </w:ins>
            <w:ins w:id="2573" w:author="Michael Smith [2]" w:date="2024-04-15T14:08:00Z">
              <w:r w:rsidRPr="00C60408">
                <w:t>entity</w:t>
              </w:r>
            </w:ins>
            <w:ins w:id="2574" w:author="Michael Smith [2]" w:date="2024-04-15T14:07:00Z">
              <w:r w:rsidRPr="00C60408">
                <w:t xml:space="preserve"> and the transfer-to </w:t>
              </w:r>
            </w:ins>
            <w:ins w:id="2575" w:author="Michael Smith [2]" w:date="2024-04-18T13:09:00Z">
              <w:r w:rsidRPr="00C60408">
                <w:t>entity</w:t>
              </w:r>
            </w:ins>
            <w:ins w:id="2576" w:author="Michael Smith [2]" w:date="2024-04-15T14:07:00Z">
              <w:r w:rsidRPr="00C60408">
                <w:t>.</w:t>
              </w:r>
            </w:ins>
          </w:p>
        </w:tc>
        <w:tc>
          <w:tcPr>
            <w:tcW w:w="2372" w:type="dxa"/>
            <w:hideMark/>
          </w:tcPr>
          <w:p w14:paraId="6FCF3496" w14:textId="19396BAB" w:rsidR="0062407B" w:rsidRPr="00B35ACF" w:rsidRDefault="00000000" w:rsidP="00503591">
            <w:pPr>
              <w:pStyle w:val="BodyText"/>
            </w:pPr>
            <w:sdt>
              <w:sdtPr>
                <w:rPr>
                  <w:color w:val="C00000"/>
                </w:rPr>
                <w:id w:val="-570584163"/>
                <w:placeholder>
                  <w:docPart w:val="165D1E090B544C5F8690EC5F006AEB72"/>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C60408">
                  <w:rPr>
                    <w:color w:val="C00000"/>
                  </w:rPr>
                  <w:t>Add</w:t>
                </w:r>
              </w:sdtContent>
            </w:sdt>
          </w:p>
          <w:p w14:paraId="7B215EFE" w14:textId="012DD431" w:rsidR="0062407B" w:rsidRPr="00B35ACF" w:rsidRDefault="00C60408" w:rsidP="00503591">
            <w:pPr>
              <w:pStyle w:val="BodyText"/>
              <w:rPr>
                <w:rFonts w:eastAsia="Calibri"/>
              </w:rPr>
            </w:pPr>
            <w:ins w:id="2577" w:author="Michael Smith [2]" w:date="2024-04-15T14:11:00Z">
              <w:r w:rsidRPr="00C60408">
                <w:rPr>
                  <w:rFonts w:eastAsia="Calibri"/>
                </w:rPr>
                <w:t>(add as related term to Transfer)</w:t>
              </w:r>
            </w:ins>
          </w:p>
        </w:tc>
      </w:tr>
      <w:tr w:rsidR="0062407B" w:rsidRPr="00B35ACF" w14:paraId="4BEDFB0A" w14:textId="77777777" w:rsidTr="00CA2AE4">
        <w:trPr>
          <w:trHeight w:val="1659"/>
          <w:jc w:val="center"/>
        </w:trPr>
        <w:tc>
          <w:tcPr>
            <w:tcW w:w="2185" w:type="dxa"/>
          </w:tcPr>
          <w:p w14:paraId="2C5025C8" w14:textId="7A52C4CE" w:rsidR="0062407B" w:rsidRPr="00C60408" w:rsidRDefault="00C60408" w:rsidP="00503591">
            <w:pPr>
              <w:keepNext/>
              <w:rPr>
                <w:rFonts w:cs="Tahoma"/>
                <w:color w:val="C00000"/>
              </w:rPr>
            </w:pPr>
            <w:commentRangeStart w:id="2578"/>
            <w:ins w:id="2579" w:author="Michael Smith [2]" w:date="2024-04-09T14:20:00Z">
              <w:r w:rsidRPr="00C60408">
                <w:lastRenderedPageBreak/>
                <w:t>Bridge</w:t>
              </w:r>
            </w:ins>
            <w:commentRangeEnd w:id="2578"/>
            <w:r w:rsidR="00B46583" w:rsidRPr="00C60408">
              <w:rPr>
                <w:rStyle w:val="CommentReference"/>
                <w:rFonts w:cs="Tahoma"/>
                <w:color w:val="C00000"/>
                <w:sz w:val="20"/>
                <w:szCs w:val="20"/>
              </w:rPr>
              <w:commentReference w:id="2578"/>
            </w:r>
          </w:p>
        </w:tc>
        <w:tc>
          <w:tcPr>
            <w:tcW w:w="5280" w:type="dxa"/>
          </w:tcPr>
          <w:p w14:paraId="628619EF" w14:textId="38A996C0" w:rsidR="0062407B" w:rsidRPr="00B35ACF" w:rsidRDefault="00C60408" w:rsidP="00C60408">
            <w:ins w:id="2580" w:author="Michael Smith [2]" w:date="2024-04-15T14:17:00Z">
              <w:r w:rsidRPr="00C60408">
                <w:t xml:space="preserve">In </w:t>
              </w:r>
            </w:ins>
            <w:r w:rsidRPr="00C60408">
              <w:t>NG9</w:t>
            </w:r>
            <w:r w:rsidRPr="00C60408">
              <w:noBreakHyphen/>
              <w:t>1</w:t>
            </w:r>
            <w:r w:rsidRPr="00C60408">
              <w:noBreakHyphen/>
              <w:t>1</w:t>
            </w:r>
            <w:ins w:id="2581" w:author="Michael Smith [2]" w:date="2024-04-15T14:19:00Z">
              <w:r w:rsidRPr="00C60408">
                <w:t>, a Bridge is used</w:t>
              </w:r>
            </w:ins>
            <w:ins w:id="2582" w:author="Michael Smith [2]" w:date="2024-04-15T14:17:00Z">
              <w:r w:rsidRPr="00C60408">
                <w:t xml:space="preserve"> to transfer calls and conduct conferences</w:t>
              </w:r>
            </w:ins>
            <w:ins w:id="2583" w:author="Michael Smith [2]" w:date="2024-04-15T14:21:00Z">
              <w:r w:rsidRPr="00C60408">
                <w:t>.</w:t>
              </w:r>
            </w:ins>
            <w:ins w:id="2584" w:author="Michael Smith [2]" w:date="2024-04-15T14:19:00Z">
              <w:r w:rsidRPr="00C60408">
                <w:t xml:space="preserve"> </w:t>
              </w:r>
            </w:ins>
            <w:ins w:id="2585" w:author="Michael Smith [2]" w:date="2024-04-15T14:21:00Z">
              <w:r w:rsidRPr="00C60408">
                <w:t>The Bridge has</w:t>
              </w:r>
            </w:ins>
            <w:ins w:id="2586" w:author="Michael Smith [2]" w:date="2024-04-15T14:17:00Z">
              <w:r w:rsidRPr="00C60408">
                <w:t xml:space="preserve"> a SIP signaling </w:t>
              </w:r>
            </w:ins>
            <w:r w:rsidRPr="00C60408">
              <w:t>interface conformant to NENA</w:t>
            </w:r>
            <w:r w:rsidRPr="00C60408">
              <w:noBreakHyphen/>
              <w:t>STA</w:t>
            </w:r>
            <w:r w:rsidRPr="00C60408">
              <w:noBreakHyphen/>
              <w:t xml:space="preserve">010 </w:t>
            </w:r>
            <w:r w:rsidRPr="00C60408">
              <w:fldChar w:fldCharType="begin"/>
            </w:r>
            <w:r w:rsidRPr="00C60408">
              <w:instrText xml:space="preserve"> REF _Ref200179524 \r \h </w:instrText>
            </w:r>
            <w:r w:rsidRPr="00C60408">
              <w:fldChar w:fldCharType="separate"/>
            </w:r>
            <w:r w:rsidR="00A044BE">
              <w:fldChar w:fldCharType="begin"/>
            </w:r>
            <w:r w:rsidR="00A044BE">
              <w:instrText xml:space="preserve"> REF _Ref129852940 \r \h </w:instrText>
            </w:r>
            <w:r w:rsidR="00A044BE">
              <w:fldChar w:fldCharType="separate"/>
            </w:r>
            <w:r w:rsidR="00A044BE">
              <w:t>[7]</w:t>
            </w:r>
            <w:r w:rsidR="00A044BE">
              <w:fldChar w:fldCharType="end"/>
            </w:r>
            <w:r w:rsidRPr="00C60408">
              <w:fldChar w:fldCharType="end"/>
            </w:r>
            <w:ins w:id="2587" w:author="McMurrer, Steve" w:date="2025-06-13T07:07:00Z">
              <w:r w:rsidRPr="00C60408">
                <w:t xml:space="preserve"> </w:t>
              </w:r>
            </w:ins>
            <w:r w:rsidRPr="00C60408">
              <w:t xml:space="preserve">used </w:t>
            </w:r>
            <w:ins w:id="2588" w:author="Michael Smith [2]" w:date="2024-04-15T14:17:00Z">
              <w:r w:rsidRPr="00C60408">
                <w:t xml:space="preserve">to create and maintain conferences and </w:t>
              </w:r>
            </w:ins>
            <w:ins w:id="2589" w:author="Michael Smith [2]" w:date="2024-04-15T14:22:00Z">
              <w:r w:rsidRPr="00C60408">
                <w:t xml:space="preserve">has </w:t>
              </w:r>
            </w:ins>
            <w:ins w:id="2590" w:author="Michael Smith [2]" w:date="2024-04-15T14:17:00Z">
              <w:r w:rsidRPr="00C60408">
                <w:t xml:space="preserve">media mixing capability. Bridges </w:t>
              </w:r>
            </w:ins>
            <w:ins w:id="2591" w:author="Michael Smith [2]" w:date="2024-04-15T14:19:00Z">
              <w:r w:rsidRPr="00C60408">
                <w:t xml:space="preserve">in </w:t>
              </w:r>
            </w:ins>
            <w:r w:rsidRPr="00C60408">
              <w:t>NG9</w:t>
            </w:r>
            <w:r w:rsidRPr="00C60408">
              <w:noBreakHyphen/>
              <w:t>1</w:t>
            </w:r>
            <w:r w:rsidRPr="00C60408">
              <w:noBreakHyphen/>
              <w:t>1</w:t>
            </w:r>
            <w:ins w:id="2592" w:author="Michael Smith [2]" w:date="2024-04-15T14:19:00Z">
              <w:r w:rsidRPr="00C60408">
                <w:t xml:space="preserve"> </w:t>
              </w:r>
            </w:ins>
            <w:ins w:id="2593" w:author="Michael Smith [2]" w:date="2024-04-15T14:22:00Z">
              <w:r w:rsidRPr="00C60408">
                <w:t xml:space="preserve">are </w:t>
              </w:r>
            </w:ins>
            <w:ins w:id="2594" w:author="Michael Smith [2]" w:date="2024-04-15T14:17:00Z">
              <w:r w:rsidRPr="00C60408">
                <w:t>multimedia capable (voice, video, text).</w:t>
              </w:r>
            </w:ins>
          </w:p>
        </w:tc>
        <w:tc>
          <w:tcPr>
            <w:tcW w:w="2372" w:type="dxa"/>
            <w:hideMark/>
          </w:tcPr>
          <w:p w14:paraId="4D9DC55B" w14:textId="03E74C8E" w:rsidR="0062407B" w:rsidRPr="00B35ACF" w:rsidRDefault="00000000" w:rsidP="00503591">
            <w:pPr>
              <w:pStyle w:val="BodyText"/>
            </w:pPr>
            <w:sdt>
              <w:sdtPr>
                <w:rPr>
                  <w:color w:val="C00000"/>
                </w:rPr>
                <w:id w:val="1394316563"/>
                <w:placeholder>
                  <w:docPart w:val="478E076BA97C41EBB8A96CC57911309C"/>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C60408">
                  <w:rPr>
                    <w:color w:val="C00000"/>
                  </w:rPr>
                  <w:t>Add</w:t>
                </w:r>
              </w:sdtContent>
            </w:sdt>
          </w:p>
          <w:p w14:paraId="38A9249A" w14:textId="78589B82" w:rsidR="0062407B" w:rsidRPr="00B35ACF" w:rsidRDefault="0062407B" w:rsidP="00503591">
            <w:pPr>
              <w:pStyle w:val="BodyText"/>
              <w:rPr>
                <w:rFonts w:eastAsia="Calibri"/>
              </w:rPr>
            </w:pPr>
          </w:p>
        </w:tc>
      </w:tr>
      <w:tr w:rsidR="00C60408" w:rsidRPr="00B35ACF" w14:paraId="1D11F160" w14:textId="77777777" w:rsidTr="00CA2AE4">
        <w:trPr>
          <w:trHeight w:val="1074"/>
          <w:jc w:val="center"/>
        </w:trPr>
        <w:tc>
          <w:tcPr>
            <w:tcW w:w="2185" w:type="dxa"/>
          </w:tcPr>
          <w:p w14:paraId="0DEDCBEA" w14:textId="419C2036" w:rsidR="00C60408" w:rsidRPr="00B35ACF" w:rsidRDefault="00C60408" w:rsidP="00C60408">
            <w:pPr>
              <w:keepNext/>
              <w:rPr>
                <w:rFonts w:cs="Tahoma"/>
              </w:rPr>
            </w:pPr>
            <w:r w:rsidRPr="00CB4B91">
              <w:t>CAD (Computer Aided Dispatch)</w:t>
            </w:r>
          </w:p>
        </w:tc>
        <w:tc>
          <w:tcPr>
            <w:tcW w:w="5280" w:type="dxa"/>
          </w:tcPr>
          <w:p w14:paraId="0897A188" w14:textId="2B8E4349" w:rsidR="00C60408" w:rsidRPr="00B35ACF" w:rsidRDefault="00C60408" w:rsidP="00C60408">
            <w:pPr>
              <w:keepNext/>
              <w:rPr>
                <w:rFonts w:cs="Tahoma"/>
              </w:rPr>
            </w:pPr>
            <w:r w:rsidRPr="00CB4B91">
              <w:t>CAD (Computer Aided Dispatch) is a computer-based system which aids PSAP Telecommunicators by automating selected dispatching and record keeping activities.</w:t>
            </w:r>
          </w:p>
        </w:tc>
        <w:tc>
          <w:tcPr>
            <w:tcW w:w="2372" w:type="dxa"/>
            <w:hideMark/>
          </w:tcPr>
          <w:p w14:paraId="3C1C8166" w14:textId="31F44106" w:rsidR="00C60408" w:rsidRPr="00B35ACF" w:rsidRDefault="00000000" w:rsidP="00C60408">
            <w:pPr>
              <w:pStyle w:val="BodyText"/>
            </w:pPr>
            <w:sdt>
              <w:sdtPr>
                <w:rPr>
                  <w:color w:val="C00000"/>
                </w:rPr>
                <w:id w:val="1912817995"/>
                <w:placeholder>
                  <w:docPart w:val="E6EF308DC70E41DEA8E414D15CC9F0AF"/>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C60408">
                  <w:rPr>
                    <w:color w:val="C00000"/>
                  </w:rPr>
                  <w:t>In Glossary</w:t>
                </w:r>
              </w:sdtContent>
            </w:sdt>
          </w:p>
          <w:p w14:paraId="2C9CF93A" w14:textId="66220163" w:rsidR="00C60408" w:rsidRPr="00B35ACF" w:rsidRDefault="00C60408" w:rsidP="00C60408">
            <w:pPr>
              <w:pStyle w:val="BodyText"/>
              <w:rPr>
                <w:rFonts w:eastAsia="Calibri"/>
              </w:rPr>
            </w:pPr>
          </w:p>
        </w:tc>
      </w:tr>
      <w:tr w:rsidR="00C60408" w:rsidRPr="00B35ACF" w14:paraId="196049E8" w14:textId="77777777" w:rsidTr="0062407B">
        <w:trPr>
          <w:trHeight w:val="2010"/>
          <w:jc w:val="center"/>
        </w:trPr>
        <w:tc>
          <w:tcPr>
            <w:tcW w:w="2185" w:type="dxa"/>
          </w:tcPr>
          <w:p w14:paraId="0978E3CA" w14:textId="3D85B503" w:rsidR="00C60408" w:rsidRPr="00B35ACF" w:rsidRDefault="00C60408" w:rsidP="00C60408">
            <w:pPr>
              <w:keepNext/>
              <w:rPr>
                <w:rFonts w:cs="Tahoma"/>
              </w:rPr>
            </w:pPr>
            <w:r w:rsidRPr="007D24BA">
              <w:t>Call</w:t>
            </w:r>
          </w:p>
        </w:tc>
        <w:tc>
          <w:tcPr>
            <w:tcW w:w="5280" w:type="dxa"/>
          </w:tcPr>
          <w:p w14:paraId="667D03B4" w14:textId="7CC99E78" w:rsidR="00C60408" w:rsidRPr="00B35ACF" w:rsidRDefault="00C60408" w:rsidP="00C60408">
            <w:pPr>
              <w:keepNext/>
              <w:rPr>
                <w:rFonts w:cs="Tahoma"/>
              </w:rPr>
            </w:pPr>
            <w:r w:rsidRPr="007D24BA">
              <w:t>Call is a generic term referring to any request for public safety assistance, regardless of the media used to make that request. This term may appear in conjunction with specific media, such as “voice Call”, “video Call”, “text Call”, or “data-only Call” when the specific media is of importance. The term “non-interactive Call” refers to an emergency Call that is initiated automatically, carries data, does not establish a two-way interactive media session, and typically does not involve a human at the “initiating” end.</w:t>
            </w:r>
          </w:p>
        </w:tc>
        <w:tc>
          <w:tcPr>
            <w:tcW w:w="2372" w:type="dxa"/>
            <w:hideMark/>
          </w:tcPr>
          <w:p w14:paraId="65040CB2" w14:textId="5A416A10" w:rsidR="00C60408" w:rsidRPr="00B35ACF" w:rsidRDefault="00000000" w:rsidP="00C60408">
            <w:pPr>
              <w:pStyle w:val="BodyText"/>
            </w:pPr>
            <w:sdt>
              <w:sdtPr>
                <w:rPr>
                  <w:color w:val="C00000"/>
                </w:rPr>
                <w:id w:val="-995024628"/>
                <w:placeholder>
                  <w:docPart w:val="A7FD56F268974A0BB6A52DB6B47004DF"/>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C60408">
                  <w:rPr>
                    <w:color w:val="C00000"/>
                  </w:rPr>
                  <w:t>In Glossary</w:t>
                </w:r>
              </w:sdtContent>
            </w:sdt>
          </w:p>
          <w:p w14:paraId="6767EF9D" w14:textId="51AB8E7A" w:rsidR="00C60408" w:rsidRPr="00B35ACF" w:rsidRDefault="00C60408" w:rsidP="00C60408">
            <w:pPr>
              <w:pStyle w:val="BodyText"/>
              <w:rPr>
                <w:rFonts w:eastAsia="Calibri"/>
              </w:rPr>
            </w:pPr>
          </w:p>
        </w:tc>
      </w:tr>
      <w:tr w:rsidR="00C60408" w:rsidRPr="00B35ACF" w14:paraId="553058FA" w14:textId="77777777" w:rsidTr="00CA2AE4">
        <w:trPr>
          <w:trHeight w:val="831"/>
          <w:jc w:val="center"/>
        </w:trPr>
        <w:tc>
          <w:tcPr>
            <w:tcW w:w="2185" w:type="dxa"/>
          </w:tcPr>
          <w:p w14:paraId="6EB32B5C" w14:textId="4218B53F" w:rsidR="00C60408" w:rsidRPr="00B35ACF" w:rsidRDefault="00C60408" w:rsidP="00C60408">
            <w:pPr>
              <w:keepNext/>
              <w:rPr>
                <w:rFonts w:cs="Tahoma"/>
              </w:rPr>
            </w:pPr>
            <w:r w:rsidRPr="00CD1284">
              <w:t>Call Identifier</w:t>
            </w:r>
          </w:p>
        </w:tc>
        <w:tc>
          <w:tcPr>
            <w:tcW w:w="5280" w:type="dxa"/>
          </w:tcPr>
          <w:p w14:paraId="3002A343" w14:textId="4B1F0B5A" w:rsidR="00C60408" w:rsidRPr="00B35ACF" w:rsidRDefault="00C60408" w:rsidP="00C60408">
            <w:pPr>
              <w:keepNext/>
              <w:rPr>
                <w:rFonts w:cs="Tahoma"/>
              </w:rPr>
            </w:pPr>
            <w:r w:rsidRPr="00CD1284">
              <w:t>A Call Identifier is a globally unique identifier assigned by the first element in the first ESInet which handles a call.</w:t>
            </w:r>
          </w:p>
        </w:tc>
        <w:tc>
          <w:tcPr>
            <w:tcW w:w="2372" w:type="dxa"/>
            <w:hideMark/>
          </w:tcPr>
          <w:p w14:paraId="703E049F" w14:textId="2B334343" w:rsidR="00C60408" w:rsidRPr="00B35ACF" w:rsidRDefault="00000000" w:rsidP="00C60408">
            <w:pPr>
              <w:pStyle w:val="BodyText"/>
            </w:pPr>
            <w:sdt>
              <w:sdtPr>
                <w:rPr>
                  <w:color w:val="C00000"/>
                </w:rPr>
                <w:id w:val="422155803"/>
                <w:placeholder>
                  <w:docPart w:val="2182F3D3762543339E17415916F51875"/>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C60408">
                  <w:rPr>
                    <w:color w:val="C00000"/>
                  </w:rPr>
                  <w:t>In Glossary</w:t>
                </w:r>
              </w:sdtContent>
            </w:sdt>
          </w:p>
          <w:p w14:paraId="16444C50" w14:textId="2EF32D2C" w:rsidR="00C60408" w:rsidRPr="00B35ACF" w:rsidRDefault="00C60408" w:rsidP="00C60408">
            <w:pPr>
              <w:pStyle w:val="BodyText"/>
              <w:rPr>
                <w:rFonts w:eastAsia="Calibri"/>
              </w:rPr>
            </w:pPr>
          </w:p>
        </w:tc>
      </w:tr>
      <w:tr w:rsidR="00C60408" w:rsidRPr="00B35ACF" w14:paraId="0643E733" w14:textId="77777777" w:rsidTr="0062407B">
        <w:trPr>
          <w:trHeight w:val="2010"/>
          <w:jc w:val="center"/>
        </w:trPr>
        <w:tc>
          <w:tcPr>
            <w:tcW w:w="2185" w:type="dxa"/>
          </w:tcPr>
          <w:p w14:paraId="0E0E6D4B" w14:textId="72724601" w:rsidR="00C60408" w:rsidRPr="00B35ACF" w:rsidRDefault="00C60408" w:rsidP="00C60408">
            <w:pPr>
              <w:rPr>
                <w:rFonts w:cs="Tahoma"/>
              </w:rPr>
            </w:pPr>
            <w:ins w:id="2595" w:author="Michael Smith [2]" w:date="2024-04-09T14:20:00Z">
              <w:r>
                <w:t>Call Priority Identifier</w:t>
              </w:r>
            </w:ins>
          </w:p>
        </w:tc>
        <w:tc>
          <w:tcPr>
            <w:tcW w:w="5280" w:type="dxa"/>
          </w:tcPr>
          <w:p w14:paraId="012DC811" w14:textId="183A3B15" w:rsidR="00C60408" w:rsidRPr="004A70C4" w:rsidRDefault="00925F14" w:rsidP="00A93E4E">
            <w:commentRangeStart w:id="2596"/>
            <w:ins w:id="2597" w:author="Michael Smith [2]" w:date="2026-04-17T13:37:00Z" w16du:dateUtc="2026-04-17T17:37:00Z">
              <w:r>
                <w:t xml:space="preserve">A </w:t>
              </w:r>
            </w:ins>
            <w:ins w:id="2598" w:author="Michael Smith [2]" w:date="2026-04-17T15:46:00Z" w16du:dateUtc="2026-04-17T19:46:00Z">
              <w:r w:rsidR="00E922D4">
                <w:t>priority level</w:t>
              </w:r>
            </w:ins>
            <w:ins w:id="2599" w:author="Michael Smith [2]" w:date="2026-04-17T13:37:00Z" w16du:dateUtc="2026-04-17T17:37:00Z">
              <w:r>
                <w:t xml:space="preserve"> </w:t>
              </w:r>
            </w:ins>
            <w:ins w:id="2600" w:author="Michael Smith [2]" w:date="2026-04-17T15:52:00Z" w16du:dateUtc="2026-04-17T19:52:00Z">
              <w:r w:rsidR="00F33AE8">
                <w:t xml:space="preserve">that is initially </w:t>
              </w:r>
            </w:ins>
            <w:ins w:id="2601" w:author="Michael Smith [2]" w:date="2026-04-17T15:42:00Z" w16du:dateUtc="2026-04-17T19:42:00Z">
              <w:r w:rsidR="00792DF5">
                <w:t>assigned to a call</w:t>
              </w:r>
            </w:ins>
            <w:ins w:id="2602" w:author="Michael Smith [2]" w:date="2026-04-17T15:43:00Z" w16du:dateUtc="2026-04-17T19:43:00Z">
              <w:r w:rsidR="00A93E4E">
                <w:t xml:space="preserve"> </w:t>
              </w:r>
            </w:ins>
            <w:ins w:id="2603" w:author="Michael Smith [2]" w:date="2026-04-17T15:46:00Z" w16du:dateUtc="2026-04-17T19:46:00Z">
              <w:r w:rsidR="00E922D4">
                <w:t xml:space="preserve">based on the </w:t>
              </w:r>
            </w:ins>
            <w:ins w:id="2604" w:author="Michael Smith [2]" w:date="2026-04-17T15:47:00Z" w16du:dateUtc="2026-04-17T19:47:00Z">
              <w:r w:rsidR="00380A9B">
                <w:t xml:space="preserve">type of </w:t>
              </w:r>
            </w:ins>
            <w:ins w:id="2605" w:author="Michael Smith [2]" w:date="2026-04-17T15:46:00Z" w16du:dateUtc="2026-04-17T19:46:00Z">
              <w:r w:rsidR="00380A9B">
                <w:t>queue</w:t>
              </w:r>
            </w:ins>
            <w:ins w:id="2606" w:author="Michael Smith [2]" w:date="2026-04-17T15:47:00Z" w16du:dateUtc="2026-04-17T19:47:00Z">
              <w:r w:rsidR="00380A9B">
                <w:t xml:space="preserve"> it was received on (emergency or non-eme</w:t>
              </w:r>
            </w:ins>
            <w:ins w:id="2607" w:author="Michael Smith [2]" w:date="2026-04-17T15:48:00Z" w16du:dateUtc="2026-04-17T19:48:00Z">
              <w:r w:rsidR="00380A9B">
                <w:t>rgency</w:t>
              </w:r>
            </w:ins>
            <w:ins w:id="2608" w:author="Michael Smith [2]" w:date="2026-04-17T15:52:00Z" w16du:dateUtc="2026-04-17T19:52:00Z">
              <w:r w:rsidR="00F33AE8">
                <w:t>)</w:t>
              </w:r>
              <w:r w:rsidR="00E70445">
                <w:t xml:space="preserve">, that influences </w:t>
              </w:r>
            </w:ins>
            <w:ins w:id="2609" w:author="Michael Smith [2]" w:date="2026-04-17T16:00:00Z">
              <w:r w:rsidR="00C03490" w:rsidRPr="00C03490">
                <w:t xml:space="preserve">subsequent </w:t>
              </w:r>
            </w:ins>
            <w:ins w:id="2610" w:author="Michael Smith [2]" w:date="2026-04-17T15:52:00Z" w16du:dateUtc="2026-04-17T19:52:00Z">
              <w:r w:rsidR="00E70445">
                <w:t>ca</w:t>
              </w:r>
            </w:ins>
            <w:ins w:id="2611" w:author="Michael Smith [2]" w:date="2026-04-17T15:53:00Z" w16du:dateUtc="2026-04-17T19:53:00Z">
              <w:r w:rsidR="00E70445">
                <w:t>ll treatment.</w:t>
              </w:r>
            </w:ins>
            <w:ins w:id="2612" w:author="Michael Smith [2]" w:date="2026-04-17T15:50:00Z" w16du:dateUtc="2026-04-17T19:50:00Z">
              <w:r w:rsidR="00193BD0">
                <w:t xml:space="preserve"> </w:t>
              </w:r>
            </w:ins>
            <w:ins w:id="2613" w:author="Michael Smith [2]" w:date="2026-04-17T15:53:00Z" w16du:dateUtc="2026-04-17T19:53:00Z">
              <w:r w:rsidR="0039731D">
                <w:t>The priority level</w:t>
              </w:r>
            </w:ins>
            <w:ins w:id="2614" w:author="Michael Smith [2]" w:date="2026-04-17T15:50:00Z" w16du:dateUtc="2026-04-17T19:50:00Z">
              <w:r w:rsidR="00193BD0">
                <w:t xml:space="preserve"> </w:t>
              </w:r>
              <w:r w:rsidR="004A34D1">
                <w:t>can</w:t>
              </w:r>
              <w:r w:rsidR="00D424F8">
                <w:t xml:space="preserve"> change </w:t>
              </w:r>
            </w:ins>
            <w:ins w:id="2615" w:author="Michael Smith [2]" w:date="2026-04-17T15:53:00Z" w16du:dateUtc="2026-04-17T19:53:00Z">
              <w:r w:rsidR="0039731D">
                <w:t>if</w:t>
              </w:r>
            </w:ins>
            <w:ins w:id="2616" w:author="Michael Smith [2]" w:date="2026-04-17T15:51:00Z" w16du:dateUtc="2026-04-17T19:51:00Z">
              <w:r w:rsidR="00D424F8">
                <w:t xml:space="preserve"> the call is promoted to</w:t>
              </w:r>
            </w:ins>
            <w:ins w:id="2617" w:author="Michael Smith [2]" w:date="2026-04-17T15:54:00Z" w16du:dateUtc="2026-04-17T19:54:00Z">
              <w:r w:rsidR="00D93F29">
                <w:t>, or demoted from, an emergency call.</w:t>
              </w:r>
              <w:r w:rsidR="004A70C4">
                <w:t xml:space="preserve"> </w:t>
              </w:r>
            </w:ins>
            <w:ins w:id="2618" w:author="Michael Smith [2]" w:date="2026-04-17T15:44:00Z" w16du:dateUtc="2026-04-17T19:44:00Z">
              <w:r w:rsidR="00D82A50">
                <w:t>T</w:t>
              </w:r>
            </w:ins>
            <w:ins w:id="2619" w:author="Michael Smith [2]" w:date="2026-04-17T13:53:00Z" w16du:dateUtc="2026-04-17T17:53:00Z">
              <w:r w:rsidR="005E1941">
                <w:t xml:space="preserve">he </w:t>
              </w:r>
            </w:ins>
            <w:ins w:id="2620" w:author="Michael Smith [2]" w:date="2026-04-17T15:25:00Z" w16du:dateUtc="2026-04-17T19:25:00Z">
              <w:r w:rsidR="008A7FC6">
                <w:t xml:space="preserve">defined </w:t>
              </w:r>
            </w:ins>
            <w:ins w:id="2621" w:author="Michael Smith [2]" w:date="2026-04-17T15:44:00Z" w16du:dateUtc="2026-04-17T19:44:00Z">
              <w:r w:rsidR="00D82A50">
                <w:t xml:space="preserve">priority </w:t>
              </w:r>
            </w:ins>
            <w:ins w:id="2622" w:author="Michael Smith [2]" w:date="2026-04-17T13:53:00Z" w16du:dateUtc="2026-04-17T17:53:00Z">
              <w:r w:rsidR="005E1941">
                <w:t xml:space="preserve">levels are Highest, High, </w:t>
              </w:r>
              <w:r w:rsidR="00453A87">
                <w:t xml:space="preserve">Normal, Low, </w:t>
              </w:r>
            </w:ins>
            <w:ins w:id="2623" w:author="Michael Smith [2]" w:date="2026-04-17T13:54:00Z" w16du:dateUtc="2026-04-17T17:54:00Z">
              <w:r w:rsidR="00453A87">
                <w:t>and Lowest.</w:t>
              </w:r>
            </w:ins>
            <w:commentRangeEnd w:id="2596"/>
            <w:r w:rsidR="00B46583" w:rsidRPr="004A70C4">
              <w:rPr>
                <w:rStyle w:val="CommentReference"/>
                <w:sz w:val="20"/>
                <w:szCs w:val="20"/>
              </w:rPr>
              <w:commentReference w:id="2596"/>
            </w:r>
          </w:p>
        </w:tc>
        <w:tc>
          <w:tcPr>
            <w:tcW w:w="2372" w:type="dxa"/>
            <w:hideMark/>
          </w:tcPr>
          <w:p w14:paraId="5460EA93" w14:textId="304D2A16" w:rsidR="00C60408" w:rsidRPr="00B35ACF" w:rsidRDefault="00000000" w:rsidP="00C60408">
            <w:pPr>
              <w:pStyle w:val="BodyText"/>
            </w:pPr>
            <w:sdt>
              <w:sdtPr>
                <w:rPr>
                  <w:color w:val="C00000"/>
                </w:rPr>
                <w:id w:val="622734895"/>
                <w:placeholder>
                  <w:docPart w:val="63691757372E4B13B7CE4245E30BC9BA"/>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C60408">
                  <w:rPr>
                    <w:color w:val="C00000"/>
                  </w:rPr>
                  <w:t>Add</w:t>
                </w:r>
              </w:sdtContent>
            </w:sdt>
          </w:p>
          <w:p w14:paraId="2513DE4D" w14:textId="5E2FFFB9" w:rsidR="00C60408" w:rsidRPr="00B35ACF" w:rsidRDefault="00C60408" w:rsidP="00C60408">
            <w:pPr>
              <w:pStyle w:val="BodyText"/>
              <w:rPr>
                <w:rFonts w:eastAsia="Calibri"/>
              </w:rPr>
            </w:pPr>
          </w:p>
        </w:tc>
      </w:tr>
      <w:tr w:rsidR="00C60408" w:rsidRPr="00B35ACF" w14:paraId="4D2C431B" w14:textId="77777777" w:rsidTr="00CA2AE4">
        <w:trPr>
          <w:trHeight w:val="822"/>
          <w:jc w:val="center"/>
        </w:trPr>
        <w:tc>
          <w:tcPr>
            <w:tcW w:w="2185" w:type="dxa"/>
          </w:tcPr>
          <w:p w14:paraId="6B1F175E" w14:textId="087DEC37" w:rsidR="00C60408" w:rsidRPr="00B35ACF" w:rsidRDefault="00C60408" w:rsidP="00C60408">
            <w:pPr>
              <w:keepNext/>
              <w:rPr>
                <w:rFonts w:cs="Tahoma"/>
              </w:rPr>
            </w:pPr>
            <w:r w:rsidRPr="00002819">
              <w:t>Call Taker</w:t>
            </w:r>
          </w:p>
        </w:tc>
        <w:tc>
          <w:tcPr>
            <w:tcW w:w="5280" w:type="dxa"/>
          </w:tcPr>
          <w:p w14:paraId="2ED35B50" w14:textId="727D511C" w:rsidR="00C60408" w:rsidRPr="00B35ACF" w:rsidRDefault="00C60408" w:rsidP="00C60408">
            <w:pPr>
              <w:keepNext/>
              <w:rPr>
                <w:rFonts w:cs="Tahoma"/>
              </w:rPr>
            </w:pPr>
            <w:r w:rsidRPr="00002819">
              <w:t>A Call Taker is an Agent that answers Calls (voice, video, or text) and interacts with the caller. A Call Taker can be an automaton.</w:t>
            </w:r>
          </w:p>
        </w:tc>
        <w:tc>
          <w:tcPr>
            <w:tcW w:w="2372" w:type="dxa"/>
            <w:hideMark/>
          </w:tcPr>
          <w:p w14:paraId="7D62D38A" w14:textId="08A40A9C" w:rsidR="00C60408" w:rsidRPr="00B35ACF" w:rsidRDefault="00000000" w:rsidP="00C60408">
            <w:pPr>
              <w:pStyle w:val="BodyText"/>
            </w:pPr>
            <w:sdt>
              <w:sdtPr>
                <w:rPr>
                  <w:color w:val="C00000"/>
                </w:rPr>
                <w:id w:val="-1676791554"/>
                <w:placeholder>
                  <w:docPart w:val="356804408A054FC19B1DA51E42F08675"/>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C60408">
                  <w:rPr>
                    <w:color w:val="C00000"/>
                  </w:rPr>
                  <w:t>Add</w:t>
                </w:r>
              </w:sdtContent>
            </w:sdt>
          </w:p>
          <w:p w14:paraId="535A6046" w14:textId="3E8ED493" w:rsidR="00C60408" w:rsidRPr="00B35ACF" w:rsidRDefault="00C60408" w:rsidP="00C60408">
            <w:pPr>
              <w:pStyle w:val="BodyText"/>
              <w:rPr>
                <w:rFonts w:eastAsia="Calibri"/>
              </w:rPr>
            </w:pPr>
          </w:p>
        </w:tc>
      </w:tr>
      <w:tr w:rsidR="00C60408" w:rsidRPr="00B35ACF" w14:paraId="1B5A2410" w14:textId="77777777" w:rsidTr="0062407B">
        <w:trPr>
          <w:trHeight w:val="2010"/>
          <w:jc w:val="center"/>
        </w:trPr>
        <w:tc>
          <w:tcPr>
            <w:tcW w:w="2185" w:type="dxa"/>
          </w:tcPr>
          <w:p w14:paraId="47E5BE90" w14:textId="40010E3B" w:rsidR="00C60408" w:rsidRPr="00B35ACF" w:rsidRDefault="00C60408" w:rsidP="00C60408">
            <w:pPr>
              <w:rPr>
                <w:rFonts w:cs="Tahoma"/>
              </w:rPr>
            </w:pPr>
            <w:r>
              <w:t>Callback Call</w:t>
            </w:r>
          </w:p>
        </w:tc>
        <w:tc>
          <w:tcPr>
            <w:tcW w:w="5280" w:type="dxa"/>
          </w:tcPr>
          <w:p w14:paraId="636BC68A" w14:textId="60DC89AF" w:rsidR="00C60408" w:rsidRPr="00B35ACF" w:rsidRDefault="00C60408" w:rsidP="00C60408">
            <w:pPr>
              <w:rPr>
                <w:rFonts w:cs="Tahoma"/>
              </w:rPr>
            </w:pPr>
            <w:r>
              <w:t>A Callback is the action of reconnecting to an Emergency Caller after the Emergency Call has ended where the attempt to reconnect occurs within a configurable amount of time of its reception</w:t>
            </w:r>
            <w:del w:id="2624" w:author="Michael Smith [2]" w:date="2026-04-17T13:18:00Z" w16du:dateUtc="2026-04-17T17:18:00Z">
              <w:r w:rsidDel="001135E9">
                <w:delText xml:space="preserve"> </w:delText>
              </w:r>
              <w:commentRangeStart w:id="2625"/>
              <w:r w:rsidDel="001135E9">
                <w:delText>(the Callback Period Timer)</w:delText>
              </w:r>
            </w:del>
            <w:commentRangeEnd w:id="2625"/>
            <w:r w:rsidR="00B46583">
              <w:rPr>
                <w:rStyle w:val="CommentReference"/>
                <w:sz w:val="20"/>
                <w:szCs w:val="20"/>
              </w:rPr>
              <w:commentReference w:id="2625"/>
            </w:r>
            <w:r>
              <w:t>. Callback calls have special signaling.</w:t>
            </w:r>
            <w:del w:id="2626" w:author="Michael Smith [2]" w:date="2026-04-17T13:16:00Z" w16du:dateUtc="2026-04-17T17:16:00Z">
              <w:r w:rsidDel="0034347C">
                <w:delText xml:space="preserve"> (See the </w:delText>
              </w:r>
              <w:r w:rsidR="007A678E" w:rsidDel="0034347C">
                <w:fldChar w:fldCharType="begin"/>
              </w:r>
              <w:r w:rsidR="007A678E" w:rsidDel="0034347C">
                <w:delInstrText>HYPERLINK \l "_Callback_Calls"</w:delInstrText>
              </w:r>
              <w:r w:rsidR="007A678E" w:rsidDel="0034347C">
                <w:fldChar w:fldCharType="separate"/>
              </w:r>
              <w:r w:rsidR="007A678E" w:rsidRPr="007A678E" w:rsidDel="0034347C">
                <w:rPr>
                  <w:rStyle w:val="StyleBlue"/>
                </w:rPr>
                <w:delText>Callback Calls</w:delText>
              </w:r>
              <w:r w:rsidR="007A678E" w:rsidDel="0034347C">
                <w:fldChar w:fldCharType="end"/>
              </w:r>
              <w:r w:rsidR="007A678E" w:rsidDel="0034347C">
                <w:delText xml:space="preserve"> </w:delText>
              </w:r>
              <w:r w:rsidDel="0034347C">
                <w:delText>section</w:delText>
              </w:r>
              <w:r w:rsidR="00B944AD" w:rsidDel="0034347C">
                <w:delText xml:space="preserve"> </w:delText>
              </w:r>
              <w:r w:rsidDel="0034347C">
                <w:delText>for details)</w:delText>
              </w:r>
            </w:del>
            <w:r>
              <w:t>.</w:t>
            </w:r>
          </w:p>
        </w:tc>
        <w:tc>
          <w:tcPr>
            <w:tcW w:w="2372" w:type="dxa"/>
            <w:hideMark/>
          </w:tcPr>
          <w:p w14:paraId="38AC8961" w14:textId="07BD294C" w:rsidR="00C60408" w:rsidRPr="00B35ACF" w:rsidRDefault="00000000" w:rsidP="00C60408">
            <w:pPr>
              <w:pStyle w:val="BodyText"/>
            </w:pPr>
            <w:sdt>
              <w:sdtPr>
                <w:rPr>
                  <w:color w:val="C00000"/>
                </w:rPr>
                <w:id w:val="1671286368"/>
                <w:placeholder>
                  <w:docPart w:val="11621C5813454D00ADCA9990FC97EF41"/>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del w:id="2627" w:author="Michael Smith [2]" w:date="2026-04-17T13:17:00Z" w16du:dateUtc="2026-04-17T17:17:00Z">
                  <w:r w:rsidR="00C60408" w:rsidDel="00A743A4">
                    <w:rPr>
                      <w:color w:val="C00000"/>
                    </w:rPr>
                    <w:delText>Add</w:delText>
                  </w:r>
                </w:del>
                <w:ins w:id="2628" w:author="Michael Smith [2]" w:date="2026-04-17T13:17:00Z" w16du:dateUtc="2026-04-17T17:17:00Z">
                  <w:r w:rsidR="00A743A4">
                    <w:rPr>
                      <w:color w:val="C00000"/>
                    </w:rPr>
                    <w:t>Modify</w:t>
                  </w:r>
                </w:ins>
              </w:sdtContent>
            </w:sdt>
          </w:p>
          <w:p w14:paraId="4E1F21A2" w14:textId="68FFFFB1" w:rsidR="00C60408" w:rsidRPr="00B35ACF" w:rsidRDefault="00C60408" w:rsidP="00C60408">
            <w:pPr>
              <w:pStyle w:val="BodyText"/>
              <w:rPr>
                <w:rFonts w:eastAsia="Calibri"/>
              </w:rPr>
            </w:pPr>
            <w:r w:rsidRPr="00C60408">
              <w:rPr>
                <w:rFonts w:eastAsia="Calibri"/>
              </w:rPr>
              <w:t>(add as related term to Call)</w:t>
            </w:r>
          </w:p>
        </w:tc>
      </w:tr>
      <w:tr w:rsidR="00C60408" w:rsidRPr="00B35ACF" w14:paraId="29412B1D" w14:textId="77777777" w:rsidTr="00CA2AE4">
        <w:trPr>
          <w:trHeight w:val="966"/>
          <w:jc w:val="center"/>
        </w:trPr>
        <w:tc>
          <w:tcPr>
            <w:tcW w:w="2185" w:type="dxa"/>
          </w:tcPr>
          <w:p w14:paraId="73062957" w14:textId="2886F4FE" w:rsidR="00C60408" w:rsidRPr="00B35ACF" w:rsidRDefault="00C60408" w:rsidP="00C60408">
            <w:pPr>
              <w:keepNext/>
              <w:rPr>
                <w:rFonts w:cs="Tahoma"/>
              </w:rPr>
            </w:pPr>
            <w:r w:rsidRPr="00655B0F">
              <w:lastRenderedPageBreak/>
              <w:t>CHFE Callback Period Timer</w:t>
            </w:r>
          </w:p>
        </w:tc>
        <w:tc>
          <w:tcPr>
            <w:tcW w:w="5280" w:type="dxa"/>
          </w:tcPr>
          <w:p w14:paraId="4448EA90" w14:textId="12DCD248" w:rsidR="00C60408" w:rsidRPr="00B35ACF" w:rsidRDefault="00C60408" w:rsidP="00C60408">
            <w:pPr>
              <w:keepNext/>
              <w:rPr>
                <w:rFonts w:cs="Tahoma"/>
              </w:rPr>
            </w:pPr>
            <w:r w:rsidRPr="00655B0F">
              <w:t>A configurable timer within the CHFE that represents the time period after a call ended during which a Callback can be made.</w:t>
            </w:r>
          </w:p>
        </w:tc>
        <w:tc>
          <w:tcPr>
            <w:tcW w:w="2372" w:type="dxa"/>
            <w:hideMark/>
          </w:tcPr>
          <w:p w14:paraId="3C5B7C11" w14:textId="5E0639B8" w:rsidR="00C60408" w:rsidRPr="00B35ACF" w:rsidRDefault="00000000" w:rsidP="00C60408">
            <w:pPr>
              <w:pStyle w:val="BodyText"/>
            </w:pPr>
            <w:sdt>
              <w:sdtPr>
                <w:rPr>
                  <w:color w:val="C00000"/>
                </w:rPr>
                <w:id w:val="-1860802775"/>
                <w:placeholder>
                  <w:docPart w:val="756812177AE74630B4481473806C06FA"/>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C60408">
                  <w:rPr>
                    <w:color w:val="C00000"/>
                  </w:rPr>
                  <w:t>Add</w:t>
                </w:r>
              </w:sdtContent>
            </w:sdt>
          </w:p>
          <w:p w14:paraId="1CB36548" w14:textId="4EDDA81B" w:rsidR="00C60408" w:rsidRPr="00B35ACF" w:rsidRDefault="00C60408" w:rsidP="00C60408">
            <w:pPr>
              <w:pStyle w:val="BodyText"/>
              <w:rPr>
                <w:rFonts w:eastAsia="Calibri"/>
              </w:rPr>
            </w:pPr>
          </w:p>
        </w:tc>
      </w:tr>
      <w:tr w:rsidR="00C60408" w:rsidRPr="00B35ACF" w14:paraId="04704145" w14:textId="77777777" w:rsidTr="00CA2AE4">
        <w:trPr>
          <w:trHeight w:val="1407"/>
          <w:jc w:val="center"/>
        </w:trPr>
        <w:tc>
          <w:tcPr>
            <w:tcW w:w="2185" w:type="dxa"/>
          </w:tcPr>
          <w:p w14:paraId="5464C20B" w14:textId="4B9747FD" w:rsidR="00C60408" w:rsidRPr="00B35ACF" w:rsidRDefault="00C60408" w:rsidP="00C60408">
            <w:pPr>
              <w:keepNext/>
              <w:rPr>
                <w:rFonts w:cs="Tahoma"/>
              </w:rPr>
            </w:pPr>
            <w:r w:rsidRPr="00B60CE9">
              <w:t>CHFE (Call Handling Functional Element)</w:t>
            </w:r>
          </w:p>
        </w:tc>
        <w:tc>
          <w:tcPr>
            <w:tcW w:w="5280" w:type="dxa"/>
          </w:tcPr>
          <w:p w14:paraId="7D75B7D2" w14:textId="010D09F5" w:rsidR="00C60408" w:rsidRPr="00B35ACF" w:rsidRDefault="00C60408" w:rsidP="00C60408">
            <w:pPr>
              <w:keepNext/>
              <w:rPr>
                <w:rFonts w:cs="Tahoma"/>
              </w:rPr>
            </w:pPr>
            <w:r w:rsidRPr="00B60CE9">
              <w:t>Call Handling is a Functional Element concerned with the details of the management of calls. It handles all communication with the caller. It includes the interfaces, devices and applications utilized by the Agents to handle the call.</w:t>
            </w:r>
          </w:p>
        </w:tc>
        <w:tc>
          <w:tcPr>
            <w:tcW w:w="2372" w:type="dxa"/>
            <w:hideMark/>
          </w:tcPr>
          <w:p w14:paraId="2819F059" w14:textId="6D27D790" w:rsidR="00C60408" w:rsidRPr="00B35ACF" w:rsidRDefault="00000000" w:rsidP="00C60408">
            <w:pPr>
              <w:pStyle w:val="BodyText"/>
            </w:pPr>
            <w:sdt>
              <w:sdtPr>
                <w:rPr>
                  <w:color w:val="C00000"/>
                </w:rPr>
                <w:id w:val="-1180657443"/>
                <w:placeholder>
                  <w:docPart w:val="8485968998E64A08A95D059C2A92D47A"/>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C60408">
                  <w:rPr>
                    <w:color w:val="C00000"/>
                  </w:rPr>
                  <w:t>Modify</w:t>
                </w:r>
              </w:sdtContent>
            </w:sdt>
          </w:p>
          <w:p w14:paraId="06263FF5" w14:textId="7BF04516" w:rsidR="00C60408" w:rsidRPr="00B35ACF" w:rsidRDefault="00C60408" w:rsidP="00C60408">
            <w:pPr>
              <w:pStyle w:val="BodyText"/>
              <w:rPr>
                <w:rFonts w:eastAsia="Calibri"/>
              </w:rPr>
            </w:pPr>
            <w:r w:rsidRPr="00C60408">
              <w:rPr>
                <w:rFonts w:eastAsia="Calibri"/>
              </w:rPr>
              <w:t>(replace Call Handling in glossary)</w:t>
            </w:r>
          </w:p>
        </w:tc>
      </w:tr>
      <w:tr w:rsidR="00C60408" w:rsidRPr="00B35ACF" w14:paraId="5B11020F" w14:textId="77777777" w:rsidTr="00B944AD">
        <w:trPr>
          <w:trHeight w:val="3319"/>
          <w:jc w:val="center"/>
        </w:trPr>
        <w:tc>
          <w:tcPr>
            <w:tcW w:w="2185" w:type="dxa"/>
          </w:tcPr>
          <w:p w14:paraId="74803DDE" w14:textId="240741F9" w:rsidR="00C60408" w:rsidRPr="00B35ACF" w:rsidRDefault="00C60408" w:rsidP="00C60408">
            <w:pPr>
              <w:keepNext/>
              <w:rPr>
                <w:rFonts w:cs="Tahoma"/>
              </w:rPr>
            </w:pPr>
            <w:r w:rsidRPr="008E15CC">
              <w:t>CJIS (Criminal Justice Information Services)</w:t>
            </w:r>
          </w:p>
        </w:tc>
        <w:tc>
          <w:tcPr>
            <w:tcW w:w="5280" w:type="dxa"/>
          </w:tcPr>
          <w:p w14:paraId="00EFBFFB" w14:textId="11827F2D" w:rsidR="00C60408" w:rsidRPr="00B35ACF" w:rsidRDefault="00C60408" w:rsidP="00C60408">
            <w:pPr>
              <w:keepNext/>
              <w:rPr>
                <w:rFonts w:cs="Tahoma"/>
              </w:rPr>
            </w:pPr>
            <w:r w:rsidRPr="008E15CC">
              <w:t>CJIS (Criminal Justice Information Services) serves as the focal point and central repository for criminal justice information services in the FBI. Programs initially consolidated under the CJIS Division included the NCIC (National Crime Information Center), UCR (Uniform Crime Reporting), and Fingerprint Identification. In addition, responsibility for several ongoing technological initiatives was transferred to the CJIS Division, including the IAFIA (Integrated Automated Fingerprint Identification System), NCIC 2000, and the NIBRS (National Incident-Based Reporting System).</w:t>
            </w:r>
          </w:p>
        </w:tc>
        <w:tc>
          <w:tcPr>
            <w:tcW w:w="2372" w:type="dxa"/>
            <w:hideMark/>
          </w:tcPr>
          <w:p w14:paraId="08A4A547" w14:textId="46013DF4" w:rsidR="00C60408" w:rsidRPr="00B35ACF" w:rsidRDefault="00000000" w:rsidP="00C60408">
            <w:pPr>
              <w:pStyle w:val="BodyText"/>
            </w:pPr>
            <w:sdt>
              <w:sdtPr>
                <w:rPr>
                  <w:color w:val="C00000"/>
                </w:rPr>
                <w:id w:val="-820493793"/>
                <w:placeholder>
                  <w:docPart w:val="E6FCCC21C06046AD927C47966CAF4B67"/>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C60408">
                  <w:rPr>
                    <w:color w:val="C00000"/>
                  </w:rPr>
                  <w:t>In Glossary</w:t>
                </w:r>
              </w:sdtContent>
            </w:sdt>
          </w:p>
          <w:p w14:paraId="2F6544E6" w14:textId="53F2C89E" w:rsidR="00C60408" w:rsidRPr="00B35ACF" w:rsidRDefault="00C60408" w:rsidP="00C60408">
            <w:pPr>
              <w:pStyle w:val="BodyText"/>
              <w:rPr>
                <w:rFonts w:eastAsia="Calibri"/>
              </w:rPr>
            </w:pPr>
          </w:p>
        </w:tc>
      </w:tr>
      <w:tr w:rsidR="0062407B" w:rsidRPr="00B35ACF" w14:paraId="4279C7DE" w14:textId="77777777" w:rsidTr="00CA2AE4">
        <w:trPr>
          <w:trHeight w:val="1677"/>
          <w:jc w:val="center"/>
        </w:trPr>
        <w:tc>
          <w:tcPr>
            <w:tcW w:w="2185" w:type="dxa"/>
          </w:tcPr>
          <w:p w14:paraId="31A2F999" w14:textId="621FDFB1" w:rsidR="00C60408" w:rsidRPr="00C60408" w:rsidRDefault="00C60408" w:rsidP="00C60408">
            <w:commentRangeStart w:id="2629"/>
            <w:ins w:id="2630" w:author="Michael Smith [2]" w:date="2024-04-18T13:36:00Z">
              <w:r w:rsidRPr="00C60408">
                <w:t>Route All Calls Via a Conference Aware UA</w:t>
              </w:r>
            </w:ins>
            <w:commentRangeEnd w:id="2629"/>
            <w:r w:rsidR="00B46583" w:rsidRPr="00C60408">
              <w:rPr>
                <w:rStyle w:val="CommentReference"/>
                <w:sz w:val="20"/>
                <w:szCs w:val="20"/>
              </w:rPr>
              <w:commentReference w:id="2629"/>
            </w:r>
            <w:r w:rsidRPr="00C60408">
              <w:t xml:space="preserve"> </w:t>
            </w:r>
          </w:p>
          <w:p w14:paraId="544E33BA" w14:textId="77777777" w:rsidR="00C60408" w:rsidRPr="00C60408" w:rsidRDefault="00C60408" w:rsidP="00C60408"/>
          <w:p w14:paraId="1E41019C" w14:textId="57235BE8" w:rsidR="0062407B" w:rsidRPr="00B35ACF" w:rsidRDefault="0062407B" w:rsidP="00C60408"/>
        </w:tc>
        <w:tc>
          <w:tcPr>
            <w:tcW w:w="5280" w:type="dxa"/>
          </w:tcPr>
          <w:p w14:paraId="4FA79394" w14:textId="36EA4BA6" w:rsidR="0062407B" w:rsidRPr="00B35ACF" w:rsidRDefault="00C60408" w:rsidP="00C60408">
            <w:ins w:id="2631" w:author="Michael Smith [2]" w:date="2024-04-15T14:50:00Z">
              <w:r w:rsidRPr="00C60408">
                <w:t xml:space="preserve">One of two bridge methods defined in </w:t>
              </w:r>
            </w:ins>
            <w:r w:rsidRPr="00C60408">
              <w:t>NENA</w:t>
            </w:r>
            <w:r w:rsidRPr="00C60408">
              <w:noBreakHyphen/>
              <w:t>STA</w:t>
            </w:r>
            <w:r w:rsidRPr="00C60408">
              <w:noBreakHyphen/>
              <w:t xml:space="preserve">010 </w:t>
            </w:r>
            <w:r w:rsidRPr="00C60408">
              <w:fldChar w:fldCharType="begin"/>
            </w:r>
            <w:r w:rsidRPr="00C60408">
              <w:instrText xml:space="preserve"> REF _Ref200179524 \r \h </w:instrText>
            </w:r>
            <w:r>
              <w:instrText xml:space="preserve"> \* MERGEFORMAT </w:instrText>
            </w:r>
            <w:r w:rsidRPr="00C60408">
              <w:fldChar w:fldCharType="separate"/>
            </w:r>
            <w:r w:rsidR="00F31C4F">
              <w:fldChar w:fldCharType="begin"/>
            </w:r>
            <w:r w:rsidR="00F31C4F">
              <w:instrText xml:space="preserve"> REF _Ref129852940 \r \h </w:instrText>
            </w:r>
            <w:r w:rsidR="00F31C4F">
              <w:fldChar w:fldCharType="separate"/>
            </w:r>
            <w:r w:rsidR="00F31C4F">
              <w:t>[7]</w:t>
            </w:r>
            <w:r w:rsidR="00F31C4F">
              <w:fldChar w:fldCharType="end"/>
            </w:r>
            <w:r w:rsidRPr="00C60408">
              <w:fldChar w:fldCharType="end"/>
            </w:r>
            <w:ins w:id="2632" w:author="Michael Smith [2]" w:date="2024-04-15T14:50:00Z">
              <w:r w:rsidRPr="00C60408">
                <w:t xml:space="preserve">, </w:t>
              </w:r>
            </w:ins>
            <w:ins w:id="2633" w:author="Michael Smith [2]" w:date="2024-04-15T14:51:00Z">
              <w:r w:rsidRPr="00C60408">
                <w:t>referred to as</w:t>
              </w:r>
            </w:ins>
            <w:ins w:id="2634" w:author="Michael Smith [2]" w:date="2024-04-15T14:50:00Z">
              <w:r w:rsidRPr="00C60408">
                <w:t xml:space="preserve"> “Route All Calls Via a Conference Aware UA”. In this mechanism, at least the signaling portion of a bridge is always in the call path, and transfer is accomplished by adding and deleting parties to the bridge.</w:t>
              </w:r>
            </w:ins>
          </w:p>
        </w:tc>
        <w:tc>
          <w:tcPr>
            <w:tcW w:w="2372" w:type="dxa"/>
            <w:hideMark/>
          </w:tcPr>
          <w:p w14:paraId="6AD58455" w14:textId="1D180041" w:rsidR="0062407B" w:rsidRPr="00B35ACF" w:rsidRDefault="00000000" w:rsidP="00C60408">
            <w:sdt>
              <w:sdtPr>
                <w:id w:val="1913649717"/>
                <w:placeholder>
                  <w:docPart w:val="C4AE22B83CD246E087C05DA02352D460"/>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C60408">
                  <w:t>Add</w:t>
                </w:r>
              </w:sdtContent>
            </w:sdt>
          </w:p>
          <w:p w14:paraId="1C429C7A" w14:textId="5A008CA1" w:rsidR="0062407B" w:rsidRPr="00B35ACF" w:rsidRDefault="00C60408" w:rsidP="00C60408">
            <w:pPr>
              <w:rPr>
                <w:rFonts w:eastAsia="Calibri"/>
              </w:rPr>
            </w:pPr>
            <w:ins w:id="2635" w:author="Michael Smith [2]" w:date="2024-04-15T14:51:00Z">
              <w:r w:rsidRPr="00C60408">
                <w:rPr>
                  <w:rFonts w:eastAsia="Calibri"/>
                </w:rPr>
                <w:t>(add as related term to Bridge)</w:t>
              </w:r>
            </w:ins>
          </w:p>
        </w:tc>
      </w:tr>
      <w:tr w:rsidR="00C60408" w:rsidRPr="00B35ACF" w14:paraId="1F05C5D9" w14:textId="77777777" w:rsidTr="00CA2AE4">
        <w:trPr>
          <w:trHeight w:val="1173"/>
          <w:jc w:val="center"/>
        </w:trPr>
        <w:tc>
          <w:tcPr>
            <w:tcW w:w="2185" w:type="dxa"/>
          </w:tcPr>
          <w:p w14:paraId="71FCAA8B" w14:textId="7EBCE30B" w:rsidR="00C60408" w:rsidRPr="00B35ACF" w:rsidRDefault="00C60408" w:rsidP="00C60408">
            <w:pPr>
              <w:keepNext/>
              <w:rPr>
                <w:rFonts w:cs="Tahoma"/>
              </w:rPr>
            </w:pPr>
            <w:r w:rsidRPr="00C80AE8">
              <w:t>CPE (Customer Premises Equipment)</w:t>
            </w:r>
          </w:p>
        </w:tc>
        <w:tc>
          <w:tcPr>
            <w:tcW w:w="5280" w:type="dxa"/>
          </w:tcPr>
          <w:p w14:paraId="5B9EF942" w14:textId="67E88A00" w:rsidR="00C60408" w:rsidRPr="00B35ACF" w:rsidRDefault="00C60408" w:rsidP="00C60408">
            <w:pPr>
              <w:keepNext/>
              <w:rPr>
                <w:rFonts w:cs="Tahoma"/>
              </w:rPr>
            </w:pPr>
            <w:r w:rsidRPr="00C80AE8">
              <w:t>CPE (Customer Premises Equipment) consists of communications or terminal equipment located in the customer’s facilities – Terminal equipment at a PSAP.</w:t>
            </w:r>
          </w:p>
        </w:tc>
        <w:tc>
          <w:tcPr>
            <w:tcW w:w="2372" w:type="dxa"/>
            <w:hideMark/>
          </w:tcPr>
          <w:p w14:paraId="7CCD386F" w14:textId="13AD2CF5" w:rsidR="00C60408" w:rsidRPr="00B35ACF" w:rsidRDefault="00000000" w:rsidP="00C60408">
            <w:pPr>
              <w:pStyle w:val="BodyText"/>
            </w:pPr>
            <w:sdt>
              <w:sdtPr>
                <w:rPr>
                  <w:color w:val="C00000"/>
                </w:rPr>
                <w:id w:val="1961144617"/>
                <w:placeholder>
                  <w:docPart w:val="1C14DAC95B264FC68639703BED42C2B6"/>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C60408">
                  <w:rPr>
                    <w:color w:val="C00000"/>
                  </w:rPr>
                  <w:t>In Glossary</w:t>
                </w:r>
              </w:sdtContent>
            </w:sdt>
          </w:p>
          <w:p w14:paraId="67FAE3E5" w14:textId="7EAE45E8" w:rsidR="00C60408" w:rsidRPr="00B35ACF" w:rsidRDefault="00C60408" w:rsidP="00C60408">
            <w:pPr>
              <w:pStyle w:val="BodyText"/>
              <w:rPr>
                <w:rFonts w:eastAsia="Calibri"/>
              </w:rPr>
            </w:pPr>
          </w:p>
        </w:tc>
      </w:tr>
      <w:tr w:rsidR="009A39F8" w:rsidRPr="00B35ACF" w14:paraId="29019DE7" w14:textId="77777777" w:rsidTr="0062407B">
        <w:trPr>
          <w:trHeight w:val="2010"/>
          <w:jc w:val="center"/>
        </w:trPr>
        <w:tc>
          <w:tcPr>
            <w:tcW w:w="2185" w:type="dxa"/>
          </w:tcPr>
          <w:p w14:paraId="23631FB0" w14:textId="34BD5C28" w:rsidR="009A39F8" w:rsidRPr="00B35ACF" w:rsidRDefault="009A39F8" w:rsidP="009A39F8">
            <w:pPr>
              <w:keepNext/>
              <w:rPr>
                <w:rFonts w:cs="Tahoma"/>
              </w:rPr>
            </w:pPr>
            <w:r w:rsidRPr="00757273">
              <w:t>DNS (Domain Name System)</w:t>
            </w:r>
          </w:p>
        </w:tc>
        <w:tc>
          <w:tcPr>
            <w:tcW w:w="5280" w:type="dxa"/>
          </w:tcPr>
          <w:p w14:paraId="5D77EAF0" w14:textId="396FDC86" w:rsidR="009A39F8" w:rsidRPr="00B35ACF" w:rsidRDefault="009A39F8" w:rsidP="009A39F8">
            <w:pPr>
              <w:keepNext/>
              <w:rPr>
                <w:rFonts w:cs="Tahoma"/>
              </w:rPr>
            </w:pPr>
            <w:r w:rsidRPr="00757273">
              <w:t>DNS (Domain Name System) is a global, distributed, delegated database of records about domain names. Each type of record holds a specific type of information. DNS is queried with a domain name and desired record type. The response is the record data associated with the queried data. Some records contain an IP address for a domain name, other record types contain email or SIP server information for a domain name, etc.</w:t>
            </w:r>
          </w:p>
        </w:tc>
        <w:tc>
          <w:tcPr>
            <w:tcW w:w="2372" w:type="dxa"/>
            <w:hideMark/>
          </w:tcPr>
          <w:p w14:paraId="5C7CD1FA" w14:textId="576B0143" w:rsidR="009A39F8" w:rsidRPr="00B35ACF" w:rsidRDefault="00000000" w:rsidP="009A39F8">
            <w:pPr>
              <w:pStyle w:val="BodyText"/>
            </w:pPr>
            <w:sdt>
              <w:sdtPr>
                <w:rPr>
                  <w:color w:val="C00000"/>
                </w:rPr>
                <w:id w:val="127603577"/>
                <w:placeholder>
                  <w:docPart w:val="1AECB2B8D6D547BCBBEE9B03C14E1178"/>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9A39F8">
                  <w:rPr>
                    <w:color w:val="C00000"/>
                  </w:rPr>
                  <w:t>In Glossary</w:t>
                </w:r>
              </w:sdtContent>
            </w:sdt>
          </w:p>
          <w:p w14:paraId="3B904707" w14:textId="4C8F6909" w:rsidR="009A39F8" w:rsidRPr="00B35ACF" w:rsidRDefault="009A39F8" w:rsidP="009A39F8">
            <w:pPr>
              <w:pStyle w:val="BodyText"/>
              <w:rPr>
                <w:rFonts w:eastAsia="Calibri"/>
              </w:rPr>
            </w:pPr>
          </w:p>
        </w:tc>
      </w:tr>
      <w:tr w:rsidR="009A39F8" w:rsidRPr="00B35ACF" w14:paraId="176EA2F7" w14:textId="77777777" w:rsidTr="0062407B">
        <w:trPr>
          <w:trHeight w:val="2010"/>
          <w:jc w:val="center"/>
        </w:trPr>
        <w:tc>
          <w:tcPr>
            <w:tcW w:w="2185" w:type="dxa"/>
          </w:tcPr>
          <w:p w14:paraId="7CF19A67" w14:textId="47DA04D4" w:rsidR="009A39F8" w:rsidRPr="00B35ACF" w:rsidRDefault="009A39F8" w:rsidP="009A39F8">
            <w:pPr>
              <w:keepNext/>
              <w:rPr>
                <w:rFonts w:cs="Tahoma"/>
              </w:rPr>
            </w:pPr>
            <w:r w:rsidRPr="0075223B">
              <w:lastRenderedPageBreak/>
              <w:t>DR (Discrepancy Report)</w:t>
            </w:r>
          </w:p>
        </w:tc>
        <w:tc>
          <w:tcPr>
            <w:tcW w:w="5280" w:type="dxa"/>
          </w:tcPr>
          <w:p w14:paraId="080F8846" w14:textId="7C5A9750" w:rsidR="009A39F8" w:rsidRPr="00B35ACF" w:rsidRDefault="009A39F8" w:rsidP="009A39F8">
            <w:pPr>
              <w:keepNext/>
              <w:rPr>
                <w:rFonts w:cs="Tahoma"/>
              </w:rPr>
            </w:pPr>
            <w:r w:rsidRPr="0075223B">
              <w:t>DR (Discrepancy Report) is a function that exists in NG9</w:t>
            </w:r>
            <w:r w:rsidRPr="0075223B">
              <w:rPr>
                <w:rFonts w:ascii="Cambria Math" w:hAnsi="Cambria Math" w:cs="Cambria Math"/>
              </w:rPr>
              <w:t>‑</w:t>
            </w:r>
            <w:r w:rsidRPr="0075223B">
              <w:t>1</w:t>
            </w:r>
            <w:r w:rsidRPr="0075223B">
              <w:rPr>
                <w:rFonts w:ascii="Cambria Math" w:hAnsi="Cambria Math" w:cs="Cambria Math"/>
              </w:rPr>
              <w:t>‑</w:t>
            </w:r>
            <w:r w:rsidRPr="0075223B">
              <w:t>1 to notify agencies and services (including the BCF, ESRP, ECRF, Policy Store, and LVF) when any discrepancy in a database is found. The discrepancy reporting audience is anyone who is using the data and finds a problem.</w:t>
            </w:r>
          </w:p>
        </w:tc>
        <w:tc>
          <w:tcPr>
            <w:tcW w:w="2372" w:type="dxa"/>
            <w:hideMark/>
          </w:tcPr>
          <w:p w14:paraId="56EBAD82" w14:textId="7B7D22BD" w:rsidR="009A39F8" w:rsidRPr="00B35ACF" w:rsidRDefault="00000000" w:rsidP="009A39F8">
            <w:pPr>
              <w:pStyle w:val="BodyText"/>
            </w:pPr>
            <w:sdt>
              <w:sdtPr>
                <w:rPr>
                  <w:color w:val="C00000"/>
                </w:rPr>
                <w:id w:val="-1619291331"/>
                <w:placeholder>
                  <w:docPart w:val="A22B704489C743F6BEFC36D0C58491BE"/>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9A39F8">
                  <w:rPr>
                    <w:color w:val="C00000"/>
                  </w:rPr>
                  <w:t>In Glossary</w:t>
                </w:r>
              </w:sdtContent>
            </w:sdt>
          </w:p>
          <w:p w14:paraId="2A6C4A64" w14:textId="2258E871" w:rsidR="009A39F8" w:rsidRPr="00B35ACF" w:rsidRDefault="009A39F8" w:rsidP="009A39F8">
            <w:pPr>
              <w:pStyle w:val="BodyText"/>
              <w:rPr>
                <w:rFonts w:eastAsia="Calibri"/>
              </w:rPr>
            </w:pPr>
          </w:p>
        </w:tc>
      </w:tr>
      <w:tr w:rsidR="0062407B" w:rsidRPr="00B35ACF" w14:paraId="641C3AE7" w14:textId="77777777" w:rsidTr="00CA2AE4">
        <w:trPr>
          <w:trHeight w:val="1164"/>
          <w:jc w:val="center"/>
        </w:trPr>
        <w:tc>
          <w:tcPr>
            <w:tcW w:w="2185" w:type="dxa"/>
          </w:tcPr>
          <w:p w14:paraId="695B64FE" w14:textId="0262956E" w:rsidR="0062407B" w:rsidRPr="00B35ACF" w:rsidRDefault="00DE484F" w:rsidP="00DE484F">
            <w:ins w:id="2636" w:author="Michael Smith [2]" w:date="2024-04-09T14:20:00Z">
              <w:r w:rsidRPr="00DE484F">
                <w:t>DRM</w:t>
              </w:r>
            </w:ins>
            <w:ins w:id="2637" w:author="Michael Smith [2]" w:date="2024-04-09T15:05:00Z">
              <w:r w:rsidRPr="00DE484F">
                <w:t xml:space="preserve"> (Data Rights Management)</w:t>
              </w:r>
            </w:ins>
          </w:p>
        </w:tc>
        <w:tc>
          <w:tcPr>
            <w:tcW w:w="5280" w:type="dxa"/>
          </w:tcPr>
          <w:p w14:paraId="5C206AD5" w14:textId="603DB300" w:rsidR="0062407B" w:rsidRPr="00B35ACF" w:rsidRDefault="00DE484F" w:rsidP="00DE484F">
            <w:ins w:id="2638" w:author="Michael Smith [2]" w:date="2024-12-03T11:14:00Z">
              <w:r w:rsidRPr="00DE484F">
                <w:t>The management of permissions to access NG</w:t>
              </w:r>
            </w:ins>
            <w:r w:rsidRPr="00DE484F">
              <w:t>9</w:t>
            </w:r>
            <w:r w:rsidRPr="00DE484F">
              <w:noBreakHyphen/>
              <w:t>1</w:t>
            </w:r>
            <w:r w:rsidRPr="00DE484F">
              <w:noBreakHyphen/>
              <w:t>1</w:t>
            </w:r>
            <w:ins w:id="2639" w:author="Michael Smith [2]" w:date="2024-12-03T11:14:00Z">
              <w:r w:rsidRPr="00DE484F">
                <w:t xml:space="preserve"> interfaces and data according to rules (a policy) written in the eXtensible Access Control Markup Language (XACML</w:t>
              </w:r>
            </w:ins>
            <w:r w:rsidRPr="00DE484F">
              <w:t xml:space="preserve">) </w:t>
            </w:r>
            <w:r w:rsidR="00FE251B">
              <w:fldChar w:fldCharType="begin"/>
            </w:r>
            <w:r w:rsidR="00FE251B">
              <w:instrText xml:space="preserve"> REF _Ref225767254 \r \h </w:instrText>
            </w:r>
            <w:r w:rsidR="00FE251B">
              <w:fldChar w:fldCharType="separate"/>
            </w:r>
            <w:r w:rsidR="00FE251B">
              <w:t>[17]</w:t>
            </w:r>
            <w:r w:rsidR="00FE251B">
              <w:fldChar w:fldCharType="end"/>
            </w:r>
            <w:ins w:id="2640" w:author="Michael Smith [2]" w:date="2024-12-03T11:14:00Z">
              <w:r w:rsidRPr="00DE484F">
                <w:t>.</w:t>
              </w:r>
            </w:ins>
          </w:p>
        </w:tc>
        <w:tc>
          <w:tcPr>
            <w:tcW w:w="2372" w:type="dxa"/>
            <w:hideMark/>
          </w:tcPr>
          <w:p w14:paraId="62AF451E" w14:textId="4FA66040" w:rsidR="0062407B" w:rsidRPr="00B35ACF" w:rsidRDefault="00000000" w:rsidP="00DE484F">
            <w:sdt>
              <w:sdtPr>
                <w:id w:val="-251283058"/>
                <w:placeholder>
                  <w:docPart w:val="27009F145A4E476DB58EF2935735DAFF"/>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DE484F">
                  <w:t>Add</w:t>
                </w:r>
              </w:sdtContent>
            </w:sdt>
          </w:p>
          <w:p w14:paraId="78FB84A2" w14:textId="13215FBD" w:rsidR="0062407B" w:rsidRPr="00B35ACF" w:rsidRDefault="00DE484F" w:rsidP="00DE484F">
            <w:pPr>
              <w:rPr>
                <w:rFonts w:eastAsia="Calibri"/>
              </w:rPr>
            </w:pPr>
            <w:ins w:id="2641" w:author="Michael Smith [2]" w:date="2024-12-03T11:16:00Z">
              <w:r w:rsidRPr="00DE484F">
                <w:rPr>
                  <w:rFonts w:eastAsia="Calibri"/>
                </w:rPr>
                <w:t>(Taken from</w:t>
              </w:r>
            </w:ins>
            <w:ins w:id="2642" w:author="Michael Smith [2]" w:date="2024-12-03T11:15:00Z">
              <w:r w:rsidRPr="00DE484F">
                <w:rPr>
                  <w:rFonts w:eastAsia="Calibri"/>
                </w:rPr>
                <w:t xml:space="preserve"> STA</w:t>
              </w:r>
            </w:ins>
            <w:ins w:id="2643" w:author="Michael Smith [2]" w:date="2024-12-03T11:16:00Z">
              <w:r w:rsidRPr="00DE484F">
                <w:rPr>
                  <w:rFonts w:eastAsia="Calibri"/>
                </w:rPr>
                <w:noBreakHyphen/>
              </w:r>
            </w:ins>
            <w:ins w:id="2644" w:author="Michael Smith [2]" w:date="2024-12-03T11:15:00Z">
              <w:r w:rsidRPr="00DE484F">
                <w:rPr>
                  <w:rFonts w:eastAsia="Calibri"/>
                </w:rPr>
                <w:t>010</w:t>
              </w:r>
              <w:commentRangeStart w:id="2645"/>
              <w:r w:rsidRPr="00DE484F">
                <w:rPr>
                  <w:rFonts w:eastAsia="Calibri"/>
                </w:rPr>
                <w:t>.3.1</w:t>
              </w:r>
            </w:ins>
            <w:ins w:id="2646" w:author="Michael Smith [2]" w:date="2024-12-03T11:16:00Z">
              <w:r w:rsidRPr="00DE484F">
                <w:rPr>
                  <w:rFonts w:eastAsia="Calibri"/>
                </w:rPr>
                <w:t>)</w:t>
              </w:r>
            </w:ins>
            <w:commentRangeEnd w:id="2645"/>
            <w:r w:rsidR="00B46583" w:rsidRPr="00B35ACF">
              <w:rPr>
                <w:rStyle w:val="CommentReference"/>
                <w:rFonts w:eastAsia="Calibri"/>
                <w:sz w:val="20"/>
                <w:szCs w:val="20"/>
              </w:rPr>
              <w:commentReference w:id="2645"/>
            </w:r>
          </w:p>
        </w:tc>
      </w:tr>
      <w:tr w:rsidR="00DE484F" w:rsidRPr="00B35ACF" w14:paraId="4C063891" w14:textId="77777777" w:rsidTr="00CA2AE4">
        <w:trPr>
          <w:trHeight w:val="1155"/>
          <w:jc w:val="center"/>
        </w:trPr>
        <w:tc>
          <w:tcPr>
            <w:tcW w:w="2185" w:type="dxa"/>
          </w:tcPr>
          <w:p w14:paraId="3F12C95E" w14:textId="616641D3" w:rsidR="00DE484F" w:rsidRPr="00B35ACF" w:rsidRDefault="00DE484F" w:rsidP="00DE484F">
            <w:pPr>
              <w:keepNext/>
              <w:rPr>
                <w:rFonts w:cs="Tahoma"/>
              </w:rPr>
            </w:pPr>
            <w:r w:rsidRPr="00E8100D">
              <w:t>Early Media</w:t>
            </w:r>
          </w:p>
        </w:tc>
        <w:tc>
          <w:tcPr>
            <w:tcW w:w="5280" w:type="dxa"/>
          </w:tcPr>
          <w:p w14:paraId="4DD128A2" w14:textId="604AA699" w:rsidR="00DE484F" w:rsidRPr="00B35ACF" w:rsidRDefault="00DE484F" w:rsidP="00DE484F">
            <w:pPr>
              <w:keepNext/>
              <w:rPr>
                <w:rFonts w:cs="Tahoma"/>
              </w:rPr>
            </w:pPr>
            <w:r w:rsidRPr="00E8100D">
              <w:t>Early Media is defined as media streams that flow between parties before the session establishment process is complete, that is, before a final response has been provided.</w:t>
            </w:r>
          </w:p>
        </w:tc>
        <w:tc>
          <w:tcPr>
            <w:tcW w:w="2372" w:type="dxa"/>
            <w:hideMark/>
          </w:tcPr>
          <w:p w14:paraId="590FBE59" w14:textId="7B5AB1DC" w:rsidR="00DE484F" w:rsidRPr="00CA2AE4" w:rsidRDefault="00000000" w:rsidP="00DE484F">
            <w:pPr>
              <w:pStyle w:val="BodyText"/>
            </w:pPr>
            <w:sdt>
              <w:sdtPr>
                <w:rPr>
                  <w:color w:val="C00000"/>
                </w:rPr>
                <w:id w:val="-1676640512"/>
                <w:placeholder>
                  <w:docPart w:val="3811A378E2E741A9856C1D39D38D241F"/>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DE484F">
                  <w:rPr>
                    <w:color w:val="C00000"/>
                  </w:rPr>
                  <w:t>Add</w:t>
                </w:r>
              </w:sdtContent>
            </w:sdt>
          </w:p>
        </w:tc>
      </w:tr>
      <w:tr w:rsidR="00DE484F" w:rsidRPr="00B35ACF" w14:paraId="5FDBD4BD" w14:textId="77777777" w:rsidTr="0062407B">
        <w:trPr>
          <w:trHeight w:val="2010"/>
          <w:jc w:val="center"/>
        </w:trPr>
        <w:tc>
          <w:tcPr>
            <w:tcW w:w="2185" w:type="dxa"/>
          </w:tcPr>
          <w:p w14:paraId="70DE7E55" w14:textId="4C2FC58C" w:rsidR="00DE484F" w:rsidRPr="00B35ACF" w:rsidRDefault="00DE484F" w:rsidP="00DE484F">
            <w:pPr>
              <w:keepNext/>
              <w:rPr>
                <w:rFonts w:cs="Tahoma"/>
              </w:rPr>
            </w:pPr>
            <w:r w:rsidRPr="004A012F">
              <w:t>ECC (Emergency Communications Center)</w:t>
            </w:r>
          </w:p>
        </w:tc>
        <w:tc>
          <w:tcPr>
            <w:tcW w:w="5280" w:type="dxa"/>
          </w:tcPr>
          <w:p w14:paraId="2859D7F3" w14:textId="5BB2C3B0" w:rsidR="00DE484F" w:rsidRPr="00B35ACF" w:rsidRDefault="00DE484F" w:rsidP="00DE484F">
            <w:pPr>
              <w:keepNext/>
              <w:rPr>
                <w:rFonts w:cs="Tahoma"/>
              </w:rPr>
            </w:pPr>
            <w:r w:rsidRPr="004A012F">
              <w:t>A facility designated to receive and process requests for emergency assistance, which may include 9</w:t>
            </w:r>
            <w:r w:rsidRPr="004A012F">
              <w:rPr>
                <w:rFonts w:ascii="Cambria Math" w:hAnsi="Cambria Math" w:cs="Cambria Math"/>
              </w:rPr>
              <w:t>‑</w:t>
            </w:r>
            <w:r w:rsidRPr="004A012F">
              <w:t>1</w:t>
            </w:r>
            <w:r w:rsidRPr="004A012F">
              <w:rPr>
                <w:rFonts w:ascii="Cambria Math" w:hAnsi="Cambria Math" w:cs="Cambria Math"/>
              </w:rPr>
              <w:t>‑</w:t>
            </w:r>
            <w:r w:rsidRPr="004A012F">
              <w:t>1 calls, determine the appropriate emergency response based on available resources, and coordinate the emergency response according to a specific operational policy.</w:t>
            </w:r>
          </w:p>
        </w:tc>
        <w:tc>
          <w:tcPr>
            <w:tcW w:w="2372" w:type="dxa"/>
            <w:hideMark/>
          </w:tcPr>
          <w:p w14:paraId="19BE3D54" w14:textId="0B5A98A2" w:rsidR="00DE484F" w:rsidRPr="00B35ACF" w:rsidRDefault="00000000" w:rsidP="00DE484F">
            <w:pPr>
              <w:pStyle w:val="BodyText"/>
            </w:pPr>
            <w:sdt>
              <w:sdtPr>
                <w:rPr>
                  <w:color w:val="C00000"/>
                </w:rPr>
                <w:id w:val="-745646083"/>
                <w:placeholder>
                  <w:docPart w:val="5DF325B6350B442080F4A78E59F2EF41"/>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DE484F">
                  <w:rPr>
                    <w:color w:val="C00000"/>
                  </w:rPr>
                  <w:t>In Glossary</w:t>
                </w:r>
              </w:sdtContent>
            </w:sdt>
          </w:p>
          <w:p w14:paraId="32436DE6" w14:textId="7AC3FF8D" w:rsidR="00DE484F" w:rsidRPr="00B35ACF" w:rsidRDefault="00DE484F" w:rsidP="00DE484F">
            <w:pPr>
              <w:pStyle w:val="BodyText"/>
              <w:rPr>
                <w:rFonts w:eastAsia="Calibri"/>
              </w:rPr>
            </w:pPr>
          </w:p>
        </w:tc>
      </w:tr>
      <w:tr w:rsidR="00553A37" w:rsidRPr="00B35ACF" w14:paraId="491D673A" w14:textId="77777777" w:rsidTr="0062407B">
        <w:trPr>
          <w:trHeight w:val="2010"/>
          <w:jc w:val="center"/>
        </w:trPr>
        <w:tc>
          <w:tcPr>
            <w:tcW w:w="2185" w:type="dxa"/>
          </w:tcPr>
          <w:p w14:paraId="06C9A656" w14:textId="6B244010" w:rsidR="00553A37" w:rsidRPr="00B35ACF" w:rsidRDefault="00553A37" w:rsidP="00553A37">
            <w:pPr>
              <w:keepNext/>
              <w:rPr>
                <w:rFonts w:cs="Tahoma"/>
              </w:rPr>
            </w:pPr>
            <w:r w:rsidRPr="00B83379">
              <w:t>ECRF (Emergency Call Routing Function)</w:t>
            </w:r>
          </w:p>
        </w:tc>
        <w:tc>
          <w:tcPr>
            <w:tcW w:w="5280" w:type="dxa"/>
          </w:tcPr>
          <w:p w14:paraId="4D6B3A96" w14:textId="1EB07623" w:rsidR="00553A37" w:rsidRPr="00B35ACF" w:rsidRDefault="00553A37" w:rsidP="00553A37">
            <w:pPr>
              <w:keepNext/>
              <w:rPr>
                <w:rFonts w:cs="Tahoma"/>
              </w:rPr>
            </w:pPr>
            <w:r w:rsidRPr="00B83379">
              <w:t>ECRF (Emergency Call Routing Function) is a functional element in NGCS (Next Generation Core Services) which is a LoST (Location-to-Service Translation) protocol server where location information (either civic address or geo-coordinates) and a Service URN serve as input to a mapping function that returns a URI used to route an Emergency Call toward the appropriate PSAP for the caller’s location or towards a responder agency.</w:t>
            </w:r>
          </w:p>
        </w:tc>
        <w:tc>
          <w:tcPr>
            <w:tcW w:w="2372" w:type="dxa"/>
            <w:hideMark/>
          </w:tcPr>
          <w:p w14:paraId="25B35B18" w14:textId="22763F50" w:rsidR="00553A37" w:rsidRPr="00B35ACF" w:rsidRDefault="00000000" w:rsidP="00553A37">
            <w:pPr>
              <w:pStyle w:val="BodyText"/>
            </w:pPr>
            <w:sdt>
              <w:sdtPr>
                <w:rPr>
                  <w:color w:val="C00000"/>
                </w:rPr>
                <w:id w:val="-1132403099"/>
                <w:placeholder>
                  <w:docPart w:val="EA59FB8528BA42AEBCC9A75991BCAA0A"/>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553A37">
                  <w:rPr>
                    <w:color w:val="C00000"/>
                  </w:rPr>
                  <w:t>In Glossary</w:t>
                </w:r>
              </w:sdtContent>
            </w:sdt>
          </w:p>
          <w:p w14:paraId="6CBA7B69" w14:textId="42B31472" w:rsidR="00553A37" w:rsidRPr="00B35ACF" w:rsidRDefault="00553A37" w:rsidP="00553A37">
            <w:pPr>
              <w:pStyle w:val="BodyText"/>
              <w:rPr>
                <w:rFonts w:eastAsia="Calibri"/>
              </w:rPr>
            </w:pPr>
          </w:p>
        </w:tc>
      </w:tr>
      <w:tr w:rsidR="00553A37" w:rsidRPr="00B35ACF" w14:paraId="6CBDE866" w14:textId="77777777" w:rsidTr="0062407B">
        <w:trPr>
          <w:trHeight w:val="2010"/>
          <w:jc w:val="center"/>
        </w:trPr>
        <w:tc>
          <w:tcPr>
            <w:tcW w:w="2185" w:type="dxa"/>
          </w:tcPr>
          <w:p w14:paraId="5624F1A7" w14:textId="4EF36788" w:rsidR="00553A37" w:rsidRPr="00B35ACF" w:rsidRDefault="00553A37" w:rsidP="00553A37">
            <w:pPr>
              <w:keepNext/>
              <w:rPr>
                <w:rFonts w:cs="Tahoma"/>
              </w:rPr>
            </w:pPr>
            <w:r w:rsidRPr="00F5207E">
              <w:t>EIDO (Emergency Incident Data Object)</w:t>
            </w:r>
          </w:p>
        </w:tc>
        <w:tc>
          <w:tcPr>
            <w:tcW w:w="5280" w:type="dxa"/>
          </w:tcPr>
          <w:p w14:paraId="51F96467" w14:textId="5ED20AEF" w:rsidR="00553A37" w:rsidRPr="00B35ACF" w:rsidRDefault="00553A37" w:rsidP="00553A37">
            <w:pPr>
              <w:keepNext/>
              <w:rPr>
                <w:rFonts w:cs="Tahoma"/>
              </w:rPr>
            </w:pPr>
            <w:r w:rsidRPr="00F5207E">
              <w:t>An EIDO (Emergency Incident Data Object) is a JSON-based (JavaScript Object Notation) object that is used to share emergency incident information between and among authorized entities and systems. NENA has adopted the JSON-based EIDO (Emergency Incident Data Object) for sharing incident information among authorized NG9 1 1 entities and systems.</w:t>
            </w:r>
          </w:p>
        </w:tc>
        <w:tc>
          <w:tcPr>
            <w:tcW w:w="2372" w:type="dxa"/>
            <w:hideMark/>
          </w:tcPr>
          <w:p w14:paraId="678DA3A0" w14:textId="1205B0ED" w:rsidR="00553A37" w:rsidRPr="00B35ACF" w:rsidRDefault="00000000" w:rsidP="00553A37">
            <w:pPr>
              <w:pStyle w:val="BodyText"/>
            </w:pPr>
            <w:sdt>
              <w:sdtPr>
                <w:rPr>
                  <w:color w:val="C00000"/>
                </w:rPr>
                <w:id w:val="-69039762"/>
                <w:placeholder>
                  <w:docPart w:val="B437CF61E58E4891A85B03882147C1A0"/>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553A37">
                  <w:rPr>
                    <w:color w:val="C00000"/>
                  </w:rPr>
                  <w:t>In Glossary</w:t>
                </w:r>
              </w:sdtContent>
            </w:sdt>
          </w:p>
          <w:p w14:paraId="3FCB13A8" w14:textId="1E7378F1" w:rsidR="00553A37" w:rsidRPr="00B35ACF" w:rsidRDefault="00553A37" w:rsidP="00553A37">
            <w:pPr>
              <w:pStyle w:val="BodyText"/>
              <w:rPr>
                <w:rFonts w:eastAsia="Calibri"/>
              </w:rPr>
            </w:pPr>
          </w:p>
        </w:tc>
      </w:tr>
      <w:tr w:rsidR="0062407B" w:rsidRPr="00B35ACF" w14:paraId="08526A76" w14:textId="77777777" w:rsidTr="00500F88">
        <w:trPr>
          <w:trHeight w:val="1596"/>
          <w:jc w:val="center"/>
        </w:trPr>
        <w:tc>
          <w:tcPr>
            <w:tcW w:w="2185" w:type="dxa"/>
          </w:tcPr>
          <w:p w14:paraId="0B3C2034" w14:textId="338EE9A1" w:rsidR="0062407B" w:rsidRPr="00B35ACF" w:rsidRDefault="00644C8F" w:rsidP="00644C8F">
            <w:r w:rsidRPr="00644C8F">
              <w:lastRenderedPageBreak/>
              <w:t xml:space="preserve"> </w:t>
            </w:r>
            <w:commentRangeStart w:id="2647"/>
            <w:r w:rsidRPr="00644C8F">
              <w:t>Element State</w:t>
            </w:r>
            <w:commentRangeEnd w:id="2647"/>
            <w:r w:rsidR="00B46583" w:rsidRPr="00B35ACF">
              <w:rPr>
                <w:rStyle w:val="CommentReference"/>
                <w:sz w:val="20"/>
                <w:szCs w:val="20"/>
              </w:rPr>
              <w:commentReference w:id="2647"/>
            </w:r>
          </w:p>
        </w:tc>
        <w:tc>
          <w:tcPr>
            <w:tcW w:w="5280" w:type="dxa"/>
          </w:tcPr>
          <w:p w14:paraId="14AAF014" w14:textId="3F4DDBAF" w:rsidR="0062407B" w:rsidRPr="00B35ACF" w:rsidRDefault="00644C8F" w:rsidP="00644C8F">
            <w:r w:rsidRPr="00644C8F">
              <w:t>An event package defined in NENA</w:t>
            </w:r>
            <w:r w:rsidRPr="00644C8F">
              <w:noBreakHyphen/>
              <w:t>STA</w:t>
            </w:r>
            <w:r w:rsidRPr="00644C8F">
              <w:noBreakHyphen/>
              <w:t xml:space="preserve">010 </w:t>
            </w:r>
            <w:r w:rsidRPr="00644C8F">
              <w:fldChar w:fldCharType="begin"/>
            </w:r>
            <w:r w:rsidRPr="00644C8F">
              <w:instrText xml:space="preserve"> REF _Ref200179524 \n \h </w:instrText>
            </w:r>
            <w:r>
              <w:instrText xml:space="preserve"> \* MERGEFORMAT </w:instrText>
            </w:r>
            <w:r w:rsidRPr="00644C8F">
              <w:fldChar w:fldCharType="separate"/>
            </w:r>
            <w:r w:rsidR="00F31C4F">
              <w:fldChar w:fldCharType="begin"/>
            </w:r>
            <w:r w:rsidR="00F31C4F">
              <w:instrText xml:space="preserve"> REF _Ref129852940 \r \h </w:instrText>
            </w:r>
            <w:r w:rsidR="00F31C4F">
              <w:fldChar w:fldCharType="separate"/>
            </w:r>
            <w:r w:rsidR="00F31C4F">
              <w:t>[7]</w:t>
            </w:r>
            <w:r w:rsidR="00F31C4F">
              <w:fldChar w:fldCharType="end"/>
            </w:r>
            <w:r w:rsidRPr="00644C8F">
              <w:fldChar w:fldCharType="end"/>
            </w:r>
            <w:r w:rsidRPr="00644C8F">
              <w:t xml:space="preserve"> that provides the state of an element either determined automatically or as determined by management. A registry (ElementState) of allowed values is also defined in NENA</w:t>
            </w:r>
            <w:r w:rsidRPr="00644C8F">
              <w:noBreakHyphen/>
              <w:t>STA</w:t>
            </w:r>
            <w:r w:rsidRPr="00644C8F">
              <w:noBreakHyphen/>
              <w:t xml:space="preserve">010 </w:t>
            </w:r>
            <w:r w:rsidRPr="00644C8F">
              <w:fldChar w:fldCharType="begin"/>
            </w:r>
            <w:r w:rsidRPr="00644C8F">
              <w:instrText xml:space="preserve"> REF _Ref200179524 \n \h </w:instrText>
            </w:r>
            <w:r>
              <w:instrText xml:space="preserve"> \* MERGEFORMAT </w:instrText>
            </w:r>
            <w:r w:rsidRPr="00644C8F">
              <w:fldChar w:fldCharType="separate"/>
            </w:r>
            <w:r w:rsidR="00F31C4F">
              <w:fldChar w:fldCharType="begin"/>
            </w:r>
            <w:r w:rsidR="00F31C4F">
              <w:instrText xml:space="preserve"> REF _Ref129852940 \r \h </w:instrText>
            </w:r>
            <w:r w:rsidR="00F31C4F">
              <w:fldChar w:fldCharType="separate"/>
            </w:r>
            <w:r w:rsidR="00F31C4F">
              <w:t>[7]</w:t>
            </w:r>
            <w:r w:rsidR="00F31C4F">
              <w:fldChar w:fldCharType="end"/>
            </w:r>
            <w:r w:rsidRPr="00644C8F">
              <w:fldChar w:fldCharType="end"/>
            </w:r>
            <w:r w:rsidRPr="00644C8F">
              <w:t>.</w:t>
            </w:r>
          </w:p>
        </w:tc>
        <w:tc>
          <w:tcPr>
            <w:tcW w:w="2372" w:type="dxa"/>
            <w:hideMark/>
          </w:tcPr>
          <w:p w14:paraId="7CC8ED87" w14:textId="59D6FD72" w:rsidR="0062407B" w:rsidRPr="00B35ACF" w:rsidRDefault="00000000" w:rsidP="00644C8F">
            <w:sdt>
              <w:sdtPr>
                <w:id w:val="-975843134"/>
                <w:placeholder>
                  <w:docPart w:val="C3EB925AB4F54079B38A9CFC73796084"/>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644C8F">
                  <w:t>Add</w:t>
                </w:r>
              </w:sdtContent>
            </w:sdt>
          </w:p>
          <w:p w14:paraId="434D5213" w14:textId="316CBCAC" w:rsidR="0062407B" w:rsidRPr="00B35ACF" w:rsidRDefault="0062407B" w:rsidP="00644C8F">
            <w:pPr>
              <w:rPr>
                <w:rFonts w:eastAsia="Calibri"/>
              </w:rPr>
            </w:pPr>
          </w:p>
        </w:tc>
      </w:tr>
      <w:tr w:rsidR="00236607" w:rsidRPr="00B35ACF" w14:paraId="52CEAD97" w14:textId="77777777" w:rsidTr="00500F88">
        <w:trPr>
          <w:trHeight w:val="1200"/>
          <w:jc w:val="center"/>
        </w:trPr>
        <w:tc>
          <w:tcPr>
            <w:tcW w:w="2185" w:type="dxa"/>
          </w:tcPr>
          <w:p w14:paraId="4E49CE9D" w14:textId="0488EC1F" w:rsidR="00236607" w:rsidRPr="00B35ACF" w:rsidRDefault="00236607" w:rsidP="00236607">
            <w:pPr>
              <w:keepNext/>
              <w:rPr>
                <w:rFonts w:cs="Tahoma"/>
              </w:rPr>
            </w:pPr>
            <w:r w:rsidRPr="006C4719">
              <w:t>Emergency Call</w:t>
            </w:r>
          </w:p>
        </w:tc>
        <w:tc>
          <w:tcPr>
            <w:tcW w:w="5280" w:type="dxa"/>
          </w:tcPr>
          <w:p w14:paraId="0790BFD0" w14:textId="2E998C1B" w:rsidR="00236607" w:rsidRPr="00B35ACF" w:rsidRDefault="00236607" w:rsidP="00236607">
            <w:pPr>
              <w:keepNext/>
              <w:rPr>
                <w:rFonts w:cs="Tahoma"/>
              </w:rPr>
            </w:pPr>
            <w:r w:rsidRPr="006C4719">
              <w:t xml:space="preserve">A call for assistance to a designated emergency number (e.g., 911, 112) initiated by the public requesting immediate response from an Agency. </w:t>
            </w:r>
          </w:p>
        </w:tc>
        <w:tc>
          <w:tcPr>
            <w:tcW w:w="2372" w:type="dxa"/>
            <w:hideMark/>
          </w:tcPr>
          <w:p w14:paraId="571B50A6" w14:textId="5A574DD9" w:rsidR="00236607" w:rsidRPr="00B35ACF" w:rsidRDefault="00000000" w:rsidP="00236607">
            <w:pPr>
              <w:pStyle w:val="BodyText"/>
            </w:pPr>
            <w:sdt>
              <w:sdtPr>
                <w:rPr>
                  <w:color w:val="C00000"/>
                </w:rPr>
                <w:id w:val="-596015806"/>
                <w:placeholder>
                  <w:docPart w:val="B0DEBD3C8F994CCDA11DC8236573584D"/>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236607">
                  <w:rPr>
                    <w:color w:val="C00000"/>
                  </w:rPr>
                  <w:t>Add</w:t>
                </w:r>
              </w:sdtContent>
            </w:sdt>
          </w:p>
          <w:p w14:paraId="4DF1DD96" w14:textId="24D46DE7" w:rsidR="00236607" w:rsidRPr="00B35ACF" w:rsidRDefault="00236607" w:rsidP="00236607">
            <w:pPr>
              <w:pStyle w:val="BodyText"/>
              <w:rPr>
                <w:rFonts w:eastAsia="Calibri"/>
              </w:rPr>
            </w:pPr>
            <w:r w:rsidRPr="00236607">
              <w:rPr>
                <w:rFonts w:eastAsia="Calibri"/>
              </w:rPr>
              <w:t>(add as Related term to Call)</w:t>
            </w:r>
          </w:p>
        </w:tc>
      </w:tr>
      <w:tr w:rsidR="00E32B7F" w:rsidRPr="00B35ACF" w14:paraId="585F1ED4" w14:textId="77777777" w:rsidTr="00500F88">
        <w:trPr>
          <w:trHeight w:val="1200"/>
          <w:jc w:val="center"/>
        </w:trPr>
        <w:tc>
          <w:tcPr>
            <w:tcW w:w="2185" w:type="dxa"/>
          </w:tcPr>
          <w:p w14:paraId="34A5722A" w14:textId="1B95A578" w:rsidR="00E32B7F" w:rsidRPr="006C4719" w:rsidRDefault="005431FA" w:rsidP="00236607">
            <w:pPr>
              <w:keepNext/>
            </w:pPr>
            <w:r>
              <w:t>ERS (Emergency Response Services)</w:t>
            </w:r>
          </w:p>
        </w:tc>
        <w:tc>
          <w:tcPr>
            <w:tcW w:w="5280" w:type="dxa"/>
          </w:tcPr>
          <w:p w14:paraId="4A198EDF" w14:textId="4F08D2B2" w:rsidR="00E32B7F" w:rsidRPr="006C4719" w:rsidRDefault="00DB431F" w:rsidP="00236607">
            <w:pPr>
              <w:keepNext/>
            </w:pPr>
            <w:r>
              <w:t xml:space="preserve">The Agencies, Services, and Functions </w:t>
            </w:r>
            <w:r w:rsidR="00A574F5">
              <w:t xml:space="preserve">involved in the response to a reported </w:t>
            </w:r>
            <w:r w:rsidR="00165ED7">
              <w:t>Incident, including those specified in this document</w:t>
            </w:r>
            <w:r w:rsidR="00556962">
              <w:t>,</w:t>
            </w:r>
            <w:r w:rsidR="00165ED7">
              <w:t xml:space="preserve"> and </w:t>
            </w:r>
            <w:r w:rsidR="00CA1F31">
              <w:t xml:space="preserve">other public or private entities and services that </w:t>
            </w:r>
            <w:r w:rsidR="00564E2B">
              <w:t>support them</w:t>
            </w:r>
            <w:r w:rsidR="00AB175D">
              <w:t xml:space="preserve">, </w:t>
            </w:r>
            <w:r w:rsidR="00355FFC">
              <w:t>including</w:t>
            </w:r>
            <w:r w:rsidR="00AB175D">
              <w:t xml:space="preserve"> all entities that use EI</w:t>
            </w:r>
            <w:r w:rsidR="0051758F">
              <w:t>DOs to exchange Incident data</w:t>
            </w:r>
            <w:r w:rsidR="00564E2B">
              <w:t>.</w:t>
            </w:r>
          </w:p>
        </w:tc>
        <w:tc>
          <w:tcPr>
            <w:tcW w:w="2372" w:type="dxa"/>
          </w:tcPr>
          <w:p w14:paraId="518AE424" w14:textId="08AB0A6D" w:rsidR="00E32B7F" w:rsidRDefault="00B5731D" w:rsidP="00236607">
            <w:pPr>
              <w:pStyle w:val="BodyText"/>
              <w:rPr>
                <w:color w:val="C00000"/>
              </w:rPr>
            </w:pPr>
            <w:r>
              <w:rPr>
                <w:color w:val="C00000"/>
              </w:rPr>
              <w:t>Add</w:t>
            </w:r>
          </w:p>
        </w:tc>
      </w:tr>
      <w:tr w:rsidR="00236607" w:rsidRPr="00B35ACF" w14:paraId="6715DDF5" w14:textId="77777777" w:rsidTr="00500F88">
        <w:trPr>
          <w:trHeight w:val="1191"/>
          <w:jc w:val="center"/>
        </w:trPr>
        <w:tc>
          <w:tcPr>
            <w:tcW w:w="2185" w:type="dxa"/>
          </w:tcPr>
          <w:p w14:paraId="2CCDC79E" w14:textId="5C9FF6EE" w:rsidR="00236607" w:rsidRPr="00B35ACF" w:rsidRDefault="00236607" w:rsidP="00236607">
            <w:pPr>
              <w:keepNext/>
              <w:rPr>
                <w:rFonts w:cs="Tahoma"/>
              </w:rPr>
            </w:pPr>
            <w:r w:rsidRPr="007C38A9">
              <w:t>Emergency Support Call</w:t>
            </w:r>
          </w:p>
        </w:tc>
        <w:tc>
          <w:tcPr>
            <w:tcW w:w="5280" w:type="dxa"/>
          </w:tcPr>
          <w:p w14:paraId="7110174F" w14:textId="7CFF8670" w:rsidR="00236607" w:rsidRPr="00B35ACF" w:rsidRDefault="00236607" w:rsidP="00236607">
            <w:pPr>
              <w:keepNext/>
              <w:rPr>
                <w:rFonts w:cs="Tahoma"/>
              </w:rPr>
            </w:pPr>
            <w:r w:rsidRPr="007C38A9">
              <w:t>An Emergency Support Call is a call from an Agency to another Agency associated with an Incident.</w:t>
            </w:r>
          </w:p>
        </w:tc>
        <w:tc>
          <w:tcPr>
            <w:tcW w:w="2372" w:type="dxa"/>
            <w:hideMark/>
          </w:tcPr>
          <w:p w14:paraId="115B34C1" w14:textId="456BC614" w:rsidR="00236607" w:rsidRPr="00B35ACF" w:rsidRDefault="00000000" w:rsidP="00236607">
            <w:pPr>
              <w:pStyle w:val="BodyText"/>
            </w:pPr>
            <w:sdt>
              <w:sdtPr>
                <w:rPr>
                  <w:color w:val="C00000"/>
                </w:rPr>
                <w:id w:val="-647745852"/>
                <w:placeholder>
                  <w:docPart w:val="29EDEB80DB8B4D59BFD2424819949D06"/>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236607">
                  <w:rPr>
                    <w:color w:val="C00000"/>
                  </w:rPr>
                  <w:t>Add</w:t>
                </w:r>
              </w:sdtContent>
            </w:sdt>
          </w:p>
          <w:p w14:paraId="730377BF" w14:textId="739956B3" w:rsidR="00236607" w:rsidRPr="00B35ACF" w:rsidRDefault="00236607" w:rsidP="00236607">
            <w:pPr>
              <w:pStyle w:val="BodyText"/>
              <w:rPr>
                <w:rFonts w:eastAsia="Calibri"/>
              </w:rPr>
            </w:pPr>
            <w:r w:rsidRPr="00236607">
              <w:rPr>
                <w:rFonts w:eastAsia="Calibri"/>
              </w:rPr>
              <w:t>(add as Related term to Call)</w:t>
            </w:r>
          </w:p>
        </w:tc>
      </w:tr>
      <w:tr w:rsidR="00236607" w:rsidRPr="00B35ACF" w14:paraId="4B5A0661" w14:textId="77777777" w:rsidTr="0062407B">
        <w:trPr>
          <w:trHeight w:val="2010"/>
          <w:jc w:val="center"/>
        </w:trPr>
        <w:tc>
          <w:tcPr>
            <w:tcW w:w="2185" w:type="dxa"/>
          </w:tcPr>
          <w:p w14:paraId="750E2AD5" w14:textId="52FCAE81" w:rsidR="00236607" w:rsidRPr="00B35ACF" w:rsidRDefault="00236607" w:rsidP="00236607">
            <w:pPr>
              <w:keepNext/>
              <w:rPr>
                <w:rFonts w:cs="Tahoma"/>
              </w:rPr>
            </w:pPr>
            <w:r w:rsidRPr="007A0645">
              <w:t>ESRP (Emergency Service Routing Proxy)</w:t>
            </w:r>
          </w:p>
        </w:tc>
        <w:tc>
          <w:tcPr>
            <w:tcW w:w="5280" w:type="dxa"/>
          </w:tcPr>
          <w:p w14:paraId="3B8E11DC" w14:textId="5533D855" w:rsidR="00236607" w:rsidRPr="00B35ACF" w:rsidRDefault="00236607" w:rsidP="00236607">
            <w:pPr>
              <w:keepNext/>
              <w:rPr>
                <w:rFonts w:cs="Tahoma"/>
              </w:rPr>
            </w:pPr>
            <w:r w:rsidRPr="00236607">
              <w:rPr>
                <w:rFonts w:cs="Tahoma"/>
              </w:rPr>
              <w:t>ESRP (Emergency Service Routing Proxy) is an i3 functional element which is a SIP proxy server that selects the next-hop routing within the ESInet based on location and policy. There is an ESRP on the edge of the ESInet. There is usually an ESRP at the entrance to an NG9</w:t>
            </w:r>
            <w:r w:rsidRPr="00236607">
              <w:rPr>
                <w:rFonts w:ascii="Cambria Math" w:hAnsi="Cambria Math" w:cs="Cambria Math"/>
              </w:rPr>
              <w:t>‑</w:t>
            </w:r>
            <w:r w:rsidRPr="00236607">
              <w:rPr>
                <w:rFonts w:cs="Tahoma"/>
              </w:rPr>
              <w:t>1</w:t>
            </w:r>
            <w:r w:rsidRPr="00236607">
              <w:rPr>
                <w:rFonts w:ascii="Cambria Math" w:hAnsi="Cambria Math" w:cs="Cambria Math"/>
              </w:rPr>
              <w:t>‑</w:t>
            </w:r>
            <w:r w:rsidRPr="00236607">
              <w:rPr>
                <w:rFonts w:cs="Tahoma"/>
              </w:rPr>
              <w:t>1 PSAP. There may be one or more intermediate ESRPs between them.</w:t>
            </w:r>
          </w:p>
        </w:tc>
        <w:tc>
          <w:tcPr>
            <w:tcW w:w="2372" w:type="dxa"/>
            <w:hideMark/>
          </w:tcPr>
          <w:p w14:paraId="544FEEBA" w14:textId="707BC4D1" w:rsidR="00236607" w:rsidRPr="00B35ACF" w:rsidRDefault="00000000" w:rsidP="00236607">
            <w:pPr>
              <w:pStyle w:val="BodyText"/>
            </w:pPr>
            <w:sdt>
              <w:sdtPr>
                <w:rPr>
                  <w:color w:val="C00000"/>
                </w:rPr>
                <w:id w:val="1383371541"/>
                <w:placeholder>
                  <w:docPart w:val="CD55C4B801FD4C3B83F73384B7E924E3"/>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236607">
                  <w:rPr>
                    <w:color w:val="C00000"/>
                  </w:rPr>
                  <w:t>In Glossary</w:t>
                </w:r>
              </w:sdtContent>
            </w:sdt>
          </w:p>
          <w:p w14:paraId="19862C31" w14:textId="024CAFB0" w:rsidR="00236607" w:rsidRPr="00B35ACF" w:rsidRDefault="00236607" w:rsidP="00236607">
            <w:pPr>
              <w:pStyle w:val="BodyText"/>
              <w:rPr>
                <w:rFonts w:eastAsia="Calibri"/>
              </w:rPr>
            </w:pPr>
          </w:p>
        </w:tc>
      </w:tr>
      <w:tr w:rsidR="00236607" w:rsidRPr="00B35ACF" w14:paraId="36D9C5F5" w14:textId="77777777" w:rsidTr="0062407B">
        <w:trPr>
          <w:trHeight w:val="2010"/>
          <w:jc w:val="center"/>
        </w:trPr>
        <w:tc>
          <w:tcPr>
            <w:tcW w:w="2185" w:type="dxa"/>
          </w:tcPr>
          <w:p w14:paraId="1CBCCFE2" w14:textId="1B21F2EE" w:rsidR="00236607" w:rsidRPr="00B35ACF" w:rsidRDefault="00236607" w:rsidP="00236607">
            <w:pPr>
              <w:keepNext/>
              <w:rPr>
                <w:rFonts w:cs="Tahoma"/>
              </w:rPr>
            </w:pPr>
            <w:r w:rsidRPr="00236607">
              <w:t>ESS (External Switching Systems)</w:t>
            </w:r>
          </w:p>
        </w:tc>
        <w:tc>
          <w:tcPr>
            <w:tcW w:w="5280" w:type="dxa"/>
          </w:tcPr>
          <w:p w14:paraId="127FCBC6" w14:textId="58AC9738" w:rsidR="00236607" w:rsidRPr="00B35ACF" w:rsidRDefault="00236607" w:rsidP="00236607">
            <w:pPr>
              <w:keepNext/>
              <w:rPr>
                <w:rFonts w:cs="Tahoma"/>
              </w:rPr>
            </w:pPr>
            <w:r w:rsidRPr="00236607">
              <w:rPr>
                <w:rFonts w:cs="Tahoma"/>
              </w:rPr>
              <w:t>ESS (External Switching Systems) are the administrative, non-emergency communications systems within the PSAP that serve as external switching systems for telephony and other administrative communications (voice mail, email, instant messaging, etc.). The ESS equipment might be represented by a traditional PBX or other communications gateway.</w:t>
            </w:r>
          </w:p>
        </w:tc>
        <w:tc>
          <w:tcPr>
            <w:tcW w:w="2372" w:type="dxa"/>
            <w:hideMark/>
          </w:tcPr>
          <w:p w14:paraId="4BB92706" w14:textId="69A66348" w:rsidR="00236607" w:rsidRPr="00B35ACF" w:rsidRDefault="00000000" w:rsidP="00236607">
            <w:pPr>
              <w:pStyle w:val="BodyText"/>
            </w:pPr>
            <w:sdt>
              <w:sdtPr>
                <w:rPr>
                  <w:color w:val="C00000"/>
                </w:rPr>
                <w:id w:val="1082414169"/>
                <w:placeholder>
                  <w:docPart w:val="47BA29C3E62B4A34AEE8AD2F1C507563"/>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236607">
                  <w:rPr>
                    <w:color w:val="C00000"/>
                  </w:rPr>
                  <w:t>In Glossary</w:t>
                </w:r>
              </w:sdtContent>
            </w:sdt>
          </w:p>
          <w:p w14:paraId="191ADE95" w14:textId="198B96B9" w:rsidR="00236607" w:rsidRPr="00B35ACF" w:rsidRDefault="00236607" w:rsidP="00236607">
            <w:pPr>
              <w:pStyle w:val="BodyText"/>
              <w:rPr>
                <w:rFonts w:eastAsia="Calibri"/>
              </w:rPr>
            </w:pPr>
          </w:p>
        </w:tc>
      </w:tr>
      <w:tr w:rsidR="00236607" w:rsidRPr="00B35ACF" w14:paraId="0541BFE1" w14:textId="77777777" w:rsidTr="00CA2AE4">
        <w:trPr>
          <w:trHeight w:val="1402"/>
          <w:jc w:val="center"/>
        </w:trPr>
        <w:tc>
          <w:tcPr>
            <w:tcW w:w="2185" w:type="dxa"/>
          </w:tcPr>
          <w:p w14:paraId="50D65BDE" w14:textId="741B4A2A" w:rsidR="00236607" w:rsidRPr="00B35ACF" w:rsidRDefault="00236607" w:rsidP="00236607">
            <w:pPr>
              <w:rPr>
                <w:rFonts w:cs="Tahoma"/>
              </w:rPr>
            </w:pPr>
            <w:commentRangeStart w:id="2648"/>
            <w:ins w:id="2649" w:author="Michael Smith [2]" w:date="2024-04-09T14:20:00Z">
              <w:r w:rsidRPr="00236607">
                <w:t>EVS</w:t>
              </w:r>
            </w:ins>
            <w:ins w:id="2650" w:author="Michael Smith [2]" w:date="2024-04-09T15:11:00Z">
              <w:r w:rsidRPr="00236607">
                <w:t xml:space="preserve"> (Enhanced Voice Service)</w:t>
              </w:r>
            </w:ins>
            <w:commentRangeEnd w:id="2648"/>
            <w:r w:rsidR="00B46583" w:rsidRPr="00B35ACF">
              <w:rPr>
                <w:rStyle w:val="CommentReference"/>
                <w:rFonts w:cs="Tahoma"/>
                <w:sz w:val="20"/>
                <w:szCs w:val="20"/>
              </w:rPr>
              <w:commentReference w:id="2648"/>
            </w:r>
          </w:p>
        </w:tc>
        <w:tc>
          <w:tcPr>
            <w:tcW w:w="5280" w:type="dxa"/>
          </w:tcPr>
          <w:p w14:paraId="4A8F24DF" w14:textId="3CEF419B" w:rsidR="00236607" w:rsidRPr="00B35ACF" w:rsidRDefault="00236607" w:rsidP="00236607">
            <w:pPr>
              <w:rPr>
                <w:rFonts w:cs="Tahoma"/>
              </w:rPr>
            </w:pPr>
            <w:ins w:id="2651" w:author="Michael Smith [2]" w:date="2024-04-15T15:12:00Z">
              <w:r w:rsidRPr="00236607">
                <w:rPr>
                  <w:rFonts w:cs="Tahoma"/>
                </w:rPr>
                <w:t>EVS (Enhanced Voice Service) is an a</w:t>
              </w:r>
            </w:ins>
            <w:ins w:id="2652" w:author="Michael Smith [2]" w:date="2024-04-11T13:13:00Z">
              <w:r w:rsidRPr="00236607">
                <w:rPr>
                  <w:rFonts w:cs="Tahoma"/>
                </w:rPr>
                <w:t>udio codec supporting Narrowband, Fullband, Wideband and Superwideband</w:t>
              </w:r>
            </w:ins>
            <w:ins w:id="2653" w:author="Michael Smith [2]" w:date="2024-04-15T15:13:00Z">
              <w:r w:rsidRPr="00236607">
                <w:rPr>
                  <w:rFonts w:cs="Tahoma"/>
                </w:rPr>
                <w:t xml:space="preserve"> profiles</w:t>
              </w:r>
            </w:ins>
            <w:ins w:id="2654" w:author="Michael Smith [2]" w:date="2024-04-11T13:13:00Z">
              <w:r w:rsidRPr="00236607">
                <w:rPr>
                  <w:rFonts w:cs="Tahoma"/>
                </w:rPr>
                <w:t>.</w:t>
              </w:r>
            </w:ins>
            <w:ins w:id="2655" w:author="McMurrer, Steve" w:date="2025-06-13T07:14:00Z">
              <w:r w:rsidRPr="00236607">
                <w:rPr>
                  <w:rFonts w:cs="Tahoma"/>
                </w:rPr>
                <w:t xml:space="preserve"> The EVS standard is found in </w:t>
              </w:r>
              <w:r w:rsidRPr="00236607">
                <w:rPr>
                  <w:rFonts w:cs="Tahoma"/>
                  <w:i/>
                  <w:iCs/>
                </w:rPr>
                <w:t>Codec for Enhanced Voice Services (EVS)</w:t>
              </w:r>
            </w:ins>
            <w:ins w:id="2656" w:author="McMurrer, Steve" w:date="2025-06-13T07:16:00Z">
              <w:r w:rsidRPr="00236607">
                <w:rPr>
                  <w:rFonts w:cs="Tahoma"/>
                  <w:i/>
                  <w:iCs/>
                </w:rPr>
                <w:t xml:space="preserve"> </w:t>
              </w:r>
            </w:ins>
            <w:r w:rsidR="00A73919" w:rsidRPr="00A73919">
              <w:rPr>
                <w:rFonts w:cs="Tahoma"/>
              </w:rPr>
              <w:fldChar w:fldCharType="begin"/>
            </w:r>
            <w:r w:rsidR="00A73919" w:rsidRPr="00A73919">
              <w:rPr>
                <w:rFonts w:cs="Tahoma"/>
              </w:rPr>
              <w:instrText xml:space="preserve"> REF _Ref225859947 \r \h  \* MERGEFORMAT </w:instrText>
            </w:r>
            <w:r w:rsidR="00A73919" w:rsidRPr="00A73919">
              <w:rPr>
                <w:rFonts w:cs="Tahoma"/>
              </w:rPr>
            </w:r>
            <w:r w:rsidR="00A73919" w:rsidRPr="00A73919">
              <w:rPr>
                <w:rFonts w:cs="Tahoma"/>
              </w:rPr>
              <w:fldChar w:fldCharType="separate"/>
            </w:r>
            <w:r w:rsidR="00A73919" w:rsidRPr="00A73919">
              <w:rPr>
                <w:rFonts w:cs="Tahoma"/>
              </w:rPr>
              <w:t>[75]</w:t>
            </w:r>
            <w:r w:rsidR="00A73919" w:rsidRPr="00A73919">
              <w:rPr>
                <w:rFonts w:cs="Tahoma"/>
              </w:rPr>
              <w:fldChar w:fldCharType="end"/>
            </w:r>
          </w:p>
        </w:tc>
        <w:tc>
          <w:tcPr>
            <w:tcW w:w="2372" w:type="dxa"/>
            <w:hideMark/>
          </w:tcPr>
          <w:p w14:paraId="708654F4" w14:textId="4041ECBD" w:rsidR="00236607" w:rsidRPr="00B35ACF" w:rsidRDefault="00000000" w:rsidP="00236607">
            <w:pPr>
              <w:pStyle w:val="BodyText"/>
            </w:pPr>
            <w:sdt>
              <w:sdtPr>
                <w:rPr>
                  <w:color w:val="C00000"/>
                </w:rPr>
                <w:id w:val="-440839543"/>
                <w:placeholder>
                  <w:docPart w:val="35B4B5B2D94C4B59BCC60F95A9C036BC"/>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236607">
                  <w:rPr>
                    <w:color w:val="C00000"/>
                  </w:rPr>
                  <w:t>Add</w:t>
                </w:r>
              </w:sdtContent>
            </w:sdt>
          </w:p>
          <w:p w14:paraId="6C75FB97" w14:textId="6B3BE70A" w:rsidR="00236607" w:rsidRPr="00B35ACF" w:rsidRDefault="00236607" w:rsidP="00236607">
            <w:pPr>
              <w:pStyle w:val="BodyText"/>
              <w:rPr>
                <w:rFonts w:eastAsia="Calibri"/>
              </w:rPr>
            </w:pPr>
          </w:p>
        </w:tc>
      </w:tr>
      <w:tr w:rsidR="00236607" w:rsidRPr="00B35ACF" w14:paraId="5D65D58C" w14:textId="77777777" w:rsidTr="00CA2AE4">
        <w:trPr>
          <w:trHeight w:val="1645"/>
          <w:jc w:val="center"/>
        </w:trPr>
        <w:tc>
          <w:tcPr>
            <w:tcW w:w="2185" w:type="dxa"/>
          </w:tcPr>
          <w:p w14:paraId="44F1DA9A" w14:textId="009FCFE4" w:rsidR="00236607" w:rsidRPr="00B35ACF" w:rsidRDefault="00CA2AE4" w:rsidP="00236607">
            <w:pPr>
              <w:keepNext/>
              <w:rPr>
                <w:rFonts w:cs="Tahoma"/>
              </w:rPr>
            </w:pPr>
            <w:r w:rsidRPr="00CA2AE4">
              <w:lastRenderedPageBreak/>
              <w:t>FE (Functional Element)</w:t>
            </w:r>
          </w:p>
        </w:tc>
        <w:tc>
          <w:tcPr>
            <w:tcW w:w="5280" w:type="dxa"/>
          </w:tcPr>
          <w:p w14:paraId="0D5C1AFE" w14:textId="7D2662D1" w:rsidR="00236607" w:rsidRPr="00B35ACF" w:rsidRDefault="00CA2AE4" w:rsidP="00236607">
            <w:pPr>
              <w:keepNext/>
              <w:rPr>
                <w:rFonts w:cs="Tahoma"/>
              </w:rPr>
            </w:pPr>
            <w:r w:rsidRPr="00CA2AE4">
              <w:rPr>
                <w:rFonts w:cs="Tahoma"/>
              </w:rPr>
              <w:t>An FE (Functional Element) is an abstract building block that consists of a set of interfaces and operations on those interfaces to accomplish a task. Mapping between functional elements and physical implementations may be one-to-one, one-to-many, or many-to-one.</w:t>
            </w:r>
          </w:p>
        </w:tc>
        <w:tc>
          <w:tcPr>
            <w:tcW w:w="2372" w:type="dxa"/>
            <w:hideMark/>
          </w:tcPr>
          <w:p w14:paraId="21843BF8" w14:textId="4F1BBEBE" w:rsidR="00236607" w:rsidRPr="00B35ACF" w:rsidRDefault="00000000" w:rsidP="00236607">
            <w:pPr>
              <w:pStyle w:val="BodyText"/>
            </w:pPr>
            <w:sdt>
              <w:sdtPr>
                <w:rPr>
                  <w:color w:val="C00000"/>
                </w:rPr>
                <w:id w:val="1569765672"/>
                <w:placeholder>
                  <w:docPart w:val="4F4A98DD6DC24EA5902E52B82C2AF817"/>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CA2AE4">
                  <w:rPr>
                    <w:color w:val="C00000"/>
                  </w:rPr>
                  <w:t>In Glossary</w:t>
                </w:r>
              </w:sdtContent>
            </w:sdt>
          </w:p>
          <w:p w14:paraId="68FD6DB0" w14:textId="0E1CC435" w:rsidR="00236607" w:rsidRPr="00B35ACF" w:rsidRDefault="00236607" w:rsidP="00236607">
            <w:pPr>
              <w:pStyle w:val="BodyText"/>
              <w:rPr>
                <w:rFonts w:eastAsia="Calibri"/>
              </w:rPr>
            </w:pPr>
          </w:p>
        </w:tc>
      </w:tr>
      <w:tr w:rsidR="00ED79DC" w:rsidRPr="00B35ACF" w14:paraId="320FD632" w14:textId="77777777" w:rsidTr="00CA2AE4">
        <w:trPr>
          <w:trHeight w:val="1645"/>
          <w:jc w:val="center"/>
        </w:trPr>
        <w:tc>
          <w:tcPr>
            <w:tcW w:w="2185" w:type="dxa"/>
          </w:tcPr>
          <w:p w14:paraId="3DED8BE1" w14:textId="46559DA7" w:rsidR="00ED79DC" w:rsidRPr="00CA2AE4" w:rsidRDefault="00067B69" w:rsidP="00236607">
            <w:pPr>
              <w:keepNext/>
            </w:pPr>
            <w:r>
              <w:t>FRC (Field Responder Client)</w:t>
            </w:r>
          </w:p>
        </w:tc>
        <w:tc>
          <w:tcPr>
            <w:tcW w:w="5280" w:type="dxa"/>
          </w:tcPr>
          <w:p w14:paraId="5D1C1EE3" w14:textId="3E4514A9" w:rsidR="00ED79DC" w:rsidRPr="00CA2AE4" w:rsidRDefault="004F54C3" w:rsidP="00236607">
            <w:pPr>
              <w:keepNext/>
              <w:rPr>
                <w:rFonts w:cs="Tahoma"/>
              </w:rPr>
            </w:pPr>
            <w:r w:rsidRPr="004F54C3">
              <w:rPr>
                <w:rFonts w:cs="Tahoma"/>
              </w:rPr>
              <w:t>A device or software installed on a device, such as a computer, tablet, or smartphone, used by field responders to access public safety systems, such as to receive dispatch instructions or perform database lookups.  FRCs are often colloquially referred to as "</w:t>
            </w:r>
            <w:hyperlink r:id="rId48" w:tooltip="MDT (Mobile Data Terminal)" w:history="1">
              <w:r w:rsidRPr="004F54C3">
                <w:rPr>
                  <w:rStyle w:val="Hyperlink"/>
                  <w:rFonts w:cs="Tahoma"/>
                </w:rPr>
                <w:t>MDT (Mobile Data Terminal)</w:t>
              </w:r>
            </w:hyperlink>
            <w:r w:rsidRPr="004F54C3">
              <w:rPr>
                <w:rFonts w:cs="Tahoma"/>
              </w:rPr>
              <w:t>."</w:t>
            </w:r>
          </w:p>
        </w:tc>
        <w:tc>
          <w:tcPr>
            <w:tcW w:w="2372" w:type="dxa"/>
          </w:tcPr>
          <w:p w14:paraId="1AD9D6BD" w14:textId="07518F0E" w:rsidR="00ED79DC" w:rsidRDefault="00000000" w:rsidP="00236607">
            <w:pPr>
              <w:pStyle w:val="BodyText"/>
              <w:rPr>
                <w:color w:val="C00000"/>
              </w:rPr>
            </w:pPr>
            <w:sdt>
              <w:sdtPr>
                <w:rPr>
                  <w:color w:val="C00000"/>
                </w:rPr>
                <w:id w:val="1463151989"/>
                <w:placeholder>
                  <w:docPart w:val="AB81BA2C1AB54271BCEF53F7D37ABD06"/>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104E6B">
                  <w:rPr>
                    <w:color w:val="C00000"/>
                  </w:rPr>
                  <w:t>In Glossary</w:t>
                </w:r>
              </w:sdtContent>
            </w:sdt>
          </w:p>
        </w:tc>
      </w:tr>
      <w:tr w:rsidR="00B944AD" w:rsidRPr="00B35ACF" w14:paraId="5D878C52" w14:textId="77777777" w:rsidTr="00B944AD">
        <w:trPr>
          <w:trHeight w:val="1141"/>
          <w:jc w:val="center"/>
        </w:trPr>
        <w:tc>
          <w:tcPr>
            <w:tcW w:w="2185" w:type="dxa"/>
          </w:tcPr>
          <w:p w14:paraId="0B23DE75" w14:textId="6570CCED" w:rsidR="00B944AD" w:rsidRPr="00B35ACF" w:rsidRDefault="00B944AD" w:rsidP="00B944AD">
            <w:pPr>
              <w:keepNext/>
              <w:rPr>
                <w:rFonts w:cs="Tahoma"/>
              </w:rPr>
            </w:pPr>
            <w:r w:rsidRPr="0027126E">
              <w:t>Follow-up Call</w:t>
            </w:r>
          </w:p>
        </w:tc>
        <w:tc>
          <w:tcPr>
            <w:tcW w:w="5280" w:type="dxa"/>
          </w:tcPr>
          <w:p w14:paraId="7A19D5C3" w14:textId="08886222" w:rsidR="00B944AD" w:rsidRPr="00B35ACF" w:rsidRDefault="00B944AD" w:rsidP="00B944AD">
            <w:pPr>
              <w:keepNext/>
              <w:rPr>
                <w:rFonts w:cs="Tahoma"/>
              </w:rPr>
            </w:pPr>
            <w:r w:rsidRPr="0027126E">
              <w:t xml:space="preserve">A call to a previous 9 1 1 caller after the CHFE Callback Period Timer has elapsed and while the Incident is active. See the </w:t>
            </w:r>
            <w:hyperlink w:anchor="_Follow-Up_Calls" w:history="1">
              <w:r w:rsidRPr="007A678E">
                <w:rPr>
                  <w:rStyle w:val="StyleBlue"/>
                </w:rPr>
                <w:t>Follow-Up Calls</w:t>
              </w:r>
            </w:hyperlink>
            <w:r w:rsidRPr="0027126E">
              <w:t xml:space="preserve"> section for details.</w:t>
            </w:r>
          </w:p>
        </w:tc>
        <w:tc>
          <w:tcPr>
            <w:tcW w:w="2372" w:type="dxa"/>
            <w:hideMark/>
          </w:tcPr>
          <w:p w14:paraId="4C2AA0EF" w14:textId="4FA822BA" w:rsidR="00B944AD" w:rsidRPr="00B35ACF" w:rsidRDefault="00000000" w:rsidP="00B944AD">
            <w:pPr>
              <w:pStyle w:val="BodyText"/>
            </w:pPr>
            <w:sdt>
              <w:sdtPr>
                <w:rPr>
                  <w:color w:val="C00000"/>
                </w:rPr>
                <w:id w:val="-952476083"/>
                <w:placeholder>
                  <w:docPart w:val="C06E6A02D40146949145636590177B3C"/>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B944AD">
                  <w:rPr>
                    <w:color w:val="C00000"/>
                  </w:rPr>
                  <w:t>Add</w:t>
                </w:r>
              </w:sdtContent>
            </w:sdt>
          </w:p>
          <w:p w14:paraId="1A6CDDD9" w14:textId="3E2325E0" w:rsidR="00B944AD" w:rsidRPr="00B35ACF" w:rsidRDefault="00B944AD" w:rsidP="00B944AD">
            <w:pPr>
              <w:pStyle w:val="BodyText"/>
              <w:rPr>
                <w:rFonts w:eastAsia="Calibri"/>
              </w:rPr>
            </w:pPr>
            <w:r w:rsidRPr="00B944AD">
              <w:rPr>
                <w:rFonts w:eastAsia="Calibri"/>
              </w:rPr>
              <w:t>(add as related term to Call)</w:t>
            </w:r>
          </w:p>
        </w:tc>
      </w:tr>
      <w:tr w:rsidR="00D94D3C" w:rsidRPr="00B35ACF" w14:paraId="216F29A6" w14:textId="77777777" w:rsidTr="00D94D3C">
        <w:trPr>
          <w:trHeight w:val="835"/>
          <w:jc w:val="center"/>
        </w:trPr>
        <w:tc>
          <w:tcPr>
            <w:tcW w:w="2185" w:type="dxa"/>
          </w:tcPr>
          <w:p w14:paraId="777B6C2B" w14:textId="55CD83D8" w:rsidR="00D94D3C" w:rsidRPr="00B35ACF" w:rsidRDefault="00D94D3C" w:rsidP="00D94D3C">
            <w:pPr>
              <w:keepNext/>
              <w:rPr>
                <w:rFonts w:cs="Tahoma"/>
              </w:rPr>
            </w:pPr>
            <w:r w:rsidRPr="00323BF9">
              <w:t>HTTP (Hypertext Transfer Protocol)</w:t>
            </w:r>
          </w:p>
        </w:tc>
        <w:tc>
          <w:tcPr>
            <w:tcW w:w="5280" w:type="dxa"/>
          </w:tcPr>
          <w:p w14:paraId="54F1A6DB" w14:textId="07CBEBB7" w:rsidR="00D94D3C" w:rsidRPr="00B35ACF" w:rsidRDefault="00D94D3C" w:rsidP="00D94D3C">
            <w:pPr>
              <w:keepNext/>
              <w:rPr>
                <w:rFonts w:cs="Tahoma"/>
              </w:rPr>
            </w:pPr>
            <w:r w:rsidRPr="00323BF9">
              <w:t>HTTP (Hypertext Transfer Protocol) is typically used between a web client and a web server that transports HTML and/or XML.</w:t>
            </w:r>
          </w:p>
        </w:tc>
        <w:tc>
          <w:tcPr>
            <w:tcW w:w="2372" w:type="dxa"/>
            <w:hideMark/>
          </w:tcPr>
          <w:p w14:paraId="559AF580" w14:textId="0E8A792F" w:rsidR="00D94D3C" w:rsidRPr="00B35ACF" w:rsidRDefault="00000000" w:rsidP="00D94D3C">
            <w:pPr>
              <w:pStyle w:val="BodyText"/>
            </w:pPr>
            <w:sdt>
              <w:sdtPr>
                <w:rPr>
                  <w:color w:val="C00000"/>
                </w:rPr>
                <w:id w:val="-820342542"/>
                <w:placeholder>
                  <w:docPart w:val="E4F6057AD0804F8F828A5261653D74E4"/>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D94D3C">
                  <w:rPr>
                    <w:color w:val="C00000"/>
                  </w:rPr>
                  <w:t>In Glossary</w:t>
                </w:r>
              </w:sdtContent>
            </w:sdt>
          </w:p>
          <w:p w14:paraId="34C91674" w14:textId="40FD7064" w:rsidR="00D94D3C" w:rsidRPr="00B35ACF" w:rsidRDefault="00D94D3C" w:rsidP="00D94D3C">
            <w:pPr>
              <w:pStyle w:val="BodyText"/>
              <w:rPr>
                <w:rFonts w:eastAsia="Calibri"/>
              </w:rPr>
            </w:pPr>
          </w:p>
        </w:tc>
      </w:tr>
      <w:tr w:rsidR="00D94D3C" w:rsidRPr="00B35ACF" w14:paraId="04502D8A" w14:textId="77777777" w:rsidTr="00D94D3C">
        <w:trPr>
          <w:trHeight w:val="1452"/>
          <w:jc w:val="center"/>
        </w:trPr>
        <w:tc>
          <w:tcPr>
            <w:tcW w:w="2185" w:type="dxa"/>
          </w:tcPr>
          <w:p w14:paraId="15375654" w14:textId="1B12FB13" w:rsidR="00D94D3C" w:rsidRPr="00B35ACF" w:rsidRDefault="00D94D3C" w:rsidP="00D94D3C">
            <w:pPr>
              <w:rPr>
                <w:rFonts w:cs="Tahoma"/>
              </w:rPr>
            </w:pPr>
            <w:ins w:id="2657" w:author="Michael Smith [2]" w:date="2024-06-12T14:29:00Z">
              <w:r>
                <w:t>PSAP</w:t>
              </w:r>
            </w:ins>
          </w:p>
        </w:tc>
        <w:tc>
          <w:tcPr>
            <w:tcW w:w="5280" w:type="dxa"/>
          </w:tcPr>
          <w:p w14:paraId="06F79781" w14:textId="2410EC44" w:rsidR="00D94D3C" w:rsidRPr="00B35ACF" w:rsidRDefault="00D94D3C" w:rsidP="00D94D3C">
            <w:pPr>
              <w:rPr>
                <w:rFonts w:cs="Tahoma"/>
              </w:rPr>
            </w:pPr>
            <w:ins w:id="2658" w:author="Michael Smith [2]" w:date="2024-04-15T15:14:00Z">
              <w:r>
                <w:t xml:space="preserve">An </w:t>
              </w:r>
            </w:ins>
            <w:r>
              <w:t>NG9</w:t>
            </w:r>
            <w:r>
              <w:noBreakHyphen/>
              <w:t>1</w:t>
            </w:r>
            <w:r>
              <w:noBreakHyphen/>
              <w:t>1</w:t>
            </w:r>
            <w:ins w:id="2659" w:author="Michael Smith [2]" w:date="2024-04-15T15:14:00Z">
              <w:r>
                <w:t xml:space="preserve"> Public Safety Answering Point (PSAP) that conforms to the specifications in </w:t>
              </w:r>
            </w:ins>
            <w:r>
              <w:t>NENA</w:t>
            </w:r>
            <w:r>
              <w:noBreakHyphen/>
              <w:t>STA</w:t>
            </w:r>
            <w:r>
              <w:noBreakHyphen/>
              <w:t>023</w:t>
            </w:r>
            <w:ins w:id="2660" w:author="Michael Smith [2]" w:date="2024-04-15T15:14:00Z">
              <w:r>
                <w:t xml:space="preserve"> is referred to as an “</w:t>
              </w:r>
            </w:ins>
            <w:ins w:id="2661" w:author="Michael Smith [2]" w:date="2024-06-12T14:29:00Z">
              <w:r>
                <w:t>PSAP</w:t>
              </w:r>
            </w:ins>
            <w:ins w:id="2662" w:author="Michael Smith [2]" w:date="2024-04-15T15:14:00Z">
              <w:r>
                <w:t xml:space="preserve">” and will interoperate with the </w:t>
              </w:r>
            </w:ins>
            <w:ins w:id="2663" w:author="Michael Smith [2]" w:date="2024-08-20T14:12:00Z">
              <w:r>
                <w:t>NG</w:t>
              </w:r>
            </w:ins>
            <w:r>
              <w:t>9</w:t>
            </w:r>
            <w:r>
              <w:noBreakHyphen/>
              <w:t>1</w:t>
            </w:r>
            <w:r>
              <w:noBreakHyphen/>
              <w:t>1</w:t>
            </w:r>
            <w:ins w:id="2664" w:author="Michael Smith [2]" w:date="2024-04-15T15:14:00Z">
              <w:r>
                <w:t xml:space="preserve"> Core Services (NGCS) defined in </w:t>
              </w:r>
            </w:ins>
            <w:r>
              <w:t>NENA</w:t>
            </w:r>
            <w:r>
              <w:noBreakHyphen/>
              <w:t>STA</w:t>
            </w:r>
            <w:r>
              <w:noBreakHyphen/>
              <w:t xml:space="preserve">010 </w:t>
            </w:r>
            <w:r>
              <w:fldChar w:fldCharType="begin"/>
            </w:r>
            <w:r>
              <w:instrText xml:space="preserve"> REF _Ref200179524 \r \h  \* MERGEFORMAT </w:instrText>
            </w:r>
            <w:r>
              <w:fldChar w:fldCharType="separate"/>
            </w:r>
            <w:r w:rsidR="00F31C4F">
              <w:fldChar w:fldCharType="begin"/>
            </w:r>
            <w:r w:rsidR="00F31C4F">
              <w:instrText xml:space="preserve"> REF _Ref129852940 \r \h </w:instrText>
            </w:r>
            <w:r w:rsidR="00F31C4F">
              <w:fldChar w:fldCharType="separate"/>
            </w:r>
            <w:r w:rsidR="00F31C4F">
              <w:t>[7]</w:t>
            </w:r>
            <w:r w:rsidR="00F31C4F">
              <w:fldChar w:fldCharType="end"/>
            </w:r>
            <w:r>
              <w:fldChar w:fldCharType="end"/>
            </w:r>
            <w:ins w:id="2665" w:author="Michael Smith [2]" w:date="2024-04-15T15:15:00Z">
              <w:r>
                <w:t>.</w:t>
              </w:r>
            </w:ins>
          </w:p>
        </w:tc>
        <w:tc>
          <w:tcPr>
            <w:tcW w:w="2372" w:type="dxa"/>
            <w:hideMark/>
          </w:tcPr>
          <w:p w14:paraId="637BF22C" w14:textId="5D9EF27F" w:rsidR="00D94D3C" w:rsidRPr="00B35ACF" w:rsidRDefault="00000000" w:rsidP="00D94D3C">
            <w:pPr>
              <w:pStyle w:val="BodyText"/>
            </w:pPr>
            <w:sdt>
              <w:sdtPr>
                <w:rPr>
                  <w:color w:val="C00000"/>
                </w:rPr>
                <w:id w:val="-20170302"/>
                <w:placeholder>
                  <w:docPart w:val="1C14972FA1B94208A445DFD8C28D7993"/>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D94D3C">
                  <w:rPr>
                    <w:color w:val="C00000"/>
                  </w:rPr>
                  <w:t>Add</w:t>
                </w:r>
              </w:sdtContent>
            </w:sdt>
          </w:p>
          <w:p w14:paraId="250678AC" w14:textId="13F78E18" w:rsidR="00D94D3C" w:rsidRPr="00B35ACF" w:rsidRDefault="00D94D3C" w:rsidP="00D94D3C">
            <w:pPr>
              <w:pStyle w:val="BodyText"/>
              <w:rPr>
                <w:rFonts w:eastAsia="Calibri"/>
              </w:rPr>
            </w:pPr>
          </w:p>
        </w:tc>
      </w:tr>
      <w:tr w:rsidR="00D94D3C" w:rsidRPr="00B35ACF" w14:paraId="4F701EB0" w14:textId="77777777" w:rsidTr="00D94D3C">
        <w:trPr>
          <w:trHeight w:val="2347"/>
          <w:jc w:val="center"/>
        </w:trPr>
        <w:tc>
          <w:tcPr>
            <w:tcW w:w="2185" w:type="dxa"/>
          </w:tcPr>
          <w:p w14:paraId="5783D00B" w14:textId="3DCB12A9" w:rsidR="00D94D3C" w:rsidRPr="00B35ACF" w:rsidRDefault="00D94D3C" w:rsidP="00D94D3C">
            <w:pPr>
              <w:keepNext/>
              <w:rPr>
                <w:rFonts w:cs="Tahoma"/>
              </w:rPr>
            </w:pPr>
            <w:r w:rsidRPr="00410313">
              <w:t>IANA (Internet Assigned Numbers Authority)</w:t>
            </w:r>
          </w:p>
        </w:tc>
        <w:tc>
          <w:tcPr>
            <w:tcW w:w="5280" w:type="dxa"/>
          </w:tcPr>
          <w:p w14:paraId="76D10B69" w14:textId="163A7A54" w:rsidR="00D94D3C" w:rsidRPr="00B35ACF" w:rsidRDefault="00D94D3C" w:rsidP="00D94D3C">
            <w:pPr>
              <w:keepNext/>
              <w:rPr>
                <w:rFonts w:cs="Tahoma"/>
              </w:rPr>
            </w:pPr>
            <w:r w:rsidRPr="00410313">
              <w:t xml:space="preserve">IANA (Internet Assigned Numbers Authority) is the departmental entity within ICANN (Internet Corporation for Assigned Names and Numbers) that oversees coordination of global IP address allocation, DNS root zone management, protocol name and number registries, and other Internet protocol assignments. Some NENA documents may use IANA Protocol Registries following the processes described in RFC 8126 </w:t>
            </w:r>
            <w:r w:rsidR="00B131A3">
              <w:fldChar w:fldCharType="begin"/>
            </w:r>
            <w:r w:rsidR="00B131A3">
              <w:instrText xml:space="preserve"> REF _Ref225860095 \r \h </w:instrText>
            </w:r>
            <w:r w:rsidR="00B131A3">
              <w:fldChar w:fldCharType="separate"/>
            </w:r>
            <w:r w:rsidR="00B131A3">
              <w:t>[73]</w:t>
            </w:r>
            <w:r w:rsidR="00B131A3">
              <w:fldChar w:fldCharType="end"/>
            </w:r>
            <w:r w:rsidRPr="00410313">
              <w:t>.</w:t>
            </w:r>
          </w:p>
        </w:tc>
        <w:tc>
          <w:tcPr>
            <w:tcW w:w="2372" w:type="dxa"/>
            <w:hideMark/>
          </w:tcPr>
          <w:p w14:paraId="4CAFBE0B" w14:textId="3E7ED3EC" w:rsidR="00D94D3C" w:rsidRPr="00B35ACF" w:rsidRDefault="00000000" w:rsidP="00D94D3C">
            <w:pPr>
              <w:pStyle w:val="BodyText"/>
            </w:pPr>
            <w:sdt>
              <w:sdtPr>
                <w:rPr>
                  <w:color w:val="C00000"/>
                </w:rPr>
                <w:id w:val="-2065015662"/>
                <w:placeholder>
                  <w:docPart w:val="F5C564FDABE1453E84A0F7B144DF62CC"/>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D94D3C">
                  <w:rPr>
                    <w:color w:val="C00000"/>
                  </w:rPr>
                  <w:t>Add</w:t>
                </w:r>
              </w:sdtContent>
            </w:sdt>
          </w:p>
          <w:p w14:paraId="0D1A926D" w14:textId="6740D8D3" w:rsidR="00D94D3C" w:rsidRPr="00B35ACF" w:rsidRDefault="00D94D3C" w:rsidP="00D94D3C">
            <w:pPr>
              <w:pStyle w:val="BodyText"/>
              <w:rPr>
                <w:rFonts w:eastAsia="Calibri"/>
              </w:rPr>
            </w:pPr>
          </w:p>
        </w:tc>
      </w:tr>
      <w:tr w:rsidR="00D94D3C" w:rsidRPr="00B35ACF" w14:paraId="0271CA85" w14:textId="77777777" w:rsidTr="00D94D3C">
        <w:trPr>
          <w:trHeight w:val="1375"/>
          <w:jc w:val="center"/>
        </w:trPr>
        <w:tc>
          <w:tcPr>
            <w:tcW w:w="2185" w:type="dxa"/>
          </w:tcPr>
          <w:p w14:paraId="020E9A4D" w14:textId="40ACD5C2" w:rsidR="00D94D3C" w:rsidRPr="00B35ACF" w:rsidRDefault="00D94D3C" w:rsidP="00D94D3C">
            <w:pPr>
              <w:keepNext/>
              <w:rPr>
                <w:rFonts w:cs="Tahoma"/>
              </w:rPr>
            </w:pPr>
            <w:r w:rsidRPr="00DC093B">
              <w:t>IDX (Incident Data eXchange)</w:t>
            </w:r>
          </w:p>
        </w:tc>
        <w:tc>
          <w:tcPr>
            <w:tcW w:w="5280" w:type="dxa"/>
          </w:tcPr>
          <w:p w14:paraId="05423466" w14:textId="38002161" w:rsidR="00D94D3C" w:rsidRPr="00B35ACF" w:rsidRDefault="00D94D3C" w:rsidP="00D94D3C">
            <w:pPr>
              <w:keepNext/>
              <w:rPr>
                <w:rFonts w:cs="Tahoma"/>
              </w:rPr>
            </w:pPr>
            <w:r w:rsidRPr="00DC093B">
              <w:t>IDX (Incident Data eXchange) is a Functional Element that facilitates the exchange of Emergency Incident Data Objects (EIDOs) among other Functional Elements both within and external to an agency. (Previously called “IDE”.)</w:t>
            </w:r>
          </w:p>
        </w:tc>
        <w:tc>
          <w:tcPr>
            <w:tcW w:w="2372" w:type="dxa"/>
            <w:hideMark/>
          </w:tcPr>
          <w:p w14:paraId="57E0D7EA" w14:textId="3CECBC27" w:rsidR="00D94D3C" w:rsidRPr="00B35ACF" w:rsidRDefault="00000000" w:rsidP="00D94D3C">
            <w:pPr>
              <w:pStyle w:val="BodyText"/>
            </w:pPr>
            <w:sdt>
              <w:sdtPr>
                <w:rPr>
                  <w:color w:val="C00000"/>
                </w:rPr>
                <w:id w:val="-1787728219"/>
                <w:placeholder>
                  <w:docPart w:val="6BC0846C7D304F5FAF55F7F7F34ED79F"/>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D94D3C">
                  <w:rPr>
                    <w:color w:val="C00000"/>
                  </w:rPr>
                  <w:t>In Glossary</w:t>
                </w:r>
              </w:sdtContent>
            </w:sdt>
          </w:p>
          <w:p w14:paraId="67C818F1" w14:textId="4E5F7F8B" w:rsidR="00D94D3C" w:rsidRPr="00B35ACF" w:rsidRDefault="00D94D3C" w:rsidP="00D94D3C">
            <w:pPr>
              <w:pStyle w:val="BodyText"/>
              <w:rPr>
                <w:rFonts w:eastAsia="Calibri"/>
              </w:rPr>
            </w:pPr>
          </w:p>
        </w:tc>
      </w:tr>
      <w:tr w:rsidR="00D94D3C" w:rsidRPr="00B35ACF" w14:paraId="4A953609" w14:textId="77777777" w:rsidTr="00D94D3C">
        <w:trPr>
          <w:trHeight w:val="1105"/>
          <w:jc w:val="center"/>
        </w:trPr>
        <w:tc>
          <w:tcPr>
            <w:tcW w:w="2185" w:type="dxa"/>
          </w:tcPr>
          <w:p w14:paraId="4EC925C4" w14:textId="093A709B" w:rsidR="00D94D3C" w:rsidRPr="00B35ACF" w:rsidRDefault="00D94D3C" w:rsidP="00D94D3C">
            <w:pPr>
              <w:keepNext/>
              <w:rPr>
                <w:rFonts w:cs="Tahoma"/>
              </w:rPr>
            </w:pPr>
            <w:r w:rsidRPr="007B3345">
              <w:t>IHFE (Incident Handling Functional Element)</w:t>
            </w:r>
          </w:p>
        </w:tc>
        <w:tc>
          <w:tcPr>
            <w:tcW w:w="5280" w:type="dxa"/>
          </w:tcPr>
          <w:p w14:paraId="15BAB00A" w14:textId="7D666C0E" w:rsidR="00D94D3C" w:rsidRPr="00B35ACF" w:rsidRDefault="00D94D3C" w:rsidP="00D94D3C">
            <w:pPr>
              <w:keepNext/>
              <w:rPr>
                <w:rFonts w:cs="Tahoma"/>
              </w:rPr>
            </w:pPr>
            <w:r w:rsidRPr="007B3345">
              <w:t>An FE that creates and updates Incidents and utilizes EIDOs to exchange Incident information.</w:t>
            </w:r>
          </w:p>
        </w:tc>
        <w:tc>
          <w:tcPr>
            <w:tcW w:w="2372" w:type="dxa"/>
            <w:hideMark/>
          </w:tcPr>
          <w:p w14:paraId="36002F53" w14:textId="4F5908A4" w:rsidR="00D94D3C" w:rsidRPr="00B35ACF" w:rsidRDefault="00000000" w:rsidP="00D94D3C">
            <w:pPr>
              <w:pStyle w:val="BodyText"/>
            </w:pPr>
            <w:sdt>
              <w:sdtPr>
                <w:rPr>
                  <w:color w:val="C00000"/>
                </w:rPr>
                <w:id w:val="-1640877560"/>
                <w:placeholder>
                  <w:docPart w:val="DC073BF84EFE4BCF8C23292A95388388"/>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D94D3C">
                  <w:rPr>
                    <w:color w:val="C00000"/>
                  </w:rPr>
                  <w:t>Add</w:t>
                </w:r>
              </w:sdtContent>
            </w:sdt>
          </w:p>
          <w:p w14:paraId="402445C4" w14:textId="3035563F" w:rsidR="00D94D3C" w:rsidRPr="00B35ACF" w:rsidRDefault="00D94D3C" w:rsidP="00D94D3C">
            <w:pPr>
              <w:pStyle w:val="BodyText"/>
              <w:rPr>
                <w:rFonts w:eastAsia="Calibri"/>
              </w:rPr>
            </w:pPr>
          </w:p>
        </w:tc>
      </w:tr>
      <w:tr w:rsidR="00D94D3C" w:rsidRPr="00B35ACF" w14:paraId="2EDB143A" w14:textId="77777777" w:rsidTr="00D94D3C">
        <w:trPr>
          <w:trHeight w:val="1119"/>
          <w:jc w:val="center"/>
        </w:trPr>
        <w:tc>
          <w:tcPr>
            <w:tcW w:w="2185" w:type="dxa"/>
          </w:tcPr>
          <w:p w14:paraId="69F6CED0" w14:textId="038857A8" w:rsidR="00D94D3C" w:rsidRPr="00B35ACF" w:rsidRDefault="00D94D3C" w:rsidP="00D94D3C">
            <w:pPr>
              <w:keepNext/>
              <w:rPr>
                <w:rFonts w:cs="Tahoma"/>
              </w:rPr>
            </w:pPr>
            <w:r w:rsidRPr="00B47BF5">
              <w:lastRenderedPageBreak/>
              <w:t>IMR (Interactive Media Response)</w:t>
            </w:r>
          </w:p>
        </w:tc>
        <w:tc>
          <w:tcPr>
            <w:tcW w:w="5280" w:type="dxa"/>
          </w:tcPr>
          <w:p w14:paraId="3C6901B1" w14:textId="24007695" w:rsidR="00D94D3C" w:rsidRPr="00B35ACF" w:rsidRDefault="00D94D3C" w:rsidP="00D94D3C">
            <w:pPr>
              <w:keepNext/>
              <w:rPr>
                <w:rFonts w:cs="Tahoma"/>
              </w:rPr>
            </w:pPr>
            <w:r w:rsidRPr="00B47BF5">
              <w:t>IMR (Interactive Media Response) is an automated service used to play announcements, record responses, and interact with callers using any or all of audio, video, and text.</w:t>
            </w:r>
          </w:p>
        </w:tc>
        <w:tc>
          <w:tcPr>
            <w:tcW w:w="2372" w:type="dxa"/>
            <w:hideMark/>
          </w:tcPr>
          <w:p w14:paraId="2372AE02" w14:textId="0E5CB4DD" w:rsidR="00D94D3C" w:rsidRPr="00B35ACF" w:rsidRDefault="00000000" w:rsidP="00D94D3C">
            <w:pPr>
              <w:pStyle w:val="BodyText"/>
            </w:pPr>
            <w:sdt>
              <w:sdtPr>
                <w:rPr>
                  <w:color w:val="C00000"/>
                </w:rPr>
                <w:id w:val="-1666161763"/>
                <w:placeholder>
                  <w:docPart w:val="C32F61173708436EB822E5FFA52816A8"/>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D94D3C">
                  <w:rPr>
                    <w:color w:val="C00000"/>
                  </w:rPr>
                  <w:t>In Glossary</w:t>
                </w:r>
              </w:sdtContent>
            </w:sdt>
          </w:p>
          <w:p w14:paraId="018A39E1" w14:textId="0B4224BF" w:rsidR="00D94D3C" w:rsidRPr="00B35ACF" w:rsidRDefault="00D94D3C" w:rsidP="00D94D3C">
            <w:pPr>
              <w:pStyle w:val="BodyText"/>
              <w:rPr>
                <w:rFonts w:eastAsia="Calibri"/>
              </w:rPr>
            </w:pPr>
          </w:p>
        </w:tc>
      </w:tr>
      <w:tr w:rsidR="00D94D3C" w:rsidRPr="00B35ACF" w14:paraId="1F4D2DDA" w14:textId="77777777" w:rsidTr="00D94D3C">
        <w:trPr>
          <w:trHeight w:val="1326"/>
          <w:jc w:val="center"/>
        </w:trPr>
        <w:tc>
          <w:tcPr>
            <w:tcW w:w="2185" w:type="dxa"/>
          </w:tcPr>
          <w:p w14:paraId="6F19AFA4" w14:textId="4A42318F" w:rsidR="00D94D3C" w:rsidRPr="00B35ACF" w:rsidRDefault="00D94D3C" w:rsidP="00D94D3C">
            <w:pPr>
              <w:keepNext/>
              <w:rPr>
                <w:rFonts w:cs="Tahoma"/>
              </w:rPr>
            </w:pPr>
            <w:r w:rsidRPr="000B3E2D">
              <w:t>Incident Tracking Identifier</w:t>
            </w:r>
          </w:p>
        </w:tc>
        <w:tc>
          <w:tcPr>
            <w:tcW w:w="5280" w:type="dxa"/>
          </w:tcPr>
          <w:p w14:paraId="47741D57" w14:textId="58C636F4" w:rsidR="00D94D3C" w:rsidRPr="00B35ACF" w:rsidRDefault="00D94D3C" w:rsidP="00D94D3C">
            <w:pPr>
              <w:keepNext/>
              <w:rPr>
                <w:rFonts w:cs="Tahoma"/>
              </w:rPr>
            </w:pPr>
            <w:r w:rsidRPr="000B3E2D">
              <w:t>Incident Tracking Identifier is an identifier assigned by the first element in the first ESInet that handles an Emergency Call or declares an incident. Incident Tracking Identifiers are globally unique.</w:t>
            </w:r>
          </w:p>
        </w:tc>
        <w:tc>
          <w:tcPr>
            <w:tcW w:w="2372" w:type="dxa"/>
            <w:hideMark/>
          </w:tcPr>
          <w:p w14:paraId="4C9668B3" w14:textId="77F2DEE8" w:rsidR="00D94D3C" w:rsidRPr="00B35ACF" w:rsidRDefault="00000000" w:rsidP="00D94D3C">
            <w:pPr>
              <w:pStyle w:val="BodyText"/>
            </w:pPr>
            <w:sdt>
              <w:sdtPr>
                <w:rPr>
                  <w:color w:val="C00000"/>
                </w:rPr>
                <w:id w:val="940033600"/>
                <w:placeholder>
                  <w:docPart w:val="CAD542AF745740D1840E1EB38EFF862F"/>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D94D3C">
                  <w:rPr>
                    <w:color w:val="C00000"/>
                  </w:rPr>
                  <w:t>In Glossary</w:t>
                </w:r>
              </w:sdtContent>
            </w:sdt>
          </w:p>
          <w:p w14:paraId="413B698D" w14:textId="190E077E" w:rsidR="00D94D3C" w:rsidRPr="00B35ACF" w:rsidRDefault="00D94D3C" w:rsidP="00D94D3C">
            <w:pPr>
              <w:pStyle w:val="BodyText"/>
              <w:rPr>
                <w:rFonts w:eastAsia="Calibri"/>
              </w:rPr>
            </w:pPr>
          </w:p>
        </w:tc>
      </w:tr>
      <w:tr w:rsidR="00CA7E86" w:rsidRPr="00B35ACF" w14:paraId="78ACF9DB" w14:textId="77777777" w:rsidTr="00A74F60">
        <w:trPr>
          <w:trHeight w:val="876"/>
          <w:jc w:val="center"/>
        </w:trPr>
        <w:tc>
          <w:tcPr>
            <w:tcW w:w="2185" w:type="dxa"/>
          </w:tcPr>
          <w:p w14:paraId="10D658A0" w14:textId="4D0B7CBC" w:rsidR="00CA7E86" w:rsidRPr="00B35ACF" w:rsidRDefault="00CA7E86" w:rsidP="00CA7E86">
            <w:pPr>
              <w:keepNext/>
              <w:rPr>
                <w:rFonts w:cs="Tahoma"/>
              </w:rPr>
            </w:pPr>
            <w:r w:rsidRPr="00122FAB">
              <w:t>IP (Internet Protocol)</w:t>
            </w:r>
          </w:p>
        </w:tc>
        <w:tc>
          <w:tcPr>
            <w:tcW w:w="5280" w:type="dxa"/>
          </w:tcPr>
          <w:p w14:paraId="0A12AC59" w14:textId="482A78BF" w:rsidR="00CA7E86" w:rsidRPr="00B35ACF" w:rsidRDefault="00CA7E86" w:rsidP="00CA7E86">
            <w:pPr>
              <w:keepNext/>
              <w:rPr>
                <w:rFonts w:cs="Tahoma"/>
              </w:rPr>
            </w:pPr>
            <w:r w:rsidRPr="00122FAB">
              <w:t>IP (Internet Protocol) is the method by which data is sent from one computer to another on the Internet or other networks.</w:t>
            </w:r>
          </w:p>
        </w:tc>
        <w:tc>
          <w:tcPr>
            <w:tcW w:w="2372" w:type="dxa"/>
            <w:hideMark/>
          </w:tcPr>
          <w:p w14:paraId="096A8AFB" w14:textId="10BF059D" w:rsidR="00CA7E86" w:rsidRPr="00B35ACF" w:rsidRDefault="00000000" w:rsidP="00CA7E86">
            <w:pPr>
              <w:pStyle w:val="BodyText"/>
            </w:pPr>
            <w:sdt>
              <w:sdtPr>
                <w:rPr>
                  <w:color w:val="C00000"/>
                </w:rPr>
                <w:id w:val="447975253"/>
                <w:placeholder>
                  <w:docPart w:val="04527DA0B3F645508D381FEB352B0256"/>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CA7E86">
                  <w:rPr>
                    <w:color w:val="C00000"/>
                  </w:rPr>
                  <w:t>In Glossary</w:t>
                </w:r>
              </w:sdtContent>
            </w:sdt>
          </w:p>
          <w:p w14:paraId="57627EF2" w14:textId="209D4923" w:rsidR="00CA7E86" w:rsidRPr="00B35ACF" w:rsidRDefault="00CA7E86" w:rsidP="00CA7E86">
            <w:pPr>
              <w:pStyle w:val="BodyText"/>
              <w:rPr>
                <w:rFonts w:eastAsia="Calibri"/>
              </w:rPr>
            </w:pPr>
          </w:p>
        </w:tc>
      </w:tr>
      <w:tr w:rsidR="00A74F60" w:rsidRPr="00B35ACF" w14:paraId="64455150" w14:textId="77777777" w:rsidTr="00A74F60">
        <w:trPr>
          <w:trHeight w:val="1146"/>
          <w:jc w:val="center"/>
        </w:trPr>
        <w:tc>
          <w:tcPr>
            <w:tcW w:w="2185" w:type="dxa"/>
          </w:tcPr>
          <w:p w14:paraId="5370ED27" w14:textId="3096A6E4" w:rsidR="00A74F60" w:rsidRPr="00B35ACF" w:rsidRDefault="00A74F60" w:rsidP="00A74F60">
            <w:pPr>
              <w:keepNext/>
              <w:rPr>
                <w:rFonts w:cs="Tahoma"/>
              </w:rPr>
            </w:pPr>
            <w:r w:rsidRPr="00274192">
              <w:t>JSON (JavaScript Object Notation)</w:t>
            </w:r>
          </w:p>
        </w:tc>
        <w:tc>
          <w:tcPr>
            <w:tcW w:w="5280" w:type="dxa"/>
          </w:tcPr>
          <w:p w14:paraId="2E46D067" w14:textId="326A90BE" w:rsidR="00A74F60" w:rsidRPr="00B35ACF" w:rsidRDefault="00A74F60" w:rsidP="00A74F60">
            <w:pPr>
              <w:keepNext/>
              <w:rPr>
                <w:rFonts w:cs="Tahoma"/>
              </w:rPr>
            </w:pPr>
            <w:r w:rsidRPr="00274192">
              <w:t>JSON (JavaScript Object Notation) is a lightweight data-interchange format based on a subset of the JavaScript Programming Language Standard ECMA-262.</w:t>
            </w:r>
          </w:p>
        </w:tc>
        <w:tc>
          <w:tcPr>
            <w:tcW w:w="2372" w:type="dxa"/>
            <w:hideMark/>
          </w:tcPr>
          <w:p w14:paraId="6DB5D416" w14:textId="2989D9BB" w:rsidR="00A74F60" w:rsidRPr="00B35ACF" w:rsidRDefault="00000000" w:rsidP="00A74F60">
            <w:pPr>
              <w:pStyle w:val="BodyText"/>
            </w:pPr>
            <w:sdt>
              <w:sdtPr>
                <w:rPr>
                  <w:color w:val="C00000"/>
                </w:rPr>
                <w:id w:val="260570750"/>
                <w:placeholder>
                  <w:docPart w:val="9C9571AC98E94A608F5A1A42718C193C"/>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A74F60">
                  <w:rPr>
                    <w:color w:val="C00000"/>
                  </w:rPr>
                  <w:t>In Glossary</w:t>
                </w:r>
              </w:sdtContent>
            </w:sdt>
          </w:p>
          <w:p w14:paraId="73963392" w14:textId="63AE4B96" w:rsidR="00A74F60" w:rsidRPr="00B35ACF" w:rsidRDefault="00A74F60" w:rsidP="00A74F60">
            <w:pPr>
              <w:pStyle w:val="BodyText"/>
              <w:rPr>
                <w:rFonts w:eastAsia="Calibri"/>
              </w:rPr>
            </w:pPr>
          </w:p>
        </w:tc>
      </w:tr>
      <w:tr w:rsidR="009558BB" w:rsidRPr="00B35ACF" w14:paraId="37E33708" w14:textId="77777777" w:rsidTr="009558BB">
        <w:trPr>
          <w:trHeight w:val="1821"/>
          <w:jc w:val="center"/>
        </w:trPr>
        <w:tc>
          <w:tcPr>
            <w:tcW w:w="2185" w:type="dxa"/>
          </w:tcPr>
          <w:p w14:paraId="7B48C033" w14:textId="10C1CB0F" w:rsidR="009558BB" w:rsidRPr="00B35ACF" w:rsidRDefault="009558BB" w:rsidP="009558BB">
            <w:pPr>
              <w:keepNext/>
              <w:rPr>
                <w:rFonts w:cs="Tahoma"/>
              </w:rPr>
            </w:pPr>
            <w:r w:rsidRPr="002C2C54">
              <w:t>Law Enforcement Online</w:t>
            </w:r>
          </w:p>
        </w:tc>
        <w:tc>
          <w:tcPr>
            <w:tcW w:w="5280" w:type="dxa"/>
          </w:tcPr>
          <w:p w14:paraId="31026EFF" w14:textId="06599CA8" w:rsidR="009558BB" w:rsidRPr="00B35ACF" w:rsidRDefault="009558BB" w:rsidP="009558BB">
            <w:pPr>
              <w:keepNext/>
              <w:rPr>
                <w:rFonts w:cs="Tahoma"/>
              </w:rPr>
            </w:pPr>
            <w:r w:rsidRPr="002C2C54">
              <w:t>Law Enforcement Online is a secure, Internet-based information sharing system for agencies around the world that are involved in law enforcement, first response, criminal justice, anti-terrorism, and intelligence. With LEO, members can access or share sensitive but unclassified information anytime and anywhere.</w:t>
            </w:r>
          </w:p>
        </w:tc>
        <w:tc>
          <w:tcPr>
            <w:tcW w:w="2372" w:type="dxa"/>
            <w:hideMark/>
          </w:tcPr>
          <w:p w14:paraId="4568F9E3" w14:textId="0700600D" w:rsidR="009558BB" w:rsidRPr="00B35ACF" w:rsidRDefault="00000000" w:rsidP="009558BB">
            <w:pPr>
              <w:pStyle w:val="BodyText"/>
            </w:pPr>
            <w:sdt>
              <w:sdtPr>
                <w:rPr>
                  <w:color w:val="C00000"/>
                </w:rPr>
                <w:id w:val="1319465080"/>
                <w:placeholder>
                  <w:docPart w:val="7D89E1BB735E4362820A0D232517BAAD"/>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504386">
                  <w:rPr>
                    <w:color w:val="C00000"/>
                  </w:rPr>
                  <w:t>Don't Add</w:t>
                </w:r>
              </w:sdtContent>
            </w:sdt>
          </w:p>
          <w:p w14:paraId="67475DB8" w14:textId="63E9B38A" w:rsidR="009558BB" w:rsidRPr="00B35ACF" w:rsidRDefault="009558BB" w:rsidP="009558BB">
            <w:pPr>
              <w:pStyle w:val="BodyText"/>
              <w:rPr>
                <w:rFonts w:eastAsia="Calibri"/>
              </w:rPr>
            </w:pPr>
          </w:p>
        </w:tc>
      </w:tr>
      <w:tr w:rsidR="009558BB" w:rsidRPr="00B35ACF" w14:paraId="6C34B2BE" w14:textId="77777777" w:rsidTr="0062407B">
        <w:trPr>
          <w:trHeight w:val="2010"/>
          <w:jc w:val="center"/>
        </w:trPr>
        <w:tc>
          <w:tcPr>
            <w:tcW w:w="2185" w:type="dxa"/>
          </w:tcPr>
          <w:p w14:paraId="47A5C2FD" w14:textId="55DB41A5" w:rsidR="009558BB" w:rsidRPr="00B35ACF" w:rsidRDefault="009558BB" w:rsidP="009558BB">
            <w:pPr>
              <w:keepNext/>
              <w:rPr>
                <w:rFonts w:cs="Tahoma"/>
              </w:rPr>
            </w:pPr>
            <w:r w:rsidRPr="001D07E6">
              <w:t>LIS (Location Information Server)</w:t>
            </w:r>
          </w:p>
        </w:tc>
        <w:tc>
          <w:tcPr>
            <w:tcW w:w="5280" w:type="dxa"/>
          </w:tcPr>
          <w:p w14:paraId="3D3632CF" w14:textId="22F36A18" w:rsidR="009558BB" w:rsidRPr="00B35ACF" w:rsidRDefault="009558BB" w:rsidP="009558BB">
            <w:pPr>
              <w:keepNext/>
              <w:rPr>
                <w:rFonts w:cs="Tahoma"/>
              </w:rPr>
            </w:pPr>
            <w:r w:rsidRPr="001D07E6">
              <w:t>LIS (Location Information Server) is a Functional Element that provides locations of endpoints. A LIS can provide Location-by-Reference, or Location-by-Value, and, if the latter, in geodetic or civic forms. A LIS can be queried by an endpoint for its own location, or by another entity for the location of an endpoint. In either case, the LIS receives a unique identifier that represents the endpoint, for example an IP address, circuit-ID, or Media Access Control (MAC) address, and returns the location (value or reference) associated with that identifier. The LIS is also the entity that provides the dereferencing service, exchanging a location reference for a location value.</w:t>
            </w:r>
          </w:p>
        </w:tc>
        <w:tc>
          <w:tcPr>
            <w:tcW w:w="2372" w:type="dxa"/>
            <w:hideMark/>
          </w:tcPr>
          <w:p w14:paraId="6348134D" w14:textId="0690D075" w:rsidR="009558BB" w:rsidRPr="00B35ACF" w:rsidRDefault="00000000" w:rsidP="009558BB">
            <w:pPr>
              <w:pStyle w:val="BodyText"/>
            </w:pPr>
            <w:sdt>
              <w:sdtPr>
                <w:rPr>
                  <w:color w:val="C00000"/>
                </w:rPr>
                <w:id w:val="510569957"/>
                <w:placeholder>
                  <w:docPart w:val="91F76BD81DA64CA7AD749DD3A7DD6D99"/>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9558BB">
                  <w:rPr>
                    <w:color w:val="C00000"/>
                  </w:rPr>
                  <w:t>In Glossary</w:t>
                </w:r>
              </w:sdtContent>
            </w:sdt>
          </w:p>
          <w:p w14:paraId="5F196496" w14:textId="4FE9C299" w:rsidR="009558BB" w:rsidRPr="00B35ACF" w:rsidRDefault="009558BB" w:rsidP="009558BB">
            <w:pPr>
              <w:pStyle w:val="BodyText"/>
              <w:rPr>
                <w:rFonts w:eastAsia="Calibri"/>
              </w:rPr>
            </w:pPr>
          </w:p>
        </w:tc>
      </w:tr>
      <w:tr w:rsidR="009558BB" w:rsidRPr="00B35ACF" w14:paraId="321A8C7E" w14:textId="77777777" w:rsidTr="009558BB">
        <w:trPr>
          <w:trHeight w:val="1353"/>
          <w:jc w:val="center"/>
        </w:trPr>
        <w:tc>
          <w:tcPr>
            <w:tcW w:w="2185" w:type="dxa"/>
          </w:tcPr>
          <w:p w14:paraId="27E84D03" w14:textId="03639AC3" w:rsidR="009558BB" w:rsidRPr="00B35ACF" w:rsidRDefault="009558BB" w:rsidP="009558BB">
            <w:pPr>
              <w:keepNext/>
              <w:rPr>
                <w:rFonts w:cs="Tahoma"/>
              </w:rPr>
            </w:pPr>
            <w:r w:rsidRPr="00746D6C">
              <w:t>LNG (Legacy Network Gateway)</w:t>
            </w:r>
          </w:p>
        </w:tc>
        <w:tc>
          <w:tcPr>
            <w:tcW w:w="5280" w:type="dxa"/>
          </w:tcPr>
          <w:p w14:paraId="15DF4721" w14:textId="46D38A3A" w:rsidR="009558BB" w:rsidRPr="00B35ACF" w:rsidRDefault="009558BB" w:rsidP="009558BB">
            <w:pPr>
              <w:keepNext/>
              <w:rPr>
                <w:rFonts w:cs="Tahoma"/>
              </w:rPr>
            </w:pPr>
            <w:r w:rsidRPr="00746D6C">
              <w:t>LNG (Legacy Network Gateway) is an NG9 1 1 Functional Element that provides an interface between a non-IP originating network and a Next Generation Core Services (NGCS) enabled network.</w:t>
            </w:r>
          </w:p>
        </w:tc>
        <w:tc>
          <w:tcPr>
            <w:tcW w:w="2372" w:type="dxa"/>
            <w:hideMark/>
          </w:tcPr>
          <w:p w14:paraId="31B88B11" w14:textId="4CCD3773" w:rsidR="009558BB" w:rsidRPr="00B35ACF" w:rsidRDefault="00000000" w:rsidP="009558BB">
            <w:pPr>
              <w:pStyle w:val="BodyText"/>
            </w:pPr>
            <w:sdt>
              <w:sdtPr>
                <w:rPr>
                  <w:color w:val="C00000"/>
                </w:rPr>
                <w:id w:val="117953328"/>
                <w:placeholder>
                  <w:docPart w:val="9921C49BFB1149168486F6B954D79DE2"/>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9558BB">
                  <w:rPr>
                    <w:color w:val="C00000"/>
                  </w:rPr>
                  <w:t>In Glossary</w:t>
                </w:r>
              </w:sdtContent>
            </w:sdt>
          </w:p>
          <w:p w14:paraId="0FBBC8FF" w14:textId="579B7EFD" w:rsidR="009558BB" w:rsidRPr="00B35ACF" w:rsidRDefault="009558BB" w:rsidP="009558BB">
            <w:pPr>
              <w:pStyle w:val="BodyText"/>
              <w:rPr>
                <w:rFonts w:eastAsia="Calibri"/>
              </w:rPr>
            </w:pPr>
          </w:p>
        </w:tc>
      </w:tr>
      <w:tr w:rsidR="009558BB" w:rsidRPr="00B35ACF" w14:paraId="02547121" w14:textId="77777777" w:rsidTr="0062407B">
        <w:trPr>
          <w:trHeight w:val="2010"/>
          <w:jc w:val="center"/>
        </w:trPr>
        <w:tc>
          <w:tcPr>
            <w:tcW w:w="2185" w:type="dxa"/>
          </w:tcPr>
          <w:p w14:paraId="6D90E2BE" w14:textId="1FE3A10A" w:rsidR="009558BB" w:rsidRPr="00B35ACF" w:rsidRDefault="009558BB" w:rsidP="009558BB">
            <w:pPr>
              <w:keepNext/>
              <w:rPr>
                <w:rFonts w:cs="Tahoma"/>
              </w:rPr>
            </w:pPr>
            <w:r w:rsidRPr="00D30460">
              <w:lastRenderedPageBreak/>
              <w:t>LogEvent</w:t>
            </w:r>
          </w:p>
        </w:tc>
        <w:tc>
          <w:tcPr>
            <w:tcW w:w="5280" w:type="dxa"/>
          </w:tcPr>
          <w:p w14:paraId="6A5785BD" w14:textId="54A96803" w:rsidR="009558BB" w:rsidRPr="00B35ACF" w:rsidRDefault="009558BB" w:rsidP="009558BB">
            <w:pPr>
              <w:keepNext/>
              <w:rPr>
                <w:rFonts w:cs="Tahoma"/>
              </w:rPr>
            </w:pPr>
            <w:r w:rsidRPr="00D30460">
              <w:t>LogEvent is a standardized JSON object containing information about a processing event that is stored in and retrieved from the Logging Service.</w:t>
            </w:r>
          </w:p>
        </w:tc>
        <w:tc>
          <w:tcPr>
            <w:tcW w:w="2372" w:type="dxa"/>
            <w:hideMark/>
          </w:tcPr>
          <w:p w14:paraId="3AB28119" w14:textId="79DD29BE" w:rsidR="009558BB" w:rsidRPr="00B35ACF" w:rsidRDefault="00000000" w:rsidP="009558BB">
            <w:pPr>
              <w:pStyle w:val="BodyText"/>
            </w:pPr>
            <w:sdt>
              <w:sdtPr>
                <w:rPr>
                  <w:color w:val="C00000"/>
                </w:rPr>
                <w:id w:val="238452389"/>
                <w:placeholder>
                  <w:docPart w:val="2B0EAF713BFA49C9B79D6E30F7BC81FA"/>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9558BB">
                  <w:rPr>
                    <w:color w:val="C00000"/>
                  </w:rPr>
                  <w:t>In Glossary</w:t>
                </w:r>
              </w:sdtContent>
            </w:sdt>
          </w:p>
          <w:p w14:paraId="6D0F62F6" w14:textId="06E525B1" w:rsidR="009558BB" w:rsidRPr="00B35ACF" w:rsidRDefault="009558BB" w:rsidP="009558BB">
            <w:pPr>
              <w:pStyle w:val="BodyText"/>
              <w:rPr>
                <w:rFonts w:eastAsia="Calibri"/>
              </w:rPr>
            </w:pPr>
          </w:p>
        </w:tc>
      </w:tr>
      <w:tr w:rsidR="00CA2AE4" w:rsidRPr="00B35ACF" w14:paraId="26855E4F" w14:textId="77777777" w:rsidTr="0062407B">
        <w:trPr>
          <w:trHeight w:val="2010"/>
          <w:jc w:val="center"/>
        </w:trPr>
        <w:tc>
          <w:tcPr>
            <w:tcW w:w="2185" w:type="dxa"/>
          </w:tcPr>
          <w:p w14:paraId="0E009CDF" w14:textId="3FBCC0FC" w:rsidR="009558BB" w:rsidRPr="009558BB" w:rsidRDefault="009558BB" w:rsidP="009558BB">
            <w:commentRangeStart w:id="2666"/>
            <w:ins w:id="2667" w:author="Michael Smith [2]" w:date="2024-04-09T14:20:00Z">
              <w:r w:rsidRPr="009558BB">
                <w:t>LogEventReplicator</w:t>
              </w:r>
            </w:ins>
            <w:commentRangeEnd w:id="2666"/>
            <w:r w:rsidR="00B46583" w:rsidRPr="009558BB">
              <w:rPr>
                <w:rStyle w:val="CommentReference"/>
                <w:sz w:val="20"/>
                <w:szCs w:val="20"/>
              </w:rPr>
              <w:commentReference w:id="2666"/>
            </w:r>
            <w:r w:rsidRPr="009558BB">
              <w:t xml:space="preserve"> </w:t>
            </w:r>
          </w:p>
          <w:p w14:paraId="488EDFC4" w14:textId="77777777" w:rsidR="009558BB" w:rsidRPr="009558BB" w:rsidRDefault="009558BB" w:rsidP="009558BB"/>
          <w:p w14:paraId="28C53766" w14:textId="2C2B4A5B" w:rsidR="00CA2AE4" w:rsidRPr="00B35ACF" w:rsidRDefault="00CA2AE4" w:rsidP="009558BB">
            <w:pPr>
              <w:rPr>
                <w:rFonts w:cs="Tahoma"/>
              </w:rPr>
            </w:pPr>
          </w:p>
        </w:tc>
        <w:tc>
          <w:tcPr>
            <w:tcW w:w="5280" w:type="dxa"/>
          </w:tcPr>
          <w:p w14:paraId="30EB1401" w14:textId="3419AD5F" w:rsidR="00CA2AE4" w:rsidRPr="00B35ACF" w:rsidRDefault="009558BB" w:rsidP="009558BB">
            <w:pPr>
              <w:rPr>
                <w:rFonts w:cs="Tahoma"/>
              </w:rPr>
            </w:pPr>
            <w:ins w:id="2668" w:author="Michael Smith [2]" w:date="2024-04-15T15:21:00Z">
              <w:r w:rsidRPr="009558BB">
                <w:rPr>
                  <w:rFonts w:cs="Tahoma"/>
                </w:rPr>
                <w:t xml:space="preserve">The LogEventReplicator is an FE defined in </w:t>
              </w:r>
            </w:ins>
            <w:r w:rsidRPr="009558BB">
              <w:rPr>
                <w:rFonts w:cs="Tahoma"/>
              </w:rPr>
              <w:t>NENA</w:t>
            </w:r>
            <w:r w:rsidRPr="009558BB">
              <w:rPr>
                <w:rFonts w:cs="Tahoma"/>
              </w:rPr>
              <w:noBreakHyphen/>
              <w:t>STA</w:t>
            </w:r>
            <w:r w:rsidRPr="009558BB">
              <w:rPr>
                <w:rFonts w:cs="Tahoma"/>
              </w:rPr>
              <w:noBreakHyphen/>
              <w:t xml:space="preserve">010 </w:t>
            </w:r>
            <w:r w:rsidRPr="009558BB">
              <w:rPr>
                <w:rFonts w:cs="Tahoma"/>
              </w:rPr>
              <w:fldChar w:fldCharType="begin"/>
            </w:r>
            <w:r w:rsidRPr="009558BB">
              <w:rPr>
                <w:rFonts w:cs="Tahoma"/>
              </w:rPr>
              <w:instrText xml:space="preserve"> REF _Ref200179524 \r \h </w:instrText>
            </w:r>
            <w:r>
              <w:rPr>
                <w:rFonts w:cs="Tahoma"/>
              </w:rPr>
              <w:instrText xml:space="preserve"> \* MERGEFORMAT </w:instrText>
            </w:r>
            <w:r w:rsidRPr="009558BB">
              <w:rPr>
                <w:rFonts w:cs="Tahoma"/>
              </w:rPr>
            </w:r>
            <w:r w:rsidRPr="009558BB">
              <w:rPr>
                <w:rFonts w:cs="Tahoma"/>
              </w:rPr>
              <w:fldChar w:fldCharType="separate"/>
            </w:r>
            <w:r w:rsidR="00F31C4F">
              <w:fldChar w:fldCharType="begin"/>
            </w:r>
            <w:r w:rsidR="00F31C4F">
              <w:instrText xml:space="preserve"> REF _Ref129852940 \r \h </w:instrText>
            </w:r>
            <w:r w:rsidR="00F31C4F">
              <w:fldChar w:fldCharType="separate"/>
            </w:r>
            <w:r w:rsidR="00F31C4F">
              <w:t>[7]</w:t>
            </w:r>
            <w:r w:rsidR="00F31C4F">
              <w:fldChar w:fldCharType="end"/>
            </w:r>
            <w:r w:rsidRPr="009558BB">
              <w:rPr>
                <w:rFonts w:cs="Tahoma"/>
              </w:rPr>
              <w:fldChar w:fldCharType="end"/>
            </w:r>
            <w:ins w:id="2669" w:author="McMurrer, Steve" w:date="2025-06-13T07:20:00Z">
              <w:r w:rsidRPr="009558BB">
                <w:rPr>
                  <w:rFonts w:cs="Tahoma"/>
                </w:rPr>
                <w:t xml:space="preserve"> </w:t>
              </w:r>
            </w:ins>
            <w:ins w:id="2670" w:author="Michael Smith [2]" w:date="2024-04-24T13:43:00Z">
              <w:r w:rsidRPr="009558BB">
                <w:rPr>
                  <w:rFonts w:cs="Tahoma"/>
                </w:rPr>
                <w:t>that</w:t>
              </w:r>
            </w:ins>
            <w:ins w:id="2671" w:author="Michael Smith [2]" w:date="2024-04-15T15:21:00Z">
              <w:r w:rsidRPr="009558BB">
                <w:rPr>
                  <w:rFonts w:cs="Tahoma"/>
                </w:rPr>
                <w:t xml:space="preserve"> sends copies of LogEvents it receives to applications that use the events for various purposes like displaying status of calls, agents, and services, or for monitoring and analysis purposes, thereby relieving the FEs that log the events of the additional burden of sending events to such applications.</w:t>
              </w:r>
            </w:ins>
          </w:p>
        </w:tc>
        <w:tc>
          <w:tcPr>
            <w:tcW w:w="2372" w:type="dxa"/>
            <w:hideMark/>
          </w:tcPr>
          <w:p w14:paraId="456B3CEF" w14:textId="1EA579A7" w:rsidR="00CA2AE4" w:rsidRPr="00B35ACF" w:rsidRDefault="00000000" w:rsidP="00236607">
            <w:pPr>
              <w:pStyle w:val="BodyText"/>
            </w:pPr>
            <w:sdt>
              <w:sdtPr>
                <w:rPr>
                  <w:color w:val="C00000"/>
                </w:rPr>
                <w:id w:val="2063823424"/>
                <w:placeholder>
                  <w:docPart w:val="12FB5AD0AB484D60970CB20FEDFA22BE"/>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9558BB">
                  <w:rPr>
                    <w:color w:val="C00000"/>
                  </w:rPr>
                  <w:t>Add</w:t>
                </w:r>
              </w:sdtContent>
            </w:sdt>
          </w:p>
          <w:p w14:paraId="3E0D7D1C" w14:textId="701DBBDB" w:rsidR="00CA2AE4" w:rsidRPr="00B35ACF" w:rsidRDefault="00CA2AE4" w:rsidP="00236607">
            <w:pPr>
              <w:pStyle w:val="BodyText"/>
              <w:rPr>
                <w:rFonts w:eastAsia="Calibri"/>
              </w:rPr>
            </w:pPr>
          </w:p>
        </w:tc>
      </w:tr>
      <w:tr w:rsidR="00CA2AE4" w:rsidRPr="00B35ACF" w14:paraId="798875FF" w14:textId="77777777" w:rsidTr="009558BB">
        <w:trPr>
          <w:trHeight w:val="1587"/>
          <w:jc w:val="center"/>
        </w:trPr>
        <w:tc>
          <w:tcPr>
            <w:tcW w:w="2185" w:type="dxa"/>
          </w:tcPr>
          <w:p w14:paraId="6EC1BAC1" w14:textId="21E914AF" w:rsidR="009558BB" w:rsidRPr="009558BB" w:rsidRDefault="009558BB" w:rsidP="009558BB">
            <w:commentRangeStart w:id="2672"/>
            <w:ins w:id="2673" w:author="Michael Smith [2]" w:date="2024-04-09T14:20:00Z">
              <w:r w:rsidRPr="009558BB">
                <w:t>Logging Service</w:t>
              </w:r>
            </w:ins>
            <w:commentRangeEnd w:id="2672"/>
            <w:r w:rsidR="00B46583" w:rsidRPr="009558BB">
              <w:rPr>
                <w:rStyle w:val="CommentReference"/>
                <w:sz w:val="20"/>
                <w:szCs w:val="20"/>
              </w:rPr>
              <w:commentReference w:id="2672"/>
            </w:r>
            <w:r w:rsidRPr="009558BB">
              <w:t xml:space="preserve"> </w:t>
            </w:r>
          </w:p>
          <w:p w14:paraId="192674A7" w14:textId="77777777" w:rsidR="009558BB" w:rsidRPr="009558BB" w:rsidRDefault="009558BB" w:rsidP="009558BB"/>
          <w:p w14:paraId="0F327BE9" w14:textId="7355EBED" w:rsidR="00CA2AE4" w:rsidRPr="00B35ACF" w:rsidRDefault="00CA2AE4" w:rsidP="009558BB">
            <w:pPr>
              <w:rPr>
                <w:rFonts w:cs="Tahoma"/>
              </w:rPr>
            </w:pPr>
          </w:p>
        </w:tc>
        <w:tc>
          <w:tcPr>
            <w:tcW w:w="5280" w:type="dxa"/>
          </w:tcPr>
          <w:p w14:paraId="1EC84781" w14:textId="7BED1EBA" w:rsidR="00CA2AE4" w:rsidRPr="00B35ACF" w:rsidRDefault="009558BB" w:rsidP="009558BB">
            <w:pPr>
              <w:rPr>
                <w:rFonts w:cs="Tahoma"/>
              </w:rPr>
            </w:pPr>
            <w:ins w:id="2674" w:author="Michael Smith [2]" w:date="2024-04-15T15:24:00Z">
              <w:r w:rsidRPr="009558BB">
                <w:rPr>
                  <w:rFonts w:cs="Tahoma"/>
                </w:rPr>
                <w:t>The Logging Service is</w:t>
              </w:r>
            </w:ins>
            <w:ins w:id="2675" w:author="Michael Smith [2]" w:date="2024-04-15T15:27:00Z">
              <w:r w:rsidRPr="009558BB">
                <w:rPr>
                  <w:rFonts w:cs="Tahoma"/>
                </w:rPr>
                <w:t xml:space="preserve"> a Service</w:t>
              </w:r>
            </w:ins>
            <w:ins w:id="2676" w:author="Michael Smith [2]" w:date="2024-04-15T15:24:00Z">
              <w:r w:rsidRPr="009558BB">
                <w:rPr>
                  <w:rFonts w:cs="Tahoma"/>
                </w:rPr>
                <w:t xml:space="preserve"> defined in </w:t>
              </w:r>
            </w:ins>
            <w:r w:rsidRPr="009558BB">
              <w:rPr>
                <w:rFonts w:cs="Tahoma"/>
              </w:rPr>
              <w:t>NENA</w:t>
            </w:r>
            <w:r w:rsidRPr="009558BB">
              <w:rPr>
                <w:rFonts w:cs="Tahoma"/>
              </w:rPr>
              <w:noBreakHyphen/>
              <w:t>STA</w:t>
            </w:r>
            <w:r w:rsidRPr="009558BB">
              <w:rPr>
                <w:rFonts w:cs="Tahoma"/>
              </w:rPr>
              <w:noBreakHyphen/>
              <w:t xml:space="preserve">010 </w:t>
            </w:r>
            <w:r w:rsidRPr="009558BB">
              <w:rPr>
                <w:rFonts w:cs="Tahoma"/>
              </w:rPr>
              <w:fldChar w:fldCharType="begin"/>
            </w:r>
            <w:r w:rsidRPr="009558BB">
              <w:rPr>
                <w:rFonts w:cs="Tahoma"/>
              </w:rPr>
              <w:instrText xml:space="preserve"> REF _Ref200179524 \r \h </w:instrText>
            </w:r>
            <w:r>
              <w:rPr>
                <w:rFonts w:cs="Tahoma"/>
              </w:rPr>
              <w:instrText xml:space="preserve"> \* MERGEFORMAT </w:instrText>
            </w:r>
            <w:r w:rsidRPr="009558BB">
              <w:rPr>
                <w:rFonts w:cs="Tahoma"/>
              </w:rPr>
            </w:r>
            <w:r w:rsidRPr="009558BB">
              <w:rPr>
                <w:rFonts w:cs="Tahoma"/>
              </w:rPr>
              <w:fldChar w:fldCharType="separate"/>
            </w:r>
            <w:r w:rsidR="00F31C4F">
              <w:fldChar w:fldCharType="begin"/>
            </w:r>
            <w:r w:rsidR="00F31C4F">
              <w:instrText xml:space="preserve"> REF _Ref129852940 \r \h </w:instrText>
            </w:r>
            <w:r w:rsidR="00F31C4F">
              <w:fldChar w:fldCharType="separate"/>
            </w:r>
            <w:r w:rsidR="00F31C4F">
              <w:t>[7]</w:t>
            </w:r>
            <w:r w:rsidR="00F31C4F">
              <w:fldChar w:fldCharType="end"/>
            </w:r>
            <w:r w:rsidRPr="009558BB">
              <w:rPr>
                <w:rFonts w:cs="Tahoma"/>
              </w:rPr>
              <w:fldChar w:fldCharType="end"/>
            </w:r>
            <w:ins w:id="2677" w:author="McMurrer, Steve" w:date="2025-06-13T07:20:00Z">
              <w:r w:rsidRPr="009558BB">
                <w:rPr>
                  <w:rFonts w:cs="Tahoma"/>
                </w:rPr>
                <w:t xml:space="preserve"> </w:t>
              </w:r>
            </w:ins>
            <w:ins w:id="2678" w:author="Michael Smith [2]" w:date="2024-04-15T15:27:00Z">
              <w:r w:rsidRPr="009558BB">
                <w:rPr>
                  <w:rFonts w:cs="Tahoma"/>
                </w:rPr>
                <w:t>that</w:t>
              </w:r>
            </w:ins>
            <w:ins w:id="2679" w:author="Michael Smith [2]" w:date="2024-04-15T15:24:00Z">
              <w:r w:rsidRPr="009558BB">
                <w:rPr>
                  <w:rFonts w:cs="Tahoma"/>
                </w:rPr>
                <w:t xml:space="preserve"> provides critical logging and recording services to the</w:t>
              </w:r>
            </w:ins>
            <w:ins w:id="2680" w:author="Michael Smith [2]" w:date="2024-04-15T15:25:00Z">
              <w:r w:rsidRPr="009558BB">
                <w:rPr>
                  <w:rFonts w:cs="Tahoma"/>
                </w:rPr>
                <w:t xml:space="preserve"> the NGCS and</w:t>
              </w:r>
            </w:ins>
            <w:ins w:id="2681" w:author="Michael Smith [2]" w:date="2024-04-15T15:26:00Z">
              <w:r w:rsidRPr="009558BB">
                <w:rPr>
                  <w:rFonts w:cs="Tahoma"/>
                </w:rPr>
                <w:t>/or</w:t>
              </w:r>
            </w:ins>
            <w:ins w:id="2682" w:author="Michael Smith [2]" w:date="2024-04-15T15:25:00Z">
              <w:r w:rsidRPr="009558BB">
                <w:rPr>
                  <w:rFonts w:cs="Tahoma"/>
                </w:rPr>
                <w:t xml:space="preserve"> to a </w:t>
              </w:r>
            </w:ins>
            <w:ins w:id="2683" w:author="Michael Smith [2]" w:date="2024-06-12T14:29:00Z">
              <w:r w:rsidRPr="009558BB">
                <w:rPr>
                  <w:rFonts w:cs="Tahoma"/>
                </w:rPr>
                <w:t>PSAP</w:t>
              </w:r>
            </w:ins>
            <w:ins w:id="2684" w:author="Michael Smith [2]" w:date="2024-04-15T15:25:00Z">
              <w:r w:rsidRPr="009558BB">
                <w:rPr>
                  <w:rFonts w:cs="Tahoma"/>
                </w:rPr>
                <w:t>.</w:t>
              </w:r>
            </w:ins>
            <w:ins w:id="2685" w:author="Michael Smith [2]" w:date="2024-04-15T15:26:00Z">
              <w:r w:rsidRPr="009558BB">
                <w:rPr>
                  <w:rFonts w:cs="Tahoma"/>
                </w:rPr>
                <w:t xml:space="preserve"> The NGCS an</w:t>
              </w:r>
            </w:ins>
            <w:ins w:id="2686" w:author="Michael Smith [2]" w:date="2024-04-15T15:27:00Z">
              <w:r w:rsidRPr="009558BB">
                <w:rPr>
                  <w:rFonts w:cs="Tahoma"/>
                </w:rPr>
                <w:t>d</w:t>
              </w:r>
            </w:ins>
            <w:ins w:id="2687" w:author="Michael Smith [2]" w:date="2024-04-15T15:26:00Z">
              <w:r w:rsidRPr="009558BB">
                <w:rPr>
                  <w:rFonts w:cs="Tahoma"/>
                </w:rPr>
                <w:t xml:space="preserve"> </w:t>
              </w:r>
            </w:ins>
            <w:ins w:id="2688" w:author="Michael Smith [2]" w:date="2024-06-12T14:29:00Z">
              <w:r w:rsidRPr="009558BB">
                <w:rPr>
                  <w:rFonts w:cs="Tahoma"/>
                </w:rPr>
                <w:t>PSAP</w:t>
              </w:r>
            </w:ins>
            <w:ins w:id="2689" w:author="Michael Smith [2]" w:date="2024-04-15T15:27:00Z">
              <w:r w:rsidRPr="009558BB">
                <w:rPr>
                  <w:rFonts w:cs="Tahoma"/>
                </w:rPr>
                <w:t xml:space="preserve"> may have separate Logging Services or may use the same </w:t>
              </w:r>
            </w:ins>
            <w:ins w:id="2690" w:author="Michael Smith [2]" w:date="2024-04-15T15:28:00Z">
              <w:r w:rsidRPr="009558BB">
                <w:rPr>
                  <w:rFonts w:cs="Tahoma"/>
                </w:rPr>
                <w:t>Logging Service.</w:t>
              </w:r>
            </w:ins>
          </w:p>
        </w:tc>
        <w:tc>
          <w:tcPr>
            <w:tcW w:w="2372" w:type="dxa"/>
            <w:hideMark/>
          </w:tcPr>
          <w:p w14:paraId="046BD9A3" w14:textId="4BCE9EAC" w:rsidR="00CA2AE4" w:rsidRPr="00B35ACF" w:rsidRDefault="00000000" w:rsidP="00236607">
            <w:pPr>
              <w:pStyle w:val="BodyText"/>
            </w:pPr>
            <w:sdt>
              <w:sdtPr>
                <w:rPr>
                  <w:color w:val="C00000"/>
                </w:rPr>
                <w:id w:val="-1487238945"/>
                <w:placeholder>
                  <w:docPart w:val="8F66E5E672A2436C89E5889D144AB85A"/>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9558BB">
                  <w:rPr>
                    <w:color w:val="C00000"/>
                  </w:rPr>
                  <w:t>Add</w:t>
                </w:r>
              </w:sdtContent>
            </w:sdt>
          </w:p>
          <w:p w14:paraId="3888F76A" w14:textId="751AD84E" w:rsidR="00CA2AE4" w:rsidRPr="00B35ACF" w:rsidRDefault="00CA2AE4" w:rsidP="00236607">
            <w:pPr>
              <w:pStyle w:val="BodyText"/>
              <w:rPr>
                <w:rFonts w:eastAsia="Calibri"/>
              </w:rPr>
            </w:pPr>
          </w:p>
        </w:tc>
      </w:tr>
      <w:tr w:rsidR="009558BB" w:rsidRPr="00B35ACF" w14:paraId="7E76839D" w14:textId="77777777" w:rsidTr="0062407B">
        <w:trPr>
          <w:trHeight w:val="2010"/>
          <w:jc w:val="center"/>
        </w:trPr>
        <w:tc>
          <w:tcPr>
            <w:tcW w:w="2185" w:type="dxa"/>
          </w:tcPr>
          <w:p w14:paraId="5C276CDC" w14:textId="795D8256" w:rsidR="009558BB" w:rsidRPr="00B35ACF" w:rsidRDefault="009558BB" w:rsidP="009558BB">
            <w:pPr>
              <w:keepNext/>
              <w:rPr>
                <w:rFonts w:cs="Tahoma"/>
              </w:rPr>
            </w:pPr>
            <w:r w:rsidRPr="00EF24C5">
              <w:t>LPG (Legacy PSAP Gateway)</w:t>
            </w:r>
          </w:p>
        </w:tc>
        <w:tc>
          <w:tcPr>
            <w:tcW w:w="5280" w:type="dxa"/>
          </w:tcPr>
          <w:p w14:paraId="6F880C09" w14:textId="51D7C963" w:rsidR="009558BB" w:rsidRPr="00B35ACF" w:rsidRDefault="009558BB" w:rsidP="009558BB">
            <w:pPr>
              <w:keepNext/>
              <w:rPr>
                <w:rFonts w:cs="Tahoma"/>
              </w:rPr>
            </w:pPr>
            <w:r w:rsidRPr="00EF24C5">
              <w:t>LPG (Legacy PSAP Gateway) is a signaling and media interconnection point between an ESInet and a legacy PSAP. It plays a role in the delivery of Emergency Calls that traverse an i3 ESInet to get to a legacy PSAP, as well as in the transfer and alternate routing of Emergency Calls between legacy PSAPs and NG9</w:t>
            </w:r>
            <w:r w:rsidRPr="00EF24C5">
              <w:rPr>
                <w:rFonts w:ascii="Cambria Math" w:hAnsi="Cambria Math" w:cs="Cambria Math"/>
              </w:rPr>
              <w:t>‑</w:t>
            </w:r>
            <w:r w:rsidRPr="00EF24C5">
              <w:t>1</w:t>
            </w:r>
            <w:r w:rsidRPr="00EF24C5">
              <w:rPr>
                <w:rFonts w:ascii="Cambria Math" w:hAnsi="Cambria Math" w:cs="Cambria Math"/>
              </w:rPr>
              <w:t>‑</w:t>
            </w:r>
            <w:r w:rsidRPr="00EF24C5">
              <w:t>1 PSAPs. The Legacy PSAP Gateway supports an IP (i.e., SIP) interface towards the ESInet on one side, and a traditional MF or Enhanced MF interface (comparable to the interface between a traditional Selective Router and a legacy PSAP) on the other.</w:t>
            </w:r>
          </w:p>
        </w:tc>
        <w:tc>
          <w:tcPr>
            <w:tcW w:w="2372" w:type="dxa"/>
            <w:hideMark/>
          </w:tcPr>
          <w:p w14:paraId="5142A67C" w14:textId="222C1E7A" w:rsidR="009558BB" w:rsidRPr="00B35ACF" w:rsidRDefault="00000000" w:rsidP="009558BB">
            <w:pPr>
              <w:pStyle w:val="BodyText"/>
            </w:pPr>
            <w:sdt>
              <w:sdtPr>
                <w:rPr>
                  <w:color w:val="C00000"/>
                </w:rPr>
                <w:id w:val="891997099"/>
                <w:placeholder>
                  <w:docPart w:val="2816E9162A0E4F21B2EDBDEBC074DE22"/>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9558BB">
                  <w:rPr>
                    <w:color w:val="C00000"/>
                  </w:rPr>
                  <w:t>In Glossary</w:t>
                </w:r>
              </w:sdtContent>
            </w:sdt>
          </w:p>
          <w:p w14:paraId="04F9CE93" w14:textId="3B2AF09D" w:rsidR="009558BB" w:rsidRPr="00B35ACF" w:rsidRDefault="009558BB" w:rsidP="009558BB">
            <w:pPr>
              <w:pStyle w:val="BodyText"/>
              <w:rPr>
                <w:rFonts w:eastAsia="Calibri"/>
              </w:rPr>
            </w:pPr>
          </w:p>
        </w:tc>
      </w:tr>
      <w:tr w:rsidR="009558BB" w:rsidRPr="00B35ACF" w14:paraId="16F4873C" w14:textId="77777777" w:rsidTr="0062407B">
        <w:trPr>
          <w:trHeight w:val="2010"/>
          <w:jc w:val="center"/>
        </w:trPr>
        <w:tc>
          <w:tcPr>
            <w:tcW w:w="2185" w:type="dxa"/>
          </w:tcPr>
          <w:p w14:paraId="124A98B1" w14:textId="4DBE94A8" w:rsidR="009558BB" w:rsidRPr="00B35ACF" w:rsidRDefault="009558BB" w:rsidP="009558BB">
            <w:pPr>
              <w:keepNext/>
              <w:rPr>
                <w:rFonts w:cs="Tahoma"/>
              </w:rPr>
            </w:pPr>
            <w:r w:rsidRPr="00272C3B">
              <w:t>LVF (Location Validation Function)</w:t>
            </w:r>
          </w:p>
        </w:tc>
        <w:tc>
          <w:tcPr>
            <w:tcW w:w="5280" w:type="dxa"/>
          </w:tcPr>
          <w:p w14:paraId="52D075BF" w14:textId="410C9F90" w:rsidR="009558BB" w:rsidRPr="00B35ACF" w:rsidRDefault="009558BB" w:rsidP="009558BB">
            <w:pPr>
              <w:keepNext/>
              <w:rPr>
                <w:rFonts w:cs="Tahoma"/>
              </w:rPr>
            </w:pPr>
            <w:r w:rsidRPr="00272C3B">
              <w:t>LVF (Location Validation Function) is a Functional Element in an NGCS (Next Generation 9 1 1 Core Services) that is a LoST protocol server where civic location information is validated against the authoritative GIS database information. A civic address is considered valid if it can be located within the database uniquely, is suitable to provide an accurate route for an Emergency Call, and adequate and specific enough to direct responders to the right location.</w:t>
            </w:r>
          </w:p>
        </w:tc>
        <w:tc>
          <w:tcPr>
            <w:tcW w:w="2372" w:type="dxa"/>
            <w:hideMark/>
          </w:tcPr>
          <w:p w14:paraId="22420A1D" w14:textId="0AC59322" w:rsidR="009558BB" w:rsidRPr="00B35ACF" w:rsidRDefault="00000000" w:rsidP="009558BB">
            <w:pPr>
              <w:pStyle w:val="BodyText"/>
            </w:pPr>
            <w:sdt>
              <w:sdtPr>
                <w:rPr>
                  <w:color w:val="C00000"/>
                </w:rPr>
                <w:id w:val="-284194760"/>
                <w:placeholder>
                  <w:docPart w:val="11920D29034A4C77AF63341AB8106D11"/>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9558BB">
                  <w:rPr>
                    <w:color w:val="C00000"/>
                  </w:rPr>
                  <w:t>In Glossary</w:t>
                </w:r>
              </w:sdtContent>
            </w:sdt>
          </w:p>
          <w:p w14:paraId="5A8AB953" w14:textId="43CDEB09" w:rsidR="009558BB" w:rsidRPr="00B35ACF" w:rsidRDefault="009558BB" w:rsidP="009558BB">
            <w:pPr>
              <w:pStyle w:val="BodyText"/>
              <w:rPr>
                <w:rFonts w:eastAsia="Calibri"/>
              </w:rPr>
            </w:pPr>
          </w:p>
        </w:tc>
      </w:tr>
      <w:tr w:rsidR="009558BB" w:rsidRPr="00B35ACF" w14:paraId="0E7C6826" w14:textId="77777777" w:rsidTr="0062407B">
        <w:trPr>
          <w:trHeight w:val="2010"/>
          <w:jc w:val="center"/>
        </w:trPr>
        <w:tc>
          <w:tcPr>
            <w:tcW w:w="2185" w:type="dxa"/>
          </w:tcPr>
          <w:p w14:paraId="1A747AFB" w14:textId="5D6A8A27" w:rsidR="009558BB" w:rsidRPr="00B35ACF" w:rsidRDefault="009558BB" w:rsidP="009558BB">
            <w:pPr>
              <w:keepNext/>
              <w:rPr>
                <w:rFonts w:cs="Tahoma"/>
              </w:rPr>
            </w:pPr>
            <w:r w:rsidRPr="00D33AE7">
              <w:lastRenderedPageBreak/>
              <w:t>MDS (Mapping Data Service)</w:t>
            </w:r>
          </w:p>
        </w:tc>
        <w:tc>
          <w:tcPr>
            <w:tcW w:w="5280" w:type="dxa"/>
          </w:tcPr>
          <w:p w14:paraId="019EACEE" w14:textId="00196E34" w:rsidR="009558BB" w:rsidRPr="00170232" w:rsidRDefault="009558BB" w:rsidP="00170232">
            <w:pPr>
              <w:keepNext/>
            </w:pPr>
            <w:r w:rsidRPr="00D33AE7">
              <w:t>A MDS (Mapping Data Service) provides a PSAP call taker with information showing the location of an out-of-area caller.</w:t>
            </w:r>
          </w:p>
        </w:tc>
        <w:tc>
          <w:tcPr>
            <w:tcW w:w="2372" w:type="dxa"/>
            <w:hideMark/>
          </w:tcPr>
          <w:p w14:paraId="3F5CCD59" w14:textId="30BB4992" w:rsidR="009558BB" w:rsidRPr="00B35ACF" w:rsidRDefault="00000000" w:rsidP="009558BB">
            <w:pPr>
              <w:pStyle w:val="BodyText"/>
            </w:pPr>
            <w:sdt>
              <w:sdtPr>
                <w:rPr>
                  <w:color w:val="C00000"/>
                </w:rPr>
                <w:id w:val="714165937"/>
                <w:placeholder>
                  <w:docPart w:val="F8F5A519DFF34B24B7427B9728C388AC"/>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9558BB">
                  <w:rPr>
                    <w:color w:val="C00000"/>
                  </w:rPr>
                  <w:t>In Glossary</w:t>
                </w:r>
              </w:sdtContent>
            </w:sdt>
          </w:p>
          <w:p w14:paraId="663EB396" w14:textId="32C57D74" w:rsidR="009558BB" w:rsidRPr="00B35ACF" w:rsidRDefault="009558BB" w:rsidP="009558BB">
            <w:pPr>
              <w:pStyle w:val="BodyText"/>
              <w:rPr>
                <w:rFonts w:eastAsia="Calibri"/>
              </w:rPr>
            </w:pPr>
          </w:p>
        </w:tc>
      </w:tr>
      <w:tr w:rsidR="00A611C1" w:rsidRPr="00B35ACF" w14:paraId="27C5E806" w14:textId="77777777" w:rsidTr="0062407B">
        <w:trPr>
          <w:trHeight w:val="2010"/>
          <w:jc w:val="center"/>
        </w:trPr>
        <w:tc>
          <w:tcPr>
            <w:tcW w:w="2185" w:type="dxa"/>
          </w:tcPr>
          <w:p w14:paraId="65632092" w14:textId="15B33D48" w:rsidR="00A611C1" w:rsidRPr="00B35ACF" w:rsidRDefault="00A611C1" w:rsidP="00A611C1">
            <w:pPr>
              <w:keepNext/>
              <w:rPr>
                <w:rFonts w:cs="Tahoma"/>
              </w:rPr>
            </w:pPr>
            <w:r w:rsidRPr="00393E38">
              <w:t>MCFE (Management Console Functional Element)</w:t>
            </w:r>
          </w:p>
        </w:tc>
        <w:tc>
          <w:tcPr>
            <w:tcW w:w="5280" w:type="dxa"/>
          </w:tcPr>
          <w:p w14:paraId="26E56BE3" w14:textId="444F12BD" w:rsidR="00A611C1" w:rsidRPr="00B35ACF" w:rsidRDefault="00A611C1" w:rsidP="00A611C1">
            <w:pPr>
              <w:keepNext/>
              <w:rPr>
                <w:rFonts w:cs="Tahoma"/>
              </w:rPr>
            </w:pPr>
            <w:r w:rsidRPr="00393E38">
              <w:t>An FE that supports general management functions for the PSAP. It is responsible for the PSAP’s Service State and Security Posture and subscribes to important PSAP/ECC notifications. It also sends and receives Discrepancy Reports on behalf of the PSAP and implements the LogEvent web service to receive LogEvents for statistical and analysis purposes.</w:t>
            </w:r>
          </w:p>
        </w:tc>
        <w:tc>
          <w:tcPr>
            <w:tcW w:w="2372" w:type="dxa"/>
            <w:hideMark/>
          </w:tcPr>
          <w:p w14:paraId="4A68BE0E" w14:textId="2AFDC84B" w:rsidR="00A611C1" w:rsidRPr="00B35ACF" w:rsidRDefault="00000000" w:rsidP="00A611C1">
            <w:pPr>
              <w:pStyle w:val="BodyText"/>
            </w:pPr>
            <w:sdt>
              <w:sdtPr>
                <w:rPr>
                  <w:color w:val="C00000"/>
                </w:rPr>
                <w:id w:val="442049552"/>
                <w:placeholder>
                  <w:docPart w:val="2D617A21440B4849A33AA42334E9DE3A"/>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A611C1">
                  <w:rPr>
                    <w:color w:val="C00000"/>
                  </w:rPr>
                  <w:t>Modify</w:t>
                </w:r>
              </w:sdtContent>
            </w:sdt>
          </w:p>
          <w:p w14:paraId="2F4FE9B7" w14:textId="14477DD6" w:rsidR="00A611C1" w:rsidRPr="00B35ACF" w:rsidRDefault="00A611C1" w:rsidP="00A611C1">
            <w:pPr>
              <w:pStyle w:val="BodyText"/>
              <w:rPr>
                <w:rFonts w:eastAsia="Calibri"/>
              </w:rPr>
            </w:pPr>
            <w:r w:rsidRPr="00A611C1">
              <w:rPr>
                <w:rFonts w:eastAsia="Calibri"/>
              </w:rPr>
              <w:t>(include abbr.)</w:t>
            </w:r>
          </w:p>
        </w:tc>
      </w:tr>
      <w:tr w:rsidR="00A611C1" w:rsidRPr="00B35ACF" w14:paraId="6E34B7B4" w14:textId="77777777" w:rsidTr="00A611C1">
        <w:trPr>
          <w:trHeight w:val="777"/>
          <w:jc w:val="center"/>
        </w:trPr>
        <w:tc>
          <w:tcPr>
            <w:tcW w:w="2185" w:type="dxa"/>
          </w:tcPr>
          <w:p w14:paraId="4FECD32E" w14:textId="43E61D4A" w:rsidR="00A611C1" w:rsidRPr="00B35ACF" w:rsidRDefault="00A611C1" w:rsidP="00A611C1">
            <w:pPr>
              <w:keepNext/>
              <w:rPr>
                <w:rFonts w:cs="Tahoma"/>
              </w:rPr>
            </w:pPr>
            <w:r w:rsidRPr="000E28F0">
              <w:t>Media Proxy</w:t>
            </w:r>
          </w:p>
        </w:tc>
        <w:tc>
          <w:tcPr>
            <w:tcW w:w="5280" w:type="dxa"/>
          </w:tcPr>
          <w:p w14:paraId="4B6E7476" w14:textId="604E4339" w:rsidR="00A611C1" w:rsidRPr="00B35ACF" w:rsidRDefault="00A611C1" w:rsidP="00A611C1">
            <w:pPr>
              <w:keepNext/>
              <w:rPr>
                <w:rFonts w:cs="Tahoma"/>
              </w:rPr>
            </w:pPr>
            <w:r w:rsidRPr="000E28F0">
              <w:t xml:space="preserve">An FE that provides external one-way non-interactive media to an Agent by acting as a proxy for the external media source. </w:t>
            </w:r>
          </w:p>
        </w:tc>
        <w:tc>
          <w:tcPr>
            <w:tcW w:w="2372" w:type="dxa"/>
            <w:hideMark/>
          </w:tcPr>
          <w:p w14:paraId="6776AA28" w14:textId="1C6EF317" w:rsidR="00A611C1" w:rsidRPr="00B35ACF" w:rsidRDefault="00000000" w:rsidP="00A611C1">
            <w:pPr>
              <w:pStyle w:val="BodyText"/>
            </w:pPr>
            <w:sdt>
              <w:sdtPr>
                <w:rPr>
                  <w:color w:val="C00000"/>
                </w:rPr>
                <w:id w:val="-446153972"/>
                <w:placeholder>
                  <w:docPart w:val="E55CC65EC9E045829420DCB24B3F0300"/>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A611C1">
                  <w:rPr>
                    <w:color w:val="C00000"/>
                  </w:rPr>
                  <w:t>Add</w:t>
                </w:r>
              </w:sdtContent>
            </w:sdt>
          </w:p>
          <w:p w14:paraId="4E6AB1D3" w14:textId="617440C8" w:rsidR="00A611C1" w:rsidRPr="00B35ACF" w:rsidRDefault="00A611C1" w:rsidP="00A611C1">
            <w:pPr>
              <w:pStyle w:val="BodyText"/>
              <w:rPr>
                <w:rFonts w:eastAsia="Calibri"/>
              </w:rPr>
            </w:pPr>
          </w:p>
        </w:tc>
      </w:tr>
      <w:tr w:rsidR="00A611C1" w:rsidRPr="00B35ACF" w14:paraId="1938A990" w14:textId="77777777" w:rsidTr="00A611C1">
        <w:trPr>
          <w:trHeight w:val="777"/>
          <w:jc w:val="center"/>
        </w:trPr>
        <w:tc>
          <w:tcPr>
            <w:tcW w:w="2185" w:type="dxa"/>
          </w:tcPr>
          <w:p w14:paraId="750FF291" w14:textId="425D008E" w:rsidR="00A611C1" w:rsidRPr="00B35ACF" w:rsidRDefault="00A611C1" w:rsidP="00A611C1">
            <w:pPr>
              <w:keepNext/>
              <w:rPr>
                <w:rFonts w:cs="Tahoma"/>
              </w:rPr>
            </w:pPr>
            <w:r w:rsidRPr="006C08B8">
              <w:t>MIS (Management Information System)</w:t>
            </w:r>
          </w:p>
        </w:tc>
        <w:tc>
          <w:tcPr>
            <w:tcW w:w="5280" w:type="dxa"/>
          </w:tcPr>
          <w:p w14:paraId="7FD98C5F" w14:textId="109F4DC3" w:rsidR="00A611C1" w:rsidRPr="00B35ACF" w:rsidRDefault="00A611C1" w:rsidP="00A611C1">
            <w:pPr>
              <w:keepNext/>
              <w:rPr>
                <w:rFonts w:cs="Tahoma"/>
              </w:rPr>
            </w:pPr>
            <w:r w:rsidRPr="006C08B8">
              <w:t>MIS (Management Information System) is a computer system that collects, stores and correlates data from multiple systems and allows users to readily access data support to operational and strategic decision making on performance, trends, traffic capacities, etc.</w:t>
            </w:r>
          </w:p>
        </w:tc>
        <w:tc>
          <w:tcPr>
            <w:tcW w:w="2372" w:type="dxa"/>
            <w:hideMark/>
          </w:tcPr>
          <w:p w14:paraId="57EB27B3" w14:textId="22663D45" w:rsidR="00A611C1" w:rsidRPr="00B35ACF" w:rsidRDefault="00000000" w:rsidP="00A611C1">
            <w:pPr>
              <w:pStyle w:val="BodyText"/>
            </w:pPr>
            <w:sdt>
              <w:sdtPr>
                <w:rPr>
                  <w:color w:val="C00000"/>
                </w:rPr>
                <w:id w:val="-1475905049"/>
                <w:placeholder>
                  <w:docPart w:val="8828D3D546DB45D6B58D48E42A29BF60"/>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A611C1">
                  <w:rPr>
                    <w:color w:val="C00000"/>
                  </w:rPr>
                  <w:t>In Glossary</w:t>
                </w:r>
              </w:sdtContent>
            </w:sdt>
          </w:p>
          <w:p w14:paraId="735EDC5C" w14:textId="70387E95" w:rsidR="00A611C1" w:rsidRPr="00B35ACF" w:rsidRDefault="00A611C1" w:rsidP="00A611C1">
            <w:pPr>
              <w:pStyle w:val="BodyText"/>
              <w:rPr>
                <w:rFonts w:eastAsia="Calibri"/>
              </w:rPr>
            </w:pPr>
          </w:p>
        </w:tc>
      </w:tr>
      <w:tr w:rsidR="00A611C1" w:rsidRPr="00B35ACF" w14:paraId="5BFA506D" w14:textId="77777777" w:rsidTr="00A611C1">
        <w:trPr>
          <w:trHeight w:val="777"/>
          <w:jc w:val="center"/>
        </w:trPr>
        <w:tc>
          <w:tcPr>
            <w:tcW w:w="2185" w:type="dxa"/>
          </w:tcPr>
          <w:p w14:paraId="293A90F5" w14:textId="5BF4A708" w:rsidR="00A611C1" w:rsidRPr="00A611C1" w:rsidRDefault="00A611C1" w:rsidP="00A611C1">
            <w:commentRangeStart w:id="2691"/>
            <w:ins w:id="2692" w:author="Michael Smith [2]" w:date="2024-04-09T14:20:00Z">
              <w:r w:rsidRPr="00A611C1">
                <w:t>NAT</w:t>
              </w:r>
            </w:ins>
            <w:ins w:id="2693" w:author="Michael Smith [2]" w:date="2024-04-09T15:28:00Z">
              <w:r w:rsidRPr="00A611C1">
                <w:t xml:space="preserve"> (N</w:t>
              </w:r>
            </w:ins>
            <w:ins w:id="2694" w:author="Michael Smith [2]" w:date="2024-04-09T15:29:00Z">
              <w:r w:rsidRPr="00A611C1">
                <w:t>etwork Address Translation)</w:t>
              </w:r>
            </w:ins>
            <w:commentRangeEnd w:id="2691"/>
            <w:r w:rsidR="00B46583" w:rsidRPr="00A611C1">
              <w:rPr>
                <w:rStyle w:val="CommentReference"/>
                <w:sz w:val="20"/>
                <w:szCs w:val="20"/>
              </w:rPr>
              <w:commentReference w:id="2691"/>
            </w:r>
            <w:r w:rsidRPr="00A611C1">
              <w:t xml:space="preserve"> </w:t>
            </w:r>
          </w:p>
        </w:tc>
        <w:tc>
          <w:tcPr>
            <w:tcW w:w="5280" w:type="dxa"/>
          </w:tcPr>
          <w:p w14:paraId="46D7E111" w14:textId="5CC397D4" w:rsidR="00A611C1" w:rsidRPr="00B35ACF" w:rsidRDefault="00A611C1" w:rsidP="00A611C1">
            <w:pPr>
              <w:rPr>
                <w:rFonts w:cs="Tahoma"/>
              </w:rPr>
            </w:pPr>
            <w:ins w:id="2695" w:author="Michael Smith [2]" w:date="2024-04-24T16:59:00Z">
              <w:r w:rsidRPr="00A611C1">
                <w:rPr>
                  <w:rFonts w:cs="Tahoma"/>
                </w:rPr>
                <w:t>Network Address Translation is</w:t>
              </w:r>
            </w:ins>
            <w:ins w:id="2696" w:author="Michael Smith [2]" w:date="2024-04-11T14:02:00Z">
              <w:r w:rsidRPr="00A611C1">
                <w:rPr>
                  <w:rFonts w:cs="Tahoma"/>
                </w:rPr>
                <w:t xml:space="preserve"> a way to map multiple private addresses inside a local network to a public IP address before transferring information </w:t>
              </w:r>
            </w:ins>
            <w:ins w:id="2697" w:author="Michael Smith [2]" w:date="2024-04-24T16:59:00Z">
              <w:r w:rsidRPr="00A611C1">
                <w:rPr>
                  <w:rFonts w:cs="Tahoma"/>
                </w:rPr>
                <w:t>to or from</w:t>
              </w:r>
            </w:ins>
            <w:ins w:id="2698" w:author="Michael Smith [2]" w:date="2024-04-11T14:02:00Z">
              <w:r w:rsidRPr="00A611C1">
                <w:rPr>
                  <w:rFonts w:cs="Tahoma"/>
                </w:rPr>
                <w:t xml:space="preserve"> the internet</w:t>
              </w:r>
            </w:ins>
            <w:r>
              <w:rPr>
                <w:rFonts w:cs="Tahoma"/>
              </w:rPr>
              <w:t>.</w:t>
            </w:r>
          </w:p>
        </w:tc>
        <w:tc>
          <w:tcPr>
            <w:tcW w:w="2372" w:type="dxa"/>
            <w:hideMark/>
          </w:tcPr>
          <w:p w14:paraId="62E22FC0" w14:textId="4726DC00" w:rsidR="00A611C1" w:rsidRPr="00B35ACF" w:rsidRDefault="00000000" w:rsidP="00236607">
            <w:pPr>
              <w:pStyle w:val="BodyText"/>
            </w:pPr>
            <w:sdt>
              <w:sdtPr>
                <w:rPr>
                  <w:color w:val="C00000"/>
                </w:rPr>
                <w:id w:val="-160158440"/>
                <w:placeholder>
                  <w:docPart w:val="30EAA541DF374ECFAC365D8AC96556E4"/>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A611C1">
                  <w:rPr>
                    <w:color w:val="C00000"/>
                  </w:rPr>
                  <w:t>Add</w:t>
                </w:r>
              </w:sdtContent>
            </w:sdt>
          </w:p>
          <w:p w14:paraId="1A4ECC24" w14:textId="343B2484" w:rsidR="00A611C1" w:rsidRPr="00B35ACF" w:rsidRDefault="00A611C1" w:rsidP="00236607">
            <w:pPr>
              <w:pStyle w:val="BodyText"/>
              <w:rPr>
                <w:rFonts w:eastAsia="Calibri"/>
              </w:rPr>
            </w:pPr>
          </w:p>
        </w:tc>
      </w:tr>
      <w:tr w:rsidR="00654B80" w:rsidRPr="00B35ACF" w14:paraId="4A241616" w14:textId="77777777" w:rsidTr="00A611C1">
        <w:trPr>
          <w:trHeight w:val="777"/>
          <w:jc w:val="center"/>
        </w:trPr>
        <w:tc>
          <w:tcPr>
            <w:tcW w:w="2185" w:type="dxa"/>
          </w:tcPr>
          <w:p w14:paraId="53250AB7" w14:textId="0F7F90E9" w:rsidR="00654B80" w:rsidRPr="00B35ACF" w:rsidRDefault="00654B80" w:rsidP="00654B80">
            <w:pPr>
              <w:keepNext/>
              <w:rPr>
                <w:rFonts w:cs="Tahoma"/>
              </w:rPr>
            </w:pPr>
            <w:r w:rsidRPr="00232B9E">
              <w:t>NCIC (National Crime Information Center)</w:t>
            </w:r>
          </w:p>
        </w:tc>
        <w:tc>
          <w:tcPr>
            <w:tcW w:w="5280" w:type="dxa"/>
          </w:tcPr>
          <w:p w14:paraId="4F19004C" w14:textId="4F6F32EE" w:rsidR="00654B80" w:rsidRPr="00B35ACF" w:rsidRDefault="00654B80" w:rsidP="00654B80">
            <w:pPr>
              <w:keepNext/>
              <w:rPr>
                <w:rFonts w:cs="Tahoma"/>
              </w:rPr>
            </w:pPr>
            <w:r w:rsidRPr="00232B9E">
              <w:t>NCIC (National Crime Information Center) is an electronic clearinghouse of crime data that can be tapped into by virtually every criminal justice agency nationwide, 24 hours a day, 365 days a year. It helps criminal justice professionals apprehend fugitives, locate missing persons, recover stolen property, and identify terrorists. It also assists law enforcement officers in performing their duties more safely and provides information necessary to protect the public.</w:t>
            </w:r>
          </w:p>
        </w:tc>
        <w:tc>
          <w:tcPr>
            <w:tcW w:w="2372" w:type="dxa"/>
            <w:hideMark/>
          </w:tcPr>
          <w:p w14:paraId="0D2D3A14" w14:textId="1AF57D7E" w:rsidR="00654B80" w:rsidRPr="00B35ACF" w:rsidRDefault="00000000" w:rsidP="00654B80">
            <w:pPr>
              <w:pStyle w:val="BodyText"/>
            </w:pPr>
            <w:sdt>
              <w:sdtPr>
                <w:rPr>
                  <w:color w:val="C00000"/>
                </w:rPr>
                <w:id w:val="825632513"/>
                <w:placeholder>
                  <w:docPart w:val="2BAF66F68D60483FA16804240DD900FF"/>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654B80">
                  <w:rPr>
                    <w:color w:val="C00000"/>
                  </w:rPr>
                  <w:t>In Glossary</w:t>
                </w:r>
              </w:sdtContent>
            </w:sdt>
          </w:p>
          <w:p w14:paraId="1B19DC45" w14:textId="7A43A0DF" w:rsidR="00654B80" w:rsidRPr="00B35ACF" w:rsidRDefault="00654B80" w:rsidP="00654B80">
            <w:pPr>
              <w:pStyle w:val="BodyText"/>
              <w:rPr>
                <w:rFonts w:eastAsia="Calibri"/>
              </w:rPr>
            </w:pPr>
          </w:p>
        </w:tc>
      </w:tr>
      <w:tr w:rsidR="00654B80" w:rsidRPr="00B35ACF" w14:paraId="4CBDD19A" w14:textId="77777777" w:rsidTr="00A611C1">
        <w:trPr>
          <w:trHeight w:val="777"/>
          <w:jc w:val="center"/>
        </w:trPr>
        <w:tc>
          <w:tcPr>
            <w:tcW w:w="2185" w:type="dxa"/>
          </w:tcPr>
          <w:p w14:paraId="30AE76B2" w14:textId="3721ADF4" w:rsidR="00654B80" w:rsidRPr="00B35ACF" w:rsidRDefault="00654B80" w:rsidP="00654B80">
            <w:pPr>
              <w:keepNext/>
              <w:rPr>
                <w:rFonts w:cs="Tahoma"/>
              </w:rPr>
            </w:pPr>
            <w:r w:rsidRPr="00DD0134">
              <w:t>NGCS (Next Generation 9 1 1 Core Services)</w:t>
            </w:r>
          </w:p>
        </w:tc>
        <w:tc>
          <w:tcPr>
            <w:tcW w:w="5280" w:type="dxa"/>
          </w:tcPr>
          <w:p w14:paraId="300C615B" w14:textId="6BBCC8AB" w:rsidR="00654B80" w:rsidRPr="00B35ACF" w:rsidRDefault="00654B80" w:rsidP="00654B80">
            <w:pPr>
              <w:keepNext/>
              <w:rPr>
                <w:rFonts w:cs="Tahoma"/>
              </w:rPr>
            </w:pPr>
            <w:r w:rsidRPr="00DD0134">
              <w:t xml:space="preserve">NGCS (Next Generation 9 1 1 Core Services) is the set of services needed to process a 9 1 1 call on an ESInet. It includes, but is not limited to, the ESRP, ECRF, LVF, BCF, Bridge, Policy Store, Logging Services, and typical IP services such as DNS and DHCP. The term NG9 1 1 Core Services includes the services and not the network on </w:t>
            </w:r>
            <w:r w:rsidRPr="00DD0134">
              <w:lastRenderedPageBreak/>
              <w:t>which they operate. See Emergency Services IP Network.</w:t>
            </w:r>
          </w:p>
        </w:tc>
        <w:tc>
          <w:tcPr>
            <w:tcW w:w="2372" w:type="dxa"/>
            <w:hideMark/>
          </w:tcPr>
          <w:p w14:paraId="65FFBFF7" w14:textId="1C2D86CB" w:rsidR="00654B80" w:rsidRPr="00B35ACF" w:rsidRDefault="00000000" w:rsidP="00654B80">
            <w:pPr>
              <w:pStyle w:val="BodyText"/>
            </w:pPr>
            <w:sdt>
              <w:sdtPr>
                <w:rPr>
                  <w:color w:val="C00000"/>
                </w:rPr>
                <w:id w:val="732205841"/>
                <w:placeholder>
                  <w:docPart w:val="E10F144C0C1445E7AFC2EDDE587EAC6A"/>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654B80">
                  <w:rPr>
                    <w:color w:val="C00000"/>
                  </w:rPr>
                  <w:t>In Glossary</w:t>
                </w:r>
              </w:sdtContent>
            </w:sdt>
          </w:p>
          <w:p w14:paraId="1F7453C1" w14:textId="30B55243" w:rsidR="00654B80" w:rsidRPr="00B35ACF" w:rsidRDefault="00654B80" w:rsidP="00654B80">
            <w:pPr>
              <w:pStyle w:val="BodyText"/>
              <w:rPr>
                <w:rFonts w:eastAsia="Calibri"/>
              </w:rPr>
            </w:pPr>
          </w:p>
        </w:tc>
      </w:tr>
      <w:tr w:rsidR="00654B80" w:rsidRPr="00B35ACF" w14:paraId="464296F0" w14:textId="77777777" w:rsidTr="00A611C1">
        <w:trPr>
          <w:trHeight w:val="777"/>
          <w:jc w:val="center"/>
        </w:trPr>
        <w:tc>
          <w:tcPr>
            <w:tcW w:w="2185" w:type="dxa"/>
          </w:tcPr>
          <w:p w14:paraId="29FCC560" w14:textId="40BBD55F" w:rsidR="00654B80" w:rsidRPr="00B35ACF" w:rsidRDefault="00654B80" w:rsidP="00654B80">
            <w:pPr>
              <w:keepNext/>
              <w:rPr>
                <w:rFonts w:cs="Tahoma"/>
              </w:rPr>
            </w:pPr>
            <w:r w:rsidRPr="00BE71BD">
              <w:t xml:space="preserve">Non-Emergency Call </w:t>
            </w:r>
          </w:p>
        </w:tc>
        <w:tc>
          <w:tcPr>
            <w:tcW w:w="5280" w:type="dxa"/>
          </w:tcPr>
          <w:p w14:paraId="612CC758" w14:textId="7198DA2D" w:rsidR="00654B80" w:rsidRPr="00B35ACF" w:rsidRDefault="00654B80" w:rsidP="00654B80">
            <w:pPr>
              <w:keepNext/>
              <w:rPr>
                <w:rFonts w:cs="Tahoma"/>
              </w:rPr>
            </w:pPr>
            <w:r w:rsidRPr="00BE71BD">
              <w:t>A call to an Agency that does not pertain to an emergency, nor does it require immediate law enforcement, fire rescue, or EMS service dispatch of resources. Non-Emergency Calls do not contain any specialized signaling for priority communications network treatment (e.g., like a 911 Emergency Call that contains location data). Non-Emergency Calls typically use a ten-digit telephone dialing procedure for a public switched network established in the local service area or country.</w:t>
            </w:r>
          </w:p>
        </w:tc>
        <w:tc>
          <w:tcPr>
            <w:tcW w:w="2372" w:type="dxa"/>
            <w:hideMark/>
          </w:tcPr>
          <w:p w14:paraId="0DE86226" w14:textId="7B07DBFC" w:rsidR="00654B80" w:rsidRPr="00B35ACF" w:rsidRDefault="00000000" w:rsidP="00654B80">
            <w:pPr>
              <w:pStyle w:val="BodyText"/>
            </w:pPr>
            <w:sdt>
              <w:sdtPr>
                <w:rPr>
                  <w:color w:val="C00000"/>
                </w:rPr>
                <w:id w:val="-2036184942"/>
                <w:placeholder>
                  <w:docPart w:val="663B4FFB3281435EB96E0AAE05F2335B"/>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654B80">
                  <w:rPr>
                    <w:color w:val="C00000"/>
                  </w:rPr>
                  <w:t>In Glossary</w:t>
                </w:r>
              </w:sdtContent>
            </w:sdt>
          </w:p>
          <w:p w14:paraId="270A03DA" w14:textId="39244D72" w:rsidR="00654B80" w:rsidRPr="00B35ACF" w:rsidRDefault="00654B80" w:rsidP="00654B80">
            <w:pPr>
              <w:pStyle w:val="BodyText"/>
              <w:rPr>
                <w:rFonts w:eastAsia="Calibri"/>
              </w:rPr>
            </w:pPr>
            <w:r w:rsidRPr="00654B80">
              <w:t>(add as related term to Call)</w:t>
            </w:r>
          </w:p>
        </w:tc>
      </w:tr>
      <w:tr w:rsidR="00654B80" w:rsidRPr="00B35ACF" w14:paraId="60B82E11" w14:textId="77777777" w:rsidTr="00A611C1">
        <w:trPr>
          <w:trHeight w:val="777"/>
          <w:jc w:val="center"/>
        </w:trPr>
        <w:tc>
          <w:tcPr>
            <w:tcW w:w="2185" w:type="dxa"/>
          </w:tcPr>
          <w:p w14:paraId="283C9F96" w14:textId="3FF9948A" w:rsidR="00654B80" w:rsidRPr="00B35ACF" w:rsidRDefault="00654B80" w:rsidP="00654B80">
            <w:pPr>
              <w:keepNext/>
              <w:rPr>
                <w:rFonts w:cs="Tahoma"/>
              </w:rPr>
            </w:pPr>
            <w:r w:rsidRPr="00005911">
              <w:t>NRS (NENA Registry System)</w:t>
            </w:r>
          </w:p>
        </w:tc>
        <w:tc>
          <w:tcPr>
            <w:tcW w:w="5280" w:type="dxa"/>
          </w:tcPr>
          <w:p w14:paraId="38C301D4" w14:textId="6C06A5EE" w:rsidR="00654B80" w:rsidRPr="00B35ACF" w:rsidRDefault="00654B80" w:rsidP="00654B80">
            <w:pPr>
              <w:keepNext/>
              <w:rPr>
                <w:rFonts w:cs="Tahoma"/>
              </w:rPr>
            </w:pPr>
            <w:r w:rsidRPr="00005911">
              <w:t>NRS (NENA Registry System) is the entity provided by NENA to manage registries.</w:t>
            </w:r>
          </w:p>
        </w:tc>
        <w:tc>
          <w:tcPr>
            <w:tcW w:w="2372" w:type="dxa"/>
            <w:hideMark/>
          </w:tcPr>
          <w:p w14:paraId="2C29EEAB" w14:textId="06C73213" w:rsidR="00654B80" w:rsidRPr="00B35ACF" w:rsidRDefault="00000000" w:rsidP="00654B80">
            <w:pPr>
              <w:pStyle w:val="BodyText"/>
            </w:pPr>
            <w:sdt>
              <w:sdtPr>
                <w:rPr>
                  <w:color w:val="C00000"/>
                </w:rPr>
                <w:id w:val="1663977030"/>
                <w:placeholder>
                  <w:docPart w:val="000D4E4057DF4DEFB939A1484B4D25BB"/>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654B80">
                  <w:rPr>
                    <w:color w:val="C00000"/>
                  </w:rPr>
                  <w:t>In Glossary</w:t>
                </w:r>
              </w:sdtContent>
            </w:sdt>
          </w:p>
          <w:p w14:paraId="5FB5E8FD" w14:textId="21291439" w:rsidR="00654B80" w:rsidRPr="00B35ACF" w:rsidRDefault="00654B80" w:rsidP="00654B80">
            <w:pPr>
              <w:pStyle w:val="BodyText"/>
              <w:rPr>
                <w:rFonts w:eastAsia="Calibri"/>
              </w:rPr>
            </w:pPr>
          </w:p>
        </w:tc>
      </w:tr>
      <w:tr w:rsidR="00654B80" w:rsidRPr="00B35ACF" w14:paraId="5161C76E" w14:textId="77777777" w:rsidTr="00A611C1">
        <w:trPr>
          <w:trHeight w:val="777"/>
          <w:jc w:val="center"/>
        </w:trPr>
        <w:tc>
          <w:tcPr>
            <w:tcW w:w="2185" w:type="dxa"/>
          </w:tcPr>
          <w:p w14:paraId="1AAB6E50" w14:textId="38247BA8" w:rsidR="00654B80" w:rsidRPr="00B35ACF" w:rsidRDefault="00654B80" w:rsidP="00654B80">
            <w:pPr>
              <w:keepNext/>
              <w:rPr>
                <w:rFonts w:cs="Tahoma"/>
              </w:rPr>
            </w:pPr>
            <w:r w:rsidRPr="00496520">
              <w:t>NWS (National Weather Service)</w:t>
            </w:r>
          </w:p>
        </w:tc>
        <w:tc>
          <w:tcPr>
            <w:tcW w:w="5280" w:type="dxa"/>
          </w:tcPr>
          <w:p w14:paraId="3DB3A4BE" w14:textId="16CCF23A" w:rsidR="00654B80" w:rsidRPr="00B35ACF" w:rsidRDefault="00654B80" w:rsidP="00654B80">
            <w:pPr>
              <w:keepNext/>
              <w:rPr>
                <w:rFonts w:cs="Tahoma"/>
              </w:rPr>
            </w:pPr>
            <w:r w:rsidRPr="00496520">
              <w:t>The National Weather Service (NWS) is an agency of the U.S. government that provides weather forecasts, warnings, and other weather-related information to the public.</w:t>
            </w:r>
          </w:p>
        </w:tc>
        <w:tc>
          <w:tcPr>
            <w:tcW w:w="2372" w:type="dxa"/>
            <w:hideMark/>
          </w:tcPr>
          <w:p w14:paraId="2FC3D0E9" w14:textId="74544562" w:rsidR="00654B80" w:rsidRPr="00B35ACF" w:rsidRDefault="00000000" w:rsidP="00654B80">
            <w:pPr>
              <w:pStyle w:val="BodyText"/>
            </w:pPr>
            <w:sdt>
              <w:sdtPr>
                <w:rPr>
                  <w:color w:val="C00000"/>
                </w:rPr>
                <w:id w:val="1684926548"/>
                <w:placeholder>
                  <w:docPart w:val="EC86663E297B4C04A7CAE022EDB2379C"/>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654B80">
                  <w:rPr>
                    <w:color w:val="C00000"/>
                  </w:rPr>
                  <w:t>Don't Add</w:t>
                </w:r>
              </w:sdtContent>
            </w:sdt>
          </w:p>
          <w:p w14:paraId="063243DA" w14:textId="74D8B1A8" w:rsidR="00654B80" w:rsidRPr="00B35ACF" w:rsidRDefault="00654B80" w:rsidP="00654B80">
            <w:pPr>
              <w:pStyle w:val="BodyText"/>
              <w:rPr>
                <w:rFonts w:eastAsia="Calibri"/>
              </w:rPr>
            </w:pPr>
          </w:p>
        </w:tc>
      </w:tr>
      <w:tr w:rsidR="00654B80" w:rsidRPr="00B35ACF" w14:paraId="399B51DD" w14:textId="77777777" w:rsidTr="00A611C1">
        <w:trPr>
          <w:trHeight w:val="777"/>
          <w:jc w:val="center"/>
        </w:trPr>
        <w:tc>
          <w:tcPr>
            <w:tcW w:w="2185" w:type="dxa"/>
          </w:tcPr>
          <w:p w14:paraId="7F3E9B2D" w14:textId="646E2A41" w:rsidR="00654B80" w:rsidRPr="00B35ACF" w:rsidRDefault="00654B80" w:rsidP="00654B80">
            <w:pPr>
              <w:keepNext/>
              <w:rPr>
                <w:rFonts w:cs="Tahoma"/>
              </w:rPr>
            </w:pPr>
            <w:r w:rsidRPr="00D271F9">
              <w:t>OCIF (Outbound Call Interface Function)</w:t>
            </w:r>
          </w:p>
        </w:tc>
        <w:tc>
          <w:tcPr>
            <w:tcW w:w="5280" w:type="dxa"/>
          </w:tcPr>
          <w:p w14:paraId="1FD41BDD" w14:textId="78EA6073" w:rsidR="00654B80" w:rsidRPr="00B35ACF" w:rsidRDefault="00654B80" w:rsidP="00654B80">
            <w:pPr>
              <w:keepNext/>
              <w:rPr>
                <w:rFonts w:cs="Tahoma"/>
              </w:rPr>
            </w:pPr>
            <w:r w:rsidRPr="00D271F9">
              <w:t>OCIF (Outbound Call Interface Function) is part of the NGCS responsible for handling calls originating from i3-PSAPs over their serving ESInet/NGCS.</w:t>
            </w:r>
          </w:p>
        </w:tc>
        <w:tc>
          <w:tcPr>
            <w:tcW w:w="2372" w:type="dxa"/>
            <w:hideMark/>
          </w:tcPr>
          <w:p w14:paraId="273DB358" w14:textId="23BF9109" w:rsidR="00654B80" w:rsidRPr="00B35ACF" w:rsidRDefault="00000000" w:rsidP="00654B80">
            <w:pPr>
              <w:pStyle w:val="BodyText"/>
            </w:pPr>
            <w:sdt>
              <w:sdtPr>
                <w:rPr>
                  <w:color w:val="C00000"/>
                </w:rPr>
                <w:id w:val="-913154490"/>
                <w:placeholder>
                  <w:docPart w:val="A6D8869F40AC4596A9EEC8006A628194"/>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654B80">
                  <w:rPr>
                    <w:color w:val="C00000"/>
                  </w:rPr>
                  <w:t>In Glossary</w:t>
                </w:r>
              </w:sdtContent>
            </w:sdt>
          </w:p>
          <w:p w14:paraId="05160A71" w14:textId="6C0DB1E2" w:rsidR="00654B80" w:rsidRPr="00B35ACF" w:rsidRDefault="00654B80" w:rsidP="00654B80">
            <w:pPr>
              <w:pStyle w:val="BodyText"/>
              <w:rPr>
                <w:rFonts w:eastAsia="Calibri"/>
              </w:rPr>
            </w:pPr>
          </w:p>
        </w:tc>
      </w:tr>
      <w:tr w:rsidR="00A611C1" w:rsidRPr="00B35ACF" w14:paraId="4E56C91F" w14:textId="77777777" w:rsidTr="00A611C1">
        <w:trPr>
          <w:trHeight w:val="777"/>
          <w:jc w:val="center"/>
        </w:trPr>
        <w:tc>
          <w:tcPr>
            <w:tcW w:w="2185" w:type="dxa"/>
          </w:tcPr>
          <w:p w14:paraId="7F255EBA" w14:textId="0A0832C6" w:rsidR="00654B80" w:rsidRPr="00654B80" w:rsidRDefault="00654B80" w:rsidP="00654B80">
            <w:r w:rsidRPr="00E25798">
              <w:t xml:space="preserve"> </w:t>
            </w:r>
            <w:commentRangeStart w:id="2699"/>
            <w:ins w:id="2700" w:author="Michael Smith [2]" w:date="2024-04-15T15:50:00Z">
              <w:r w:rsidRPr="00654B80">
                <w:t>Opus</w:t>
              </w:r>
            </w:ins>
            <w:commentRangeEnd w:id="2699"/>
            <w:r w:rsidR="00B46583" w:rsidRPr="00654B80">
              <w:rPr>
                <w:rStyle w:val="CommentReference"/>
                <w:sz w:val="20"/>
                <w:szCs w:val="20"/>
              </w:rPr>
              <w:commentReference w:id="2699"/>
            </w:r>
            <w:r w:rsidRPr="00654B80">
              <w:t xml:space="preserve"> </w:t>
            </w:r>
          </w:p>
          <w:p w14:paraId="57B00911" w14:textId="77777777" w:rsidR="00654B80" w:rsidRPr="00654B80" w:rsidRDefault="00654B80" w:rsidP="00654B80"/>
          <w:p w14:paraId="033479B4" w14:textId="1758C8FD" w:rsidR="00A611C1" w:rsidRPr="00B35ACF" w:rsidRDefault="00A611C1" w:rsidP="00654B80">
            <w:pPr>
              <w:rPr>
                <w:rFonts w:cs="Tahoma"/>
              </w:rPr>
            </w:pPr>
          </w:p>
        </w:tc>
        <w:tc>
          <w:tcPr>
            <w:tcW w:w="5280" w:type="dxa"/>
          </w:tcPr>
          <w:p w14:paraId="0F2D8E9D" w14:textId="3541C5AE" w:rsidR="00A611C1" w:rsidRPr="00B35ACF" w:rsidRDefault="00654B80" w:rsidP="00654B80">
            <w:pPr>
              <w:rPr>
                <w:rFonts w:cs="Tahoma"/>
              </w:rPr>
            </w:pPr>
            <w:ins w:id="2701" w:author="Michael Smith [2]" w:date="2024-04-15T15:48:00Z">
              <w:r w:rsidRPr="00654B80">
                <w:rPr>
                  <w:rFonts w:cs="Tahoma"/>
                </w:rPr>
                <w:t>Opus is a</w:t>
              </w:r>
            </w:ins>
            <w:ins w:id="2702" w:author="Michael Smith [2]" w:date="2024-04-15T15:49:00Z">
              <w:r w:rsidRPr="00654B80">
                <w:rPr>
                  <w:rFonts w:cs="Tahoma"/>
                </w:rPr>
                <w:t xml:space="preserve"> lossy audio format developed by the Xiph.org Foundation and standardized by the Internet Engineering Task Force</w:t>
              </w:r>
            </w:ins>
            <w:ins w:id="2703" w:author="Michael Smith [2]" w:date="2024-04-15T15:53:00Z">
              <w:r w:rsidRPr="00654B80">
                <w:rPr>
                  <w:rFonts w:cs="Tahoma"/>
                </w:rPr>
                <w:t xml:space="preserve"> </w:t>
              </w:r>
            </w:ins>
            <w:ins w:id="2704" w:author="Michael Smith [2]" w:date="2024-04-15T15:54:00Z">
              <w:r w:rsidRPr="00654B80">
                <w:rPr>
                  <w:rFonts w:cs="Tahoma"/>
                </w:rPr>
                <w:t xml:space="preserve">in </w:t>
              </w:r>
            </w:ins>
            <w:r w:rsidRPr="00654B80">
              <w:rPr>
                <w:rFonts w:cs="Tahoma"/>
              </w:rPr>
              <w:t xml:space="preserve">RFC 6716 </w:t>
            </w:r>
            <w:r w:rsidR="00F80FB5">
              <w:rPr>
                <w:rFonts w:cs="Tahoma"/>
              </w:rPr>
              <w:fldChar w:fldCharType="begin"/>
            </w:r>
            <w:r w:rsidR="00F80FB5">
              <w:rPr>
                <w:rFonts w:cs="Tahoma"/>
              </w:rPr>
              <w:instrText xml:space="preserve"> REF _Ref225803493 \r \h </w:instrText>
            </w:r>
            <w:r w:rsidR="00F80FB5">
              <w:rPr>
                <w:rFonts w:cs="Tahoma"/>
              </w:rPr>
            </w:r>
            <w:r w:rsidR="00F80FB5">
              <w:rPr>
                <w:rFonts w:cs="Tahoma"/>
              </w:rPr>
              <w:fldChar w:fldCharType="separate"/>
            </w:r>
            <w:r w:rsidR="00F80FB5">
              <w:rPr>
                <w:rFonts w:cs="Tahoma"/>
              </w:rPr>
              <w:t>[37]</w:t>
            </w:r>
            <w:r w:rsidR="00F80FB5">
              <w:rPr>
                <w:rFonts w:cs="Tahoma"/>
              </w:rPr>
              <w:fldChar w:fldCharType="end"/>
            </w:r>
            <w:r w:rsidRPr="00654B80">
              <w:rPr>
                <w:rFonts w:cs="Tahoma"/>
              </w:rPr>
              <w:t>.</w:t>
            </w:r>
          </w:p>
        </w:tc>
        <w:tc>
          <w:tcPr>
            <w:tcW w:w="2372" w:type="dxa"/>
            <w:hideMark/>
          </w:tcPr>
          <w:p w14:paraId="61C4D48F" w14:textId="642C41E6" w:rsidR="00A611C1" w:rsidRPr="00B35ACF" w:rsidRDefault="00000000" w:rsidP="00236607">
            <w:pPr>
              <w:pStyle w:val="BodyText"/>
            </w:pPr>
            <w:sdt>
              <w:sdtPr>
                <w:rPr>
                  <w:color w:val="C00000"/>
                </w:rPr>
                <w:id w:val="-365836782"/>
                <w:placeholder>
                  <w:docPart w:val="29904237B095493097E0FBB97B5E254C"/>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654B80">
                  <w:rPr>
                    <w:color w:val="C00000"/>
                  </w:rPr>
                  <w:t>Add</w:t>
                </w:r>
              </w:sdtContent>
            </w:sdt>
          </w:p>
          <w:p w14:paraId="571B5348" w14:textId="7480BE0F" w:rsidR="00A611C1" w:rsidRPr="00B35ACF" w:rsidRDefault="00A611C1" w:rsidP="00236607">
            <w:pPr>
              <w:pStyle w:val="BodyText"/>
              <w:rPr>
                <w:rFonts w:eastAsia="Calibri"/>
              </w:rPr>
            </w:pPr>
          </w:p>
        </w:tc>
      </w:tr>
      <w:tr w:rsidR="00340510" w:rsidRPr="00B35ACF" w14:paraId="20D21C2D" w14:textId="77777777" w:rsidTr="00A611C1">
        <w:trPr>
          <w:trHeight w:val="777"/>
          <w:jc w:val="center"/>
        </w:trPr>
        <w:tc>
          <w:tcPr>
            <w:tcW w:w="2185" w:type="dxa"/>
          </w:tcPr>
          <w:p w14:paraId="54D8B71E" w14:textId="5FD8B5E8" w:rsidR="00340510" w:rsidRPr="00B35ACF" w:rsidRDefault="00340510" w:rsidP="00340510">
            <w:pPr>
              <w:keepNext/>
              <w:rPr>
                <w:rFonts w:cs="Tahoma"/>
              </w:rPr>
            </w:pPr>
            <w:r w:rsidRPr="0015462F">
              <w:t>PAI (P-Asserted-Identity)</w:t>
            </w:r>
          </w:p>
        </w:tc>
        <w:tc>
          <w:tcPr>
            <w:tcW w:w="5280" w:type="dxa"/>
          </w:tcPr>
          <w:p w14:paraId="18F5D5EA" w14:textId="2F39E02B" w:rsidR="00340510" w:rsidRPr="00B35ACF" w:rsidRDefault="00340510" w:rsidP="00340510">
            <w:pPr>
              <w:keepNext/>
              <w:rPr>
                <w:rFonts w:cs="Tahoma"/>
              </w:rPr>
            </w:pPr>
            <w:r w:rsidRPr="0015462F">
              <w:t>A header field in a SIP message containing a URI that the originating network asserts is the correct identity of the caller.</w:t>
            </w:r>
          </w:p>
        </w:tc>
        <w:tc>
          <w:tcPr>
            <w:tcW w:w="2372" w:type="dxa"/>
            <w:hideMark/>
          </w:tcPr>
          <w:p w14:paraId="2A1C2795" w14:textId="227F603F" w:rsidR="00340510" w:rsidRPr="00B35ACF" w:rsidRDefault="00000000" w:rsidP="00340510">
            <w:pPr>
              <w:pStyle w:val="BodyText"/>
            </w:pPr>
            <w:sdt>
              <w:sdtPr>
                <w:rPr>
                  <w:color w:val="C00000"/>
                </w:rPr>
                <w:id w:val="-947616185"/>
                <w:placeholder>
                  <w:docPart w:val="9115B3F153F548F6B56CA708AD45266B"/>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340510">
                  <w:rPr>
                    <w:color w:val="C00000"/>
                  </w:rPr>
                  <w:t>In Glossary</w:t>
                </w:r>
              </w:sdtContent>
            </w:sdt>
          </w:p>
          <w:p w14:paraId="1527541A" w14:textId="7FC2663A" w:rsidR="00340510" w:rsidRPr="00B35ACF" w:rsidRDefault="00340510" w:rsidP="00340510">
            <w:pPr>
              <w:pStyle w:val="BodyText"/>
              <w:rPr>
                <w:rFonts w:eastAsia="Calibri"/>
              </w:rPr>
            </w:pPr>
          </w:p>
        </w:tc>
      </w:tr>
      <w:tr w:rsidR="00340510" w:rsidRPr="00B35ACF" w14:paraId="35A8BB0A" w14:textId="77777777" w:rsidTr="00A611C1">
        <w:trPr>
          <w:trHeight w:val="777"/>
          <w:jc w:val="center"/>
        </w:trPr>
        <w:tc>
          <w:tcPr>
            <w:tcW w:w="2185" w:type="dxa"/>
          </w:tcPr>
          <w:p w14:paraId="117C7E7F" w14:textId="1EB2045F" w:rsidR="00340510" w:rsidRPr="00B35ACF" w:rsidRDefault="00340510" w:rsidP="00340510">
            <w:pPr>
              <w:keepNext/>
              <w:rPr>
                <w:rFonts w:cs="Tahoma"/>
              </w:rPr>
            </w:pPr>
            <w:r w:rsidRPr="00B447B0">
              <w:t>PASSporT (Personal Assertion Token)</w:t>
            </w:r>
          </w:p>
        </w:tc>
        <w:tc>
          <w:tcPr>
            <w:tcW w:w="5280" w:type="dxa"/>
          </w:tcPr>
          <w:p w14:paraId="700D7B77" w14:textId="48BCFBF4" w:rsidR="00340510" w:rsidRPr="00B35ACF" w:rsidRDefault="00340510" w:rsidP="00340510">
            <w:pPr>
              <w:keepNext/>
              <w:rPr>
                <w:rFonts w:cs="Tahoma"/>
              </w:rPr>
            </w:pPr>
            <w:r w:rsidRPr="00B447B0">
              <w:t>PASSporT (Personal Assertion Token) is a cryptographically signed token to protect the integrity of the identity of the originator and to verify the assertion of the identity information at the destination.</w:t>
            </w:r>
          </w:p>
        </w:tc>
        <w:tc>
          <w:tcPr>
            <w:tcW w:w="2372" w:type="dxa"/>
            <w:hideMark/>
          </w:tcPr>
          <w:p w14:paraId="50468050" w14:textId="1C17DDB2" w:rsidR="00340510" w:rsidRPr="00B35ACF" w:rsidRDefault="00000000" w:rsidP="00340510">
            <w:pPr>
              <w:pStyle w:val="BodyText"/>
            </w:pPr>
            <w:sdt>
              <w:sdtPr>
                <w:rPr>
                  <w:color w:val="C00000"/>
                </w:rPr>
                <w:id w:val="-1424255393"/>
                <w:placeholder>
                  <w:docPart w:val="F1FF5BEE89E442D0A78E710895DBBEBF"/>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340510">
                  <w:rPr>
                    <w:color w:val="C00000"/>
                  </w:rPr>
                  <w:t>In Glossary</w:t>
                </w:r>
              </w:sdtContent>
            </w:sdt>
          </w:p>
          <w:p w14:paraId="3BB54F1C" w14:textId="0417C375" w:rsidR="00340510" w:rsidRPr="00B35ACF" w:rsidRDefault="00340510" w:rsidP="00340510">
            <w:pPr>
              <w:pStyle w:val="BodyText"/>
              <w:rPr>
                <w:rFonts w:eastAsia="Calibri"/>
              </w:rPr>
            </w:pPr>
          </w:p>
        </w:tc>
      </w:tr>
      <w:tr w:rsidR="00340510" w:rsidRPr="00B35ACF" w14:paraId="17837ECE" w14:textId="77777777" w:rsidTr="00A611C1">
        <w:trPr>
          <w:trHeight w:val="777"/>
          <w:jc w:val="center"/>
        </w:trPr>
        <w:tc>
          <w:tcPr>
            <w:tcW w:w="2185" w:type="dxa"/>
          </w:tcPr>
          <w:p w14:paraId="04CF47EB" w14:textId="008C2BA8" w:rsidR="00340510" w:rsidRPr="00B35ACF" w:rsidRDefault="00340510" w:rsidP="00340510">
            <w:pPr>
              <w:keepNext/>
              <w:rPr>
                <w:rFonts w:cs="Tahoma"/>
              </w:rPr>
            </w:pPr>
            <w:r w:rsidRPr="004C2389">
              <w:t>PIDF (Presence Information Data Format)</w:t>
            </w:r>
          </w:p>
        </w:tc>
        <w:tc>
          <w:tcPr>
            <w:tcW w:w="5280" w:type="dxa"/>
          </w:tcPr>
          <w:p w14:paraId="1F06B0FB" w14:textId="6EB16B08" w:rsidR="00340510" w:rsidRPr="00B35ACF" w:rsidRDefault="00340510" w:rsidP="00340510">
            <w:pPr>
              <w:keepNext/>
              <w:rPr>
                <w:rFonts w:cs="Tahoma"/>
              </w:rPr>
            </w:pPr>
            <w:r w:rsidRPr="004C2389">
              <w:t xml:space="preserve">The PIDF (Presence Information Data Format) is specified in IETF RFC 3863 </w:t>
            </w:r>
            <w:r w:rsidR="00D02AA0">
              <w:fldChar w:fldCharType="begin"/>
            </w:r>
            <w:r w:rsidR="00D02AA0">
              <w:instrText xml:space="preserve"> REF _Ref225851300 \r \h </w:instrText>
            </w:r>
            <w:r w:rsidR="00D02AA0">
              <w:fldChar w:fldCharType="separate"/>
            </w:r>
            <w:r w:rsidR="00D02AA0">
              <w:t>[54]</w:t>
            </w:r>
            <w:r w:rsidR="00D02AA0">
              <w:fldChar w:fldCharType="end"/>
            </w:r>
            <w:r w:rsidRPr="004C2389">
              <w:t>. It provides a common presence data format for Presence protocols, and also defines a new media type. A presence protocol is a protocol for providing a presence service over the Internet or any IP network.</w:t>
            </w:r>
          </w:p>
        </w:tc>
        <w:tc>
          <w:tcPr>
            <w:tcW w:w="2372" w:type="dxa"/>
            <w:hideMark/>
          </w:tcPr>
          <w:p w14:paraId="5EC056E7" w14:textId="3F3CB1FA" w:rsidR="00340510" w:rsidRPr="00B35ACF" w:rsidRDefault="00000000" w:rsidP="00340510">
            <w:pPr>
              <w:pStyle w:val="BodyText"/>
            </w:pPr>
            <w:sdt>
              <w:sdtPr>
                <w:rPr>
                  <w:color w:val="C00000"/>
                </w:rPr>
                <w:id w:val="-1560541692"/>
                <w:placeholder>
                  <w:docPart w:val="8EF9BA2A654042BC914BC1D6BFCFE21C"/>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340510">
                  <w:rPr>
                    <w:color w:val="C00000"/>
                  </w:rPr>
                  <w:t>In Glossary</w:t>
                </w:r>
              </w:sdtContent>
            </w:sdt>
          </w:p>
          <w:p w14:paraId="13D2C2AF" w14:textId="521EBED7" w:rsidR="00340510" w:rsidRPr="00B35ACF" w:rsidRDefault="00340510" w:rsidP="00340510">
            <w:pPr>
              <w:pStyle w:val="BodyText"/>
              <w:rPr>
                <w:rFonts w:eastAsia="Calibri"/>
              </w:rPr>
            </w:pPr>
          </w:p>
        </w:tc>
      </w:tr>
      <w:tr w:rsidR="00340510" w:rsidRPr="00B35ACF" w14:paraId="2CB8E59E" w14:textId="77777777" w:rsidTr="00A611C1">
        <w:trPr>
          <w:trHeight w:val="777"/>
          <w:jc w:val="center"/>
        </w:trPr>
        <w:tc>
          <w:tcPr>
            <w:tcW w:w="2185" w:type="dxa"/>
          </w:tcPr>
          <w:p w14:paraId="6BA474DA" w14:textId="3BD924F4" w:rsidR="00340510" w:rsidRPr="00B35ACF" w:rsidRDefault="00340510" w:rsidP="00340510">
            <w:pPr>
              <w:keepNext/>
              <w:rPr>
                <w:rFonts w:cs="Tahoma"/>
              </w:rPr>
            </w:pPr>
            <w:r w:rsidRPr="00275C97">
              <w:lastRenderedPageBreak/>
              <w:t>Presence Server</w:t>
            </w:r>
          </w:p>
        </w:tc>
        <w:tc>
          <w:tcPr>
            <w:tcW w:w="5280" w:type="dxa"/>
          </w:tcPr>
          <w:p w14:paraId="1F23AD15" w14:textId="3FCC82E8" w:rsidR="00340510" w:rsidRPr="00B35ACF" w:rsidRDefault="00340510" w:rsidP="00340510">
            <w:pPr>
              <w:keepNext/>
              <w:rPr>
                <w:rFonts w:cs="Tahoma"/>
              </w:rPr>
            </w:pPr>
            <w:r w:rsidRPr="00275C97">
              <w:t>An FE within the PSAP/ECC that is responsible for receiving activity state information from other FEs, storing it, and distributing agent presence information to subscribing entities.</w:t>
            </w:r>
          </w:p>
        </w:tc>
        <w:tc>
          <w:tcPr>
            <w:tcW w:w="2372" w:type="dxa"/>
            <w:hideMark/>
          </w:tcPr>
          <w:p w14:paraId="36B3C909" w14:textId="67CF0EDF" w:rsidR="00340510" w:rsidRPr="00B35ACF" w:rsidRDefault="00000000" w:rsidP="00340510">
            <w:pPr>
              <w:pStyle w:val="BodyText"/>
            </w:pPr>
            <w:sdt>
              <w:sdtPr>
                <w:rPr>
                  <w:color w:val="C00000"/>
                </w:rPr>
                <w:id w:val="1590424107"/>
                <w:placeholder>
                  <w:docPart w:val="1DAAD30269E0430A91E0DE01A2B8A6E7"/>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340510">
                  <w:rPr>
                    <w:color w:val="C00000"/>
                  </w:rPr>
                  <w:t>Add</w:t>
                </w:r>
              </w:sdtContent>
            </w:sdt>
          </w:p>
          <w:p w14:paraId="2A341FE9" w14:textId="5FD2FA4C" w:rsidR="00340510" w:rsidRPr="00B35ACF" w:rsidRDefault="00340510" w:rsidP="00340510">
            <w:pPr>
              <w:pStyle w:val="BodyText"/>
              <w:rPr>
                <w:rFonts w:eastAsia="Calibri"/>
              </w:rPr>
            </w:pPr>
          </w:p>
        </w:tc>
      </w:tr>
      <w:tr w:rsidR="00340510" w:rsidRPr="00B35ACF" w14:paraId="6213915E" w14:textId="77777777" w:rsidTr="00A611C1">
        <w:trPr>
          <w:trHeight w:val="777"/>
          <w:jc w:val="center"/>
        </w:trPr>
        <w:tc>
          <w:tcPr>
            <w:tcW w:w="2185" w:type="dxa"/>
          </w:tcPr>
          <w:p w14:paraId="356C59C1" w14:textId="59D368F2" w:rsidR="00340510" w:rsidRPr="00B35ACF" w:rsidRDefault="00340510" w:rsidP="00340510">
            <w:pPr>
              <w:keepNext/>
              <w:rPr>
                <w:rFonts w:cs="Tahoma"/>
              </w:rPr>
            </w:pPr>
            <w:r w:rsidRPr="004B341E">
              <w:t>Presentity</w:t>
            </w:r>
          </w:p>
        </w:tc>
        <w:tc>
          <w:tcPr>
            <w:tcW w:w="5280" w:type="dxa"/>
          </w:tcPr>
          <w:p w14:paraId="18BC2080" w14:textId="7D30F220" w:rsidR="00340510" w:rsidRPr="00B35ACF" w:rsidRDefault="00340510" w:rsidP="00340510">
            <w:pPr>
              <w:keepNext/>
              <w:rPr>
                <w:rFonts w:cs="Tahoma"/>
              </w:rPr>
            </w:pPr>
            <w:r w:rsidRPr="004B341E">
              <w:t>An entity that has presence information associated with it.</w:t>
            </w:r>
          </w:p>
        </w:tc>
        <w:tc>
          <w:tcPr>
            <w:tcW w:w="2372" w:type="dxa"/>
            <w:hideMark/>
          </w:tcPr>
          <w:p w14:paraId="04378ABF" w14:textId="47B0AC98" w:rsidR="00340510" w:rsidRPr="00B35ACF" w:rsidRDefault="00000000" w:rsidP="00340510">
            <w:pPr>
              <w:pStyle w:val="BodyText"/>
            </w:pPr>
            <w:sdt>
              <w:sdtPr>
                <w:rPr>
                  <w:color w:val="C00000"/>
                </w:rPr>
                <w:id w:val="-705564006"/>
                <w:placeholder>
                  <w:docPart w:val="F5A75EA3E492485FBC46FA2B7B5B7479"/>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340510">
                  <w:rPr>
                    <w:color w:val="C00000"/>
                  </w:rPr>
                  <w:t>Add</w:t>
                </w:r>
              </w:sdtContent>
            </w:sdt>
          </w:p>
          <w:p w14:paraId="61D2765C" w14:textId="7CCCD9FB" w:rsidR="00340510" w:rsidRPr="00B35ACF" w:rsidRDefault="00340510" w:rsidP="00340510">
            <w:pPr>
              <w:pStyle w:val="BodyText"/>
              <w:rPr>
                <w:rFonts w:eastAsia="Calibri"/>
              </w:rPr>
            </w:pPr>
          </w:p>
        </w:tc>
      </w:tr>
      <w:tr w:rsidR="00340510" w:rsidRPr="00B35ACF" w14:paraId="7A8E03DA" w14:textId="77777777" w:rsidTr="00A611C1">
        <w:trPr>
          <w:trHeight w:val="777"/>
          <w:jc w:val="center"/>
        </w:trPr>
        <w:tc>
          <w:tcPr>
            <w:tcW w:w="2185" w:type="dxa"/>
          </w:tcPr>
          <w:p w14:paraId="75357A00" w14:textId="44913604" w:rsidR="00340510" w:rsidRPr="00B35ACF" w:rsidRDefault="00340510" w:rsidP="00340510">
            <w:pPr>
              <w:keepNext/>
              <w:rPr>
                <w:rFonts w:cs="Tahoma"/>
              </w:rPr>
            </w:pPr>
            <w:r w:rsidRPr="00803DC1">
              <w:t>PSAP (Public Safety Answering Point)</w:t>
            </w:r>
          </w:p>
        </w:tc>
        <w:tc>
          <w:tcPr>
            <w:tcW w:w="5280" w:type="dxa"/>
          </w:tcPr>
          <w:p w14:paraId="1F963E0D" w14:textId="5F3FE048" w:rsidR="00340510" w:rsidRPr="00B35ACF" w:rsidRDefault="00340510" w:rsidP="00340510">
            <w:pPr>
              <w:keepNext/>
              <w:rPr>
                <w:rFonts w:cs="Tahoma"/>
              </w:rPr>
            </w:pPr>
            <w:r w:rsidRPr="00803DC1">
              <w:t>PSAP (Public Safety Answering Point) is a physical or virtual entity where 9</w:t>
            </w:r>
            <w:r w:rsidRPr="00803DC1">
              <w:rPr>
                <w:rFonts w:ascii="Cambria Math" w:hAnsi="Cambria Math" w:cs="Cambria Math"/>
              </w:rPr>
              <w:t>‑</w:t>
            </w:r>
            <w:r w:rsidRPr="00803DC1">
              <w:t>1</w:t>
            </w:r>
            <w:r w:rsidRPr="00803DC1">
              <w:rPr>
                <w:rFonts w:ascii="Cambria Math" w:hAnsi="Cambria Math" w:cs="Cambria Math"/>
              </w:rPr>
              <w:t>‑</w:t>
            </w:r>
            <w:r w:rsidRPr="00803DC1">
              <w:t>1 calls are delivered by the 9 1 1 Service Provider.</w:t>
            </w:r>
          </w:p>
        </w:tc>
        <w:tc>
          <w:tcPr>
            <w:tcW w:w="2372" w:type="dxa"/>
            <w:hideMark/>
          </w:tcPr>
          <w:p w14:paraId="61D72980" w14:textId="0FD3DF71" w:rsidR="00340510" w:rsidRPr="00B35ACF" w:rsidRDefault="00000000" w:rsidP="00340510">
            <w:pPr>
              <w:pStyle w:val="BodyText"/>
            </w:pPr>
            <w:sdt>
              <w:sdtPr>
                <w:rPr>
                  <w:color w:val="C00000"/>
                </w:rPr>
                <w:id w:val="-662009935"/>
                <w:placeholder>
                  <w:docPart w:val="E7FD52B126C84C5F9E0A82688C8E935F"/>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340510">
                  <w:rPr>
                    <w:color w:val="C00000"/>
                  </w:rPr>
                  <w:t>In Glossary</w:t>
                </w:r>
              </w:sdtContent>
            </w:sdt>
          </w:p>
          <w:p w14:paraId="165FF6DC" w14:textId="6430F0C2" w:rsidR="00340510" w:rsidRPr="00B35ACF" w:rsidRDefault="00340510" w:rsidP="00340510">
            <w:pPr>
              <w:pStyle w:val="BodyText"/>
              <w:rPr>
                <w:rFonts w:eastAsia="Calibri"/>
              </w:rPr>
            </w:pPr>
          </w:p>
        </w:tc>
      </w:tr>
      <w:tr w:rsidR="00340510" w:rsidRPr="00B35ACF" w14:paraId="055F91E2" w14:textId="77777777" w:rsidTr="00A611C1">
        <w:trPr>
          <w:trHeight w:val="777"/>
          <w:jc w:val="center"/>
        </w:trPr>
        <w:tc>
          <w:tcPr>
            <w:tcW w:w="2185" w:type="dxa"/>
          </w:tcPr>
          <w:p w14:paraId="045484A2" w14:textId="05433336" w:rsidR="00340510" w:rsidRPr="00B35ACF" w:rsidRDefault="00340510" w:rsidP="00340510">
            <w:pPr>
              <w:keepNext/>
              <w:rPr>
                <w:rFonts w:cs="Tahoma"/>
              </w:rPr>
            </w:pPr>
            <w:r w:rsidRPr="00B8101A">
              <w:t>PSTN (Public Switched Telephone Network)</w:t>
            </w:r>
          </w:p>
        </w:tc>
        <w:tc>
          <w:tcPr>
            <w:tcW w:w="5280" w:type="dxa"/>
          </w:tcPr>
          <w:p w14:paraId="3970FF90" w14:textId="756F3966" w:rsidR="00340510" w:rsidRPr="00B35ACF" w:rsidRDefault="00340510" w:rsidP="00340510">
            <w:pPr>
              <w:keepNext/>
              <w:rPr>
                <w:rFonts w:cs="Tahoma"/>
              </w:rPr>
            </w:pPr>
            <w:r w:rsidRPr="00B8101A">
              <w:t>PSTN (Public Switched Telephone Network) is the network of equipment, lines, and controls assembled to establish communication paths between calling and called parties in North America.</w:t>
            </w:r>
          </w:p>
        </w:tc>
        <w:tc>
          <w:tcPr>
            <w:tcW w:w="2372" w:type="dxa"/>
            <w:hideMark/>
          </w:tcPr>
          <w:p w14:paraId="3F090071" w14:textId="3D8BEC69" w:rsidR="00340510" w:rsidRPr="00B35ACF" w:rsidRDefault="00000000" w:rsidP="00340510">
            <w:pPr>
              <w:pStyle w:val="BodyText"/>
            </w:pPr>
            <w:sdt>
              <w:sdtPr>
                <w:rPr>
                  <w:color w:val="C00000"/>
                </w:rPr>
                <w:id w:val="-1570335691"/>
                <w:placeholder>
                  <w:docPart w:val="B158B9E7B8CE4FCF9EB24589F939F4BD"/>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340510">
                  <w:rPr>
                    <w:color w:val="C00000"/>
                  </w:rPr>
                  <w:t>In Glossary</w:t>
                </w:r>
              </w:sdtContent>
            </w:sdt>
          </w:p>
          <w:p w14:paraId="5762D3AE" w14:textId="263CCAF7" w:rsidR="00340510" w:rsidRPr="00B35ACF" w:rsidRDefault="00340510" w:rsidP="00340510">
            <w:pPr>
              <w:pStyle w:val="BodyText"/>
              <w:rPr>
                <w:rFonts w:eastAsia="Calibri"/>
              </w:rPr>
            </w:pPr>
          </w:p>
        </w:tc>
      </w:tr>
      <w:tr w:rsidR="00340510" w:rsidRPr="00B35ACF" w14:paraId="3659CA6A" w14:textId="77777777" w:rsidTr="00A611C1">
        <w:trPr>
          <w:trHeight w:val="777"/>
          <w:jc w:val="center"/>
        </w:trPr>
        <w:tc>
          <w:tcPr>
            <w:tcW w:w="2185" w:type="dxa"/>
          </w:tcPr>
          <w:p w14:paraId="52945F5F" w14:textId="13C6ECBE" w:rsidR="00340510" w:rsidRPr="00B35ACF" w:rsidRDefault="00340510" w:rsidP="00340510">
            <w:pPr>
              <w:keepNext/>
              <w:rPr>
                <w:rFonts w:cs="Tahoma"/>
              </w:rPr>
            </w:pPr>
            <w:r w:rsidRPr="003A40A4">
              <w:t>QoS (Quality of Service)</w:t>
            </w:r>
          </w:p>
        </w:tc>
        <w:tc>
          <w:tcPr>
            <w:tcW w:w="5280" w:type="dxa"/>
          </w:tcPr>
          <w:p w14:paraId="211BAB1C" w14:textId="5DE19848" w:rsidR="00340510" w:rsidRPr="00B35ACF" w:rsidRDefault="00340510" w:rsidP="00340510">
            <w:pPr>
              <w:keepNext/>
              <w:rPr>
                <w:rFonts w:cs="Tahoma"/>
              </w:rPr>
            </w:pPr>
            <w:r w:rsidRPr="003A40A4">
              <w:t>As related to data transmission, Quality of Service is a measurement of latency, packet loss, and jitter.</w:t>
            </w:r>
          </w:p>
        </w:tc>
        <w:tc>
          <w:tcPr>
            <w:tcW w:w="2372" w:type="dxa"/>
            <w:hideMark/>
          </w:tcPr>
          <w:p w14:paraId="3D8024B8" w14:textId="2B2AC4F3" w:rsidR="00340510" w:rsidRPr="00B35ACF" w:rsidRDefault="00000000" w:rsidP="00340510">
            <w:pPr>
              <w:pStyle w:val="BodyText"/>
            </w:pPr>
            <w:sdt>
              <w:sdtPr>
                <w:rPr>
                  <w:color w:val="C00000"/>
                </w:rPr>
                <w:id w:val="2115714145"/>
                <w:placeholder>
                  <w:docPart w:val="7387A3A28B8C481DA411FD6AC76CBB57"/>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340510">
                  <w:rPr>
                    <w:color w:val="C00000"/>
                  </w:rPr>
                  <w:t>In Glossary</w:t>
                </w:r>
              </w:sdtContent>
            </w:sdt>
          </w:p>
          <w:p w14:paraId="780D6E9F" w14:textId="5D40A355" w:rsidR="00340510" w:rsidRPr="00B35ACF" w:rsidRDefault="00340510" w:rsidP="00340510">
            <w:pPr>
              <w:pStyle w:val="BodyText"/>
              <w:rPr>
                <w:rFonts w:eastAsia="Calibri"/>
              </w:rPr>
            </w:pPr>
          </w:p>
        </w:tc>
      </w:tr>
      <w:tr w:rsidR="00011436" w:rsidRPr="00B35ACF" w14:paraId="2A0A953A" w14:textId="77777777" w:rsidTr="00A611C1">
        <w:trPr>
          <w:trHeight w:val="777"/>
          <w:jc w:val="center"/>
        </w:trPr>
        <w:tc>
          <w:tcPr>
            <w:tcW w:w="2185" w:type="dxa"/>
          </w:tcPr>
          <w:p w14:paraId="11286EA8" w14:textId="4B5FB26B" w:rsidR="00011436" w:rsidRPr="00B35ACF" w:rsidRDefault="00011436" w:rsidP="00011436">
            <w:pPr>
              <w:keepNext/>
              <w:rPr>
                <w:rFonts w:cs="Tahoma"/>
              </w:rPr>
            </w:pPr>
            <w:r w:rsidRPr="005A14BA">
              <w:t>Queue</w:t>
            </w:r>
          </w:p>
        </w:tc>
        <w:tc>
          <w:tcPr>
            <w:tcW w:w="5280" w:type="dxa"/>
          </w:tcPr>
          <w:p w14:paraId="5729CE0A" w14:textId="256507DE" w:rsidR="00011436" w:rsidRPr="00B35ACF" w:rsidRDefault="00011436" w:rsidP="00011436">
            <w:pPr>
              <w:keepNext/>
              <w:rPr>
                <w:rFonts w:cs="Tahoma"/>
              </w:rPr>
            </w:pPr>
            <w:r w:rsidRPr="005A14BA">
              <w:t>A Queue is a stored arrangement of calls or data waiting to be processed.</w:t>
            </w:r>
          </w:p>
        </w:tc>
        <w:tc>
          <w:tcPr>
            <w:tcW w:w="2372" w:type="dxa"/>
            <w:hideMark/>
          </w:tcPr>
          <w:p w14:paraId="79D23982" w14:textId="4629366A" w:rsidR="00011436" w:rsidRPr="00B35ACF" w:rsidRDefault="00000000" w:rsidP="00011436">
            <w:pPr>
              <w:pStyle w:val="BodyText"/>
            </w:pPr>
            <w:sdt>
              <w:sdtPr>
                <w:rPr>
                  <w:color w:val="C00000"/>
                </w:rPr>
                <w:id w:val="-56161270"/>
                <w:placeholder>
                  <w:docPart w:val="F3682ADF51EF4119A45B89B34FA0B2D2"/>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011436">
                  <w:rPr>
                    <w:color w:val="C00000"/>
                  </w:rPr>
                  <w:t>In Glossary</w:t>
                </w:r>
              </w:sdtContent>
            </w:sdt>
          </w:p>
          <w:p w14:paraId="10F5354D" w14:textId="7161AE11" w:rsidR="00011436" w:rsidRPr="00B35ACF" w:rsidRDefault="00011436" w:rsidP="00011436">
            <w:pPr>
              <w:pStyle w:val="BodyText"/>
              <w:rPr>
                <w:rFonts w:eastAsia="Calibri"/>
              </w:rPr>
            </w:pPr>
          </w:p>
        </w:tc>
      </w:tr>
      <w:tr w:rsidR="00011436" w:rsidRPr="00B35ACF" w14:paraId="4433DBBC" w14:textId="77777777" w:rsidTr="00A611C1">
        <w:trPr>
          <w:trHeight w:val="777"/>
          <w:jc w:val="center"/>
        </w:trPr>
        <w:tc>
          <w:tcPr>
            <w:tcW w:w="2185" w:type="dxa"/>
          </w:tcPr>
          <w:p w14:paraId="4BD7E7BA" w14:textId="2A193211" w:rsidR="00011436" w:rsidRPr="00B35ACF" w:rsidRDefault="00011436" w:rsidP="00011436">
            <w:pPr>
              <w:keepNext/>
              <w:rPr>
                <w:rFonts w:cs="Tahoma"/>
              </w:rPr>
            </w:pPr>
            <w:r w:rsidRPr="00A01D51">
              <w:t>RDS (Responder Data Services)</w:t>
            </w:r>
          </w:p>
        </w:tc>
        <w:tc>
          <w:tcPr>
            <w:tcW w:w="5280" w:type="dxa"/>
          </w:tcPr>
          <w:p w14:paraId="34E1B6EB" w14:textId="06E06E6E" w:rsidR="00011436" w:rsidRPr="00B35ACF" w:rsidRDefault="00011436" w:rsidP="00011436">
            <w:pPr>
              <w:keepNext/>
              <w:rPr>
                <w:rFonts w:cs="Tahoma"/>
              </w:rPr>
            </w:pPr>
            <w:r w:rsidRPr="00A01D51">
              <w:t>RDS (Responder Data Services) is a Functional Element that enables near real time wireless data transmissions between PSAPs and emergency responder devices. This includes transmitting dispatch information, creating new Incidents, updating active and closed Incidents. The Responder Data Services FE can support the transmission and receipt of media, or a reference (i.e., URL) to that media.</w:t>
            </w:r>
          </w:p>
        </w:tc>
        <w:tc>
          <w:tcPr>
            <w:tcW w:w="2372" w:type="dxa"/>
            <w:hideMark/>
          </w:tcPr>
          <w:p w14:paraId="523321DF" w14:textId="134519D7" w:rsidR="00011436" w:rsidRPr="00B35ACF" w:rsidRDefault="00000000" w:rsidP="00011436">
            <w:pPr>
              <w:pStyle w:val="BodyText"/>
            </w:pPr>
            <w:sdt>
              <w:sdtPr>
                <w:rPr>
                  <w:color w:val="C00000"/>
                </w:rPr>
                <w:id w:val="-1214422450"/>
                <w:placeholder>
                  <w:docPart w:val="F5654BE6986A448BA96C82F0A8A944D2"/>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011436">
                  <w:rPr>
                    <w:color w:val="C00000"/>
                  </w:rPr>
                  <w:t>In Glossary</w:t>
                </w:r>
              </w:sdtContent>
            </w:sdt>
          </w:p>
          <w:p w14:paraId="0EA75350" w14:textId="0B648399" w:rsidR="00011436" w:rsidRPr="00B35ACF" w:rsidRDefault="00011436" w:rsidP="00011436">
            <w:pPr>
              <w:pStyle w:val="BodyText"/>
              <w:rPr>
                <w:rFonts w:eastAsia="Calibri"/>
              </w:rPr>
            </w:pPr>
          </w:p>
        </w:tc>
      </w:tr>
      <w:tr w:rsidR="0098453B" w:rsidRPr="00B35ACF" w14:paraId="5806D437" w14:textId="77777777" w:rsidTr="00A611C1">
        <w:trPr>
          <w:trHeight w:val="777"/>
          <w:jc w:val="center"/>
        </w:trPr>
        <w:tc>
          <w:tcPr>
            <w:tcW w:w="2185" w:type="dxa"/>
          </w:tcPr>
          <w:p w14:paraId="5C69CC6B" w14:textId="1492DBDD" w:rsidR="0098453B" w:rsidRPr="00B35ACF" w:rsidRDefault="0098453B" w:rsidP="0098453B">
            <w:pPr>
              <w:keepNext/>
              <w:rPr>
                <w:rFonts w:cs="Tahoma"/>
              </w:rPr>
            </w:pPr>
            <w:r w:rsidRPr="00983DAC">
              <w:t>RTT (Real Time Text)</w:t>
            </w:r>
          </w:p>
        </w:tc>
        <w:tc>
          <w:tcPr>
            <w:tcW w:w="5280" w:type="dxa"/>
          </w:tcPr>
          <w:p w14:paraId="61D41603" w14:textId="2CCDD848" w:rsidR="0098453B" w:rsidRPr="00B35ACF" w:rsidRDefault="0098453B" w:rsidP="0098453B">
            <w:pPr>
              <w:keepNext/>
              <w:rPr>
                <w:rFonts w:cs="Tahoma"/>
              </w:rPr>
            </w:pPr>
            <w:r w:rsidRPr="00983DAC">
              <w:t xml:space="preserve">RTT (Real Time Text) is a text transmission that is character at a time, as in TTY. Technology that allows consumers to send and receive Internet Engineering Task Force (IETF) RFC 4103 </w:t>
            </w:r>
            <w:r w:rsidR="00C03FE7">
              <w:fldChar w:fldCharType="begin"/>
            </w:r>
            <w:r w:rsidR="00C03FE7">
              <w:instrText xml:space="preserve"> REF _Ref225860243 \r \h </w:instrText>
            </w:r>
            <w:r w:rsidR="00C03FE7">
              <w:fldChar w:fldCharType="separate"/>
            </w:r>
            <w:r w:rsidR="00C03FE7">
              <w:t>[76]</w:t>
            </w:r>
            <w:r w:rsidR="00C03FE7">
              <w:fldChar w:fldCharType="end"/>
            </w:r>
            <w:r w:rsidRPr="00983DAC">
              <w:t xml:space="preserve"> text characters, as they are typed, as well as audio simultaneously.</w:t>
            </w:r>
          </w:p>
        </w:tc>
        <w:tc>
          <w:tcPr>
            <w:tcW w:w="2372" w:type="dxa"/>
            <w:hideMark/>
          </w:tcPr>
          <w:p w14:paraId="205D5592" w14:textId="6D88AB4B" w:rsidR="0098453B" w:rsidRPr="00B35ACF" w:rsidRDefault="00000000" w:rsidP="0098453B">
            <w:pPr>
              <w:pStyle w:val="BodyText"/>
            </w:pPr>
            <w:sdt>
              <w:sdtPr>
                <w:rPr>
                  <w:color w:val="C00000"/>
                </w:rPr>
                <w:id w:val="-325822334"/>
                <w:placeholder>
                  <w:docPart w:val="ECA74D584F5544BD8CC44D67D0935F35"/>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98453B">
                  <w:rPr>
                    <w:color w:val="C00000"/>
                  </w:rPr>
                  <w:t>In Glossary</w:t>
                </w:r>
              </w:sdtContent>
            </w:sdt>
          </w:p>
          <w:p w14:paraId="37A88BC5" w14:textId="761812B7" w:rsidR="0098453B" w:rsidRPr="00B35ACF" w:rsidRDefault="0098453B" w:rsidP="0098453B">
            <w:pPr>
              <w:pStyle w:val="BodyText"/>
              <w:rPr>
                <w:rFonts w:eastAsia="Calibri"/>
              </w:rPr>
            </w:pPr>
          </w:p>
        </w:tc>
      </w:tr>
      <w:tr w:rsidR="0098453B" w:rsidRPr="00B35ACF" w14:paraId="4FFC5987" w14:textId="77777777" w:rsidTr="00A611C1">
        <w:trPr>
          <w:trHeight w:val="777"/>
          <w:jc w:val="center"/>
        </w:trPr>
        <w:tc>
          <w:tcPr>
            <w:tcW w:w="2185" w:type="dxa"/>
          </w:tcPr>
          <w:p w14:paraId="4F235BA7" w14:textId="1FF6B7F0" w:rsidR="0098453B" w:rsidRPr="00B35ACF" w:rsidRDefault="0098453B" w:rsidP="0098453B">
            <w:pPr>
              <w:keepNext/>
              <w:rPr>
                <w:rFonts w:cs="Tahoma"/>
              </w:rPr>
            </w:pPr>
            <w:r w:rsidRPr="00BE76FD">
              <w:t>Security Posture</w:t>
            </w:r>
          </w:p>
        </w:tc>
        <w:tc>
          <w:tcPr>
            <w:tcW w:w="5280" w:type="dxa"/>
          </w:tcPr>
          <w:p w14:paraId="1A7FE9BD" w14:textId="1B7E945D" w:rsidR="0098453B" w:rsidRPr="00B35ACF" w:rsidRDefault="0098453B" w:rsidP="0098453B">
            <w:pPr>
              <w:keepNext/>
              <w:rPr>
                <w:rFonts w:cs="Tahoma"/>
              </w:rPr>
            </w:pPr>
            <w:r w:rsidRPr="00BE76FD">
              <w:t>Security Posture is an event, part of Service State, which represents a downstream entity’s current security state (Green for normal, Yellow for suspicious activity, Orange for fraudulent events, Red for under active attack).</w:t>
            </w:r>
          </w:p>
        </w:tc>
        <w:tc>
          <w:tcPr>
            <w:tcW w:w="2372" w:type="dxa"/>
            <w:hideMark/>
          </w:tcPr>
          <w:p w14:paraId="3836C9DB" w14:textId="19820F2B" w:rsidR="0098453B" w:rsidRPr="00B35ACF" w:rsidRDefault="00000000" w:rsidP="0098453B">
            <w:pPr>
              <w:pStyle w:val="BodyText"/>
            </w:pPr>
            <w:sdt>
              <w:sdtPr>
                <w:rPr>
                  <w:color w:val="C00000"/>
                </w:rPr>
                <w:id w:val="-226530991"/>
                <w:placeholder>
                  <w:docPart w:val="88EB1ACA2AA64C7DB2000EAD36CBA49B"/>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98453B">
                  <w:rPr>
                    <w:color w:val="C00000"/>
                  </w:rPr>
                  <w:t>In Glossary</w:t>
                </w:r>
              </w:sdtContent>
            </w:sdt>
          </w:p>
          <w:p w14:paraId="28EABA5D" w14:textId="638C7F26" w:rsidR="0098453B" w:rsidRPr="00B35ACF" w:rsidRDefault="0098453B" w:rsidP="0098453B">
            <w:pPr>
              <w:pStyle w:val="BodyText"/>
              <w:rPr>
                <w:rFonts w:eastAsia="Calibri"/>
              </w:rPr>
            </w:pPr>
          </w:p>
        </w:tc>
      </w:tr>
      <w:tr w:rsidR="0098453B" w:rsidRPr="00B35ACF" w14:paraId="1FED6AE2" w14:textId="77777777" w:rsidTr="00A611C1">
        <w:trPr>
          <w:trHeight w:val="777"/>
          <w:jc w:val="center"/>
        </w:trPr>
        <w:tc>
          <w:tcPr>
            <w:tcW w:w="2185" w:type="dxa"/>
          </w:tcPr>
          <w:p w14:paraId="697A7727" w14:textId="6644B544" w:rsidR="0098453B" w:rsidRPr="0098453B" w:rsidRDefault="0098453B" w:rsidP="0098453B">
            <w:r w:rsidRPr="00E25798">
              <w:t xml:space="preserve"> </w:t>
            </w:r>
            <w:commentRangeStart w:id="2705"/>
            <w:ins w:id="2706" w:author="Michael Smith [2]" w:date="2025-02-24T15:27:00Z">
              <w:r w:rsidRPr="0098453B">
                <w:t>Service</w:t>
              </w:r>
            </w:ins>
            <w:commentRangeEnd w:id="2705"/>
            <w:r w:rsidR="00B46583" w:rsidRPr="0098453B">
              <w:rPr>
                <w:rStyle w:val="CommentReference"/>
                <w:sz w:val="20"/>
                <w:szCs w:val="20"/>
              </w:rPr>
              <w:commentReference w:id="2705"/>
            </w:r>
            <w:r w:rsidRPr="0098453B">
              <w:t xml:space="preserve"> </w:t>
            </w:r>
          </w:p>
          <w:p w14:paraId="1A3A04C3" w14:textId="77777777" w:rsidR="0098453B" w:rsidRPr="0098453B" w:rsidRDefault="0098453B" w:rsidP="0098453B"/>
          <w:p w14:paraId="6C2A769C" w14:textId="3ED56E67" w:rsidR="0098453B" w:rsidRPr="00B35ACF" w:rsidRDefault="0098453B" w:rsidP="0098453B">
            <w:pPr>
              <w:rPr>
                <w:rFonts w:cs="Tahoma"/>
              </w:rPr>
            </w:pPr>
          </w:p>
        </w:tc>
        <w:tc>
          <w:tcPr>
            <w:tcW w:w="5280" w:type="dxa"/>
          </w:tcPr>
          <w:p w14:paraId="341521BA" w14:textId="311E152D" w:rsidR="0098453B" w:rsidRPr="00B35ACF" w:rsidRDefault="0098453B" w:rsidP="0098453B">
            <w:pPr>
              <w:rPr>
                <w:rFonts w:cs="Tahoma"/>
              </w:rPr>
            </w:pPr>
            <w:ins w:id="2707" w:author="Michael Smith [2]" w:date="2025-02-27T14:06:00Z">
              <w:r w:rsidRPr="0098453B">
                <w:rPr>
                  <w:rFonts w:cs="Tahoma"/>
                </w:rPr>
                <w:t xml:space="preserve">Represents a set of FE instances, addressable with a single Service Identifier, that provides the functionality and interfaces </w:t>
              </w:r>
            </w:ins>
            <w:ins w:id="2708" w:author="Michael Smith [2]" w:date="2025-02-27T14:13:00Z">
              <w:r w:rsidRPr="0098453B">
                <w:rPr>
                  <w:rFonts w:cs="Tahoma"/>
                </w:rPr>
                <w:t>specified</w:t>
              </w:r>
            </w:ins>
            <w:ins w:id="2709" w:author="Michael Smith [2]" w:date="2025-02-27T14:06:00Z">
              <w:r w:rsidRPr="0098453B">
                <w:rPr>
                  <w:rFonts w:cs="Tahoma"/>
                </w:rPr>
                <w:t xml:space="preserve"> for the FE in this document.</w:t>
              </w:r>
            </w:ins>
          </w:p>
        </w:tc>
        <w:tc>
          <w:tcPr>
            <w:tcW w:w="2372" w:type="dxa"/>
            <w:hideMark/>
          </w:tcPr>
          <w:p w14:paraId="29BBBB82" w14:textId="35A6DB1B" w:rsidR="0098453B" w:rsidRPr="00B35ACF" w:rsidRDefault="00000000" w:rsidP="00236607">
            <w:pPr>
              <w:pStyle w:val="BodyText"/>
            </w:pPr>
            <w:sdt>
              <w:sdtPr>
                <w:rPr>
                  <w:color w:val="C00000"/>
                </w:rPr>
                <w:id w:val="-266702936"/>
                <w:placeholder>
                  <w:docPart w:val="053C8104192D4183BBD7E56CFCA1563F"/>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98453B">
                  <w:rPr>
                    <w:color w:val="C00000"/>
                  </w:rPr>
                  <w:t>Add</w:t>
                </w:r>
              </w:sdtContent>
            </w:sdt>
          </w:p>
          <w:p w14:paraId="22152306" w14:textId="404305DD" w:rsidR="0098453B" w:rsidRPr="00B35ACF" w:rsidRDefault="0098453B" w:rsidP="00236607">
            <w:pPr>
              <w:pStyle w:val="BodyText"/>
              <w:rPr>
                <w:rFonts w:eastAsia="Calibri"/>
              </w:rPr>
            </w:pPr>
          </w:p>
        </w:tc>
      </w:tr>
      <w:tr w:rsidR="0098453B" w:rsidRPr="00B35ACF" w14:paraId="1F465179" w14:textId="77777777" w:rsidTr="00A611C1">
        <w:trPr>
          <w:trHeight w:val="777"/>
          <w:jc w:val="center"/>
        </w:trPr>
        <w:tc>
          <w:tcPr>
            <w:tcW w:w="2185" w:type="dxa"/>
          </w:tcPr>
          <w:p w14:paraId="2BAD0607" w14:textId="06BF62F7" w:rsidR="0098453B" w:rsidRPr="0098453B" w:rsidRDefault="0098453B" w:rsidP="0098453B">
            <w:r w:rsidRPr="00E25798">
              <w:lastRenderedPageBreak/>
              <w:t xml:space="preserve"> </w:t>
            </w:r>
            <w:commentRangeStart w:id="2710"/>
            <w:ins w:id="2711" w:author="Michael Smith [2]" w:date="2024-04-09T14:20:00Z">
              <w:r w:rsidRPr="0098453B">
                <w:t>Service State</w:t>
              </w:r>
            </w:ins>
            <w:commentRangeEnd w:id="2710"/>
            <w:r w:rsidR="00B46583" w:rsidRPr="0098453B">
              <w:rPr>
                <w:rStyle w:val="CommentReference"/>
                <w:sz w:val="20"/>
                <w:szCs w:val="20"/>
              </w:rPr>
              <w:commentReference w:id="2710"/>
            </w:r>
            <w:r w:rsidRPr="0098453B">
              <w:t xml:space="preserve"> </w:t>
            </w:r>
          </w:p>
          <w:p w14:paraId="27CD0194" w14:textId="77777777" w:rsidR="0098453B" w:rsidRPr="0098453B" w:rsidRDefault="0098453B" w:rsidP="0098453B"/>
          <w:p w14:paraId="3F9A4FF0" w14:textId="7EC245BB" w:rsidR="0098453B" w:rsidRPr="00B35ACF" w:rsidRDefault="0098453B" w:rsidP="0098453B">
            <w:pPr>
              <w:rPr>
                <w:rFonts w:cs="Tahoma"/>
              </w:rPr>
            </w:pPr>
          </w:p>
        </w:tc>
        <w:tc>
          <w:tcPr>
            <w:tcW w:w="5280" w:type="dxa"/>
          </w:tcPr>
          <w:p w14:paraId="1DF987A0" w14:textId="5BB0E950" w:rsidR="0098453B" w:rsidRPr="00B35ACF" w:rsidRDefault="0098453B" w:rsidP="0098453B">
            <w:pPr>
              <w:rPr>
                <w:rFonts w:cs="Tahoma"/>
              </w:rPr>
            </w:pPr>
            <w:ins w:id="2712" w:author="Michael Smith [2]" w:date="2024-04-15T15:57:00Z">
              <w:r w:rsidRPr="0098453B">
                <w:rPr>
                  <w:rFonts w:cs="Tahoma"/>
                </w:rPr>
                <w:t xml:space="preserve">Service state is an event package defined in </w:t>
              </w:r>
            </w:ins>
            <w:r w:rsidRPr="0098453B">
              <w:rPr>
                <w:rFonts w:cs="Tahoma"/>
              </w:rPr>
              <w:t>NENA</w:t>
            </w:r>
            <w:r w:rsidRPr="0098453B">
              <w:rPr>
                <w:rFonts w:cs="Tahoma"/>
              </w:rPr>
              <w:noBreakHyphen/>
              <w:t>STA</w:t>
            </w:r>
            <w:r w:rsidRPr="0098453B">
              <w:rPr>
                <w:rFonts w:cs="Tahoma"/>
              </w:rPr>
              <w:noBreakHyphen/>
              <w:t xml:space="preserve">010 </w:t>
            </w:r>
            <w:r w:rsidRPr="0098453B">
              <w:rPr>
                <w:rFonts w:cs="Tahoma"/>
              </w:rPr>
              <w:fldChar w:fldCharType="begin"/>
            </w:r>
            <w:r w:rsidRPr="0098453B">
              <w:rPr>
                <w:rFonts w:cs="Tahoma"/>
              </w:rPr>
              <w:instrText xml:space="preserve"> REF _Ref200179524 \r \h </w:instrText>
            </w:r>
            <w:r>
              <w:rPr>
                <w:rFonts w:cs="Tahoma"/>
              </w:rPr>
              <w:instrText xml:space="preserve"> \* MERGEFORMAT </w:instrText>
            </w:r>
            <w:r w:rsidRPr="0098453B">
              <w:rPr>
                <w:rFonts w:cs="Tahoma"/>
              </w:rPr>
            </w:r>
            <w:r w:rsidRPr="0098453B">
              <w:rPr>
                <w:rFonts w:cs="Tahoma"/>
              </w:rPr>
              <w:fldChar w:fldCharType="separate"/>
            </w:r>
            <w:r w:rsidR="00F31C4F">
              <w:fldChar w:fldCharType="begin"/>
            </w:r>
            <w:r w:rsidR="00F31C4F">
              <w:instrText xml:space="preserve"> REF _Ref129852940 \r \h </w:instrText>
            </w:r>
            <w:r w:rsidR="00F31C4F">
              <w:fldChar w:fldCharType="separate"/>
            </w:r>
            <w:r w:rsidR="00F31C4F">
              <w:t>[7]</w:t>
            </w:r>
            <w:r w:rsidR="00F31C4F">
              <w:fldChar w:fldCharType="end"/>
            </w:r>
            <w:r w:rsidRPr="0098453B">
              <w:rPr>
                <w:rFonts w:cs="Tahoma"/>
              </w:rPr>
              <w:fldChar w:fldCharType="end"/>
            </w:r>
            <w:ins w:id="2713" w:author="McMurrer, Steve" w:date="2025-06-13T07:34:00Z">
              <w:r w:rsidRPr="0098453B">
                <w:rPr>
                  <w:rFonts w:cs="Tahoma"/>
                </w:rPr>
                <w:t xml:space="preserve"> </w:t>
              </w:r>
            </w:ins>
            <w:ins w:id="2714" w:author="Michael Smith [2]" w:date="2024-04-15T15:57:00Z">
              <w:r w:rsidRPr="0098453B">
                <w:rPr>
                  <w:rFonts w:cs="Tahoma"/>
                </w:rPr>
                <w:t>that indicates the state of a service either automatically determined, or as determined by management. It encompasses the state of the designated service, inclusive of its security posture when supported.</w:t>
              </w:r>
            </w:ins>
          </w:p>
        </w:tc>
        <w:tc>
          <w:tcPr>
            <w:tcW w:w="2372" w:type="dxa"/>
            <w:hideMark/>
          </w:tcPr>
          <w:p w14:paraId="08D4CC03" w14:textId="5B88BD63" w:rsidR="0098453B" w:rsidRPr="00B35ACF" w:rsidRDefault="00000000" w:rsidP="00236607">
            <w:pPr>
              <w:pStyle w:val="BodyText"/>
            </w:pPr>
            <w:sdt>
              <w:sdtPr>
                <w:rPr>
                  <w:color w:val="C00000"/>
                </w:rPr>
                <w:id w:val="-910613490"/>
                <w:placeholder>
                  <w:docPart w:val="D4B0EB675647498485EACF07A8001063"/>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98453B">
                  <w:rPr>
                    <w:color w:val="C00000"/>
                  </w:rPr>
                  <w:t>Add</w:t>
                </w:r>
              </w:sdtContent>
            </w:sdt>
          </w:p>
          <w:p w14:paraId="66A33C1F" w14:textId="4A890CDD" w:rsidR="0098453B" w:rsidRPr="00B35ACF" w:rsidRDefault="0098453B" w:rsidP="00236607">
            <w:pPr>
              <w:pStyle w:val="BodyText"/>
              <w:rPr>
                <w:rFonts w:eastAsia="Calibri"/>
              </w:rPr>
            </w:pPr>
          </w:p>
        </w:tc>
      </w:tr>
      <w:tr w:rsidR="0098453B" w:rsidRPr="00B35ACF" w14:paraId="686910D6" w14:textId="77777777" w:rsidTr="00A611C1">
        <w:trPr>
          <w:trHeight w:val="777"/>
          <w:jc w:val="center"/>
        </w:trPr>
        <w:tc>
          <w:tcPr>
            <w:tcW w:w="2185" w:type="dxa"/>
          </w:tcPr>
          <w:p w14:paraId="2088E661" w14:textId="6661E07E" w:rsidR="007C2F9D" w:rsidRPr="007C2F9D" w:rsidRDefault="007C2F9D" w:rsidP="007C2F9D">
            <w:commentRangeStart w:id="2715"/>
            <w:ins w:id="2716" w:author="Michael Smith [2]" w:date="2024-04-09T14:20:00Z">
              <w:r w:rsidRPr="007C2F9D">
                <w:t>Service/Agency Locator</w:t>
              </w:r>
            </w:ins>
            <w:commentRangeEnd w:id="2715"/>
            <w:r w:rsidR="00B46583" w:rsidRPr="007C2F9D">
              <w:rPr>
                <w:rStyle w:val="CommentReference"/>
                <w:sz w:val="20"/>
                <w:szCs w:val="20"/>
              </w:rPr>
              <w:commentReference w:id="2715"/>
            </w:r>
            <w:r w:rsidRPr="007C2F9D">
              <w:t xml:space="preserve"> </w:t>
            </w:r>
          </w:p>
          <w:p w14:paraId="3EFAE551" w14:textId="77777777" w:rsidR="007C2F9D" w:rsidRPr="007C2F9D" w:rsidRDefault="007C2F9D" w:rsidP="007C2F9D"/>
          <w:p w14:paraId="3ED46FE8" w14:textId="3A3C293F" w:rsidR="0098453B" w:rsidRPr="00B35ACF" w:rsidRDefault="0098453B" w:rsidP="007C2F9D">
            <w:pPr>
              <w:rPr>
                <w:rFonts w:cs="Tahoma"/>
              </w:rPr>
            </w:pPr>
          </w:p>
        </w:tc>
        <w:tc>
          <w:tcPr>
            <w:tcW w:w="5280" w:type="dxa"/>
          </w:tcPr>
          <w:p w14:paraId="76D5DC4A" w14:textId="5F825EE8" w:rsidR="0098453B" w:rsidRPr="00B35ACF" w:rsidRDefault="007C2F9D" w:rsidP="007C2F9D">
            <w:pPr>
              <w:rPr>
                <w:rFonts w:cs="Tahoma"/>
              </w:rPr>
            </w:pPr>
            <w:ins w:id="2717" w:author="Michael Smith [2]" w:date="2024-04-15T16:00:00Z">
              <w:r w:rsidRPr="007C2F9D">
                <w:rPr>
                  <w:rFonts w:cs="Tahoma"/>
                </w:rPr>
                <w:t>The Service/Agency Locator is a</w:t>
              </w:r>
            </w:ins>
            <w:ins w:id="2718" w:author="Michael Smith [2]" w:date="2024-04-15T15:59:00Z">
              <w:r w:rsidRPr="007C2F9D">
                <w:rPr>
                  <w:rFonts w:cs="Tahoma"/>
                </w:rPr>
                <w:t xml:space="preserve"> directory (“white pages” and “yellow pages”) of agencies, together with key information about the service or agency. The Service/Agency Locator is a distributed database.</w:t>
              </w:r>
            </w:ins>
          </w:p>
        </w:tc>
        <w:tc>
          <w:tcPr>
            <w:tcW w:w="2372" w:type="dxa"/>
            <w:hideMark/>
          </w:tcPr>
          <w:p w14:paraId="0570E7E4" w14:textId="7357ECA0" w:rsidR="0098453B" w:rsidRPr="00B35ACF" w:rsidRDefault="00000000" w:rsidP="00236607">
            <w:pPr>
              <w:pStyle w:val="BodyText"/>
            </w:pPr>
            <w:sdt>
              <w:sdtPr>
                <w:rPr>
                  <w:color w:val="C00000"/>
                </w:rPr>
                <w:id w:val="712079264"/>
                <w:placeholder>
                  <w:docPart w:val="D62F6D813C724A1E924F07A1436C7C30"/>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7C2F9D">
                  <w:rPr>
                    <w:color w:val="C00000"/>
                  </w:rPr>
                  <w:t>Add</w:t>
                </w:r>
              </w:sdtContent>
            </w:sdt>
          </w:p>
          <w:p w14:paraId="577CC39C" w14:textId="09463B69" w:rsidR="0098453B" w:rsidRPr="00B35ACF" w:rsidRDefault="0098453B" w:rsidP="00236607">
            <w:pPr>
              <w:pStyle w:val="BodyText"/>
              <w:rPr>
                <w:rFonts w:eastAsia="Calibri"/>
              </w:rPr>
            </w:pPr>
          </w:p>
        </w:tc>
      </w:tr>
      <w:tr w:rsidR="007C2F9D" w:rsidRPr="00B35ACF" w14:paraId="1C029077" w14:textId="77777777" w:rsidTr="00A611C1">
        <w:trPr>
          <w:trHeight w:val="777"/>
          <w:jc w:val="center"/>
        </w:trPr>
        <w:tc>
          <w:tcPr>
            <w:tcW w:w="2185" w:type="dxa"/>
          </w:tcPr>
          <w:p w14:paraId="657D916E" w14:textId="68739BE8" w:rsidR="007C2F9D" w:rsidRPr="00B35ACF" w:rsidRDefault="007C2F9D" w:rsidP="007C2F9D">
            <w:pPr>
              <w:keepNext/>
              <w:rPr>
                <w:rFonts w:cs="Tahoma"/>
              </w:rPr>
            </w:pPr>
            <w:r w:rsidRPr="001F2F3B">
              <w:t>SIP (Session Initiation Protocol)</w:t>
            </w:r>
          </w:p>
        </w:tc>
        <w:tc>
          <w:tcPr>
            <w:tcW w:w="5280" w:type="dxa"/>
          </w:tcPr>
          <w:p w14:paraId="1D411A08" w14:textId="5504339C" w:rsidR="007C2F9D" w:rsidRPr="00B35ACF" w:rsidRDefault="007C2F9D" w:rsidP="007C2F9D">
            <w:pPr>
              <w:keepNext/>
              <w:rPr>
                <w:rFonts w:cs="Tahoma"/>
              </w:rPr>
            </w:pPr>
            <w:r w:rsidRPr="001F2F3B">
              <w:t xml:space="preserve">SIP (Session Initiation Protocol) is a protocol specified by the IETF RFC 3261 </w:t>
            </w:r>
            <w:r w:rsidR="00641407">
              <w:fldChar w:fldCharType="begin"/>
            </w:r>
            <w:r w:rsidR="00641407">
              <w:instrText xml:space="preserve"> REF _Ref225860291 \r \h </w:instrText>
            </w:r>
            <w:r w:rsidR="00641407">
              <w:fldChar w:fldCharType="separate"/>
            </w:r>
            <w:r w:rsidR="00641407">
              <w:t>[77]</w:t>
            </w:r>
            <w:r w:rsidR="00641407">
              <w:fldChar w:fldCharType="end"/>
            </w:r>
            <w:r w:rsidRPr="001F2F3B">
              <w:t xml:space="preserve"> that defines a method for establishing multimedia sessions over the Internet. Used as the call signaling protocol in VoIP, NENA i2, and NENA i3.</w:t>
            </w:r>
          </w:p>
        </w:tc>
        <w:tc>
          <w:tcPr>
            <w:tcW w:w="2372" w:type="dxa"/>
            <w:hideMark/>
          </w:tcPr>
          <w:p w14:paraId="65905C0D" w14:textId="63F40FA0" w:rsidR="007C2F9D" w:rsidRPr="00B35ACF" w:rsidRDefault="00000000" w:rsidP="007C2F9D">
            <w:pPr>
              <w:pStyle w:val="BodyText"/>
            </w:pPr>
            <w:sdt>
              <w:sdtPr>
                <w:rPr>
                  <w:color w:val="C00000"/>
                </w:rPr>
                <w:id w:val="-1196698255"/>
                <w:placeholder>
                  <w:docPart w:val="7DA1D7334DB64C8DA0B6CE2A720C00AD"/>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7C2F9D">
                  <w:rPr>
                    <w:color w:val="C00000"/>
                  </w:rPr>
                  <w:t>In Glossary</w:t>
                </w:r>
              </w:sdtContent>
            </w:sdt>
          </w:p>
          <w:p w14:paraId="6E2852EF" w14:textId="22DF37FD" w:rsidR="007C2F9D" w:rsidRPr="00B35ACF" w:rsidRDefault="007C2F9D" w:rsidP="007C2F9D">
            <w:pPr>
              <w:pStyle w:val="BodyText"/>
              <w:rPr>
                <w:rFonts w:eastAsia="Calibri"/>
              </w:rPr>
            </w:pPr>
          </w:p>
        </w:tc>
      </w:tr>
      <w:tr w:rsidR="0098453B" w:rsidRPr="00B35ACF" w14:paraId="5C5AD8CA" w14:textId="77777777" w:rsidTr="00A611C1">
        <w:trPr>
          <w:trHeight w:val="777"/>
          <w:jc w:val="center"/>
        </w:trPr>
        <w:tc>
          <w:tcPr>
            <w:tcW w:w="2185" w:type="dxa"/>
          </w:tcPr>
          <w:p w14:paraId="23C67D33" w14:textId="7E173BD1" w:rsidR="007C2F9D" w:rsidRPr="007C2F9D" w:rsidRDefault="007C2F9D" w:rsidP="007C2F9D">
            <w:r w:rsidRPr="00E25798">
              <w:t xml:space="preserve"> </w:t>
            </w:r>
            <w:commentRangeStart w:id="2719"/>
            <w:ins w:id="2720" w:author="Michael Smith [2]" w:date="2024-04-09T14:20:00Z">
              <w:r w:rsidRPr="007C2F9D">
                <w:t>SIP URI</w:t>
              </w:r>
            </w:ins>
            <w:commentRangeEnd w:id="2719"/>
            <w:r w:rsidR="00B46583" w:rsidRPr="007C2F9D">
              <w:rPr>
                <w:rStyle w:val="CommentReference"/>
                <w:sz w:val="20"/>
                <w:szCs w:val="20"/>
              </w:rPr>
              <w:commentReference w:id="2719"/>
            </w:r>
            <w:r w:rsidRPr="007C2F9D">
              <w:t xml:space="preserve"> </w:t>
            </w:r>
          </w:p>
          <w:p w14:paraId="10BDC654" w14:textId="77777777" w:rsidR="007C2F9D" w:rsidRPr="007C2F9D" w:rsidRDefault="007C2F9D" w:rsidP="007C2F9D"/>
          <w:p w14:paraId="7B1118F9" w14:textId="5B6E2BDA" w:rsidR="0098453B" w:rsidRPr="00B35ACF" w:rsidRDefault="0098453B" w:rsidP="007C2F9D">
            <w:pPr>
              <w:rPr>
                <w:rFonts w:cs="Tahoma"/>
              </w:rPr>
            </w:pPr>
          </w:p>
        </w:tc>
        <w:tc>
          <w:tcPr>
            <w:tcW w:w="5280" w:type="dxa"/>
          </w:tcPr>
          <w:p w14:paraId="59F808A8" w14:textId="71065C9C" w:rsidR="0098453B" w:rsidRPr="00B35ACF" w:rsidRDefault="007C2F9D" w:rsidP="007C2F9D">
            <w:pPr>
              <w:rPr>
                <w:rFonts w:cs="Tahoma"/>
              </w:rPr>
            </w:pPr>
            <w:ins w:id="2721" w:author="Michael Smith [2]" w:date="2024-05-07T15:14:00Z">
              <w:r w:rsidRPr="007C2F9D">
                <w:rPr>
                  <w:rFonts w:cs="Tahoma"/>
                </w:rPr>
                <w:t>I</w:t>
              </w:r>
            </w:ins>
            <w:ins w:id="2722" w:author="Michael Smith [2]" w:date="2024-04-17T14:10:00Z">
              <w:r w:rsidRPr="007C2F9D">
                <w:rPr>
                  <w:rFonts w:cs="Tahoma"/>
                </w:rPr>
                <w:t>dentifies a communications resource</w:t>
              </w:r>
            </w:ins>
            <w:ins w:id="2723" w:author="Michael Smith [2]" w:date="2024-04-17T14:11:00Z">
              <w:r w:rsidRPr="007C2F9D">
                <w:rPr>
                  <w:rFonts w:cs="Tahoma"/>
                </w:rPr>
                <w:t xml:space="preserve"> and </w:t>
              </w:r>
            </w:ins>
            <w:ins w:id="2724" w:author="Michael Smith [2]" w:date="2024-04-17T14:10:00Z">
              <w:r w:rsidRPr="007C2F9D">
                <w:rPr>
                  <w:rFonts w:cs="Tahoma"/>
                </w:rPr>
                <w:t>contain</w:t>
              </w:r>
            </w:ins>
            <w:ins w:id="2725" w:author="Michael Smith [2]" w:date="2024-04-17T14:11:00Z">
              <w:r w:rsidRPr="007C2F9D">
                <w:rPr>
                  <w:rFonts w:cs="Tahoma"/>
                </w:rPr>
                <w:t>s</w:t>
              </w:r>
            </w:ins>
            <w:ins w:id="2726" w:author="Michael Smith [2]" w:date="2024-04-17T14:10:00Z">
              <w:r w:rsidRPr="007C2F9D">
                <w:rPr>
                  <w:rFonts w:cs="Tahoma"/>
                </w:rPr>
                <w:t xml:space="preserve"> sufficient information to</w:t>
              </w:r>
            </w:ins>
            <w:ins w:id="2727" w:author="Michael Smith [2]" w:date="2024-04-17T14:11:00Z">
              <w:r w:rsidRPr="007C2F9D">
                <w:rPr>
                  <w:rFonts w:cs="Tahoma"/>
                </w:rPr>
                <w:t xml:space="preserve"> </w:t>
              </w:r>
            </w:ins>
            <w:ins w:id="2728" w:author="Michael Smith [2]" w:date="2024-04-17T14:10:00Z">
              <w:r w:rsidRPr="007C2F9D">
                <w:rPr>
                  <w:rFonts w:cs="Tahoma"/>
                </w:rPr>
                <w:t xml:space="preserve">initiate and maintain a </w:t>
              </w:r>
            </w:ins>
            <w:ins w:id="2729" w:author="Michael Smith [2]" w:date="2024-04-17T14:11:00Z">
              <w:r w:rsidRPr="007C2F9D">
                <w:rPr>
                  <w:rFonts w:cs="Tahoma"/>
                </w:rPr>
                <w:t xml:space="preserve">SIP </w:t>
              </w:r>
            </w:ins>
            <w:ins w:id="2730" w:author="Michael Smith [2]" w:date="2024-04-17T14:10:00Z">
              <w:r w:rsidRPr="007C2F9D">
                <w:rPr>
                  <w:rFonts w:cs="Tahoma"/>
                </w:rPr>
                <w:t>communication session with the resource.</w:t>
              </w:r>
            </w:ins>
            <w:ins w:id="2731" w:author="Michael Smith [2]" w:date="2024-04-17T14:12:00Z">
              <w:r w:rsidRPr="007C2F9D">
                <w:rPr>
                  <w:rFonts w:cs="Tahoma"/>
                </w:rPr>
                <w:t xml:space="preserve"> Its general form is</w:t>
              </w:r>
            </w:ins>
            <w:ins w:id="2732" w:author="Michael Smith [2]" w:date="2024-04-17T14:13:00Z">
              <w:r w:rsidRPr="007C2F9D">
                <w:rPr>
                  <w:rFonts w:cs="Tahoma"/>
                </w:rPr>
                <w:t xml:space="preserve"> </w:t>
              </w:r>
            </w:ins>
            <w:ins w:id="2733" w:author="Michael Smith [2]" w:date="2024-04-17T14:12:00Z">
              <w:r w:rsidRPr="007C2F9D">
                <w:rPr>
                  <w:rFonts w:cs="Tahoma"/>
                </w:rPr>
                <w:t>sip:user:password@host:port;uri-parameters?headers</w:t>
              </w:r>
            </w:ins>
          </w:p>
        </w:tc>
        <w:tc>
          <w:tcPr>
            <w:tcW w:w="2372" w:type="dxa"/>
            <w:hideMark/>
          </w:tcPr>
          <w:p w14:paraId="1B710D25" w14:textId="11DFAB44" w:rsidR="0098453B" w:rsidRPr="00B35ACF" w:rsidRDefault="00000000" w:rsidP="00236607">
            <w:pPr>
              <w:pStyle w:val="BodyText"/>
            </w:pPr>
            <w:sdt>
              <w:sdtPr>
                <w:rPr>
                  <w:color w:val="C00000"/>
                </w:rPr>
                <w:id w:val="1063369823"/>
                <w:placeholder>
                  <w:docPart w:val="029D4749DD2B44F0BDA6B5F19443B9D3"/>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7C2F9D">
                  <w:rPr>
                    <w:color w:val="C00000"/>
                  </w:rPr>
                  <w:t>Add</w:t>
                </w:r>
              </w:sdtContent>
            </w:sdt>
          </w:p>
          <w:p w14:paraId="5B11FE6F" w14:textId="12486354" w:rsidR="0098453B" w:rsidRPr="00B35ACF" w:rsidRDefault="007C2F9D" w:rsidP="00236607">
            <w:pPr>
              <w:pStyle w:val="BodyText"/>
              <w:rPr>
                <w:rFonts w:eastAsia="Calibri"/>
              </w:rPr>
            </w:pPr>
            <w:ins w:id="2734" w:author="Michael Smith [2]" w:date="2024-04-17T14:11:00Z">
              <w:r w:rsidRPr="007C2F9D">
                <w:rPr>
                  <w:rFonts w:eastAsia="Calibri"/>
                </w:rPr>
                <w:t>(a</w:t>
              </w:r>
            </w:ins>
            <w:ins w:id="2735" w:author="Michael Smith [2]" w:date="2024-04-11T13:53:00Z">
              <w:r w:rsidRPr="007C2F9D">
                <w:rPr>
                  <w:rFonts w:eastAsia="Calibri"/>
                </w:rPr>
                <w:t>dd to URI</w:t>
              </w:r>
            </w:ins>
            <w:ins w:id="2736" w:author="Michael Smith [2]" w:date="2024-04-17T14:11:00Z">
              <w:r w:rsidRPr="007C2F9D">
                <w:rPr>
                  <w:rFonts w:eastAsia="Calibri"/>
                </w:rPr>
                <w:t>)</w:t>
              </w:r>
            </w:ins>
          </w:p>
        </w:tc>
      </w:tr>
      <w:tr w:rsidR="00C827F7" w:rsidRPr="00B35ACF" w14:paraId="3A843284" w14:textId="77777777" w:rsidTr="00A611C1">
        <w:trPr>
          <w:trHeight w:val="777"/>
          <w:jc w:val="center"/>
        </w:trPr>
        <w:tc>
          <w:tcPr>
            <w:tcW w:w="2185" w:type="dxa"/>
          </w:tcPr>
          <w:p w14:paraId="37D4C0C9" w14:textId="1256C9E2" w:rsidR="00C827F7" w:rsidRPr="00B35ACF" w:rsidRDefault="00C827F7" w:rsidP="00C827F7">
            <w:pPr>
              <w:keepNext/>
              <w:rPr>
                <w:rFonts w:cs="Tahoma"/>
              </w:rPr>
            </w:pPr>
            <w:r w:rsidRPr="00DA7AB3">
              <w:t>SLA (Service Level Agreement)</w:t>
            </w:r>
          </w:p>
        </w:tc>
        <w:tc>
          <w:tcPr>
            <w:tcW w:w="5280" w:type="dxa"/>
          </w:tcPr>
          <w:p w14:paraId="77F4BCD4" w14:textId="2CA829FD" w:rsidR="00C827F7" w:rsidRPr="00B35ACF" w:rsidRDefault="00C827F7" w:rsidP="00C827F7">
            <w:pPr>
              <w:keepNext/>
              <w:rPr>
                <w:rFonts w:cs="Tahoma"/>
              </w:rPr>
            </w:pPr>
            <w:r w:rsidRPr="00DA7AB3">
              <w:t>An agreement between the provider of a service and a user of that service specifying the level of service that will be provided.</w:t>
            </w:r>
          </w:p>
        </w:tc>
        <w:tc>
          <w:tcPr>
            <w:tcW w:w="2372" w:type="dxa"/>
            <w:hideMark/>
          </w:tcPr>
          <w:p w14:paraId="02FCFABE" w14:textId="3C69C15C" w:rsidR="00C827F7" w:rsidRPr="00B35ACF" w:rsidRDefault="00000000" w:rsidP="00C827F7">
            <w:pPr>
              <w:pStyle w:val="BodyText"/>
            </w:pPr>
            <w:sdt>
              <w:sdtPr>
                <w:rPr>
                  <w:color w:val="C00000"/>
                </w:rPr>
                <w:id w:val="1862311382"/>
                <w:placeholder>
                  <w:docPart w:val="70E65BD7C96848CB9B44A50DE2AC4290"/>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C827F7">
                  <w:rPr>
                    <w:color w:val="C00000"/>
                  </w:rPr>
                  <w:t>Add</w:t>
                </w:r>
              </w:sdtContent>
            </w:sdt>
          </w:p>
          <w:p w14:paraId="3E2C09E4" w14:textId="36090021" w:rsidR="00C827F7" w:rsidRPr="00B35ACF" w:rsidRDefault="00C827F7" w:rsidP="00C827F7">
            <w:pPr>
              <w:pStyle w:val="BodyText"/>
              <w:rPr>
                <w:rFonts w:eastAsia="Calibri"/>
              </w:rPr>
            </w:pPr>
          </w:p>
        </w:tc>
      </w:tr>
      <w:tr w:rsidR="00C827F7" w:rsidRPr="00B35ACF" w14:paraId="165BDC9C" w14:textId="77777777" w:rsidTr="00A611C1">
        <w:trPr>
          <w:trHeight w:val="777"/>
          <w:jc w:val="center"/>
        </w:trPr>
        <w:tc>
          <w:tcPr>
            <w:tcW w:w="2185" w:type="dxa"/>
          </w:tcPr>
          <w:p w14:paraId="5A664EC5" w14:textId="6FA39761" w:rsidR="00C827F7" w:rsidRPr="00B35ACF" w:rsidRDefault="00C827F7" w:rsidP="00C827F7">
            <w:pPr>
              <w:keepNext/>
              <w:rPr>
                <w:rFonts w:cs="Tahoma"/>
              </w:rPr>
            </w:pPr>
            <w:r w:rsidRPr="0083030A">
              <w:t>SRV (Service)</w:t>
            </w:r>
          </w:p>
        </w:tc>
        <w:tc>
          <w:tcPr>
            <w:tcW w:w="5280" w:type="dxa"/>
          </w:tcPr>
          <w:p w14:paraId="21E8BD80" w14:textId="2A3E20D3" w:rsidR="00C827F7" w:rsidRPr="00B35ACF" w:rsidRDefault="00C827F7" w:rsidP="00C827F7">
            <w:pPr>
              <w:keepNext/>
              <w:rPr>
                <w:rFonts w:cs="Tahoma"/>
              </w:rPr>
            </w:pPr>
            <w:r w:rsidRPr="0083030A">
              <w:t>SRV (Service) is a specification of data in the Domain Name System defining the location, i.e., the hostname and port number, of servers for specified services.</w:t>
            </w:r>
          </w:p>
        </w:tc>
        <w:tc>
          <w:tcPr>
            <w:tcW w:w="2372" w:type="dxa"/>
            <w:hideMark/>
          </w:tcPr>
          <w:p w14:paraId="78BA9A7C" w14:textId="27CEC059" w:rsidR="00C827F7" w:rsidRPr="00B35ACF" w:rsidRDefault="00000000" w:rsidP="00C827F7">
            <w:pPr>
              <w:pStyle w:val="BodyText"/>
            </w:pPr>
            <w:sdt>
              <w:sdtPr>
                <w:rPr>
                  <w:color w:val="C00000"/>
                </w:rPr>
                <w:id w:val="1670441534"/>
                <w:placeholder>
                  <w:docPart w:val="90AEB0445E0D4228ACCA1B2EB9D2D60E"/>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C827F7">
                  <w:rPr>
                    <w:color w:val="C00000"/>
                  </w:rPr>
                  <w:t>In Glossary</w:t>
                </w:r>
              </w:sdtContent>
            </w:sdt>
          </w:p>
          <w:p w14:paraId="29C56FB9" w14:textId="7220CE9F" w:rsidR="00C827F7" w:rsidRPr="00B35ACF" w:rsidRDefault="00C827F7" w:rsidP="00C827F7">
            <w:pPr>
              <w:pStyle w:val="BodyText"/>
              <w:rPr>
                <w:rFonts w:eastAsia="Calibri"/>
              </w:rPr>
            </w:pPr>
          </w:p>
        </w:tc>
      </w:tr>
      <w:tr w:rsidR="0098453B" w:rsidRPr="00B35ACF" w14:paraId="6FDBBDDC" w14:textId="77777777" w:rsidTr="00A611C1">
        <w:trPr>
          <w:trHeight w:val="777"/>
          <w:jc w:val="center"/>
        </w:trPr>
        <w:tc>
          <w:tcPr>
            <w:tcW w:w="2185" w:type="dxa"/>
          </w:tcPr>
          <w:p w14:paraId="72ABDFCC" w14:textId="59A11AF9" w:rsidR="00C827F7" w:rsidRPr="00C827F7" w:rsidRDefault="00C827F7" w:rsidP="00C827F7">
            <w:r w:rsidRPr="00E25798">
              <w:t xml:space="preserve"> </w:t>
            </w:r>
            <w:commentRangeStart w:id="2737"/>
            <w:ins w:id="2738" w:author="Michael Smith [2]" w:date="2024-04-09T14:20:00Z">
              <w:r w:rsidRPr="00C827F7">
                <w:t>TEL URI</w:t>
              </w:r>
            </w:ins>
            <w:commentRangeEnd w:id="2737"/>
            <w:r w:rsidR="00B46583" w:rsidRPr="00C827F7">
              <w:rPr>
                <w:rStyle w:val="CommentReference"/>
                <w:sz w:val="20"/>
                <w:szCs w:val="20"/>
              </w:rPr>
              <w:commentReference w:id="2737"/>
            </w:r>
            <w:r w:rsidRPr="00C827F7">
              <w:t xml:space="preserve"> </w:t>
            </w:r>
          </w:p>
          <w:p w14:paraId="46B5941D" w14:textId="77777777" w:rsidR="00C827F7" w:rsidRPr="00C827F7" w:rsidRDefault="00C827F7" w:rsidP="00C827F7"/>
          <w:p w14:paraId="1FE776CB" w14:textId="3EFFF1E1" w:rsidR="0098453B" w:rsidRPr="00B35ACF" w:rsidRDefault="0098453B" w:rsidP="00C827F7">
            <w:pPr>
              <w:rPr>
                <w:rFonts w:cs="Tahoma"/>
              </w:rPr>
            </w:pPr>
          </w:p>
        </w:tc>
        <w:tc>
          <w:tcPr>
            <w:tcW w:w="5280" w:type="dxa"/>
          </w:tcPr>
          <w:p w14:paraId="6AEABE23" w14:textId="77777777" w:rsidR="00C827F7" w:rsidRPr="00C827F7" w:rsidRDefault="00C827F7" w:rsidP="00C827F7">
            <w:pPr>
              <w:rPr>
                <w:ins w:id="2739" w:author="Michael Smith [2]" w:date="2024-04-17T14:24:00Z"/>
                <w:rFonts w:cs="Tahoma"/>
              </w:rPr>
            </w:pPr>
            <w:ins w:id="2740" w:author="Michael Smith [2]" w:date="2024-04-17T14:17:00Z">
              <w:r w:rsidRPr="00C827F7">
                <w:rPr>
                  <w:rFonts w:cs="Tahoma"/>
                </w:rPr>
                <w:t>A TEL URI is</w:t>
              </w:r>
            </w:ins>
            <w:ins w:id="2741" w:author="Michael Smith [2]" w:date="2024-04-17T14:18:00Z">
              <w:r w:rsidRPr="00C827F7">
                <w:rPr>
                  <w:rFonts w:cs="Tahoma"/>
                </w:rPr>
                <w:t xml:space="preserve"> </w:t>
              </w:r>
            </w:ins>
            <w:ins w:id="2742" w:author="Michael Smith [2]" w:date="2024-04-17T14:21:00Z">
              <w:r w:rsidRPr="00C827F7">
                <w:rPr>
                  <w:rFonts w:cs="Tahoma"/>
                </w:rPr>
                <w:t>a telephone number represented as a SIP URI</w:t>
              </w:r>
            </w:ins>
            <w:ins w:id="2743" w:author="Michael Smith [2]" w:date="2024-04-17T14:23:00Z">
              <w:r w:rsidRPr="00C827F7">
                <w:rPr>
                  <w:rFonts w:cs="Tahoma"/>
                </w:rPr>
                <w:t>, for example:</w:t>
              </w:r>
            </w:ins>
          </w:p>
          <w:p w14:paraId="0DC50C10" w14:textId="4A8D3123" w:rsidR="0098453B" w:rsidRPr="00B35ACF" w:rsidRDefault="00C827F7" w:rsidP="00C827F7">
            <w:pPr>
              <w:rPr>
                <w:rFonts w:cs="Tahoma"/>
              </w:rPr>
            </w:pPr>
            <w:ins w:id="2744" w:author="Michael Smith [2]" w:date="2024-05-09T13:14:00Z">
              <w:r w:rsidRPr="00C827F7">
                <w:rPr>
                  <w:rFonts w:cs="Tahoma"/>
                </w:rPr>
                <w:t>tel</w:t>
              </w:r>
            </w:ins>
            <w:ins w:id="2745" w:author="Michael Smith [2]" w:date="2024-04-17T14:24:00Z">
              <w:r w:rsidRPr="00C827F7">
                <w:rPr>
                  <w:rFonts w:cs="Tahoma"/>
                </w:rPr>
                <w:t>:+1</w:t>
              </w:r>
            </w:ins>
            <w:ins w:id="2746" w:author="Michael Smith [2]" w:date="2024-05-09T13:24:00Z">
              <w:r w:rsidRPr="00C827F7">
                <w:rPr>
                  <w:rFonts w:cs="Tahoma"/>
                </w:rPr>
                <w:t>-</w:t>
              </w:r>
            </w:ins>
            <w:ins w:id="2747" w:author="Michael Smith [2]" w:date="2024-05-09T13:13:00Z">
              <w:r w:rsidRPr="00C827F7">
                <w:rPr>
                  <w:rFonts w:cs="Tahoma"/>
                </w:rPr>
                <w:t>213</w:t>
              </w:r>
            </w:ins>
            <w:ins w:id="2748" w:author="Michael Smith [2]" w:date="2024-05-09T13:24:00Z">
              <w:r w:rsidRPr="00C827F7">
                <w:rPr>
                  <w:rFonts w:cs="Tahoma"/>
                </w:rPr>
                <w:t>-</w:t>
              </w:r>
            </w:ins>
            <w:ins w:id="2749" w:author="Michael Smith [2]" w:date="2024-05-09T13:13:00Z">
              <w:r w:rsidRPr="00C827F7">
                <w:rPr>
                  <w:rFonts w:cs="Tahoma"/>
                </w:rPr>
                <w:t>666</w:t>
              </w:r>
            </w:ins>
            <w:ins w:id="2750" w:author="Michael Smith [2]" w:date="2024-05-09T13:24:00Z">
              <w:r w:rsidRPr="00C827F7">
                <w:rPr>
                  <w:rFonts w:cs="Tahoma"/>
                </w:rPr>
                <w:t>-</w:t>
              </w:r>
            </w:ins>
            <w:ins w:id="2751" w:author="Michael Smith [2]" w:date="2024-05-09T13:13:00Z">
              <w:r w:rsidRPr="00C827F7">
                <w:rPr>
                  <w:rFonts w:cs="Tahoma"/>
                </w:rPr>
                <w:t>6422</w:t>
              </w:r>
            </w:ins>
          </w:p>
        </w:tc>
        <w:tc>
          <w:tcPr>
            <w:tcW w:w="2372" w:type="dxa"/>
            <w:hideMark/>
          </w:tcPr>
          <w:p w14:paraId="5B6C6BC5" w14:textId="21DFC1C7" w:rsidR="0098453B" w:rsidRPr="00B35ACF" w:rsidRDefault="00000000" w:rsidP="00236607">
            <w:pPr>
              <w:pStyle w:val="BodyText"/>
            </w:pPr>
            <w:sdt>
              <w:sdtPr>
                <w:rPr>
                  <w:color w:val="C00000"/>
                </w:rPr>
                <w:id w:val="2000455977"/>
                <w:placeholder>
                  <w:docPart w:val="D35EF55AC0C14D4F9DF5F5EDC99E87EE"/>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C827F7">
                  <w:rPr>
                    <w:color w:val="C00000"/>
                  </w:rPr>
                  <w:t>Add</w:t>
                </w:r>
              </w:sdtContent>
            </w:sdt>
          </w:p>
          <w:p w14:paraId="696F59FA" w14:textId="42307FBC" w:rsidR="0098453B" w:rsidRPr="00B35ACF" w:rsidRDefault="00C827F7" w:rsidP="00236607">
            <w:pPr>
              <w:pStyle w:val="BodyText"/>
              <w:rPr>
                <w:rFonts w:eastAsia="Calibri"/>
              </w:rPr>
            </w:pPr>
            <w:ins w:id="2752" w:author="Michael Smith [2]" w:date="2024-04-17T14:27:00Z">
              <w:r w:rsidRPr="00C827F7">
                <w:rPr>
                  <w:rFonts w:eastAsia="Calibri"/>
                </w:rPr>
                <w:t>(a</w:t>
              </w:r>
            </w:ins>
            <w:ins w:id="2753" w:author="Michael Smith [2]" w:date="2024-04-11T13:53:00Z">
              <w:r w:rsidRPr="00C827F7">
                <w:rPr>
                  <w:rFonts w:eastAsia="Calibri"/>
                </w:rPr>
                <w:t>dd to URI</w:t>
              </w:r>
            </w:ins>
            <w:ins w:id="2754" w:author="Michael Smith [2]" w:date="2024-04-17T14:27:00Z">
              <w:r w:rsidRPr="00C827F7">
                <w:rPr>
                  <w:rFonts w:eastAsia="Calibri"/>
                </w:rPr>
                <w:t>)</w:t>
              </w:r>
            </w:ins>
          </w:p>
        </w:tc>
      </w:tr>
      <w:tr w:rsidR="0098453B" w:rsidRPr="00B35ACF" w14:paraId="1825736D" w14:textId="77777777" w:rsidTr="00A611C1">
        <w:trPr>
          <w:trHeight w:val="777"/>
          <w:jc w:val="center"/>
        </w:trPr>
        <w:tc>
          <w:tcPr>
            <w:tcW w:w="2185" w:type="dxa"/>
          </w:tcPr>
          <w:p w14:paraId="11C6A3B0" w14:textId="7105FCB1" w:rsidR="00C827F7" w:rsidRPr="00C827F7" w:rsidRDefault="00C827F7" w:rsidP="00C827F7">
            <w:r w:rsidRPr="00E25798">
              <w:t xml:space="preserve"> </w:t>
            </w:r>
            <w:commentRangeStart w:id="2755"/>
            <w:ins w:id="2756" w:author="Michael Smith [2]" w:date="2024-04-09T14:20:00Z">
              <w:r w:rsidRPr="00C827F7">
                <w:t>Test Cal</w:t>
              </w:r>
            </w:ins>
            <w:commentRangeEnd w:id="2755"/>
            <w:r w:rsidR="00B46583" w:rsidRPr="00C827F7">
              <w:rPr>
                <w:rStyle w:val="CommentReference"/>
                <w:sz w:val="20"/>
                <w:szCs w:val="20"/>
              </w:rPr>
              <w:commentReference w:id="2755"/>
            </w:r>
            <w:ins w:id="2757" w:author="Michael Smith [2]" w:date="2024-04-09T14:20:00Z">
              <w:r w:rsidRPr="00C827F7">
                <w:t>l</w:t>
              </w:r>
            </w:ins>
            <w:r w:rsidRPr="00C827F7">
              <w:t xml:space="preserve"> </w:t>
            </w:r>
          </w:p>
          <w:p w14:paraId="0C825B80" w14:textId="77777777" w:rsidR="00C827F7" w:rsidRPr="00C827F7" w:rsidRDefault="00C827F7" w:rsidP="00C827F7"/>
          <w:p w14:paraId="3479DAAE" w14:textId="7FFCF8B1" w:rsidR="0098453B" w:rsidRPr="00B35ACF" w:rsidRDefault="0098453B" w:rsidP="00C827F7">
            <w:pPr>
              <w:rPr>
                <w:rFonts w:cs="Tahoma"/>
              </w:rPr>
            </w:pPr>
          </w:p>
        </w:tc>
        <w:tc>
          <w:tcPr>
            <w:tcW w:w="5280" w:type="dxa"/>
          </w:tcPr>
          <w:p w14:paraId="41C7032D" w14:textId="31E550A7" w:rsidR="0098453B" w:rsidRPr="00B35ACF" w:rsidRDefault="00C827F7" w:rsidP="00C827F7">
            <w:pPr>
              <w:rPr>
                <w:rFonts w:cs="Tahoma"/>
              </w:rPr>
            </w:pPr>
            <w:ins w:id="2758" w:author="Michael Smith [2]" w:date="2024-04-26T16:13:00Z">
              <w:r w:rsidRPr="00C827F7">
                <w:rPr>
                  <w:rFonts w:cs="Tahoma"/>
                </w:rPr>
                <w:t>An Emergency Call initiated by a system into the 911 ecosystem that serves to monitor  the health of the 911 NGCS and CHFE. Test Calls are differentiated from actual Emergency Calls by specific network signaling (e.g., test calls are signaled with both the urn:service:test.sos and urn:emergency:service:test Service URN trees</w:t>
              </w:r>
            </w:ins>
            <w:ins w:id="2759" w:author="Michael Smith [2]" w:date="2024-05-07T15:16:00Z">
              <w:r w:rsidRPr="00C827F7">
                <w:rPr>
                  <w:rFonts w:cs="Tahoma"/>
                </w:rPr>
                <w:t>)</w:t>
              </w:r>
            </w:ins>
            <w:ins w:id="2760" w:author="Michael Smith [2]" w:date="2024-05-09T13:26:00Z">
              <w:r w:rsidRPr="00C827F7">
                <w:rPr>
                  <w:rFonts w:cs="Tahoma"/>
                </w:rPr>
                <w:t>.</w:t>
              </w:r>
            </w:ins>
          </w:p>
        </w:tc>
        <w:tc>
          <w:tcPr>
            <w:tcW w:w="2372" w:type="dxa"/>
            <w:hideMark/>
          </w:tcPr>
          <w:p w14:paraId="0AD1B782" w14:textId="63C9C45D" w:rsidR="0098453B" w:rsidRPr="00B35ACF" w:rsidRDefault="00000000" w:rsidP="00236607">
            <w:pPr>
              <w:pStyle w:val="BodyText"/>
            </w:pPr>
            <w:sdt>
              <w:sdtPr>
                <w:rPr>
                  <w:color w:val="C00000"/>
                </w:rPr>
                <w:id w:val="-1757743825"/>
                <w:placeholder>
                  <w:docPart w:val="F984FCE8EE91445DAA09384176536EA8"/>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C827F7">
                  <w:rPr>
                    <w:color w:val="C00000"/>
                  </w:rPr>
                  <w:t>Add</w:t>
                </w:r>
              </w:sdtContent>
            </w:sdt>
          </w:p>
          <w:p w14:paraId="2A79A7C1" w14:textId="719EB801" w:rsidR="0098453B" w:rsidRPr="00B35ACF" w:rsidRDefault="00C827F7" w:rsidP="00236607">
            <w:pPr>
              <w:pStyle w:val="BodyText"/>
              <w:rPr>
                <w:rFonts w:eastAsia="Calibri"/>
              </w:rPr>
            </w:pPr>
            <w:ins w:id="2761" w:author="Michael Smith [2]" w:date="2024-04-26T16:13:00Z">
              <w:r w:rsidRPr="00C827F7">
                <w:rPr>
                  <w:rFonts w:eastAsia="Calibri"/>
                </w:rPr>
                <w:t>(</w:t>
              </w:r>
            </w:ins>
            <w:ins w:id="2762" w:author="Michael Smith [2]" w:date="2024-04-26T16:14:00Z">
              <w:r w:rsidRPr="00C827F7">
                <w:rPr>
                  <w:rFonts w:eastAsia="Calibri"/>
                </w:rPr>
                <w:t>add as Related Term to Call)</w:t>
              </w:r>
            </w:ins>
          </w:p>
        </w:tc>
      </w:tr>
      <w:tr w:rsidR="005A66B8" w:rsidRPr="00B35ACF" w14:paraId="786CBC00" w14:textId="77777777" w:rsidTr="00A611C1">
        <w:trPr>
          <w:trHeight w:val="777"/>
          <w:jc w:val="center"/>
        </w:trPr>
        <w:tc>
          <w:tcPr>
            <w:tcW w:w="2185" w:type="dxa"/>
          </w:tcPr>
          <w:p w14:paraId="5A4A9171" w14:textId="7D91ACB7" w:rsidR="005A66B8" w:rsidRPr="00B35ACF" w:rsidRDefault="005A66B8" w:rsidP="005A66B8">
            <w:pPr>
              <w:keepNext/>
              <w:rPr>
                <w:rFonts w:cs="Tahoma"/>
              </w:rPr>
            </w:pPr>
            <w:r w:rsidRPr="00C07C1A">
              <w:t>Time Server</w:t>
            </w:r>
          </w:p>
        </w:tc>
        <w:tc>
          <w:tcPr>
            <w:tcW w:w="5280" w:type="dxa"/>
          </w:tcPr>
          <w:p w14:paraId="79BA82D9" w14:textId="4C278B37" w:rsidR="005A66B8" w:rsidRPr="00B35ACF" w:rsidRDefault="005A66B8" w:rsidP="005A66B8">
            <w:pPr>
              <w:keepNext/>
              <w:rPr>
                <w:rFonts w:cs="Tahoma"/>
              </w:rPr>
            </w:pPr>
            <w:r w:rsidRPr="00C07C1A">
              <w:t>A Time Server is a Functional Element that provides NTP (Network Time Protocol) time services to other Functional Elements.</w:t>
            </w:r>
          </w:p>
        </w:tc>
        <w:tc>
          <w:tcPr>
            <w:tcW w:w="2372" w:type="dxa"/>
            <w:hideMark/>
          </w:tcPr>
          <w:p w14:paraId="033AC721" w14:textId="2EF83559" w:rsidR="005A66B8" w:rsidRPr="00B35ACF" w:rsidRDefault="00000000" w:rsidP="005A66B8">
            <w:pPr>
              <w:pStyle w:val="BodyText"/>
            </w:pPr>
            <w:sdt>
              <w:sdtPr>
                <w:rPr>
                  <w:color w:val="C00000"/>
                </w:rPr>
                <w:id w:val="-1433818053"/>
                <w:placeholder>
                  <w:docPart w:val="CA7FFC498D884F01B5325E8EB7B7FC55"/>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5A66B8">
                  <w:rPr>
                    <w:color w:val="C00000"/>
                  </w:rPr>
                  <w:t>In Glossary</w:t>
                </w:r>
              </w:sdtContent>
            </w:sdt>
          </w:p>
          <w:p w14:paraId="00F6000E" w14:textId="42421E50" w:rsidR="005A66B8" w:rsidRPr="00B35ACF" w:rsidRDefault="005A66B8" w:rsidP="005A66B8">
            <w:pPr>
              <w:pStyle w:val="BodyText"/>
              <w:rPr>
                <w:rFonts w:eastAsia="Calibri"/>
              </w:rPr>
            </w:pPr>
          </w:p>
        </w:tc>
      </w:tr>
      <w:tr w:rsidR="005A66B8" w:rsidRPr="00B35ACF" w14:paraId="5027827F" w14:textId="77777777" w:rsidTr="00A611C1">
        <w:trPr>
          <w:trHeight w:val="777"/>
          <w:jc w:val="center"/>
        </w:trPr>
        <w:tc>
          <w:tcPr>
            <w:tcW w:w="2185" w:type="dxa"/>
          </w:tcPr>
          <w:p w14:paraId="7FCC48D1" w14:textId="2EA6E3CC" w:rsidR="005A66B8" w:rsidRPr="00B35ACF" w:rsidRDefault="005A66B8" w:rsidP="005A66B8">
            <w:pPr>
              <w:keepNext/>
              <w:rPr>
                <w:rFonts w:cs="Tahoma"/>
              </w:rPr>
            </w:pPr>
            <w:r w:rsidRPr="00C07C1A">
              <w:t>UA (User Agent)</w:t>
            </w:r>
          </w:p>
        </w:tc>
        <w:tc>
          <w:tcPr>
            <w:tcW w:w="5280" w:type="dxa"/>
          </w:tcPr>
          <w:p w14:paraId="5B127508" w14:textId="670EE136" w:rsidR="005A66B8" w:rsidRPr="00B35ACF" w:rsidRDefault="005A66B8" w:rsidP="005A66B8">
            <w:pPr>
              <w:keepNext/>
              <w:rPr>
                <w:rFonts w:cs="Tahoma"/>
              </w:rPr>
            </w:pPr>
            <w:r w:rsidRPr="00C07C1A">
              <w:t xml:space="preserve">As defined for SIP in IETF RFC 3261 </w:t>
            </w:r>
            <w:r w:rsidR="009C6B7E">
              <w:fldChar w:fldCharType="begin"/>
            </w:r>
            <w:r w:rsidR="009C6B7E">
              <w:instrText xml:space="preserve"> REF _Ref225860291 \r \h </w:instrText>
            </w:r>
            <w:r w:rsidR="009C6B7E">
              <w:fldChar w:fldCharType="separate"/>
            </w:r>
            <w:r w:rsidR="009C6B7E">
              <w:t>[77]</w:t>
            </w:r>
            <w:r w:rsidR="009C6B7E">
              <w:fldChar w:fldCharType="end"/>
            </w:r>
            <w:r w:rsidRPr="00C07C1A">
              <w:t xml:space="preserve">, the UA (User Agent) represents an endpoint in the IP domain, a logical entity that can act as both a UAC (User Agent Client) that sends requests, and </w:t>
            </w:r>
            <w:r w:rsidRPr="00C07C1A">
              <w:lastRenderedPageBreak/>
              <w:t>as UAS (User Agent Server) responding to requests.</w:t>
            </w:r>
          </w:p>
        </w:tc>
        <w:tc>
          <w:tcPr>
            <w:tcW w:w="2372" w:type="dxa"/>
            <w:hideMark/>
          </w:tcPr>
          <w:p w14:paraId="6E209E87" w14:textId="412EFC80" w:rsidR="005A66B8" w:rsidRPr="00B35ACF" w:rsidRDefault="00000000" w:rsidP="005A66B8">
            <w:pPr>
              <w:pStyle w:val="BodyText"/>
            </w:pPr>
            <w:sdt>
              <w:sdtPr>
                <w:rPr>
                  <w:color w:val="C00000"/>
                </w:rPr>
                <w:id w:val="167373316"/>
                <w:placeholder>
                  <w:docPart w:val="5ADB52A817C94B93A24E30DE7767CDED"/>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5A66B8">
                  <w:rPr>
                    <w:color w:val="C00000"/>
                  </w:rPr>
                  <w:t>In Glossary</w:t>
                </w:r>
              </w:sdtContent>
            </w:sdt>
          </w:p>
          <w:p w14:paraId="746E8D16" w14:textId="3F9ABF3A" w:rsidR="005A66B8" w:rsidRPr="00B35ACF" w:rsidRDefault="005A66B8" w:rsidP="005A66B8">
            <w:pPr>
              <w:pStyle w:val="BodyText"/>
              <w:rPr>
                <w:rFonts w:eastAsia="Calibri"/>
              </w:rPr>
            </w:pPr>
          </w:p>
        </w:tc>
      </w:tr>
      <w:tr w:rsidR="005A66B8" w:rsidRPr="00B35ACF" w14:paraId="5EB51A46" w14:textId="77777777" w:rsidTr="00A611C1">
        <w:trPr>
          <w:trHeight w:val="777"/>
          <w:jc w:val="center"/>
        </w:trPr>
        <w:tc>
          <w:tcPr>
            <w:tcW w:w="2185" w:type="dxa"/>
          </w:tcPr>
          <w:p w14:paraId="50C6B592" w14:textId="08BF942E" w:rsidR="005A66B8" w:rsidRPr="00B35ACF" w:rsidRDefault="005A66B8" w:rsidP="005A66B8">
            <w:pPr>
              <w:keepNext/>
              <w:rPr>
                <w:rFonts w:cs="Tahoma"/>
              </w:rPr>
            </w:pPr>
            <w:r w:rsidRPr="00C07C1A">
              <w:t>UAC (User Agent Client)</w:t>
            </w:r>
          </w:p>
        </w:tc>
        <w:tc>
          <w:tcPr>
            <w:tcW w:w="5280" w:type="dxa"/>
          </w:tcPr>
          <w:p w14:paraId="723091D4" w14:textId="7BF1FAF8" w:rsidR="005A66B8" w:rsidRPr="00B35ACF" w:rsidRDefault="005A66B8" w:rsidP="005A66B8">
            <w:pPr>
              <w:keepNext/>
              <w:rPr>
                <w:rFonts w:cs="Tahoma"/>
              </w:rPr>
            </w:pPr>
            <w:r w:rsidRPr="00C07C1A">
              <w:t xml:space="preserve">Refer to IETF RFC 3261 </w:t>
            </w:r>
            <w:r w:rsidR="009C6B7E">
              <w:fldChar w:fldCharType="begin"/>
            </w:r>
            <w:r w:rsidR="009C6B7E">
              <w:instrText xml:space="preserve"> REF _Ref225860291 \r \h </w:instrText>
            </w:r>
            <w:r w:rsidR="009C6B7E">
              <w:fldChar w:fldCharType="separate"/>
            </w:r>
            <w:r w:rsidR="009C6B7E">
              <w:t>[77]</w:t>
            </w:r>
            <w:r w:rsidR="009C6B7E">
              <w:fldChar w:fldCharType="end"/>
            </w:r>
            <w:r w:rsidRPr="00C07C1A">
              <w:t xml:space="preserve"> for the following definition. “A user agent client is a logical entity that creates a new request, and then uses the client transaction state machinery to send it. The role of UAC lasts only for the duration of that transaction. In other words, if a piece of software initiates a request, it acts as a UAC for the duration of that transaction. If it receives a request later, it assumes the role of a user agent server for the processing of that transaction."</w:t>
            </w:r>
          </w:p>
        </w:tc>
        <w:tc>
          <w:tcPr>
            <w:tcW w:w="2372" w:type="dxa"/>
            <w:hideMark/>
          </w:tcPr>
          <w:p w14:paraId="4C577284" w14:textId="34C4E49B" w:rsidR="005A66B8" w:rsidRPr="00B35ACF" w:rsidRDefault="00000000" w:rsidP="005A66B8">
            <w:pPr>
              <w:pStyle w:val="BodyText"/>
            </w:pPr>
            <w:sdt>
              <w:sdtPr>
                <w:rPr>
                  <w:color w:val="C00000"/>
                </w:rPr>
                <w:id w:val="277457805"/>
                <w:placeholder>
                  <w:docPart w:val="E6DC32FC039F4BDCBECC104BB936345F"/>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5A66B8">
                  <w:rPr>
                    <w:color w:val="C00000"/>
                  </w:rPr>
                  <w:t>In Glossary</w:t>
                </w:r>
              </w:sdtContent>
            </w:sdt>
          </w:p>
          <w:p w14:paraId="51D11F93" w14:textId="035FAEBF" w:rsidR="005A66B8" w:rsidRPr="00B35ACF" w:rsidRDefault="005A66B8" w:rsidP="005A66B8">
            <w:pPr>
              <w:pStyle w:val="BodyText"/>
              <w:rPr>
                <w:rFonts w:eastAsia="Calibri"/>
              </w:rPr>
            </w:pPr>
          </w:p>
        </w:tc>
      </w:tr>
      <w:tr w:rsidR="005974AE" w:rsidRPr="00B35ACF" w14:paraId="29EF079F" w14:textId="77777777" w:rsidTr="00A611C1">
        <w:trPr>
          <w:trHeight w:val="777"/>
          <w:jc w:val="center"/>
        </w:trPr>
        <w:tc>
          <w:tcPr>
            <w:tcW w:w="2185" w:type="dxa"/>
          </w:tcPr>
          <w:p w14:paraId="51FCF819" w14:textId="4A593E5F" w:rsidR="005974AE" w:rsidRPr="00B35ACF" w:rsidRDefault="005974AE" w:rsidP="005974AE">
            <w:pPr>
              <w:keepNext/>
              <w:rPr>
                <w:rFonts w:cs="Tahoma"/>
              </w:rPr>
            </w:pPr>
            <w:r w:rsidRPr="004B27FA">
              <w:t>UAS (User Agent Server)</w:t>
            </w:r>
          </w:p>
        </w:tc>
        <w:tc>
          <w:tcPr>
            <w:tcW w:w="5280" w:type="dxa"/>
          </w:tcPr>
          <w:p w14:paraId="70C6BF88" w14:textId="1AE9A6C3" w:rsidR="005974AE" w:rsidRPr="00B35ACF" w:rsidRDefault="005974AE" w:rsidP="005974AE">
            <w:pPr>
              <w:keepNext/>
              <w:rPr>
                <w:rFonts w:cs="Tahoma"/>
              </w:rPr>
            </w:pPr>
            <w:r w:rsidRPr="004B27FA">
              <w:t xml:space="preserve">Refer to IETF RFC 3261 </w:t>
            </w:r>
            <w:r w:rsidR="009C6B7E">
              <w:fldChar w:fldCharType="begin"/>
            </w:r>
            <w:r w:rsidR="009C6B7E">
              <w:instrText xml:space="preserve"> REF _Ref225860291 \r \h </w:instrText>
            </w:r>
            <w:r w:rsidR="009C6B7E">
              <w:fldChar w:fldCharType="separate"/>
            </w:r>
            <w:r w:rsidR="009C6B7E">
              <w:t>[77]</w:t>
            </w:r>
            <w:r w:rsidR="009C6B7E">
              <w:fldChar w:fldCharType="end"/>
            </w:r>
            <w:r w:rsidRPr="004B27FA">
              <w:t xml:space="preserve"> for the following definition. “A user agent server is a logical entity that generates a response to a SIP request. The response accepts, rejects, or redirects the request. This role lasts only for the duration of that transaction. In other words, if a piece of software responds to a request, it acts as a UAS for the duration of that transaction. If it generates a request later, it assumes the role of a user agent client for the processing of that transaction."</w:t>
            </w:r>
          </w:p>
        </w:tc>
        <w:tc>
          <w:tcPr>
            <w:tcW w:w="2372" w:type="dxa"/>
            <w:hideMark/>
          </w:tcPr>
          <w:p w14:paraId="13AEA631" w14:textId="76F69EF8" w:rsidR="005974AE" w:rsidRPr="00B35ACF" w:rsidRDefault="00000000" w:rsidP="005974AE">
            <w:pPr>
              <w:pStyle w:val="BodyText"/>
            </w:pPr>
            <w:sdt>
              <w:sdtPr>
                <w:rPr>
                  <w:color w:val="C00000"/>
                </w:rPr>
                <w:id w:val="-105890953"/>
                <w:placeholder>
                  <w:docPart w:val="117456A337AB4C42BBD3A39D9A422207"/>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5974AE">
                  <w:rPr>
                    <w:color w:val="C00000"/>
                  </w:rPr>
                  <w:t>In Glossary</w:t>
                </w:r>
              </w:sdtContent>
            </w:sdt>
          </w:p>
          <w:p w14:paraId="2E2A5AED" w14:textId="0E220652" w:rsidR="005974AE" w:rsidRPr="00B35ACF" w:rsidRDefault="005974AE" w:rsidP="005974AE">
            <w:pPr>
              <w:pStyle w:val="BodyText"/>
              <w:rPr>
                <w:rFonts w:eastAsia="Calibri"/>
              </w:rPr>
            </w:pPr>
          </w:p>
        </w:tc>
      </w:tr>
      <w:tr w:rsidR="005974AE" w:rsidRPr="00B35ACF" w14:paraId="5B3702E0" w14:textId="77777777" w:rsidTr="00A611C1">
        <w:trPr>
          <w:trHeight w:val="777"/>
          <w:jc w:val="center"/>
        </w:trPr>
        <w:tc>
          <w:tcPr>
            <w:tcW w:w="2185" w:type="dxa"/>
          </w:tcPr>
          <w:p w14:paraId="6CFA7BCE" w14:textId="20F29081" w:rsidR="005974AE" w:rsidRPr="00B35ACF" w:rsidRDefault="005974AE" w:rsidP="005974AE">
            <w:pPr>
              <w:keepNext/>
              <w:rPr>
                <w:rFonts w:cs="Tahoma"/>
              </w:rPr>
            </w:pPr>
            <w:r w:rsidRPr="004B27FA">
              <w:t>URI (Uniform Resource Identifier)</w:t>
            </w:r>
          </w:p>
        </w:tc>
        <w:tc>
          <w:tcPr>
            <w:tcW w:w="5280" w:type="dxa"/>
          </w:tcPr>
          <w:p w14:paraId="606C6D38" w14:textId="1B50F7D2" w:rsidR="005974AE" w:rsidRPr="00B35ACF" w:rsidRDefault="005974AE" w:rsidP="005974AE">
            <w:pPr>
              <w:keepNext/>
              <w:rPr>
                <w:rFonts w:cs="Tahoma"/>
              </w:rPr>
            </w:pPr>
            <w:r w:rsidRPr="004B27FA">
              <w:t xml:space="preserve">URI (Uniform Resource Identifier) is an identifier consisting of a sequence of characters matching the syntax rule that is named &lt;URI&gt; in RFC 3986 </w:t>
            </w:r>
            <w:r w:rsidR="00086C93">
              <w:fldChar w:fldCharType="begin"/>
            </w:r>
            <w:r w:rsidR="00086C93">
              <w:instrText xml:space="preserve"> REF _Ref225860430 \r \h </w:instrText>
            </w:r>
            <w:r w:rsidR="00086C93">
              <w:fldChar w:fldCharType="separate"/>
            </w:r>
            <w:r w:rsidR="00086C93">
              <w:t>[78]</w:t>
            </w:r>
            <w:r w:rsidR="00086C93">
              <w:fldChar w:fldCharType="end"/>
            </w:r>
            <w:r w:rsidRPr="004B27FA">
              <w:t xml:space="preserve">. It enables uniform identification of resources via a set of naming schemes. A URI can be further classified as a locator, a name, or both. The term "Uniform Resource Locator" (URL) refers to the subset of URIs that, in addition to identifying a resource, provides a means of locating the resource by describing its primary access mechanism (e.g., its network "location"). The term "Uniform Resource Name" (URN) has been used historically to refer to both URIs under the "urn" scheme </w:t>
            </w:r>
            <w:r w:rsidR="0029493D">
              <w:t>(</w:t>
            </w:r>
            <w:r w:rsidRPr="004B27FA">
              <w:t xml:space="preserve">RFC 2141 </w:t>
            </w:r>
            <w:r w:rsidR="00086C93">
              <w:fldChar w:fldCharType="begin"/>
            </w:r>
            <w:r w:rsidR="00086C93">
              <w:instrText xml:space="preserve"> REF _Ref225860453 \r \h </w:instrText>
            </w:r>
            <w:r w:rsidR="00086C93">
              <w:fldChar w:fldCharType="separate"/>
            </w:r>
            <w:r w:rsidR="00086C93">
              <w:t>[79]</w:t>
            </w:r>
            <w:r w:rsidR="00086C93">
              <w:fldChar w:fldCharType="end"/>
            </w:r>
            <w:r w:rsidR="0029493D">
              <w:t>)</w:t>
            </w:r>
            <w:r w:rsidRPr="004B27FA">
              <w:t>, which are required to remain globally unique and persistent even when the resource ceases to exist or becomes unavailable, and to any other URI with the properties of a name. An example of a URI that is neither a URL nor a URN is sip:psap@example.com.</w:t>
            </w:r>
          </w:p>
        </w:tc>
        <w:tc>
          <w:tcPr>
            <w:tcW w:w="2372" w:type="dxa"/>
            <w:hideMark/>
          </w:tcPr>
          <w:p w14:paraId="3AA6E006" w14:textId="46D203E5" w:rsidR="005974AE" w:rsidRPr="00B35ACF" w:rsidRDefault="00000000" w:rsidP="005974AE">
            <w:pPr>
              <w:pStyle w:val="BodyText"/>
            </w:pPr>
            <w:sdt>
              <w:sdtPr>
                <w:rPr>
                  <w:color w:val="C00000"/>
                </w:rPr>
                <w:id w:val="-804390836"/>
                <w:placeholder>
                  <w:docPart w:val="12E20CF68CD54FC89BF6638AD9C6A9D2"/>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5974AE">
                  <w:rPr>
                    <w:color w:val="C00000"/>
                  </w:rPr>
                  <w:t>In Glossary</w:t>
                </w:r>
              </w:sdtContent>
            </w:sdt>
          </w:p>
          <w:p w14:paraId="2EED287D" w14:textId="3C0B84CD" w:rsidR="005974AE" w:rsidRPr="00B35ACF" w:rsidRDefault="005974AE" w:rsidP="005974AE">
            <w:pPr>
              <w:pStyle w:val="BodyText"/>
              <w:rPr>
                <w:rFonts w:eastAsia="Calibri"/>
              </w:rPr>
            </w:pPr>
          </w:p>
        </w:tc>
      </w:tr>
      <w:tr w:rsidR="005974AE" w:rsidRPr="00B35ACF" w14:paraId="6730AC9E" w14:textId="77777777" w:rsidTr="00A611C1">
        <w:trPr>
          <w:trHeight w:val="777"/>
          <w:jc w:val="center"/>
        </w:trPr>
        <w:tc>
          <w:tcPr>
            <w:tcW w:w="2185" w:type="dxa"/>
          </w:tcPr>
          <w:p w14:paraId="7063585B" w14:textId="79631C69" w:rsidR="005974AE" w:rsidRPr="00B35ACF" w:rsidRDefault="005974AE" w:rsidP="005974AE">
            <w:pPr>
              <w:keepNext/>
              <w:rPr>
                <w:rFonts w:cs="Tahoma"/>
              </w:rPr>
            </w:pPr>
            <w:r w:rsidRPr="004B27FA">
              <w:t>URL (Uniform Resource Locator)</w:t>
            </w:r>
          </w:p>
        </w:tc>
        <w:tc>
          <w:tcPr>
            <w:tcW w:w="5280" w:type="dxa"/>
          </w:tcPr>
          <w:p w14:paraId="2E418622" w14:textId="7FA4A08B" w:rsidR="005974AE" w:rsidRPr="00B35ACF" w:rsidRDefault="005974AE" w:rsidP="005974AE">
            <w:pPr>
              <w:keepNext/>
              <w:rPr>
                <w:rFonts w:cs="Tahoma"/>
              </w:rPr>
            </w:pPr>
            <w:r w:rsidRPr="004B27FA">
              <w:t>A type of URI, specifically used for describing and navigating to a resource (e.g., https://www.nena.org).</w:t>
            </w:r>
          </w:p>
        </w:tc>
        <w:tc>
          <w:tcPr>
            <w:tcW w:w="2372" w:type="dxa"/>
            <w:hideMark/>
          </w:tcPr>
          <w:p w14:paraId="22C38F8F" w14:textId="0FDAD978" w:rsidR="005974AE" w:rsidRPr="00B35ACF" w:rsidRDefault="00000000" w:rsidP="005974AE">
            <w:pPr>
              <w:pStyle w:val="BodyText"/>
            </w:pPr>
            <w:sdt>
              <w:sdtPr>
                <w:rPr>
                  <w:color w:val="C00000"/>
                </w:rPr>
                <w:id w:val="1284688665"/>
                <w:placeholder>
                  <w:docPart w:val="3C7F1B5698354296971038706014895F"/>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5974AE">
                  <w:rPr>
                    <w:color w:val="C00000"/>
                  </w:rPr>
                  <w:t>In Glossary</w:t>
                </w:r>
              </w:sdtContent>
            </w:sdt>
          </w:p>
          <w:p w14:paraId="4367262F" w14:textId="1EF007AC" w:rsidR="005974AE" w:rsidRPr="00B35ACF" w:rsidRDefault="005974AE" w:rsidP="005974AE">
            <w:pPr>
              <w:pStyle w:val="BodyText"/>
              <w:rPr>
                <w:rFonts w:eastAsia="Calibri"/>
              </w:rPr>
            </w:pPr>
          </w:p>
        </w:tc>
      </w:tr>
      <w:tr w:rsidR="005974AE" w:rsidRPr="00B35ACF" w14:paraId="220D778A" w14:textId="77777777" w:rsidTr="00A611C1">
        <w:trPr>
          <w:trHeight w:val="777"/>
          <w:jc w:val="center"/>
        </w:trPr>
        <w:tc>
          <w:tcPr>
            <w:tcW w:w="2185" w:type="dxa"/>
          </w:tcPr>
          <w:p w14:paraId="690A3937" w14:textId="17DDCC0F" w:rsidR="005974AE" w:rsidRPr="00B35ACF" w:rsidRDefault="005974AE" w:rsidP="005974AE">
            <w:pPr>
              <w:keepNext/>
              <w:rPr>
                <w:rFonts w:cs="Tahoma"/>
              </w:rPr>
            </w:pPr>
            <w:r w:rsidRPr="00D85CE0">
              <w:lastRenderedPageBreak/>
              <w:t>Virtual PSAP</w:t>
            </w:r>
          </w:p>
        </w:tc>
        <w:tc>
          <w:tcPr>
            <w:tcW w:w="5280" w:type="dxa"/>
          </w:tcPr>
          <w:p w14:paraId="4841E8D8" w14:textId="0AF06398" w:rsidR="005974AE" w:rsidRPr="00B35ACF" w:rsidRDefault="005974AE" w:rsidP="005974AE">
            <w:pPr>
              <w:keepNext/>
              <w:rPr>
                <w:rFonts w:cs="Tahoma"/>
              </w:rPr>
            </w:pPr>
            <w:r w:rsidRPr="00D85CE0">
              <w:t>An operational model directly enabled through NG9 1 1 features and/or network hosted PSAP equipment in which telecommunicators are geographically dispersed, rather than working from the same physical location. Remote access to the PSAP applications by the dispersed telecommunicators requires the appropriate network connections, security, and work station equipment at the remote location. The virtual work place may be a logical combination of physical PSAPs, or an alternate work environment such as a satellite facility, or any combination of the above. Workers are connected and interoperate via IP connectivity.</w:t>
            </w:r>
          </w:p>
        </w:tc>
        <w:tc>
          <w:tcPr>
            <w:tcW w:w="2372" w:type="dxa"/>
            <w:hideMark/>
          </w:tcPr>
          <w:p w14:paraId="238E7598" w14:textId="25B0B770" w:rsidR="005974AE" w:rsidRPr="00B35ACF" w:rsidRDefault="00000000" w:rsidP="005974AE">
            <w:pPr>
              <w:pStyle w:val="BodyText"/>
            </w:pPr>
            <w:sdt>
              <w:sdtPr>
                <w:rPr>
                  <w:color w:val="C00000"/>
                </w:rPr>
                <w:id w:val="764892327"/>
                <w:placeholder>
                  <w:docPart w:val="9D3117A85C614E03891420363114FF70"/>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5974AE">
                  <w:rPr>
                    <w:color w:val="C00000"/>
                  </w:rPr>
                  <w:t>In Glossary</w:t>
                </w:r>
              </w:sdtContent>
            </w:sdt>
          </w:p>
          <w:p w14:paraId="2B421ADE" w14:textId="442D45DB" w:rsidR="005974AE" w:rsidRPr="00B35ACF" w:rsidRDefault="005974AE" w:rsidP="005974AE">
            <w:pPr>
              <w:pStyle w:val="BodyText"/>
              <w:rPr>
                <w:rFonts w:eastAsia="Calibri"/>
              </w:rPr>
            </w:pPr>
          </w:p>
        </w:tc>
      </w:tr>
      <w:tr w:rsidR="005974AE" w:rsidRPr="00B35ACF" w14:paraId="4DD07B93" w14:textId="77777777" w:rsidTr="00A611C1">
        <w:trPr>
          <w:trHeight w:val="777"/>
          <w:jc w:val="center"/>
        </w:trPr>
        <w:tc>
          <w:tcPr>
            <w:tcW w:w="2185" w:type="dxa"/>
          </w:tcPr>
          <w:p w14:paraId="2A304825" w14:textId="495F9C88" w:rsidR="005974AE" w:rsidRPr="00B35ACF" w:rsidRDefault="005974AE" w:rsidP="005974AE">
            <w:pPr>
              <w:keepNext/>
              <w:rPr>
                <w:rFonts w:cs="Tahoma"/>
              </w:rPr>
            </w:pPr>
            <w:r w:rsidRPr="00D85CE0">
              <w:t>VLAN (Virtual Local Area Network)</w:t>
            </w:r>
          </w:p>
        </w:tc>
        <w:tc>
          <w:tcPr>
            <w:tcW w:w="5280" w:type="dxa"/>
          </w:tcPr>
          <w:p w14:paraId="194C8C62" w14:textId="54AA0F69" w:rsidR="005974AE" w:rsidRPr="00B35ACF" w:rsidRDefault="005974AE" w:rsidP="005974AE">
            <w:pPr>
              <w:keepNext/>
              <w:rPr>
                <w:rFonts w:cs="Tahoma"/>
              </w:rPr>
            </w:pPr>
            <w:r w:rsidRPr="00D85CE0">
              <w:t>A broadcast domain that is partitioned and isolated within a network at the data link layer. A single physical local area network (LAN) can be logically partitioned into multiple, independent VLANs; a group of devices on one or more physical LANs can be configured to communicate within the same VLAN, as if they were attached to the same physical LAN.</w:t>
            </w:r>
          </w:p>
        </w:tc>
        <w:tc>
          <w:tcPr>
            <w:tcW w:w="2372" w:type="dxa"/>
            <w:hideMark/>
          </w:tcPr>
          <w:p w14:paraId="28B25662" w14:textId="76C5B3BC" w:rsidR="005974AE" w:rsidRPr="00B35ACF" w:rsidRDefault="00000000" w:rsidP="005974AE">
            <w:pPr>
              <w:pStyle w:val="BodyText"/>
            </w:pPr>
            <w:sdt>
              <w:sdtPr>
                <w:rPr>
                  <w:color w:val="C00000"/>
                </w:rPr>
                <w:id w:val="1866024232"/>
                <w:placeholder>
                  <w:docPart w:val="D5E5B210945B43369DE1A53F2FA833B0"/>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5974AE">
                  <w:rPr>
                    <w:color w:val="C00000"/>
                  </w:rPr>
                  <w:t>Don't Add</w:t>
                </w:r>
              </w:sdtContent>
            </w:sdt>
          </w:p>
          <w:p w14:paraId="5CA8ABB7" w14:textId="7A5FD447" w:rsidR="005974AE" w:rsidRPr="00B35ACF" w:rsidRDefault="005974AE" w:rsidP="005974AE">
            <w:pPr>
              <w:pStyle w:val="BodyText"/>
              <w:rPr>
                <w:rFonts w:eastAsia="Calibri"/>
              </w:rPr>
            </w:pPr>
          </w:p>
        </w:tc>
      </w:tr>
      <w:tr w:rsidR="005974AE" w:rsidRPr="00B35ACF" w14:paraId="12D1E75D" w14:textId="77777777" w:rsidTr="00A611C1">
        <w:trPr>
          <w:trHeight w:val="777"/>
          <w:jc w:val="center"/>
        </w:trPr>
        <w:tc>
          <w:tcPr>
            <w:tcW w:w="2185" w:type="dxa"/>
          </w:tcPr>
          <w:p w14:paraId="61C03B38" w14:textId="7153E17A" w:rsidR="005974AE" w:rsidRPr="00B35ACF" w:rsidRDefault="005974AE" w:rsidP="005974AE">
            <w:pPr>
              <w:keepNext/>
              <w:rPr>
                <w:rFonts w:cs="Tahoma"/>
              </w:rPr>
            </w:pPr>
            <w:r w:rsidRPr="00FF5271">
              <w:t>VPN (Virtual Private Network)</w:t>
            </w:r>
          </w:p>
        </w:tc>
        <w:tc>
          <w:tcPr>
            <w:tcW w:w="5280" w:type="dxa"/>
          </w:tcPr>
          <w:p w14:paraId="26ACB3C7" w14:textId="77A23898" w:rsidR="005974AE" w:rsidRPr="00B35ACF" w:rsidRDefault="005974AE" w:rsidP="005974AE">
            <w:pPr>
              <w:keepNext/>
              <w:rPr>
                <w:rFonts w:cs="Tahoma"/>
              </w:rPr>
            </w:pPr>
            <w:r w:rsidRPr="00FF5271">
              <w:t>A network implemented on top of another network, and private from it, providing transparent services between networks or devices and networks. VPNs often use some form of cryptographic security to provide this separation.</w:t>
            </w:r>
          </w:p>
        </w:tc>
        <w:tc>
          <w:tcPr>
            <w:tcW w:w="2372" w:type="dxa"/>
            <w:hideMark/>
          </w:tcPr>
          <w:p w14:paraId="4A79AA5D" w14:textId="67979A44" w:rsidR="005974AE" w:rsidRPr="00B35ACF" w:rsidRDefault="00000000" w:rsidP="005974AE">
            <w:pPr>
              <w:pStyle w:val="BodyText"/>
            </w:pPr>
            <w:sdt>
              <w:sdtPr>
                <w:rPr>
                  <w:color w:val="C00000"/>
                </w:rPr>
                <w:id w:val="609547315"/>
                <w:placeholder>
                  <w:docPart w:val="FCB132D807EB4606B5FB649722AB7D64"/>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5974AE">
                  <w:rPr>
                    <w:color w:val="C00000"/>
                  </w:rPr>
                  <w:t>In Glossary</w:t>
                </w:r>
              </w:sdtContent>
            </w:sdt>
          </w:p>
          <w:p w14:paraId="3889A028" w14:textId="4E0A044D" w:rsidR="005974AE" w:rsidRPr="00B35ACF" w:rsidRDefault="005974AE" w:rsidP="005974AE">
            <w:pPr>
              <w:pStyle w:val="BodyText"/>
              <w:rPr>
                <w:rFonts w:eastAsia="Calibri"/>
              </w:rPr>
            </w:pPr>
          </w:p>
        </w:tc>
      </w:tr>
      <w:tr w:rsidR="005974AE" w:rsidRPr="00B35ACF" w14:paraId="60A6F09A" w14:textId="77777777" w:rsidTr="00A611C1">
        <w:trPr>
          <w:trHeight w:val="777"/>
          <w:jc w:val="center"/>
        </w:trPr>
        <w:tc>
          <w:tcPr>
            <w:tcW w:w="2185" w:type="dxa"/>
          </w:tcPr>
          <w:p w14:paraId="7C66629C" w14:textId="5B0B425D" w:rsidR="005974AE" w:rsidRPr="00B35ACF" w:rsidRDefault="005974AE" w:rsidP="005974AE">
            <w:pPr>
              <w:keepNext/>
              <w:rPr>
                <w:rFonts w:cs="Tahoma"/>
              </w:rPr>
            </w:pPr>
            <w:r w:rsidRPr="00FF5271">
              <w:t>Web Service</w:t>
            </w:r>
          </w:p>
        </w:tc>
        <w:tc>
          <w:tcPr>
            <w:tcW w:w="5280" w:type="dxa"/>
          </w:tcPr>
          <w:p w14:paraId="7EE1FCAB" w14:textId="26B2CCD6" w:rsidR="005974AE" w:rsidRPr="00B35ACF" w:rsidRDefault="005974AE" w:rsidP="005974AE">
            <w:pPr>
              <w:keepNext/>
              <w:rPr>
                <w:rFonts w:cs="Tahoma"/>
              </w:rPr>
            </w:pPr>
            <w:r w:rsidRPr="00FF5271">
              <w:t>A Web service is a self-contained, self-describing, modular application that can be published, located, and invoked across the Web. Web services perform functions that can be anything from simple requests to complicated business processes.</w:t>
            </w:r>
          </w:p>
        </w:tc>
        <w:tc>
          <w:tcPr>
            <w:tcW w:w="2372" w:type="dxa"/>
            <w:hideMark/>
          </w:tcPr>
          <w:p w14:paraId="3EA73205" w14:textId="780C1776" w:rsidR="005974AE" w:rsidRPr="00B35ACF" w:rsidRDefault="00000000" w:rsidP="005974AE">
            <w:pPr>
              <w:pStyle w:val="BodyText"/>
            </w:pPr>
            <w:sdt>
              <w:sdtPr>
                <w:rPr>
                  <w:color w:val="C00000"/>
                </w:rPr>
                <w:id w:val="-2101018927"/>
                <w:placeholder>
                  <w:docPart w:val="DAE6693E4BAB4E7792B0BAABBD39F921"/>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5974AE">
                  <w:rPr>
                    <w:color w:val="C00000"/>
                  </w:rPr>
                  <w:t>In Glossary</w:t>
                </w:r>
              </w:sdtContent>
            </w:sdt>
          </w:p>
          <w:p w14:paraId="2F36B412" w14:textId="7E92A685" w:rsidR="005974AE" w:rsidRPr="00B35ACF" w:rsidRDefault="005974AE" w:rsidP="005974AE">
            <w:pPr>
              <w:pStyle w:val="BodyText"/>
              <w:rPr>
                <w:rFonts w:eastAsia="Calibri"/>
              </w:rPr>
            </w:pPr>
          </w:p>
        </w:tc>
      </w:tr>
      <w:tr w:rsidR="005974AE" w:rsidRPr="00B35ACF" w14:paraId="6653BCAE" w14:textId="77777777" w:rsidTr="00A611C1">
        <w:trPr>
          <w:trHeight w:val="777"/>
          <w:jc w:val="center"/>
        </w:trPr>
        <w:tc>
          <w:tcPr>
            <w:tcW w:w="2185" w:type="dxa"/>
          </w:tcPr>
          <w:p w14:paraId="41886C5A" w14:textId="05A7E67E" w:rsidR="005974AE" w:rsidRPr="00B35ACF" w:rsidRDefault="005974AE" w:rsidP="005974AE">
            <w:pPr>
              <w:keepNext/>
              <w:rPr>
                <w:rFonts w:cs="Tahoma"/>
              </w:rPr>
            </w:pPr>
            <w:r w:rsidRPr="00FF5271">
              <w:t>XML (eXtensible Markup Language)</w:t>
            </w:r>
          </w:p>
        </w:tc>
        <w:tc>
          <w:tcPr>
            <w:tcW w:w="5280" w:type="dxa"/>
          </w:tcPr>
          <w:p w14:paraId="29B1A2F2" w14:textId="494F5EF5" w:rsidR="005974AE" w:rsidRPr="00B35ACF" w:rsidRDefault="005974AE" w:rsidP="005974AE">
            <w:pPr>
              <w:keepNext/>
              <w:rPr>
                <w:rFonts w:cs="Tahoma"/>
              </w:rPr>
            </w:pPr>
            <w:r w:rsidRPr="00FF5271">
              <w:t>XML (eXtensible Markup Language) is an internet specification for web documents that enables tags to be used that provide functionality beyond that in Hyper Text Markup Language (HTML). In contrast to HTML, XML has the ability to allow information of indeterminate length to be transmitted to a PSAP call taker or dispatcher versus the current restriction that requires information to fit the parameters of pre-defined fields.</w:t>
            </w:r>
          </w:p>
        </w:tc>
        <w:tc>
          <w:tcPr>
            <w:tcW w:w="2372" w:type="dxa"/>
            <w:hideMark/>
          </w:tcPr>
          <w:p w14:paraId="1EC4E71F" w14:textId="2A2EBED3" w:rsidR="005974AE" w:rsidRPr="00B35ACF" w:rsidRDefault="00000000" w:rsidP="005974AE">
            <w:pPr>
              <w:pStyle w:val="BodyText"/>
            </w:pPr>
            <w:sdt>
              <w:sdtPr>
                <w:rPr>
                  <w:color w:val="C00000"/>
                </w:rPr>
                <w:id w:val="-944071877"/>
                <w:placeholder>
                  <w:docPart w:val="19ABF4B5171F4939809EFB11290FEA6F"/>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5974AE">
                  <w:rPr>
                    <w:color w:val="C00000"/>
                  </w:rPr>
                  <w:t>In Glossary</w:t>
                </w:r>
              </w:sdtContent>
            </w:sdt>
          </w:p>
          <w:p w14:paraId="02E35580" w14:textId="17CBEF4C" w:rsidR="005974AE" w:rsidRPr="00B35ACF" w:rsidRDefault="005974AE" w:rsidP="005974AE">
            <w:pPr>
              <w:pStyle w:val="BodyText"/>
              <w:rPr>
                <w:rFonts w:eastAsia="Calibri"/>
              </w:rPr>
            </w:pPr>
          </w:p>
        </w:tc>
      </w:tr>
      <w:tr w:rsidR="00BC4569" w:rsidRPr="00B35ACF" w14:paraId="665604F9" w14:textId="77777777" w:rsidTr="00A611C1">
        <w:trPr>
          <w:trHeight w:val="777"/>
          <w:jc w:val="center"/>
        </w:trPr>
        <w:tc>
          <w:tcPr>
            <w:tcW w:w="2185" w:type="dxa"/>
          </w:tcPr>
          <w:p w14:paraId="71427999" w14:textId="4AF8DF67" w:rsidR="00BC4569" w:rsidRPr="00B35ACF" w:rsidRDefault="00BC4569" w:rsidP="00BC4569">
            <w:pPr>
              <w:keepNext/>
              <w:rPr>
                <w:rFonts w:cs="Tahoma"/>
              </w:rPr>
            </w:pPr>
            <w:r w:rsidRPr="00144583">
              <w:t>YAML (YAML Ain't Markup Language)</w:t>
            </w:r>
          </w:p>
        </w:tc>
        <w:tc>
          <w:tcPr>
            <w:tcW w:w="5280" w:type="dxa"/>
          </w:tcPr>
          <w:p w14:paraId="1E3FE40F" w14:textId="242220CB" w:rsidR="00BC4569" w:rsidRPr="00B35ACF" w:rsidRDefault="00BC4569" w:rsidP="00BC4569">
            <w:pPr>
              <w:keepNext/>
              <w:rPr>
                <w:rFonts w:cs="Tahoma"/>
              </w:rPr>
            </w:pPr>
            <w:r w:rsidRPr="00144583">
              <w:t>YAML (YAML Ain't Markup Language) is a human-readable data-serialization language; commonly used for configuration files and in applications where data is being stored or transmitted.</w:t>
            </w:r>
          </w:p>
        </w:tc>
        <w:tc>
          <w:tcPr>
            <w:tcW w:w="2372" w:type="dxa"/>
            <w:hideMark/>
          </w:tcPr>
          <w:p w14:paraId="141CE87F" w14:textId="7CF5362D" w:rsidR="00BC4569" w:rsidRPr="00B35ACF" w:rsidRDefault="00000000" w:rsidP="00BC4569">
            <w:pPr>
              <w:pStyle w:val="BodyText"/>
            </w:pPr>
            <w:sdt>
              <w:sdtPr>
                <w:rPr>
                  <w:color w:val="C00000"/>
                </w:rPr>
                <w:id w:val="-1578206071"/>
                <w:placeholder>
                  <w:docPart w:val="E47566252A7C4BEBA5C135CD7735BE77"/>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BC4569">
                  <w:rPr>
                    <w:color w:val="C00000"/>
                  </w:rPr>
                  <w:t>In Glossary</w:t>
                </w:r>
              </w:sdtContent>
            </w:sdt>
          </w:p>
          <w:p w14:paraId="341009D5" w14:textId="381CFBE9" w:rsidR="00BC4569" w:rsidRPr="00B35ACF" w:rsidRDefault="00BC4569" w:rsidP="00BC4569">
            <w:pPr>
              <w:pStyle w:val="BodyText"/>
              <w:rPr>
                <w:rFonts w:eastAsia="Calibri"/>
              </w:rPr>
            </w:pPr>
          </w:p>
        </w:tc>
      </w:tr>
      <w:tr w:rsidR="0098453B" w:rsidRPr="00B35ACF" w14:paraId="7A0325EE" w14:textId="77777777" w:rsidTr="00A611C1">
        <w:trPr>
          <w:trHeight w:val="777"/>
          <w:jc w:val="center"/>
        </w:trPr>
        <w:tc>
          <w:tcPr>
            <w:tcW w:w="2185" w:type="dxa"/>
          </w:tcPr>
          <w:p w14:paraId="18B08E1B" w14:textId="14B56E7A" w:rsidR="0098453B" w:rsidRPr="00B35ACF" w:rsidRDefault="0098453B" w:rsidP="00236607">
            <w:pPr>
              <w:keepNext/>
              <w:rPr>
                <w:rFonts w:cs="Tahoma"/>
              </w:rPr>
            </w:pPr>
          </w:p>
        </w:tc>
        <w:tc>
          <w:tcPr>
            <w:tcW w:w="5280" w:type="dxa"/>
          </w:tcPr>
          <w:p w14:paraId="48485835" w14:textId="77777777" w:rsidR="0098453B" w:rsidRPr="00B35ACF" w:rsidRDefault="0098453B" w:rsidP="00236607">
            <w:pPr>
              <w:keepNext/>
              <w:rPr>
                <w:rFonts w:cs="Tahoma"/>
              </w:rPr>
            </w:pPr>
          </w:p>
        </w:tc>
        <w:tc>
          <w:tcPr>
            <w:tcW w:w="2372" w:type="dxa"/>
            <w:hideMark/>
          </w:tcPr>
          <w:p w14:paraId="1A6CBE26" w14:textId="77777777" w:rsidR="0098453B" w:rsidRPr="00B35ACF" w:rsidRDefault="00000000" w:rsidP="00236607">
            <w:pPr>
              <w:pStyle w:val="BodyText"/>
            </w:pPr>
            <w:sdt>
              <w:sdtPr>
                <w:rPr>
                  <w:color w:val="C00000"/>
                </w:rPr>
                <w:id w:val="-225371945"/>
                <w:placeholder>
                  <w:docPart w:val="3A69AC97215B48BA91405C73166EB1A9"/>
                </w:placeholder>
                <w:showingPlcHd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98453B" w:rsidRPr="001E61EF">
                  <w:rPr>
                    <w:rFonts w:ascii="Tahoma" w:hAnsi="Tahoma" w:cs="Tahoma"/>
                  </w:rPr>
                  <w:t>Select</w:t>
                </w:r>
              </w:sdtContent>
            </w:sdt>
          </w:p>
          <w:p w14:paraId="58C789ED" w14:textId="501D7244" w:rsidR="0098453B" w:rsidRPr="00B35ACF" w:rsidRDefault="0098453B" w:rsidP="00236607">
            <w:pPr>
              <w:pStyle w:val="BodyText"/>
              <w:rPr>
                <w:rFonts w:eastAsia="Calibri"/>
              </w:rPr>
            </w:pPr>
          </w:p>
        </w:tc>
      </w:tr>
      <w:tr w:rsidR="0098453B" w:rsidRPr="00B35ACF" w14:paraId="18658CB0" w14:textId="77777777" w:rsidTr="00A611C1">
        <w:trPr>
          <w:trHeight w:val="777"/>
          <w:jc w:val="center"/>
        </w:trPr>
        <w:tc>
          <w:tcPr>
            <w:tcW w:w="2185" w:type="dxa"/>
          </w:tcPr>
          <w:p w14:paraId="4AD7A8F3" w14:textId="6F72D075" w:rsidR="0098453B" w:rsidRPr="00B35ACF" w:rsidRDefault="0098453B" w:rsidP="00236607">
            <w:pPr>
              <w:keepNext/>
              <w:rPr>
                <w:rFonts w:cs="Tahoma"/>
              </w:rPr>
            </w:pPr>
          </w:p>
        </w:tc>
        <w:tc>
          <w:tcPr>
            <w:tcW w:w="5280" w:type="dxa"/>
          </w:tcPr>
          <w:p w14:paraId="4E79599A" w14:textId="77777777" w:rsidR="0098453B" w:rsidRPr="00B35ACF" w:rsidRDefault="0098453B" w:rsidP="00236607">
            <w:pPr>
              <w:keepNext/>
              <w:rPr>
                <w:rFonts w:cs="Tahoma"/>
              </w:rPr>
            </w:pPr>
          </w:p>
        </w:tc>
        <w:tc>
          <w:tcPr>
            <w:tcW w:w="2372" w:type="dxa"/>
            <w:hideMark/>
          </w:tcPr>
          <w:p w14:paraId="206F554B" w14:textId="77777777" w:rsidR="0098453B" w:rsidRPr="00B35ACF" w:rsidRDefault="00000000" w:rsidP="00236607">
            <w:pPr>
              <w:pStyle w:val="BodyText"/>
            </w:pPr>
            <w:sdt>
              <w:sdtPr>
                <w:rPr>
                  <w:color w:val="C00000"/>
                </w:rPr>
                <w:id w:val="978647387"/>
                <w:placeholder>
                  <w:docPart w:val="FA07FA96710D4E6A8304610A6253A726"/>
                </w:placeholder>
                <w:showingPlcHd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98453B" w:rsidRPr="001E61EF">
                  <w:rPr>
                    <w:rFonts w:ascii="Tahoma" w:hAnsi="Tahoma" w:cs="Tahoma"/>
                  </w:rPr>
                  <w:t>Select</w:t>
                </w:r>
              </w:sdtContent>
            </w:sdt>
          </w:p>
          <w:p w14:paraId="6A27EABF" w14:textId="0D64CF56" w:rsidR="0098453B" w:rsidRPr="00B35ACF" w:rsidRDefault="0098453B" w:rsidP="00236607">
            <w:pPr>
              <w:pStyle w:val="BodyText"/>
              <w:rPr>
                <w:rFonts w:eastAsia="Calibri"/>
              </w:rPr>
            </w:pPr>
          </w:p>
        </w:tc>
      </w:tr>
      <w:tr w:rsidR="0098453B" w:rsidRPr="00B35ACF" w14:paraId="591F756A" w14:textId="77777777" w:rsidTr="00A611C1">
        <w:trPr>
          <w:trHeight w:val="777"/>
          <w:jc w:val="center"/>
        </w:trPr>
        <w:tc>
          <w:tcPr>
            <w:tcW w:w="2185" w:type="dxa"/>
          </w:tcPr>
          <w:p w14:paraId="4E2629CD" w14:textId="712FF1D8" w:rsidR="0098453B" w:rsidRPr="00B35ACF" w:rsidRDefault="0098453B" w:rsidP="00236607">
            <w:pPr>
              <w:keepNext/>
              <w:rPr>
                <w:rFonts w:cs="Tahoma"/>
              </w:rPr>
            </w:pPr>
          </w:p>
        </w:tc>
        <w:tc>
          <w:tcPr>
            <w:tcW w:w="5280" w:type="dxa"/>
          </w:tcPr>
          <w:p w14:paraId="291E7358" w14:textId="77777777" w:rsidR="0098453B" w:rsidRPr="00B35ACF" w:rsidRDefault="0098453B" w:rsidP="00236607">
            <w:pPr>
              <w:keepNext/>
              <w:rPr>
                <w:rFonts w:cs="Tahoma"/>
              </w:rPr>
            </w:pPr>
          </w:p>
        </w:tc>
        <w:tc>
          <w:tcPr>
            <w:tcW w:w="2372" w:type="dxa"/>
            <w:hideMark/>
          </w:tcPr>
          <w:p w14:paraId="103BB098" w14:textId="77777777" w:rsidR="0098453B" w:rsidRPr="00B35ACF" w:rsidRDefault="00000000" w:rsidP="00236607">
            <w:pPr>
              <w:pStyle w:val="BodyText"/>
            </w:pPr>
            <w:sdt>
              <w:sdtPr>
                <w:rPr>
                  <w:color w:val="C00000"/>
                </w:rPr>
                <w:id w:val="944034844"/>
                <w:placeholder>
                  <w:docPart w:val="A6B4FE87B1CA48C5AFEA870035D582CC"/>
                </w:placeholder>
                <w:showingPlcHd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98453B" w:rsidRPr="001E61EF">
                  <w:rPr>
                    <w:rFonts w:ascii="Tahoma" w:hAnsi="Tahoma" w:cs="Tahoma"/>
                  </w:rPr>
                  <w:t>Select</w:t>
                </w:r>
              </w:sdtContent>
            </w:sdt>
          </w:p>
          <w:p w14:paraId="5CF25E7B" w14:textId="0B7C68B8" w:rsidR="0098453B" w:rsidRPr="00B35ACF" w:rsidRDefault="0098453B" w:rsidP="00236607">
            <w:pPr>
              <w:pStyle w:val="BodyText"/>
              <w:rPr>
                <w:rFonts w:eastAsia="Calibri"/>
              </w:rPr>
            </w:pPr>
          </w:p>
        </w:tc>
      </w:tr>
    </w:tbl>
    <w:p w14:paraId="61FD81F1" w14:textId="1C3A9235" w:rsidR="00834F03" w:rsidRPr="00B0659C" w:rsidRDefault="00834F03" w:rsidP="00053787">
      <w:pPr>
        <w:pStyle w:val="Heading1"/>
      </w:pPr>
      <w:bookmarkStart w:id="2763" w:name="_Ref206134190"/>
      <w:bookmarkStart w:id="2764" w:name="_Ref206134292"/>
      <w:bookmarkStart w:id="2765" w:name="_Toc233105533"/>
      <w:r w:rsidRPr="00B0659C">
        <w:t>References</w:t>
      </w:r>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763"/>
      <w:bookmarkEnd w:id="2764"/>
      <w:bookmarkEnd w:id="2765"/>
    </w:p>
    <w:p w14:paraId="3BF45DA8" w14:textId="2793C072" w:rsidR="00590E58" w:rsidRPr="006E569F" w:rsidRDefault="00590E58" w:rsidP="00590E58">
      <w:pPr>
        <w:pStyle w:val="BodyText"/>
      </w:pPr>
      <w:r w:rsidRPr="002671C2">
        <w:rPr>
          <w:b/>
          <w:bCs/>
          <w:color w:val="C00000"/>
        </w:rPr>
        <w:t>NOTE to document editor:</w:t>
      </w:r>
      <w:r w:rsidRPr="00103142">
        <w:rPr>
          <w:color w:val="C00000"/>
        </w:rPr>
        <w:t xml:space="preserve"> Remove reference </w:t>
      </w:r>
      <w:r w:rsidR="008504A6" w:rsidRPr="00FB29DC">
        <w:rPr>
          <w:color w:val="0000FF"/>
        </w:rPr>
        <w:fldChar w:fldCharType="begin"/>
      </w:r>
      <w:r w:rsidR="008504A6" w:rsidRPr="00FB29DC">
        <w:rPr>
          <w:color w:val="0000FF"/>
        </w:rPr>
        <w:instrText xml:space="preserve"> REF _Ref97111394 \r \h </w:instrText>
      </w:r>
      <w:r w:rsidR="003906E3">
        <w:rPr>
          <w:color w:val="0000FF"/>
        </w:rPr>
        <w:instrText xml:space="preserve"> \* MERGEFORMAT </w:instrText>
      </w:r>
      <w:r w:rsidR="008504A6" w:rsidRPr="00FB29DC">
        <w:rPr>
          <w:color w:val="0000FF"/>
        </w:rPr>
      </w:r>
      <w:r w:rsidR="008504A6" w:rsidRPr="00FB29DC">
        <w:rPr>
          <w:color w:val="0000FF"/>
        </w:rPr>
        <w:fldChar w:fldCharType="separate"/>
      </w:r>
      <w:r w:rsidR="00DC62F5">
        <w:rPr>
          <w:color w:val="0000FF"/>
        </w:rPr>
        <w:t>[4]</w:t>
      </w:r>
      <w:r w:rsidR="008504A6" w:rsidRPr="00FB29DC">
        <w:rPr>
          <w:color w:val="0000FF"/>
        </w:rPr>
        <w:fldChar w:fldCharType="end"/>
      </w:r>
      <w:r w:rsidR="00485F8B" w:rsidRPr="00485F8B">
        <w:rPr>
          <w:color w:val="C00000"/>
        </w:rPr>
        <w:t xml:space="preserve">, </w:t>
      </w:r>
      <w:r w:rsidR="00485F8B" w:rsidRPr="00FB29DC">
        <w:rPr>
          <w:color w:val="0000FF"/>
        </w:rPr>
        <w:fldChar w:fldCharType="begin"/>
      </w:r>
      <w:r w:rsidR="00485F8B" w:rsidRPr="00FB29DC">
        <w:rPr>
          <w:color w:val="0000FF"/>
        </w:rPr>
        <w:instrText xml:space="preserve"> REF _Ref96694756 \r \h </w:instrText>
      </w:r>
      <w:r w:rsidR="00485F8B">
        <w:rPr>
          <w:color w:val="0000FF"/>
        </w:rPr>
        <w:instrText xml:space="preserve"> \* MERGEFORMAT </w:instrText>
      </w:r>
      <w:r w:rsidR="00485F8B" w:rsidRPr="00FB29DC">
        <w:rPr>
          <w:color w:val="0000FF"/>
        </w:rPr>
      </w:r>
      <w:r w:rsidR="00485F8B" w:rsidRPr="00FB29DC">
        <w:rPr>
          <w:color w:val="0000FF"/>
        </w:rPr>
        <w:fldChar w:fldCharType="separate"/>
      </w:r>
      <w:r w:rsidR="00DC62F5">
        <w:rPr>
          <w:color w:val="0000FF"/>
        </w:rPr>
        <w:t>[5]</w:t>
      </w:r>
      <w:r w:rsidR="00485F8B" w:rsidRPr="00FB29DC">
        <w:rPr>
          <w:color w:val="0000FF"/>
        </w:rPr>
        <w:fldChar w:fldCharType="end"/>
      </w:r>
      <w:r w:rsidR="00485F8B" w:rsidRPr="00485F8B">
        <w:rPr>
          <w:color w:val="C00000"/>
        </w:rPr>
        <w:t>, and</w:t>
      </w:r>
      <w:r w:rsidR="008E7DA5">
        <w:rPr>
          <w:color w:val="C00000"/>
        </w:rPr>
        <w:t xml:space="preserve"> </w:t>
      </w:r>
      <w:r w:rsidR="008E7DA5">
        <w:rPr>
          <w:color w:val="0000FF"/>
        </w:rPr>
        <w:fldChar w:fldCharType="begin"/>
      </w:r>
      <w:r w:rsidR="008E7DA5">
        <w:rPr>
          <w:color w:val="0000FF"/>
        </w:rPr>
        <w:instrText xml:space="preserve"> REF _Ref209767154 \r \h </w:instrText>
      </w:r>
      <w:r w:rsidR="008E7DA5">
        <w:rPr>
          <w:color w:val="0000FF"/>
        </w:rPr>
      </w:r>
      <w:r w:rsidR="008E7DA5">
        <w:rPr>
          <w:color w:val="0000FF"/>
        </w:rPr>
        <w:fldChar w:fldCharType="separate"/>
      </w:r>
      <w:r w:rsidR="00DC62F5">
        <w:rPr>
          <w:color w:val="0000FF"/>
        </w:rPr>
        <w:t>[6]</w:t>
      </w:r>
      <w:r w:rsidR="008E7DA5">
        <w:rPr>
          <w:color w:val="0000FF"/>
        </w:rPr>
        <w:fldChar w:fldCharType="end"/>
      </w:r>
      <w:r w:rsidRPr="00103142">
        <w:rPr>
          <w:color w:val="C00000"/>
        </w:rPr>
        <w:t xml:space="preserve"> if the </w:t>
      </w:r>
      <w:hyperlink w:anchor="DescribingArtifacts" w:history="1">
        <w:r w:rsidRPr="008E7DA5">
          <w:rPr>
            <w:rStyle w:val="Hyperlink"/>
          </w:rPr>
          <w:t xml:space="preserve">Describing </w:t>
        </w:r>
        <w:r w:rsidR="00FE2775" w:rsidRPr="008E7DA5">
          <w:rPr>
            <w:rStyle w:val="Hyperlink"/>
          </w:rPr>
          <w:t>Artifacts</w:t>
        </w:r>
      </w:hyperlink>
      <w:r w:rsidRPr="00103142">
        <w:rPr>
          <w:color w:val="C00000"/>
        </w:rPr>
        <w:t xml:space="preserve"> section was removed from the beginning of the document and it is not referenced elsewhere in the document. </w:t>
      </w:r>
    </w:p>
    <w:p w14:paraId="11A065F5" w14:textId="5E7738B0" w:rsidR="0051099F" w:rsidRPr="00106DA2" w:rsidRDefault="0051099F" w:rsidP="00C17553">
      <w:pPr>
        <w:pStyle w:val="ListParagraph"/>
        <w:numPr>
          <w:ilvl w:val="0"/>
          <w:numId w:val="6"/>
        </w:numPr>
        <w:ind w:left="720" w:hanging="720"/>
      </w:pPr>
      <w:bookmarkStart w:id="2766" w:name="_Ref112851572"/>
      <w:bookmarkStart w:id="2767" w:name="_Ref96694402"/>
      <w:bookmarkStart w:id="2768" w:name="_Ref96694719"/>
      <w:bookmarkStart w:id="2769" w:name="_Ref83594567"/>
      <w:bookmarkStart w:id="2770" w:name="_Ref494206809"/>
      <w:r w:rsidRPr="00B0659C">
        <w:t xml:space="preserve">National </w:t>
      </w:r>
      <w:r w:rsidRPr="00106DA2">
        <w:t>Emergency Number Association. “NENA Knowledge Base Glossary.”</w:t>
      </w:r>
      <w:r w:rsidR="00A00A0F" w:rsidRPr="00106DA2">
        <w:t xml:space="preserve"> Updated</w:t>
      </w:r>
      <w:r w:rsidR="004969FA" w:rsidRPr="00106DA2">
        <w:t xml:space="preserve"> </w:t>
      </w:r>
      <w:commentRangeStart w:id="2771"/>
      <w:r w:rsidR="004969FA" w:rsidRPr="00106DA2">
        <w:t xml:space="preserve">[insert </w:t>
      </w:r>
      <w:r w:rsidR="00D73F84">
        <w:t xml:space="preserve">the </w:t>
      </w:r>
      <w:r w:rsidR="00EC6284" w:rsidRPr="00106DA2">
        <w:t>date</w:t>
      </w:r>
      <w:r w:rsidR="00AB3244">
        <w:t xml:space="preserve"> </w:t>
      </w:r>
      <w:r w:rsidR="00E35DFF">
        <w:t>indicated at “A</w:t>
      </w:r>
      <w:r w:rsidR="00D73F84">
        <w:t xml:space="preserve">pproved updates to NENA Knowledge Base Glossary </w:t>
      </w:r>
      <w:r w:rsidR="00E35DFF">
        <w:t xml:space="preserve">last </w:t>
      </w:r>
      <w:r w:rsidR="00D73F84">
        <w:t>made</w:t>
      </w:r>
      <w:r w:rsidR="00E35DFF">
        <w:t>”</w:t>
      </w:r>
      <w:r w:rsidR="00D73F84">
        <w:t xml:space="preserve"> as found at the cited link</w:t>
      </w:r>
      <w:r w:rsidR="00EC6284" w:rsidRPr="00106DA2">
        <w:t xml:space="preserve"> </w:t>
      </w:r>
      <w:r w:rsidR="004969FA" w:rsidRPr="00106DA2">
        <w:t>in the format Month DD, YYYY].</w:t>
      </w:r>
      <w:r w:rsidR="00A00A0F" w:rsidRPr="00106DA2">
        <w:t xml:space="preserve"> </w:t>
      </w:r>
      <w:commentRangeEnd w:id="2771"/>
      <w:r w:rsidR="00B46583">
        <w:rPr>
          <w:rStyle w:val="CommentReference"/>
          <w:sz w:val="20"/>
          <w:szCs w:val="20"/>
        </w:rPr>
        <w:commentReference w:id="2771"/>
      </w:r>
      <w:hyperlink r:id="rId49" w:history="1">
        <w:r w:rsidR="003D2794" w:rsidRPr="00106DA2">
          <w:rPr>
            <w:rStyle w:val="Hyperlink"/>
          </w:rPr>
          <w:t>https://kb.nena.org/wiki/Category:Glossary</w:t>
        </w:r>
      </w:hyperlink>
      <w:r w:rsidRPr="00106DA2">
        <w:t>.</w:t>
      </w:r>
      <w:bookmarkEnd w:id="2766"/>
    </w:p>
    <w:p w14:paraId="26015F87" w14:textId="77777777" w:rsidR="00083AA2" w:rsidRDefault="00083AA2" w:rsidP="00C17553">
      <w:pPr>
        <w:pStyle w:val="ListParagraph"/>
        <w:numPr>
          <w:ilvl w:val="0"/>
          <w:numId w:val="6"/>
        </w:numPr>
        <w:ind w:left="720" w:hanging="720"/>
      </w:pPr>
      <w:bookmarkStart w:id="2772" w:name="_Ref142990105"/>
      <w:r w:rsidRPr="00106DA2">
        <w:t xml:space="preserve">Internet Engineering Task Force. </w:t>
      </w:r>
      <w:r w:rsidRPr="00106DA2">
        <w:rPr>
          <w:i/>
          <w:iCs/>
        </w:rPr>
        <w:t>Key words for use in RFCs to Indicate Requirement Levels</w:t>
      </w:r>
      <w:r w:rsidRPr="00106DA2">
        <w:t xml:space="preserve">. S. Bradner. </w:t>
      </w:r>
      <w:hyperlink r:id="rId50" w:history="1">
        <w:r w:rsidRPr="00106DA2">
          <w:rPr>
            <w:rStyle w:val="Hyperlink"/>
          </w:rPr>
          <w:t>RFC 2119</w:t>
        </w:r>
      </w:hyperlink>
      <w:r w:rsidRPr="00106DA2">
        <w:t>, March 1997.</w:t>
      </w:r>
      <w:bookmarkEnd w:id="2767"/>
      <w:bookmarkEnd w:id="2772"/>
    </w:p>
    <w:p w14:paraId="185B007E" w14:textId="168323D4" w:rsidR="00A75F12" w:rsidRPr="00A75F12" w:rsidRDefault="00A75F12" w:rsidP="00C17553">
      <w:pPr>
        <w:pStyle w:val="ListParagraph"/>
        <w:numPr>
          <w:ilvl w:val="0"/>
          <w:numId w:val="6"/>
        </w:numPr>
        <w:ind w:left="720" w:hanging="720"/>
      </w:pPr>
      <w:bookmarkStart w:id="2773" w:name="_Ref196479458"/>
      <w:r w:rsidRPr="00B73B3F">
        <w:t xml:space="preserve">Internet Engineering Task Force. </w:t>
      </w:r>
      <w:r w:rsidRPr="00A75F12">
        <w:rPr>
          <w:i/>
          <w:iCs/>
        </w:rPr>
        <w:t>Ambiguity of Uppercase vs Lowercase in RFC 2119 Key Words</w:t>
      </w:r>
      <w:r w:rsidRPr="00B73B3F">
        <w:t xml:space="preserve">. </w:t>
      </w:r>
      <w:r>
        <w:t>B</w:t>
      </w:r>
      <w:r w:rsidRPr="00B73B3F">
        <w:t xml:space="preserve">. </w:t>
      </w:r>
      <w:r>
        <w:t>Leiba</w:t>
      </w:r>
      <w:r w:rsidRPr="00B73B3F">
        <w:t xml:space="preserve">. </w:t>
      </w:r>
      <w:hyperlink r:id="rId51" w:history="1">
        <w:r w:rsidRPr="00B73B3F">
          <w:rPr>
            <w:rStyle w:val="Hyperlink"/>
            <w:rFonts w:cs="Tahoma"/>
          </w:rPr>
          <w:t xml:space="preserve">RFC </w:t>
        </w:r>
        <w:r>
          <w:rPr>
            <w:rStyle w:val="Hyperlink"/>
            <w:rFonts w:cs="Tahoma"/>
          </w:rPr>
          <w:t>8174</w:t>
        </w:r>
      </w:hyperlink>
      <w:r w:rsidRPr="00B73B3F">
        <w:t xml:space="preserve">, </w:t>
      </w:r>
      <w:r w:rsidR="008504A6">
        <w:t>May 2017</w:t>
      </w:r>
      <w:r w:rsidRPr="00B73B3F">
        <w:t>.</w:t>
      </w:r>
      <w:bookmarkEnd w:id="2773"/>
    </w:p>
    <w:p w14:paraId="2B16B137" w14:textId="7AAFE7E8" w:rsidR="00F53D34" w:rsidRDefault="00F53D34" w:rsidP="00F53D34">
      <w:pPr>
        <w:pStyle w:val="ListParagraph"/>
        <w:numPr>
          <w:ilvl w:val="0"/>
          <w:numId w:val="6"/>
        </w:numPr>
        <w:ind w:left="720" w:hanging="720"/>
      </w:pPr>
      <w:bookmarkStart w:id="2774" w:name="_Ref179973806"/>
      <w:bookmarkStart w:id="2775" w:name="_Ref97111394"/>
      <w:r w:rsidRPr="00106DA2">
        <w:t xml:space="preserve">National Emergency Number Association. </w:t>
      </w:r>
      <w:r w:rsidRPr="00F51C56">
        <w:rPr>
          <w:i/>
          <w:iCs/>
        </w:rPr>
        <w:t>NENA Rules for Use of Version Control Repositories</w:t>
      </w:r>
      <w:r>
        <w:t xml:space="preserve">. </w:t>
      </w:r>
      <w:hyperlink r:id="rId52" w:history="1">
        <w:r w:rsidRPr="00F51C56">
          <w:rPr>
            <w:rStyle w:val="Hyperlink"/>
            <w:rFonts w:cs="Tahoma"/>
          </w:rPr>
          <w:t>NENA-ADM-012.1-2022</w:t>
        </w:r>
      </w:hyperlink>
      <w:r>
        <w:t xml:space="preserve">. </w:t>
      </w:r>
      <w:r w:rsidRPr="00F51C56">
        <w:t>A</w:t>
      </w:r>
      <w:r>
        <w:t>lexandria</w:t>
      </w:r>
      <w:r w:rsidRPr="00F51C56">
        <w:t xml:space="preserve">, VA: NENA, approved </w:t>
      </w:r>
      <w:r>
        <w:t>November 8</w:t>
      </w:r>
      <w:r w:rsidRPr="00F51C56">
        <w:t>, 202</w:t>
      </w:r>
      <w:r>
        <w:t>2</w:t>
      </w:r>
      <w:r w:rsidRPr="00F51C56">
        <w:t>.</w:t>
      </w:r>
      <w:bookmarkEnd w:id="2774"/>
    </w:p>
    <w:p w14:paraId="39E07717" w14:textId="77777777" w:rsidR="00F769CF" w:rsidRDefault="00083AA2" w:rsidP="00C17553">
      <w:pPr>
        <w:pStyle w:val="ListParagraph"/>
        <w:numPr>
          <w:ilvl w:val="0"/>
          <w:numId w:val="6"/>
        </w:numPr>
        <w:ind w:left="720" w:hanging="720"/>
        <w:rPr>
          <w:rFonts w:cs="Tahoma"/>
        </w:rPr>
      </w:pPr>
      <w:bookmarkStart w:id="2776" w:name="_Ref96694756"/>
      <w:bookmarkStart w:id="2777" w:name="_Ref97111454"/>
      <w:bookmarkStart w:id="2778" w:name="_Ref182252086"/>
      <w:bookmarkEnd w:id="2768"/>
      <w:bookmarkEnd w:id="2775"/>
      <w:r w:rsidRPr="00106DA2">
        <w:rPr>
          <w:rFonts w:cs="Tahoma"/>
        </w:rPr>
        <w:t xml:space="preserve">OpenAPI Initiative. </w:t>
      </w:r>
      <w:r w:rsidRPr="00106DA2">
        <w:rPr>
          <w:rFonts w:cs="Tahoma"/>
          <w:i/>
          <w:iCs/>
        </w:rPr>
        <w:t>OpenAPI Specification 3.1.0 Released</w:t>
      </w:r>
      <w:r w:rsidRPr="00106DA2">
        <w:rPr>
          <w:rFonts w:cs="Tahoma"/>
        </w:rPr>
        <w:t xml:space="preserve">. </w:t>
      </w:r>
      <w:hyperlink r:id="rId53" w:history="1">
        <w:r w:rsidRPr="00106DA2">
          <w:rPr>
            <w:rStyle w:val="Hyperlink"/>
          </w:rPr>
          <w:t>https://www.openapis.org/blog/2021/02/18/openapi</w:t>
        </w:r>
        <w:r w:rsidR="00FF592F" w:rsidRPr="00106DA2">
          <w:rPr>
            <w:rStyle w:val="Hyperlink"/>
          </w:rPr>
          <w:noBreakHyphen/>
        </w:r>
        <w:r w:rsidRPr="00106DA2">
          <w:rPr>
            <w:rStyle w:val="Hyperlink"/>
          </w:rPr>
          <w:t>specification</w:t>
        </w:r>
        <w:r w:rsidR="00FF592F" w:rsidRPr="00106DA2">
          <w:rPr>
            <w:rStyle w:val="Hyperlink"/>
          </w:rPr>
          <w:noBreakHyphen/>
        </w:r>
        <w:r w:rsidRPr="00106DA2">
          <w:rPr>
            <w:rStyle w:val="Hyperlink"/>
          </w:rPr>
          <w:t>3</w:t>
        </w:r>
        <w:r w:rsidR="00FF592F" w:rsidRPr="00106DA2">
          <w:rPr>
            <w:rStyle w:val="Hyperlink"/>
          </w:rPr>
          <w:noBreakHyphen/>
        </w:r>
        <w:r w:rsidRPr="00106DA2">
          <w:rPr>
            <w:rStyle w:val="Hyperlink"/>
          </w:rPr>
          <w:t>1</w:t>
        </w:r>
        <w:r w:rsidR="00FF592F" w:rsidRPr="00106DA2">
          <w:rPr>
            <w:rStyle w:val="Hyperlink"/>
          </w:rPr>
          <w:noBreakHyphen/>
        </w:r>
        <w:r w:rsidRPr="00106DA2">
          <w:rPr>
            <w:rStyle w:val="Hyperlink"/>
          </w:rPr>
          <w:t>released</w:t>
        </w:r>
      </w:hyperlink>
      <w:r w:rsidRPr="00106DA2">
        <w:rPr>
          <w:rFonts w:cs="Tahoma"/>
        </w:rPr>
        <w:t>, February 18, 2021.</w:t>
      </w:r>
      <w:bookmarkEnd w:id="2769"/>
      <w:bookmarkEnd w:id="2776"/>
      <w:bookmarkEnd w:id="2777"/>
      <w:bookmarkEnd w:id="2778"/>
    </w:p>
    <w:p w14:paraId="55DCA02C" w14:textId="0263FC4E" w:rsidR="009B7450" w:rsidRPr="009B7450" w:rsidRDefault="009B7450" w:rsidP="009B7450">
      <w:pPr>
        <w:pStyle w:val="ListParagraph"/>
        <w:numPr>
          <w:ilvl w:val="0"/>
          <w:numId w:val="6"/>
        </w:numPr>
        <w:ind w:left="720" w:hanging="720"/>
        <w:rPr>
          <w:rFonts w:cs="Tahoma"/>
        </w:rPr>
      </w:pPr>
      <w:bookmarkStart w:id="2779" w:name="_Ref209767154"/>
      <w:r w:rsidRPr="00106DA2">
        <w:t xml:space="preserve">World Wide Web Consortium (W3C). </w:t>
      </w:r>
      <w:r w:rsidRPr="00106DA2">
        <w:rPr>
          <w:i/>
          <w:iCs/>
        </w:rPr>
        <w:t>W3C XML Schema Definition Language (XSD) 1.1 Part 1: Structures</w:t>
      </w:r>
      <w:r w:rsidRPr="00106DA2">
        <w:t>. S. Gao, C. M. Sperberg</w:t>
      </w:r>
      <w:r w:rsidRPr="00106DA2">
        <w:noBreakHyphen/>
        <w:t xml:space="preserve">McQueen, and H. Thompson. </w:t>
      </w:r>
      <w:hyperlink r:id="rId54" w:history="1">
        <w:r w:rsidRPr="00106DA2">
          <w:rPr>
            <w:rStyle w:val="Hyperlink"/>
          </w:rPr>
          <w:t>https://www.w3.org/TR/xmlschema11</w:t>
        </w:r>
        <w:r w:rsidRPr="00106DA2">
          <w:rPr>
            <w:rStyle w:val="Hyperlink"/>
          </w:rPr>
          <w:noBreakHyphen/>
          <w:t>1/</w:t>
        </w:r>
      </w:hyperlink>
      <w:r w:rsidRPr="00106DA2">
        <w:t>, April 5, 2012.</w:t>
      </w:r>
      <w:bookmarkEnd w:id="2779"/>
    </w:p>
    <w:p w14:paraId="601CB35D" w14:textId="1060EF4A" w:rsidR="00E75CDB" w:rsidRPr="00B35ACF" w:rsidRDefault="00D9104D" w:rsidP="00EB73DF">
      <w:pPr>
        <w:pStyle w:val="BodyText"/>
      </w:pPr>
      <w:r w:rsidRPr="00EB73DF">
        <w:rPr>
          <w:b/>
          <w:bCs/>
          <w:color w:val="C00000"/>
        </w:rPr>
        <w:t xml:space="preserve">NOTE to document editor: </w:t>
      </w:r>
      <w:r w:rsidR="0061198C" w:rsidRPr="00EB73DF">
        <w:rPr>
          <w:color w:val="C00000"/>
        </w:rPr>
        <w:t xml:space="preserve">All sources used in the development of the document must be cited within the </w:t>
      </w:r>
      <w:r w:rsidR="00556968" w:rsidRPr="00EB73DF">
        <w:rPr>
          <w:color w:val="C00000"/>
        </w:rPr>
        <w:t xml:space="preserve">body </w:t>
      </w:r>
      <w:r w:rsidR="0061198C" w:rsidRPr="00EB73DF">
        <w:rPr>
          <w:color w:val="C00000"/>
        </w:rPr>
        <w:t>text of the document. The reference citation is constructed in accordance with the Chicago Manual of Style</w:t>
      </w:r>
      <w:r w:rsidR="00A3606F">
        <w:rPr>
          <w:color w:val="C00000"/>
        </w:rPr>
        <w:t xml:space="preserve"> (CMOS)</w:t>
      </w:r>
      <w:r w:rsidR="0061198C" w:rsidRPr="00EB73DF">
        <w:rPr>
          <w:color w:val="C00000"/>
        </w:rPr>
        <w:t xml:space="preserve"> (examples are provided </w:t>
      </w:r>
      <w:r w:rsidR="00E33670" w:rsidRPr="00EB73DF">
        <w:rPr>
          <w:color w:val="C00000"/>
        </w:rPr>
        <w:t>below</w:t>
      </w:r>
      <w:r w:rsidR="0061198C" w:rsidRPr="00EB73DF">
        <w:rPr>
          <w:color w:val="C00000"/>
        </w:rPr>
        <w:t>).</w:t>
      </w:r>
    </w:p>
    <w:p w14:paraId="44257585" w14:textId="0FCC93C9" w:rsidR="00A77C90" w:rsidRPr="00B35ACF" w:rsidRDefault="002846AD" w:rsidP="00E33670">
      <w:pPr>
        <w:pStyle w:val="BodyText"/>
        <w:rPr>
          <w:rFonts w:cs="Tahoma"/>
          <w:bCs/>
        </w:rPr>
      </w:pPr>
      <w:r>
        <w:rPr>
          <w:color w:val="C00000"/>
        </w:rPr>
        <w:t xml:space="preserve">When citing a NENA document, </w:t>
      </w:r>
      <w:r w:rsidR="00E33670">
        <w:rPr>
          <w:color w:val="C00000"/>
        </w:rPr>
        <w:t>do not include an errata version letter in the document number</w:t>
      </w:r>
      <w:r w:rsidR="00E10C42">
        <w:rPr>
          <w:color w:val="C00000"/>
        </w:rPr>
        <w:t xml:space="preserve"> and use the NENA Standards page URL </w:t>
      </w:r>
      <w:r w:rsidR="00F8178E" w:rsidRPr="003906E3">
        <w:rPr>
          <w:color w:val="C00000"/>
        </w:rPr>
        <w:t>(</w:t>
      </w:r>
      <w:hyperlink r:id="rId55" w:history="1">
        <w:r w:rsidR="00F8178E" w:rsidRPr="00FB29DC">
          <w:rPr>
            <w:rStyle w:val="Hyperlink"/>
          </w:rPr>
          <w:t>https://www.nena.org/page/standards</w:t>
        </w:r>
      </w:hyperlink>
      <w:r w:rsidR="00F8178E" w:rsidRPr="003906E3">
        <w:rPr>
          <w:color w:val="C00000"/>
        </w:rPr>
        <w:t>)</w:t>
      </w:r>
      <w:r w:rsidR="00E10C42" w:rsidRPr="00E10C42">
        <w:rPr>
          <w:color w:val="C00000"/>
        </w:rPr>
        <w:t xml:space="preserve"> as the</w:t>
      </w:r>
      <w:r w:rsidRPr="00E10C42">
        <w:rPr>
          <w:color w:val="C00000"/>
        </w:rPr>
        <w:t xml:space="preserve"> link to the document. </w:t>
      </w:r>
      <w:r w:rsidR="004400A5" w:rsidRPr="004400A5">
        <w:rPr>
          <w:rFonts w:cs="Tahoma"/>
          <w:bCs/>
          <w:color w:val="C00000"/>
        </w:rPr>
        <w:t>Links to material outside of this document should be limited to the web page where the referenced document may be downloaded, as opposed to a link directly to the specific document.</w:t>
      </w:r>
      <w:r w:rsidR="00A72E58">
        <w:rPr>
          <w:rFonts w:cs="Tahoma"/>
          <w:bCs/>
          <w:color w:val="C00000"/>
        </w:rPr>
        <w:t xml:space="preserve"> Questions regarding formatting references should be directed to the </w:t>
      </w:r>
      <w:r w:rsidR="00AB2973" w:rsidRPr="00AB2973">
        <w:rPr>
          <w:rFonts w:cs="Tahoma"/>
          <w:bCs/>
          <w:color w:val="C00000"/>
        </w:rPr>
        <w:t xml:space="preserve">Committee Resource </w:t>
      </w:r>
      <w:r w:rsidR="00CE08C1">
        <w:rPr>
          <w:rFonts w:cs="Tahoma"/>
          <w:bCs/>
          <w:color w:val="C00000"/>
        </w:rPr>
        <w:t>Management team</w:t>
      </w:r>
      <w:r w:rsidR="00AB2973" w:rsidRPr="00AB2973">
        <w:rPr>
          <w:rFonts w:cs="Tahoma"/>
          <w:bCs/>
          <w:color w:val="C00000"/>
        </w:rPr>
        <w:t xml:space="preserve"> at </w:t>
      </w:r>
      <w:hyperlink r:id="rId56" w:history="1">
        <w:r w:rsidR="00AB2973" w:rsidRPr="00317EAB">
          <w:rPr>
            <w:rStyle w:val="Hyperlink"/>
          </w:rPr>
          <w:t>crm@nena.org</w:t>
        </w:r>
      </w:hyperlink>
      <w:r w:rsidR="00AB2973">
        <w:rPr>
          <w:rFonts w:cs="Tahoma"/>
          <w:bCs/>
          <w:color w:val="C00000"/>
        </w:rPr>
        <w:t>.</w:t>
      </w:r>
    </w:p>
    <w:p w14:paraId="0D00FAB5" w14:textId="26727D5E" w:rsidR="00C4168A" w:rsidRPr="00C4168A" w:rsidRDefault="00F769CF" w:rsidP="00C4168A">
      <w:pPr>
        <w:pStyle w:val="ListParagraph"/>
        <w:numPr>
          <w:ilvl w:val="0"/>
          <w:numId w:val="6"/>
        </w:numPr>
        <w:ind w:left="720" w:hanging="720"/>
        <w:rPr>
          <w:rFonts w:cs="Tahoma"/>
        </w:rPr>
      </w:pPr>
      <w:bookmarkStart w:id="2780" w:name="_Ref129852940"/>
      <w:r w:rsidRPr="00D85418">
        <w:t xml:space="preserve">National Emergency Number Association. </w:t>
      </w:r>
      <w:r w:rsidRPr="00D85418">
        <w:rPr>
          <w:i/>
          <w:iCs/>
        </w:rPr>
        <w:t>NENA i3 Standard for Next Generation 9</w:t>
      </w:r>
      <w:r w:rsidRPr="00D85418">
        <w:rPr>
          <w:i/>
          <w:iCs/>
        </w:rPr>
        <w:noBreakHyphen/>
        <w:t>1</w:t>
      </w:r>
      <w:r w:rsidRPr="00D85418">
        <w:rPr>
          <w:i/>
          <w:iCs/>
        </w:rPr>
        <w:noBreakHyphen/>
        <w:t>1</w:t>
      </w:r>
      <w:r w:rsidRPr="00D85418">
        <w:t xml:space="preserve">. </w:t>
      </w:r>
      <w:hyperlink r:id="rId57" w:history="1">
        <w:r w:rsidRPr="00D85418">
          <w:rPr>
            <w:rStyle w:val="Hyperlink"/>
            <w:rFonts w:cs="Tahoma"/>
          </w:rPr>
          <w:t>NENA</w:t>
        </w:r>
        <w:r w:rsidRPr="00D85418">
          <w:rPr>
            <w:rStyle w:val="Hyperlink"/>
            <w:rFonts w:cs="Tahoma"/>
          </w:rPr>
          <w:noBreakHyphen/>
          <w:t>STA</w:t>
        </w:r>
        <w:r w:rsidRPr="00D85418">
          <w:rPr>
            <w:rStyle w:val="Hyperlink"/>
            <w:rFonts w:cs="Tahoma"/>
          </w:rPr>
          <w:noBreakHyphen/>
          <w:t>010.3</w:t>
        </w:r>
        <w:r w:rsidRPr="00D85418">
          <w:rPr>
            <w:rStyle w:val="Hyperlink"/>
            <w:rFonts w:cs="Tahoma"/>
          </w:rPr>
          <w:noBreakHyphen/>
          <w:t>2021</w:t>
        </w:r>
      </w:hyperlink>
      <w:r w:rsidRPr="00D85418">
        <w:t xml:space="preserve">. </w:t>
      </w:r>
      <w:r w:rsidR="006060E0">
        <w:t>Alexandria</w:t>
      </w:r>
      <w:r w:rsidRPr="00D85418">
        <w:t>, VA: NENA, approved July 12, 2021.</w:t>
      </w:r>
      <w:bookmarkStart w:id="2781" w:name="_Ref200180213"/>
      <w:bookmarkEnd w:id="2770"/>
      <w:bookmarkEnd w:id="2780"/>
    </w:p>
    <w:p w14:paraId="17F7788B" w14:textId="5211B31E" w:rsidR="004F56DF" w:rsidRPr="004F56DF" w:rsidRDefault="004F56DF" w:rsidP="004F56DF">
      <w:pPr>
        <w:pStyle w:val="ListParagraph"/>
        <w:numPr>
          <w:ilvl w:val="0"/>
          <w:numId w:val="6"/>
        </w:numPr>
        <w:ind w:left="720" w:hanging="720"/>
        <w:rPr>
          <w:rFonts w:cs="Tahoma"/>
        </w:rPr>
      </w:pPr>
      <w:bookmarkStart w:id="2782" w:name="_Ref225763403"/>
      <w:r w:rsidRPr="00D85418">
        <w:lastRenderedPageBreak/>
        <w:t xml:space="preserve">National Emergency Number Association. </w:t>
      </w:r>
      <w:r w:rsidR="00C4168A" w:rsidRPr="001B3CB5">
        <w:rPr>
          <w:i/>
          <w:iCs/>
        </w:rPr>
        <w:t>Emergency Services IP Network Design Information Document</w:t>
      </w:r>
      <w:r w:rsidR="001B3CB5">
        <w:t>.</w:t>
      </w:r>
      <w:r w:rsidR="00C4168A">
        <w:t xml:space="preserve"> </w:t>
      </w:r>
      <w:hyperlink r:id="rId58" w:history="1">
        <w:r w:rsidR="00C4168A" w:rsidRPr="001B3CB5">
          <w:rPr>
            <w:rStyle w:val="Hyperlink"/>
            <w:szCs w:val="24"/>
          </w:rPr>
          <w:t>NENA-INF-016</w:t>
        </w:r>
        <w:bookmarkStart w:id="2783" w:name="_Ref200180325"/>
        <w:bookmarkEnd w:id="2781"/>
        <w:r w:rsidR="001B3CB5" w:rsidRPr="001B3CB5">
          <w:rPr>
            <w:rStyle w:val="Hyperlink"/>
          </w:rPr>
          <w:t>.2-2018</w:t>
        </w:r>
      </w:hyperlink>
      <w:r w:rsidR="001B3CB5">
        <w:t>. Alexandria</w:t>
      </w:r>
      <w:r w:rsidR="001B3CB5" w:rsidRPr="00D85418">
        <w:t xml:space="preserve">, VA: NENA, approved </w:t>
      </w:r>
      <w:r w:rsidR="001B3CB5">
        <w:t>April 5, 2018</w:t>
      </w:r>
      <w:r w:rsidR="001B3CB5" w:rsidRPr="00D85418">
        <w:t>.</w:t>
      </w:r>
      <w:bookmarkEnd w:id="2782"/>
    </w:p>
    <w:p w14:paraId="4996AB5F" w14:textId="77777777" w:rsidR="00C3495D" w:rsidRPr="00C3495D" w:rsidRDefault="001B3CB5" w:rsidP="00C3495D">
      <w:pPr>
        <w:pStyle w:val="ListParagraph"/>
        <w:numPr>
          <w:ilvl w:val="0"/>
          <w:numId w:val="6"/>
        </w:numPr>
        <w:ind w:left="720" w:hanging="720"/>
        <w:rPr>
          <w:rFonts w:cs="Tahoma"/>
        </w:rPr>
      </w:pPr>
      <w:r>
        <w:t>Association of Public Safety Communications Officials, Intl.</w:t>
      </w:r>
      <w:r w:rsidR="00C3495D">
        <w:t xml:space="preserve"> and the</w:t>
      </w:r>
      <w:r>
        <w:t xml:space="preserve"> </w:t>
      </w:r>
      <w:r w:rsidRPr="00D85418">
        <w:t xml:space="preserve">National Emergency Number Association. </w:t>
      </w:r>
      <w:r w:rsidR="00C4168A" w:rsidRPr="00C3495D">
        <w:rPr>
          <w:i/>
          <w:iCs/>
        </w:rPr>
        <w:t>APCO</w:t>
      </w:r>
      <w:r w:rsidR="00C3495D" w:rsidRPr="00C3495D">
        <w:rPr>
          <w:i/>
          <w:iCs/>
        </w:rPr>
        <w:t>/NENA</w:t>
      </w:r>
      <w:r w:rsidR="00C4168A" w:rsidRPr="00C3495D">
        <w:rPr>
          <w:i/>
          <w:iCs/>
        </w:rPr>
        <w:t xml:space="preserve"> E</w:t>
      </w:r>
      <w:r w:rsidR="00C3495D" w:rsidRPr="00C3495D">
        <w:rPr>
          <w:i/>
          <w:iCs/>
        </w:rPr>
        <w:t xml:space="preserve">mergency </w:t>
      </w:r>
      <w:r w:rsidR="00C4168A" w:rsidRPr="00C3495D">
        <w:rPr>
          <w:i/>
          <w:iCs/>
        </w:rPr>
        <w:t>C</w:t>
      </w:r>
      <w:r w:rsidR="00C3495D" w:rsidRPr="00C3495D">
        <w:rPr>
          <w:i/>
          <w:iCs/>
        </w:rPr>
        <w:t xml:space="preserve">ommunications </w:t>
      </w:r>
      <w:r w:rsidR="00C4168A" w:rsidRPr="00C3495D">
        <w:rPr>
          <w:i/>
          <w:iCs/>
        </w:rPr>
        <w:t>C</w:t>
      </w:r>
      <w:r w:rsidR="00C3495D" w:rsidRPr="00C3495D">
        <w:rPr>
          <w:i/>
          <w:iCs/>
        </w:rPr>
        <w:t>enter (ECC)</w:t>
      </w:r>
      <w:r w:rsidR="00C4168A" w:rsidRPr="00C3495D">
        <w:rPr>
          <w:i/>
          <w:iCs/>
        </w:rPr>
        <w:t xml:space="preserve"> Service Capability Criteria Rating Scale</w:t>
      </w:r>
      <w:r w:rsidR="00C3495D">
        <w:t>.</w:t>
      </w:r>
      <w:r w:rsidR="00C4168A">
        <w:t xml:space="preserve"> </w:t>
      </w:r>
      <w:hyperlink r:id="rId59" w:history="1">
        <w:r w:rsidR="00C3495D" w:rsidRPr="00C3495D">
          <w:rPr>
            <w:rStyle w:val="Hyperlink"/>
          </w:rPr>
          <w:t xml:space="preserve">ANS APCO/NENA </w:t>
        </w:r>
        <w:r w:rsidR="00C4168A" w:rsidRPr="00C3495D">
          <w:rPr>
            <w:rStyle w:val="Hyperlink"/>
          </w:rPr>
          <w:t>1.102.3-2020</w:t>
        </w:r>
        <w:bookmarkEnd w:id="2783"/>
      </w:hyperlink>
      <w:r w:rsidR="00C3495D">
        <w:t>. Daytona Beach, FL: APCO, approved 2020.</w:t>
      </w:r>
      <w:bookmarkStart w:id="2784" w:name="_Ref200180365"/>
    </w:p>
    <w:p w14:paraId="40EE8584" w14:textId="75F5ED51" w:rsidR="00C4168A" w:rsidRPr="00C3495D" w:rsidRDefault="00C3495D" w:rsidP="00C3495D">
      <w:pPr>
        <w:pStyle w:val="ListParagraph"/>
        <w:numPr>
          <w:ilvl w:val="0"/>
          <w:numId w:val="6"/>
        </w:numPr>
        <w:ind w:left="720" w:hanging="720"/>
        <w:rPr>
          <w:rFonts w:cs="Tahoma"/>
        </w:rPr>
      </w:pPr>
      <w:bookmarkStart w:id="2785" w:name="_Ref225763455"/>
      <w:r w:rsidRPr="00D85418">
        <w:t xml:space="preserve">National Emergency Number Association. </w:t>
      </w:r>
      <w:r w:rsidRPr="00C3495D">
        <w:rPr>
          <w:i/>
          <w:iCs/>
        </w:rPr>
        <w:t xml:space="preserve">NENA </w:t>
      </w:r>
      <w:r w:rsidR="00C4168A" w:rsidRPr="00C3495D">
        <w:rPr>
          <w:i/>
          <w:iCs/>
        </w:rPr>
        <w:t>E9</w:t>
      </w:r>
      <w:r w:rsidR="00C4168A" w:rsidRPr="00C3495D">
        <w:rPr>
          <w:i/>
          <w:iCs/>
        </w:rPr>
        <w:noBreakHyphen/>
        <w:t>1</w:t>
      </w:r>
      <w:r w:rsidR="00C4168A" w:rsidRPr="00C3495D">
        <w:rPr>
          <w:i/>
          <w:iCs/>
        </w:rPr>
        <w:noBreakHyphen/>
        <w:t>1 PSAP Equipment Standards</w:t>
      </w:r>
      <w:r>
        <w:t xml:space="preserve">. </w:t>
      </w:r>
      <w:hyperlink r:id="rId60" w:history="1">
        <w:r w:rsidR="00C4168A" w:rsidRPr="00C3495D">
          <w:rPr>
            <w:rStyle w:val="Hyperlink"/>
            <w:szCs w:val="24"/>
          </w:rPr>
          <w:t>NENA-STA-027.3</w:t>
        </w:r>
        <w:r>
          <w:rPr>
            <w:rStyle w:val="Hyperlink"/>
            <w:szCs w:val="24"/>
          </w:rPr>
          <w:t>.1</w:t>
        </w:r>
        <w:r w:rsidR="00C4168A" w:rsidRPr="00C3495D">
          <w:rPr>
            <w:rStyle w:val="Hyperlink"/>
            <w:szCs w:val="24"/>
          </w:rPr>
          <w:t>-20</w:t>
        </w:r>
        <w:r>
          <w:rPr>
            <w:rStyle w:val="Hyperlink"/>
            <w:szCs w:val="24"/>
          </w:rPr>
          <w:t>25</w:t>
        </w:r>
      </w:hyperlink>
      <w:bookmarkEnd w:id="2784"/>
      <w:r>
        <w:t>. Alexandria</w:t>
      </w:r>
      <w:r w:rsidRPr="00D85418">
        <w:t xml:space="preserve">, VA: NENA, approved </w:t>
      </w:r>
      <w:r>
        <w:t>December 8, 2025</w:t>
      </w:r>
      <w:r w:rsidRPr="00D85418">
        <w:t>.</w:t>
      </w:r>
      <w:bookmarkEnd w:id="2785"/>
    </w:p>
    <w:p w14:paraId="0B33594A" w14:textId="77777777" w:rsidR="00C3495D" w:rsidRPr="00C3495D" w:rsidRDefault="00C3495D" w:rsidP="00C3495D">
      <w:pPr>
        <w:pStyle w:val="ListParagraph"/>
        <w:numPr>
          <w:ilvl w:val="0"/>
          <w:numId w:val="6"/>
        </w:numPr>
        <w:ind w:left="720" w:hanging="720"/>
        <w:rPr>
          <w:rFonts w:cs="Tahoma"/>
        </w:rPr>
      </w:pPr>
      <w:bookmarkStart w:id="2786" w:name="_Ref200180439"/>
      <w:bookmarkStart w:id="2787" w:name="_Ref225763532"/>
      <w:r w:rsidRPr="00D85418">
        <w:t xml:space="preserve">National Emergency Number Association. </w:t>
      </w:r>
      <w:r w:rsidRPr="00C3495D">
        <w:rPr>
          <w:i/>
          <w:iCs/>
        </w:rPr>
        <w:t xml:space="preserve">NENA </w:t>
      </w:r>
      <w:r w:rsidR="00C4168A" w:rsidRPr="00C3495D">
        <w:rPr>
          <w:rFonts w:cs="Tahoma"/>
          <w:i/>
          <w:iCs/>
          <w:szCs w:val="24"/>
        </w:rPr>
        <w:t>PSAP Site Characteristics Information Document</w:t>
      </w:r>
      <w:r>
        <w:rPr>
          <w:rFonts w:cs="Tahoma"/>
          <w:szCs w:val="24"/>
        </w:rPr>
        <w:t>.</w:t>
      </w:r>
      <w:r w:rsidR="00C4168A">
        <w:rPr>
          <w:rFonts w:cs="Tahoma"/>
          <w:szCs w:val="24"/>
        </w:rPr>
        <w:t xml:space="preserve"> </w:t>
      </w:r>
      <w:hyperlink r:id="rId61" w:history="1">
        <w:r w:rsidR="00C4168A">
          <w:rPr>
            <w:rStyle w:val="Hyperlink"/>
            <w:szCs w:val="24"/>
          </w:rPr>
          <w:t>NENA-INF-024.2-2018</w:t>
        </w:r>
      </w:hyperlink>
      <w:bookmarkEnd w:id="2786"/>
      <w:r>
        <w:t>. Alexandria</w:t>
      </w:r>
      <w:r w:rsidRPr="00D85418">
        <w:t xml:space="preserve">, VA: NENA, approved </w:t>
      </w:r>
      <w:r>
        <w:t>February 14, 2018</w:t>
      </w:r>
      <w:r w:rsidRPr="00D85418">
        <w:t>.</w:t>
      </w:r>
      <w:bookmarkStart w:id="2788" w:name="_Ref200180577"/>
      <w:bookmarkEnd w:id="2787"/>
    </w:p>
    <w:p w14:paraId="2C40BD10" w14:textId="77777777" w:rsidR="00C3495D" w:rsidRPr="00C3495D" w:rsidRDefault="00C3495D" w:rsidP="00C3495D">
      <w:pPr>
        <w:pStyle w:val="ListParagraph"/>
        <w:numPr>
          <w:ilvl w:val="0"/>
          <w:numId w:val="6"/>
        </w:numPr>
        <w:ind w:left="720" w:hanging="720"/>
        <w:rPr>
          <w:rFonts w:cs="Tahoma"/>
        </w:rPr>
      </w:pPr>
      <w:bookmarkStart w:id="2789" w:name="_Ref225763671"/>
      <w:r w:rsidRPr="00D85418">
        <w:t xml:space="preserve">National Emergency Number Association. </w:t>
      </w:r>
      <w:r w:rsidRPr="00C3495D">
        <w:rPr>
          <w:i/>
          <w:iCs/>
        </w:rPr>
        <w:t xml:space="preserve">NENA </w:t>
      </w:r>
      <w:r w:rsidR="00C4168A" w:rsidRPr="00C3495D">
        <w:rPr>
          <w:rFonts w:cs="Tahoma"/>
          <w:i/>
          <w:iCs/>
          <w:szCs w:val="24"/>
        </w:rPr>
        <w:t>Security for Next Generation 9</w:t>
      </w:r>
      <w:r w:rsidR="00C4168A" w:rsidRPr="00C3495D">
        <w:rPr>
          <w:rFonts w:cs="Tahoma"/>
          <w:i/>
          <w:iCs/>
          <w:szCs w:val="24"/>
        </w:rPr>
        <w:noBreakHyphen/>
        <w:t>1</w:t>
      </w:r>
      <w:r w:rsidR="00C4168A" w:rsidRPr="00C3495D">
        <w:rPr>
          <w:rFonts w:cs="Tahoma"/>
          <w:i/>
          <w:iCs/>
          <w:szCs w:val="24"/>
        </w:rPr>
        <w:noBreakHyphen/>
        <w:t>1 Standard (NG-SEC)</w:t>
      </w:r>
      <w:r>
        <w:rPr>
          <w:rFonts w:cs="Tahoma"/>
          <w:szCs w:val="24"/>
        </w:rPr>
        <w:t>.</w:t>
      </w:r>
      <w:r w:rsidR="00C4168A" w:rsidRPr="00C3495D">
        <w:rPr>
          <w:rFonts w:cs="Tahoma"/>
          <w:szCs w:val="24"/>
        </w:rPr>
        <w:t xml:space="preserve"> </w:t>
      </w:r>
      <w:hyperlink r:id="rId62" w:history="1">
        <w:r>
          <w:rPr>
            <w:rStyle w:val="Hyperlink"/>
            <w:szCs w:val="24"/>
          </w:rPr>
          <w:t>NENA-STA-040.2-2024</w:t>
        </w:r>
      </w:hyperlink>
      <w:bookmarkEnd w:id="2788"/>
      <w:r>
        <w:t>. Alexandria</w:t>
      </w:r>
      <w:r w:rsidRPr="00D85418">
        <w:t xml:space="preserve">, VA: NENA, approved </w:t>
      </w:r>
      <w:r>
        <w:t>October 28, 2024</w:t>
      </w:r>
      <w:r w:rsidRPr="00D85418">
        <w:t>.</w:t>
      </w:r>
      <w:bookmarkStart w:id="2790" w:name="_Ref200180802"/>
      <w:bookmarkEnd w:id="2789"/>
    </w:p>
    <w:p w14:paraId="110DBC83" w14:textId="77777777" w:rsidR="009A0805" w:rsidRPr="009A0805" w:rsidRDefault="00C4168A" w:rsidP="009A0805">
      <w:pPr>
        <w:pStyle w:val="ListParagraph"/>
        <w:numPr>
          <w:ilvl w:val="0"/>
          <w:numId w:val="6"/>
        </w:numPr>
        <w:ind w:left="720" w:hanging="720"/>
        <w:rPr>
          <w:rFonts w:cs="Tahoma"/>
        </w:rPr>
      </w:pPr>
      <w:bookmarkStart w:id="2791" w:name="_Ref225764394"/>
      <w:r w:rsidRPr="00C3495D">
        <w:rPr>
          <w:rFonts w:cs="Tahoma"/>
          <w:szCs w:val="24"/>
        </w:rPr>
        <w:t xml:space="preserve">U.S. Department of Justice, Federal Bureau of Investigation. </w:t>
      </w:r>
      <w:r w:rsidRPr="009A0805">
        <w:rPr>
          <w:rFonts w:cs="Tahoma"/>
          <w:i/>
          <w:iCs/>
          <w:szCs w:val="24"/>
        </w:rPr>
        <w:t>Criminal Justice Information Services (CJIS) Security Policy</w:t>
      </w:r>
      <w:r w:rsidRPr="00C3495D">
        <w:rPr>
          <w:rFonts w:cs="Tahoma"/>
          <w:szCs w:val="24"/>
        </w:rPr>
        <w:t xml:space="preserve">. </w:t>
      </w:r>
      <w:hyperlink r:id="rId63" w:history="1">
        <w:r w:rsidR="009A0805" w:rsidRPr="0061198C">
          <w:rPr>
            <w:rStyle w:val="Hyperlink"/>
            <w:rFonts w:cs="Tahoma"/>
          </w:rPr>
          <w:t>CJISD-ITS-DOC-08140-5.8</w:t>
        </w:r>
      </w:hyperlink>
      <w:r w:rsidR="009A0805">
        <w:t xml:space="preserve">. </w:t>
      </w:r>
      <w:r w:rsidR="009A0805" w:rsidRPr="0061198C">
        <w:t>Washington, DC: USDOJ</w:t>
      </w:r>
      <w:r w:rsidR="009A0805" w:rsidRPr="00C3495D">
        <w:rPr>
          <w:rFonts w:cs="Tahoma"/>
          <w:szCs w:val="24"/>
        </w:rPr>
        <w:t xml:space="preserve"> </w:t>
      </w:r>
      <w:r w:rsidR="009A0805">
        <w:rPr>
          <w:rFonts w:cs="Tahoma"/>
          <w:szCs w:val="24"/>
        </w:rPr>
        <w:t>December 27</w:t>
      </w:r>
      <w:r w:rsidRPr="00C3495D">
        <w:rPr>
          <w:rFonts w:cs="Tahoma"/>
          <w:szCs w:val="24"/>
        </w:rPr>
        <w:t>, 2024</w:t>
      </w:r>
      <w:bookmarkStart w:id="2792" w:name="_Ref200181753"/>
      <w:bookmarkEnd w:id="2790"/>
      <w:bookmarkEnd w:id="2791"/>
    </w:p>
    <w:p w14:paraId="00D2AB54" w14:textId="4D593F9D" w:rsidR="00A03549" w:rsidRPr="00A03549" w:rsidRDefault="00C4168A" w:rsidP="00A03549">
      <w:pPr>
        <w:pStyle w:val="ListParagraph"/>
        <w:numPr>
          <w:ilvl w:val="0"/>
          <w:numId w:val="6"/>
        </w:numPr>
        <w:ind w:left="720" w:hanging="720"/>
        <w:rPr>
          <w:rFonts w:cs="Tahoma"/>
        </w:rPr>
      </w:pPr>
      <w:bookmarkStart w:id="2793" w:name="_Ref225764525"/>
      <w:r w:rsidRPr="009A0805">
        <w:rPr>
          <w:rFonts w:cs="Tahoma"/>
          <w:szCs w:val="24"/>
        </w:rPr>
        <w:t xml:space="preserve">Internet Engineering Task Force. </w:t>
      </w:r>
      <w:r w:rsidRPr="009A0805">
        <w:rPr>
          <w:rFonts w:cs="Tahoma"/>
          <w:i/>
          <w:iCs/>
          <w:szCs w:val="24"/>
        </w:rPr>
        <w:t>An Architecture for Differentiated Services</w:t>
      </w:r>
      <w:r w:rsidRPr="009A0805">
        <w:rPr>
          <w:rFonts w:cs="Tahoma"/>
          <w:szCs w:val="24"/>
        </w:rPr>
        <w:t>. S. Blake</w:t>
      </w:r>
      <w:r w:rsidR="00D52CE1">
        <w:rPr>
          <w:rFonts w:cs="Tahoma"/>
          <w:szCs w:val="24"/>
        </w:rPr>
        <w:t>, et. al</w:t>
      </w:r>
      <w:r w:rsidRPr="009A0805">
        <w:rPr>
          <w:rFonts w:cs="Tahoma"/>
          <w:szCs w:val="24"/>
        </w:rPr>
        <w:t xml:space="preserve">. </w:t>
      </w:r>
      <w:hyperlink r:id="rId64" w:history="1">
        <w:r w:rsidRPr="009A0805">
          <w:rPr>
            <w:rStyle w:val="Hyperlink"/>
            <w:szCs w:val="24"/>
          </w:rPr>
          <w:t>RFC 2475</w:t>
        </w:r>
      </w:hyperlink>
      <w:r w:rsidRPr="009A0805">
        <w:rPr>
          <w:rFonts w:cs="Tahoma"/>
          <w:szCs w:val="24"/>
        </w:rPr>
        <w:t>, December 1998</w:t>
      </w:r>
      <w:bookmarkEnd w:id="2792"/>
      <w:r w:rsidR="00A03549">
        <w:rPr>
          <w:rFonts w:cs="Tahoma"/>
          <w:szCs w:val="24"/>
        </w:rPr>
        <w:t>.</w:t>
      </w:r>
      <w:bookmarkStart w:id="2794" w:name="_Ref200181824"/>
      <w:bookmarkEnd w:id="2793"/>
    </w:p>
    <w:p w14:paraId="3EF7D1AE" w14:textId="071048ED" w:rsidR="00A03549" w:rsidRPr="00A03549" w:rsidRDefault="00A03549" w:rsidP="00A03549">
      <w:pPr>
        <w:pStyle w:val="ListParagraph"/>
        <w:numPr>
          <w:ilvl w:val="0"/>
          <w:numId w:val="6"/>
        </w:numPr>
        <w:ind w:left="720" w:hanging="720"/>
        <w:rPr>
          <w:rFonts w:cs="Tahoma"/>
        </w:rPr>
      </w:pPr>
      <w:bookmarkStart w:id="2795" w:name="_Ref225766075"/>
      <w:r w:rsidRPr="00A03549">
        <w:rPr>
          <w:rFonts w:cs="Tahoma"/>
          <w:szCs w:val="24"/>
        </w:rPr>
        <w:t xml:space="preserve">Internet Engineering Task Force. </w:t>
      </w:r>
      <w:r w:rsidR="00C4168A" w:rsidRPr="00A03549">
        <w:rPr>
          <w:rFonts w:cs="Tahoma"/>
          <w:i/>
          <w:iCs/>
          <w:szCs w:val="24"/>
        </w:rPr>
        <w:t>RTP: A Transport Protocol for Real-Time Applications (RTCP)</w:t>
      </w:r>
      <w:r>
        <w:rPr>
          <w:rFonts w:cs="Tahoma"/>
          <w:szCs w:val="24"/>
        </w:rPr>
        <w:t xml:space="preserve">. </w:t>
      </w:r>
      <w:r w:rsidRPr="00A03549">
        <w:rPr>
          <w:rFonts w:cs="Tahoma"/>
          <w:szCs w:val="24"/>
        </w:rPr>
        <w:t>H. Schulzrinne</w:t>
      </w:r>
      <w:r w:rsidR="00D52CE1">
        <w:rPr>
          <w:rFonts w:cs="Tahoma"/>
          <w:szCs w:val="24"/>
        </w:rPr>
        <w:t>, et. al</w:t>
      </w:r>
      <w:r>
        <w:rPr>
          <w:rFonts w:cs="Tahoma"/>
          <w:szCs w:val="24"/>
        </w:rPr>
        <w:t>.</w:t>
      </w:r>
      <w:r w:rsidR="00C4168A" w:rsidRPr="00A03549">
        <w:rPr>
          <w:rFonts w:cs="Tahoma"/>
          <w:szCs w:val="24"/>
        </w:rPr>
        <w:t xml:space="preserve"> </w:t>
      </w:r>
      <w:hyperlink r:id="rId65" w:history="1">
        <w:r w:rsidR="00C4168A" w:rsidRPr="00A03549">
          <w:rPr>
            <w:rStyle w:val="Hyperlink"/>
            <w:szCs w:val="24"/>
          </w:rPr>
          <w:t>RFC 3550</w:t>
        </w:r>
      </w:hyperlink>
      <w:bookmarkEnd w:id="2794"/>
      <w:r>
        <w:t>, July 2003.</w:t>
      </w:r>
      <w:bookmarkStart w:id="2796" w:name="_Ref200181839"/>
      <w:bookmarkEnd w:id="2795"/>
    </w:p>
    <w:p w14:paraId="61E29A17" w14:textId="21376CFA" w:rsidR="00A03549" w:rsidRPr="00A03549" w:rsidRDefault="00A03549" w:rsidP="00A03549">
      <w:pPr>
        <w:pStyle w:val="ListParagraph"/>
        <w:numPr>
          <w:ilvl w:val="0"/>
          <w:numId w:val="6"/>
        </w:numPr>
        <w:ind w:left="720" w:hanging="720"/>
        <w:rPr>
          <w:rFonts w:cs="Tahoma"/>
        </w:rPr>
      </w:pPr>
      <w:bookmarkStart w:id="2797" w:name="_Ref225766096"/>
      <w:r w:rsidRPr="00A03549">
        <w:rPr>
          <w:rFonts w:cs="Tahoma"/>
          <w:szCs w:val="24"/>
        </w:rPr>
        <w:t xml:space="preserve">Internet Engineering Task Force. </w:t>
      </w:r>
      <w:r w:rsidR="00C4168A" w:rsidRPr="00A03549">
        <w:rPr>
          <w:rFonts w:cs="Tahoma"/>
          <w:i/>
          <w:iCs/>
          <w:szCs w:val="24"/>
        </w:rPr>
        <w:t>Secure Real-time Transport Control Protocol (SRTCP)</w:t>
      </w:r>
      <w:r>
        <w:rPr>
          <w:rFonts w:cs="Tahoma"/>
          <w:szCs w:val="24"/>
        </w:rPr>
        <w:t>.</w:t>
      </w:r>
      <w:r w:rsidR="00C4168A" w:rsidRPr="00A03549">
        <w:rPr>
          <w:rFonts w:cs="Tahoma"/>
          <w:szCs w:val="24"/>
        </w:rPr>
        <w:t xml:space="preserve"> </w:t>
      </w:r>
      <w:r>
        <w:rPr>
          <w:rFonts w:cs="Tahoma"/>
          <w:szCs w:val="24"/>
        </w:rPr>
        <w:t>M Baugher</w:t>
      </w:r>
      <w:r w:rsidR="00D52CE1">
        <w:rPr>
          <w:rFonts w:cs="Tahoma"/>
          <w:szCs w:val="24"/>
        </w:rPr>
        <w:t>, et. al</w:t>
      </w:r>
      <w:r>
        <w:rPr>
          <w:rFonts w:cs="Tahoma"/>
          <w:szCs w:val="24"/>
        </w:rPr>
        <w:t xml:space="preserve">. </w:t>
      </w:r>
      <w:hyperlink r:id="rId66" w:history="1">
        <w:r w:rsidR="00C4168A" w:rsidRPr="00A03549">
          <w:rPr>
            <w:rStyle w:val="Hyperlink"/>
            <w:szCs w:val="24"/>
          </w:rPr>
          <w:t>RFC 3711</w:t>
        </w:r>
      </w:hyperlink>
      <w:bookmarkEnd w:id="2796"/>
      <w:r>
        <w:t>, March 2004.</w:t>
      </w:r>
      <w:bookmarkStart w:id="2798" w:name="_Ref200182205"/>
      <w:bookmarkEnd w:id="2797"/>
    </w:p>
    <w:p w14:paraId="31E12393" w14:textId="77777777" w:rsidR="00A03549" w:rsidRPr="00A03549" w:rsidRDefault="00A03549" w:rsidP="00A03549">
      <w:pPr>
        <w:pStyle w:val="ListParagraph"/>
        <w:numPr>
          <w:ilvl w:val="0"/>
          <w:numId w:val="6"/>
        </w:numPr>
        <w:ind w:left="720" w:hanging="720"/>
        <w:rPr>
          <w:rFonts w:cs="Tahoma"/>
        </w:rPr>
      </w:pPr>
      <w:bookmarkStart w:id="2799" w:name="_Ref225767254"/>
      <w:r w:rsidRPr="00A03549">
        <w:rPr>
          <w:rFonts w:cs="Tahoma"/>
          <w:szCs w:val="24"/>
        </w:rPr>
        <w:t xml:space="preserve">OASIS Open. </w:t>
      </w:r>
      <w:r w:rsidR="00C4168A" w:rsidRPr="00A03549">
        <w:rPr>
          <w:rFonts w:cs="Tahoma"/>
          <w:i/>
          <w:iCs/>
          <w:szCs w:val="24"/>
        </w:rPr>
        <w:t>eXtensible Access Control Markup Language (XACML) Version 3.0</w:t>
      </w:r>
      <w:r>
        <w:t xml:space="preserve">. </w:t>
      </w:r>
      <w:r w:rsidRPr="00A03549">
        <w:t>OASIS</w:t>
      </w:r>
      <w:r>
        <w:t xml:space="preserve"> </w:t>
      </w:r>
      <w:r w:rsidRPr="00A03549">
        <w:t>eXtensible Access Control Markup Language (XACML)</w:t>
      </w:r>
      <w:r>
        <w:t xml:space="preserve"> Technical Committee.</w:t>
      </w:r>
      <w:r w:rsidRPr="00A03549">
        <w:t xml:space="preserve"> </w:t>
      </w:r>
      <w:hyperlink r:id="rId67" w:history="1">
        <w:r w:rsidR="00C4168A">
          <w:rPr>
            <w:rStyle w:val="Hyperlink"/>
          </w:rPr>
          <w:t>XACML-V3.0</w:t>
        </w:r>
      </w:hyperlink>
      <w:bookmarkEnd w:id="2798"/>
      <w:r>
        <w:t>. January 22, 2013.</w:t>
      </w:r>
      <w:bookmarkStart w:id="2800" w:name="_Ref200182265"/>
      <w:bookmarkEnd w:id="2799"/>
    </w:p>
    <w:p w14:paraId="0E1C0D25" w14:textId="68BF72BE" w:rsidR="0041046E" w:rsidRPr="0041046E" w:rsidRDefault="00A03549" w:rsidP="0041046E">
      <w:pPr>
        <w:pStyle w:val="ListParagraph"/>
        <w:numPr>
          <w:ilvl w:val="0"/>
          <w:numId w:val="6"/>
        </w:numPr>
        <w:ind w:left="720" w:hanging="720"/>
        <w:rPr>
          <w:rFonts w:cs="Tahoma"/>
        </w:rPr>
      </w:pPr>
      <w:bookmarkStart w:id="2801" w:name="_Ref225767366"/>
      <w:r w:rsidRPr="00A03549">
        <w:rPr>
          <w:rFonts w:cs="Tahoma"/>
          <w:szCs w:val="24"/>
        </w:rPr>
        <w:t xml:space="preserve">Internet Engineering Task Force. </w:t>
      </w:r>
      <w:r w:rsidR="00C4168A" w:rsidRPr="00A03549">
        <w:rPr>
          <w:rFonts w:cs="Tahoma"/>
          <w:i/>
          <w:iCs/>
          <w:szCs w:val="24"/>
        </w:rPr>
        <w:t>Session Initiation Protocol (SIP) Event Notification Extension for Notification Rate Control</w:t>
      </w:r>
      <w:r>
        <w:rPr>
          <w:rFonts w:cs="Tahoma"/>
          <w:i/>
          <w:iCs/>
          <w:szCs w:val="24"/>
        </w:rPr>
        <w:t>.</w:t>
      </w:r>
      <w:r>
        <w:rPr>
          <w:rFonts w:cs="Tahoma"/>
          <w:szCs w:val="24"/>
        </w:rPr>
        <w:t xml:space="preserve"> </w:t>
      </w:r>
      <w:r w:rsidR="0041046E">
        <w:rPr>
          <w:rFonts w:cs="Tahoma"/>
          <w:szCs w:val="24"/>
        </w:rPr>
        <w:t>A. Niemi</w:t>
      </w:r>
      <w:r w:rsidR="0008657C">
        <w:rPr>
          <w:rFonts w:cs="Tahoma"/>
          <w:szCs w:val="24"/>
        </w:rPr>
        <w:t>, et. al</w:t>
      </w:r>
      <w:r w:rsidR="0041046E">
        <w:rPr>
          <w:rFonts w:cs="Tahoma"/>
          <w:szCs w:val="24"/>
        </w:rPr>
        <w:t>.</w:t>
      </w:r>
      <w:r w:rsidR="00C4168A" w:rsidRPr="00A03549">
        <w:rPr>
          <w:rFonts w:cs="Tahoma"/>
          <w:szCs w:val="24"/>
        </w:rPr>
        <w:t xml:space="preserve"> </w:t>
      </w:r>
      <w:hyperlink r:id="rId68" w:history="1">
        <w:r w:rsidR="00C4168A" w:rsidRPr="00A03549">
          <w:rPr>
            <w:rStyle w:val="Hyperlink"/>
            <w:szCs w:val="24"/>
          </w:rPr>
          <w:t>RFC 6446</w:t>
        </w:r>
      </w:hyperlink>
      <w:bookmarkEnd w:id="2800"/>
      <w:r w:rsidR="0041046E">
        <w:t>, January 2012.</w:t>
      </w:r>
      <w:bookmarkStart w:id="2802" w:name="_Ref200182784"/>
      <w:bookmarkEnd w:id="2801"/>
    </w:p>
    <w:p w14:paraId="5A1DECBC" w14:textId="3917B6BC" w:rsidR="0041046E" w:rsidRPr="0041046E" w:rsidRDefault="0041046E" w:rsidP="0041046E">
      <w:pPr>
        <w:pStyle w:val="ListParagraph"/>
        <w:numPr>
          <w:ilvl w:val="0"/>
          <w:numId w:val="6"/>
        </w:numPr>
        <w:ind w:left="720" w:hanging="720"/>
        <w:rPr>
          <w:rFonts w:cs="Tahoma"/>
        </w:rPr>
      </w:pPr>
      <w:bookmarkStart w:id="2803" w:name="_Ref225851720"/>
      <w:r w:rsidRPr="00A03549">
        <w:rPr>
          <w:rFonts w:cs="Tahoma"/>
          <w:szCs w:val="24"/>
        </w:rPr>
        <w:t xml:space="preserve">Internet Engineering Task Force. </w:t>
      </w:r>
      <w:r w:rsidR="00C4168A" w:rsidRPr="0041046E">
        <w:rPr>
          <w:rFonts w:cs="Tahoma"/>
          <w:i/>
          <w:iCs/>
          <w:szCs w:val="24"/>
        </w:rPr>
        <w:t>Hypertext Transfer Protocol - HTTP/1.1</w:t>
      </w:r>
      <w:r>
        <w:rPr>
          <w:rFonts w:cs="Tahoma"/>
          <w:szCs w:val="24"/>
        </w:rPr>
        <w:t>. R. Fielding</w:t>
      </w:r>
      <w:r w:rsidR="0008657C">
        <w:rPr>
          <w:rFonts w:cs="Tahoma"/>
          <w:szCs w:val="24"/>
        </w:rPr>
        <w:t>, et. al</w:t>
      </w:r>
      <w:r>
        <w:rPr>
          <w:rFonts w:cs="Tahoma"/>
          <w:szCs w:val="24"/>
        </w:rPr>
        <w:t>.</w:t>
      </w:r>
      <w:r w:rsidR="00C4168A" w:rsidRPr="0041046E">
        <w:rPr>
          <w:rFonts w:cs="Tahoma"/>
          <w:szCs w:val="24"/>
        </w:rPr>
        <w:t xml:space="preserve"> </w:t>
      </w:r>
      <w:hyperlink r:id="rId69" w:history="1">
        <w:r w:rsidR="00C4168A" w:rsidRPr="0041046E">
          <w:rPr>
            <w:rStyle w:val="Hyperlink"/>
            <w:szCs w:val="24"/>
          </w:rPr>
          <w:t>RFC 2616</w:t>
        </w:r>
      </w:hyperlink>
      <w:bookmarkEnd w:id="2802"/>
      <w:r>
        <w:t>, June 1999.</w:t>
      </w:r>
      <w:bookmarkStart w:id="2804" w:name="_Ref200182830"/>
      <w:bookmarkEnd w:id="2803"/>
    </w:p>
    <w:p w14:paraId="4D3F3CF6" w14:textId="77777777" w:rsidR="0041046E" w:rsidRPr="0041046E" w:rsidRDefault="0041046E" w:rsidP="0041046E">
      <w:pPr>
        <w:pStyle w:val="ListParagraph"/>
        <w:numPr>
          <w:ilvl w:val="0"/>
          <w:numId w:val="6"/>
        </w:numPr>
        <w:ind w:left="720" w:hanging="720"/>
        <w:rPr>
          <w:rFonts w:cs="Tahoma"/>
        </w:rPr>
      </w:pPr>
      <w:bookmarkStart w:id="2805" w:name="_Ref225767654"/>
      <w:r w:rsidRPr="0041046E">
        <w:rPr>
          <w:rFonts w:cs="Tahoma"/>
          <w:szCs w:val="24"/>
        </w:rPr>
        <w:t xml:space="preserve">Internet Engineering Task Force. </w:t>
      </w:r>
      <w:r w:rsidR="00C4168A" w:rsidRPr="0041046E">
        <w:rPr>
          <w:rFonts w:cs="Tahoma"/>
          <w:i/>
          <w:iCs/>
          <w:szCs w:val="24"/>
        </w:rPr>
        <w:t>HyperText Transfer Protocol Over TLS (HTTPS)</w:t>
      </w:r>
      <w:r>
        <w:rPr>
          <w:rFonts w:cs="Tahoma"/>
          <w:szCs w:val="24"/>
        </w:rPr>
        <w:t>. E. Rescorla.</w:t>
      </w:r>
      <w:r w:rsidR="00C4168A" w:rsidRPr="0041046E">
        <w:rPr>
          <w:rFonts w:cs="Tahoma"/>
          <w:szCs w:val="24"/>
        </w:rPr>
        <w:t xml:space="preserve"> </w:t>
      </w:r>
      <w:hyperlink r:id="rId70" w:history="1">
        <w:r w:rsidR="00C4168A" w:rsidRPr="0041046E">
          <w:rPr>
            <w:rStyle w:val="Hyperlink"/>
            <w:szCs w:val="24"/>
          </w:rPr>
          <w:t>RFC 2818</w:t>
        </w:r>
      </w:hyperlink>
      <w:bookmarkEnd w:id="2804"/>
      <w:r>
        <w:t>, May 2000.</w:t>
      </w:r>
      <w:bookmarkStart w:id="2806" w:name="_Ref200182860"/>
      <w:bookmarkEnd w:id="2805"/>
    </w:p>
    <w:p w14:paraId="72FD0108" w14:textId="13AEAC24" w:rsidR="0041046E" w:rsidRPr="0041046E" w:rsidRDefault="00C210C0" w:rsidP="0041046E">
      <w:pPr>
        <w:pStyle w:val="ListParagraph"/>
        <w:numPr>
          <w:ilvl w:val="0"/>
          <w:numId w:val="6"/>
        </w:numPr>
        <w:ind w:left="720" w:hanging="720"/>
        <w:rPr>
          <w:rFonts w:cs="Tahoma"/>
        </w:rPr>
      </w:pPr>
      <w:bookmarkStart w:id="2807" w:name="_Ref225804471"/>
      <w:bookmarkStart w:id="2808" w:name="_Ref200182983"/>
      <w:bookmarkEnd w:id="2806"/>
      <w:r>
        <w:rPr>
          <w:rFonts w:cs="Tahoma"/>
        </w:rPr>
        <w:t xml:space="preserve">Internet Engineering Task Force. </w:t>
      </w:r>
      <w:r w:rsidR="00F02F36" w:rsidRPr="00F02F36">
        <w:rPr>
          <w:rFonts w:cs="Tahoma"/>
          <w:i/>
          <w:iCs/>
        </w:rPr>
        <w:t>PASSporT: Personal Assertion Token</w:t>
      </w:r>
      <w:r w:rsidR="005E434A">
        <w:rPr>
          <w:rFonts w:cs="Tahoma"/>
          <w:i/>
          <w:iCs/>
        </w:rPr>
        <w:t>.</w:t>
      </w:r>
      <w:r w:rsidR="005E434A">
        <w:rPr>
          <w:rFonts w:cs="Tahoma"/>
        </w:rPr>
        <w:t xml:space="preserve"> </w:t>
      </w:r>
      <w:r w:rsidR="005E434A" w:rsidRPr="005E434A">
        <w:rPr>
          <w:rFonts w:cs="Tahoma"/>
        </w:rPr>
        <w:t>C. Wendt</w:t>
      </w:r>
      <w:r w:rsidR="00B83241">
        <w:rPr>
          <w:rFonts w:cs="Tahoma"/>
        </w:rPr>
        <w:t xml:space="preserve">, et. al. </w:t>
      </w:r>
      <w:hyperlink r:id="rId71" w:history="1">
        <w:r w:rsidR="00B83241" w:rsidRPr="00B83241">
          <w:rPr>
            <w:rStyle w:val="Hyperlink"/>
            <w:rFonts w:cs="Tahoma"/>
          </w:rPr>
          <w:t>RFC 8225</w:t>
        </w:r>
      </w:hyperlink>
      <w:r w:rsidR="002D188A">
        <w:rPr>
          <w:rFonts w:cs="Tahoma"/>
        </w:rPr>
        <w:t>, February 2018</w:t>
      </w:r>
      <w:bookmarkEnd w:id="2807"/>
    </w:p>
    <w:p w14:paraId="71658F3D" w14:textId="142F3617" w:rsidR="00AF5604" w:rsidRPr="00AF5604" w:rsidRDefault="0041046E" w:rsidP="00AF5604">
      <w:pPr>
        <w:pStyle w:val="ListParagraph"/>
        <w:numPr>
          <w:ilvl w:val="0"/>
          <w:numId w:val="6"/>
        </w:numPr>
        <w:ind w:left="720" w:hanging="720"/>
        <w:rPr>
          <w:rFonts w:cs="Tahoma"/>
        </w:rPr>
      </w:pPr>
      <w:bookmarkStart w:id="2809" w:name="_Ref225776300"/>
      <w:r w:rsidRPr="0041046E">
        <w:rPr>
          <w:rFonts w:cs="Tahoma"/>
          <w:szCs w:val="24"/>
        </w:rPr>
        <w:t xml:space="preserve">National Emergency Number Association. </w:t>
      </w:r>
      <w:r w:rsidRPr="00AF5604">
        <w:rPr>
          <w:rFonts w:cs="Tahoma"/>
          <w:i/>
          <w:iCs/>
          <w:szCs w:val="24"/>
        </w:rPr>
        <w:t xml:space="preserve">NENA Standard for </w:t>
      </w:r>
      <w:r w:rsidR="00C4168A" w:rsidRPr="00AF5604">
        <w:rPr>
          <w:rFonts w:cs="Tahoma"/>
          <w:i/>
          <w:iCs/>
          <w:szCs w:val="24"/>
        </w:rPr>
        <w:t>Emergency Incident Data Objects (EIDO)</w:t>
      </w:r>
      <w:r w:rsidR="00AF5604">
        <w:rPr>
          <w:rFonts w:cs="Tahoma"/>
          <w:szCs w:val="24"/>
        </w:rPr>
        <w:t>.</w:t>
      </w:r>
      <w:r w:rsidR="00C4168A" w:rsidRPr="0041046E">
        <w:rPr>
          <w:rFonts w:cs="Tahoma"/>
          <w:szCs w:val="24"/>
        </w:rPr>
        <w:t xml:space="preserve"> </w:t>
      </w:r>
      <w:hyperlink r:id="rId72" w:history="1">
        <w:r w:rsidR="00AF5604">
          <w:rPr>
            <w:rStyle w:val="Hyperlink"/>
            <w:szCs w:val="24"/>
          </w:rPr>
          <w:t>NENA-STA-021.1-2021</w:t>
        </w:r>
      </w:hyperlink>
      <w:bookmarkEnd w:id="2808"/>
      <w:r w:rsidR="00AF5604">
        <w:t xml:space="preserve">. </w:t>
      </w:r>
      <w:r w:rsidR="00AD5B02">
        <w:rPr>
          <w:rFonts w:cs="Tahoma"/>
          <w:szCs w:val="24"/>
        </w:rPr>
        <w:t>Alexandria</w:t>
      </w:r>
      <w:r w:rsidR="00AF5604" w:rsidRPr="0041046E">
        <w:rPr>
          <w:rFonts w:cs="Tahoma"/>
          <w:szCs w:val="24"/>
        </w:rPr>
        <w:t xml:space="preserve">, VA: NENA, approved </w:t>
      </w:r>
      <w:r w:rsidR="00AF5604">
        <w:rPr>
          <w:rFonts w:cs="Tahoma"/>
          <w:szCs w:val="24"/>
        </w:rPr>
        <w:t>October 14, 2021</w:t>
      </w:r>
      <w:r w:rsidR="00AF5604" w:rsidRPr="0041046E">
        <w:rPr>
          <w:rFonts w:cs="Tahoma"/>
          <w:szCs w:val="24"/>
        </w:rPr>
        <w:t>.</w:t>
      </w:r>
      <w:bookmarkStart w:id="2810" w:name="_Ref200183012"/>
      <w:bookmarkEnd w:id="2809"/>
    </w:p>
    <w:p w14:paraId="6170075F" w14:textId="6F5984DD" w:rsidR="00352CEF" w:rsidRPr="00352CEF" w:rsidRDefault="00AF5604" w:rsidP="00352CEF">
      <w:pPr>
        <w:pStyle w:val="ListParagraph"/>
        <w:numPr>
          <w:ilvl w:val="0"/>
          <w:numId w:val="6"/>
        </w:numPr>
        <w:ind w:left="720" w:hanging="720"/>
        <w:rPr>
          <w:rFonts w:cs="Tahoma"/>
        </w:rPr>
      </w:pPr>
      <w:r w:rsidRPr="00AF5604">
        <w:rPr>
          <w:rFonts w:cs="Tahoma"/>
          <w:szCs w:val="24"/>
        </w:rPr>
        <w:t>Internet Engineering Task Force.</w:t>
      </w:r>
      <w:r>
        <w:rPr>
          <w:rFonts w:cs="Tahoma"/>
          <w:szCs w:val="24"/>
        </w:rPr>
        <w:t xml:space="preserve"> </w:t>
      </w:r>
      <w:r w:rsidR="00C4168A" w:rsidRPr="00AF5604">
        <w:rPr>
          <w:rFonts w:cs="Tahoma"/>
          <w:i/>
          <w:iCs/>
          <w:szCs w:val="24"/>
        </w:rPr>
        <w:t>DNS Resource Record (RR) for specifying the location of services (DNS SRV)</w:t>
      </w:r>
      <w:r>
        <w:rPr>
          <w:rFonts w:cs="Tahoma"/>
          <w:i/>
          <w:iCs/>
          <w:szCs w:val="24"/>
        </w:rPr>
        <w:t>.</w:t>
      </w:r>
      <w:r>
        <w:rPr>
          <w:rFonts w:cs="Tahoma"/>
          <w:szCs w:val="24"/>
        </w:rPr>
        <w:t xml:space="preserve"> A. Gulbrandsen</w:t>
      </w:r>
      <w:r w:rsidR="0008657C">
        <w:rPr>
          <w:rFonts w:cs="Tahoma"/>
          <w:szCs w:val="24"/>
        </w:rPr>
        <w:t>, et. al</w:t>
      </w:r>
      <w:r>
        <w:rPr>
          <w:rFonts w:cs="Tahoma"/>
          <w:szCs w:val="24"/>
        </w:rPr>
        <w:t>.</w:t>
      </w:r>
      <w:r w:rsidR="00C4168A" w:rsidRPr="00AF5604">
        <w:rPr>
          <w:rFonts w:cs="Tahoma"/>
          <w:szCs w:val="24"/>
        </w:rPr>
        <w:t xml:space="preserve"> </w:t>
      </w:r>
      <w:hyperlink r:id="rId73" w:history="1">
        <w:r w:rsidR="00C4168A" w:rsidRPr="00AF5604">
          <w:rPr>
            <w:rStyle w:val="Hyperlink"/>
            <w:szCs w:val="24"/>
          </w:rPr>
          <w:t>RFC 2782</w:t>
        </w:r>
      </w:hyperlink>
      <w:bookmarkEnd w:id="2810"/>
      <w:r w:rsidR="00352CEF">
        <w:t>, February 2000.</w:t>
      </w:r>
      <w:bookmarkStart w:id="2811" w:name="_Ref200183036"/>
    </w:p>
    <w:p w14:paraId="1C45DD47" w14:textId="4EE97CDB" w:rsidR="00AD5B02" w:rsidRPr="00AD5B02" w:rsidRDefault="00352CEF" w:rsidP="00AD5B02">
      <w:pPr>
        <w:pStyle w:val="ListParagraph"/>
        <w:numPr>
          <w:ilvl w:val="0"/>
          <w:numId w:val="6"/>
        </w:numPr>
        <w:ind w:left="720" w:hanging="720"/>
        <w:rPr>
          <w:rFonts w:cs="Tahoma"/>
        </w:rPr>
      </w:pPr>
      <w:r w:rsidRPr="00352CEF">
        <w:rPr>
          <w:rFonts w:cs="Tahoma"/>
          <w:szCs w:val="24"/>
        </w:rPr>
        <w:t>Internet Assigned Numbers Authority</w:t>
      </w:r>
      <w:r>
        <w:rPr>
          <w:rFonts w:cs="Tahoma"/>
          <w:szCs w:val="24"/>
        </w:rPr>
        <w:t xml:space="preserve">. </w:t>
      </w:r>
      <w:r w:rsidR="00C4168A" w:rsidRPr="00352CEF">
        <w:rPr>
          <w:rFonts w:cs="Tahoma"/>
          <w:i/>
          <w:iCs/>
          <w:szCs w:val="24"/>
        </w:rPr>
        <w:t>Internet Assigned Numbers Authority (IANA) Procedures for the Management of the Service Name and Transport Protocol Port Number Registry</w:t>
      </w:r>
      <w:r>
        <w:rPr>
          <w:rFonts w:cs="Tahoma"/>
          <w:szCs w:val="24"/>
        </w:rPr>
        <w:t xml:space="preserve">. </w:t>
      </w:r>
      <w:r w:rsidR="00C4168A" w:rsidRPr="00352CEF">
        <w:rPr>
          <w:rFonts w:cs="Tahoma"/>
          <w:szCs w:val="24"/>
        </w:rPr>
        <w:t xml:space="preserve"> </w:t>
      </w:r>
      <w:r>
        <w:rPr>
          <w:rFonts w:cs="Tahoma"/>
          <w:szCs w:val="24"/>
        </w:rPr>
        <w:t>M. Cotton</w:t>
      </w:r>
      <w:r w:rsidR="00A95C95">
        <w:rPr>
          <w:rFonts w:cs="Tahoma"/>
          <w:szCs w:val="24"/>
        </w:rPr>
        <w:t>, et. al</w:t>
      </w:r>
      <w:r>
        <w:rPr>
          <w:rFonts w:cs="Tahoma"/>
          <w:szCs w:val="24"/>
        </w:rPr>
        <w:t xml:space="preserve">. </w:t>
      </w:r>
      <w:hyperlink r:id="rId74" w:history="1">
        <w:r w:rsidR="00C4168A" w:rsidRPr="00352CEF">
          <w:rPr>
            <w:rStyle w:val="Hyperlink"/>
            <w:szCs w:val="24"/>
          </w:rPr>
          <w:t>RFC 6335</w:t>
        </w:r>
      </w:hyperlink>
      <w:bookmarkEnd w:id="2811"/>
      <w:r>
        <w:t>, August 2011</w:t>
      </w:r>
      <w:bookmarkStart w:id="2812" w:name="_Ref200183065"/>
      <w:r w:rsidR="00AD5B02">
        <w:t>.</w:t>
      </w:r>
    </w:p>
    <w:p w14:paraId="29B29473" w14:textId="77777777" w:rsidR="000C5F87" w:rsidRPr="000C5F87" w:rsidRDefault="00AD5B02" w:rsidP="000C5F87">
      <w:pPr>
        <w:pStyle w:val="ListParagraph"/>
        <w:numPr>
          <w:ilvl w:val="0"/>
          <w:numId w:val="6"/>
        </w:numPr>
        <w:ind w:left="720" w:hanging="720"/>
        <w:rPr>
          <w:rFonts w:cs="Tahoma"/>
        </w:rPr>
      </w:pPr>
      <w:bookmarkStart w:id="2813" w:name="_Ref225776404"/>
      <w:r w:rsidRPr="0041046E">
        <w:rPr>
          <w:rFonts w:cs="Tahoma"/>
          <w:szCs w:val="24"/>
        </w:rPr>
        <w:t xml:space="preserve">National Emergency Number Association. </w:t>
      </w:r>
      <w:bookmarkStart w:id="2814" w:name="_Ref200183372"/>
      <w:bookmarkEnd w:id="2812"/>
      <w:r w:rsidR="000C5F87" w:rsidRPr="000C5F87">
        <w:rPr>
          <w:rFonts w:cs="Tahoma"/>
          <w:i/>
          <w:iCs/>
          <w:szCs w:val="24"/>
        </w:rPr>
        <w:t xml:space="preserve">NENA </w:t>
      </w:r>
      <w:r w:rsidR="00C4168A" w:rsidRPr="000C5F87">
        <w:rPr>
          <w:rFonts w:cs="Tahoma"/>
          <w:i/>
          <w:iCs/>
          <w:szCs w:val="24"/>
        </w:rPr>
        <w:t>Conveyance of Emergency Incident Data Objects (EIDOs) between Next Generation (NG9</w:t>
      </w:r>
      <w:r w:rsidR="00C4168A" w:rsidRPr="000C5F87">
        <w:rPr>
          <w:rFonts w:cs="Tahoma"/>
          <w:i/>
          <w:iCs/>
          <w:szCs w:val="24"/>
        </w:rPr>
        <w:noBreakHyphen/>
        <w:t>1</w:t>
      </w:r>
      <w:r w:rsidR="00C4168A" w:rsidRPr="000C5F87">
        <w:rPr>
          <w:rFonts w:cs="Tahoma"/>
          <w:i/>
          <w:iCs/>
          <w:szCs w:val="24"/>
        </w:rPr>
        <w:noBreakHyphen/>
        <w:t>1) Systems and Applications</w:t>
      </w:r>
      <w:r w:rsidR="000C5F87">
        <w:rPr>
          <w:rFonts w:cs="Tahoma"/>
          <w:szCs w:val="24"/>
        </w:rPr>
        <w:t>.</w:t>
      </w:r>
      <w:r w:rsidR="00C4168A" w:rsidRPr="000C5F87">
        <w:rPr>
          <w:rFonts w:cs="Tahoma"/>
          <w:szCs w:val="24"/>
        </w:rPr>
        <w:t xml:space="preserve"> </w:t>
      </w:r>
      <w:hyperlink r:id="rId75" w:history="1">
        <w:r w:rsidR="000C5F87">
          <w:rPr>
            <w:rStyle w:val="Hyperlink"/>
            <w:szCs w:val="24"/>
          </w:rPr>
          <w:t>NENA-STA-024.1.1-2025</w:t>
        </w:r>
      </w:hyperlink>
      <w:bookmarkEnd w:id="2814"/>
      <w:r w:rsidR="000C5F87">
        <w:t xml:space="preserve">. </w:t>
      </w:r>
      <w:r w:rsidR="000C5F87" w:rsidRPr="000C5F87">
        <w:rPr>
          <w:rFonts w:cs="Tahoma"/>
          <w:szCs w:val="24"/>
        </w:rPr>
        <w:t xml:space="preserve">Alexandria, VA: NENA, approved </w:t>
      </w:r>
      <w:r w:rsidR="000C5F87">
        <w:rPr>
          <w:rFonts w:cs="Tahoma"/>
          <w:szCs w:val="24"/>
        </w:rPr>
        <w:t>January 16, 2025</w:t>
      </w:r>
      <w:r w:rsidR="000C5F87" w:rsidRPr="000C5F87">
        <w:rPr>
          <w:rFonts w:cs="Tahoma"/>
          <w:szCs w:val="24"/>
        </w:rPr>
        <w:t>.</w:t>
      </w:r>
      <w:bookmarkStart w:id="2815" w:name="_Ref200179864"/>
      <w:bookmarkEnd w:id="2813"/>
    </w:p>
    <w:p w14:paraId="75683E6E" w14:textId="77777777" w:rsidR="00764370" w:rsidRPr="00764370" w:rsidRDefault="000C5F87" w:rsidP="00764370">
      <w:pPr>
        <w:pStyle w:val="ListParagraph"/>
        <w:numPr>
          <w:ilvl w:val="0"/>
          <w:numId w:val="6"/>
        </w:numPr>
        <w:ind w:left="720" w:hanging="720"/>
        <w:rPr>
          <w:rFonts w:cs="Tahoma"/>
        </w:rPr>
      </w:pPr>
      <w:bookmarkStart w:id="2816" w:name="_Ref225761945"/>
      <w:r w:rsidRPr="000C5F87">
        <w:rPr>
          <w:rFonts w:cs="Tahoma"/>
          <w:szCs w:val="24"/>
        </w:rPr>
        <w:t xml:space="preserve">National Emergency Number Association. </w:t>
      </w:r>
      <w:r w:rsidR="00C4168A" w:rsidRPr="000C5F87">
        <w:rPr>
          <w:rFonts w:cs="Tahoma"/>
          <w:i/>
          <w:iCs/>
          <w:szCs w:val="24"/>
        </w:rPr>
        <w:t>NENA Request for Proposal</w:t>
      </w:r>
      <w:r>
        <w:rPr>
          <w:rFonts w:cs="Tahoma"/>
          <w:i/>
          <w:iCs/>
          <w:szCs w:val="24"/>
        </w:rPr>
        <w:t xml:space="preserve"> (RFP)</w:t>
      </w:r>
      <w:r w:rsidR="00C4168A" w:rsidRPr="000C5F87">
        <w:rPr>
          <w:rFonts w:cs="Tahoma"/>
          <w:i/>
          <w:iCs/>
          <w:szCs w:val="24"/>
        </w:rPr>
        <w:t xml:space="preserve"> Considerations Information Document</w:t>
      </w:r>
      <w:r>
        <w:rPr>
          <w:rFonts w:cs="Tahoma"/>
          <w:szCs w:val="24"/>
        </w:rPr>
        <w:t>.</w:t>
      </w:r>
      <w:r w:rsidR="00C4168A" w:rsidRPr="000C5F87">
        <w:rPr>
          <w:rFonts w:cs="Tahoma"/>
          <w:szCs w:val="24"/>
        </w:rPr>
        <w:t xml:space="preserve"> </w:t>
      </w:r>
      <w:hyperlink r:id="rId76" w:history="1">
        <w:r>
          <w:rPr>
            <w:rStyle w:val="Hyperlink"/>
            <w:szCs w:val="24"/>
          </w:rPr>
          <w:t>NENA-INF-021.1-2020</w:t>
        </w:r>
      </w:hyperlink>
      <w:bookmarkEnd w:id="2815"/>
      <w:r>
        <w:t xml:space="preserve">. </w:t>
      </w:r>
      <w:r w:rsidRPr="000C5F87">
        <w:rPr>
          <w:rFonts w:cs="Tahoma"/>
          <w:szCs w:val="24"/>
        </w:rPr>
        <w:t xml:space="preserve">Alexandria, VA: NENA, approved </w:t>
      </w:r>
      <w:r>
        <w:rPr>
          <w:rFonts w:cs="Tahoma"/>
          <w:szCs w:val="24"/>
        </w:rPr>
        <w:t>January 19, 2020</w:t>
      </w:r>
      <w:r w:rsidRPr="000C5F87">
        <w:rPr>
          <w:rFonts w:cs="Tahoma"/>
          <w:szCs w:val="24"/>
        </w:rPr>
        <w:t>.</w:t>
      </w:r>
      <w:bookmarkStart w:id="2817" w:name="_Ref200188290"/>
      <w:bookmarkEnd w:id="2816"/>
    </w:p>
    <w:p w14:paraId="4C69BDDD" w14:textId="72D48AA0" w:rsidR="00087A6A" w:rsidRPr="00087A6A" w:rsidRDefault="00764370" w:rsidP="00087A6A">
      <w:pPr>
        <w:pStyle w:val="ListParagraph"/>
        <w:numPr>
          <w:ilvl w:val="0"/>
          <w:numId w:val="6"/>
        </w:numPr>
        <w:ind w:left="720" w:hanging="720"/>
        <w:rPr>
          <w:rFonts w:cs="Tahoma"/>
        </w:rPr>
      </w:pPr>
      <w:bookmarkStart w:id="2818" w:name="_Ref225777528"/>
      <w:r w:rsidRPr="00AF5604">
        <w:rPr>
          <w:rFonts w:cs="Tahoma"/>
          <w:szCs w:val="24"/>
        </w:rPr>
        <w:t>Internet Engineering Task Force.</w:t>
      </w:r>
      <w:r>
        <w:rPr>
          <w:rFonts w:cs="Tahoma"/>
          <w:szCs w:val="24"/>
        </w:rPr>
        <w:t xml:space="preserve"> </w:t>
      </w:r>
      <w:r w:rsidR="00C4168A" w:rsidRPr="00087A6A">
        <w:rPr>
          <w:rFonts w:cs="Tahoma"/>
          <w:i/>
          <w:iCs/>
          <w:szCs w:val="24"/>
        </w:rPr>
        <w:t>An Extension to the Session Description Protocol (SDP) and Real-time Transport Protocol (RTP) for Media Loopback</w:t>
      </w:r>
      <w:r w:rsidR="00087A6A">
        <w:rPr>
          <w:rFonts w:cs="Tahoma"/>
          <w:szCs w:val="24"/>
        </w:rPr>
        <w:t>. H. Kaplan, Ed.</w:t>
      </w:r>
      <w:r w:rsidR="00A95C95">
        <w:rPr>
          <w:rFonts w:cs="Tahoma"/>
          <w:szCs w:val="24"/>
        </w:rPr>
        <w:t>, et. al.</w:t>
      </w:r>
      <w:r w:rsidR="00C4168A" w:rsidRPr="00764370">
        <w:rPr>
          <w:rFonts w:cs="Tahoma"/>
          <w:szCs w:val="24"/>
        </w:rPr>
        <w:t xml:space="preserve"> </w:t>
      </w:r>
      <w:hyperlink r:id="rId77" w:history="1">
        <w:r w:rsidR="00C4168A" w:rsidRPr="00764370">
          <w:rPr>
            <w:rStyle w:val="Hyperlink"/>
            <w:szCs w:val="24"/>
          </w:rPr>
          <w:t>RFC 6849</w:t>
        </w:r>
      </w:hyperlink>
      <w:bookmarkEnd w:id="2817"/>
      <w:r w:rsidR="00087A6A">
        <w:t>, February 2013.</w:t>
      </w:r>
      <w:bookmarkStart w:id="2819" w:name="_Ref200188704"/>
      <w:bookmarkEnd w:id="2818"/>
    </w:p>
    <w:p w14:paraId="4DF10754" w14:textId="35496481" w:rsidR="00087A6A" w:rsidRPr="00087A6A" w:rsidRDefault="00087A6A" w:rsidP="00087A6A">
      <w:pPr>
        <w:pStyle w:val="ListParagraph"/>
        <w:numPr>
          <w:ilvl w:val="0"/>
          <w:numId w:val="6"/>
        </w:numPr>
        <w:ind w:left="720" w:hanging="720"/>
        <w:rPr>
          <w:rFonts w:cs="Tahoma"/>
        </w:rPr>
      </w:pPr>
      <w:bookmarkStart w:id="2820" w:name="_Ref225777609"/>
      <w:r w:rsidRPr="00AF5604">
        <w:rPr>
          <w:rFonts w:cs="Tahoma"/>
          <w:szCs w:val="24"/>
        </w:rPr>
        <w:t>Internet Engineering Task Force.</w:t>
      </w:r>
      <w:r>
        <w:rPr>
          <w:rFonts w:cs="Tahoma"/>
          <w:szCs w:val="24"/>
        </w:rPr>
        <w:t xml:space="preserve"> </w:t>
      </w:r>
      <w:r w:rsidR="00C4168A" w:rsidRPr="00087A6A">
        <w:rPr>
          <w:rFonts w:cs="Tahoma"/>
          <w:i/>
          <w:iCs/>
          <w:szCs w:val="24"/>
        </w:rPr>
        <w:t>A Location Dereference Protocol Using HTTP-Enabled Location Delivery (HELD)</w:t>
      </w:r>
      <w:r>
        <w:rPr>
          <w:rFonts w:cs="Tahoma"/>
          <w:szCs w:val="24"/>
        </w:rPr>
        <w:t>. J. Winterbottom</w:t>
      </w:r>
      <w:r w:rsidR="00A95C95">
        <w:rPr>
          <w:rFonts w:cs="Tahoma"/>
          <w:szCs w:val="24"/>
        </w:rPr>
        <w:t>, et. al</w:t>
      </w:r>
      <w:r>
        <w:rPr>
          <w:rFonts w:cs="Tahoma"/>
          <w:szCs w:val="24"/>
        </w:rPr>
        <w:t>.</w:t>
      </w:r>
      <w:r w:rsidR="00C4168A" w:rsidRPr="00087A6A">
        <w:rPr>
          <w:rFonts w:cs="Tahoma"/>
          <w:szCs w:val="24"/>
        </w:rPr>
        <w:t xml:space="preserve"> </w:t>
      </w:r>
      <w:hyperlink r:id="rId78" w:history="1">
        <w:r w:rsidR="00C4168A" w:rsidRPr="00087A6A">
          <w:rPr>
            <w:rStyle w:val="Hyperlink"/>
            <w:szCs w:val="24"/>
          </w:rPr>
          <w:t>RFC 6753</w:t>
        </w:r>
      </w:hyperlink>
      <w:bookmarkEnd w:id="2819"/>
      <w:r>
        <w:t>, October 2012.</w:t>
      </w:r>
      <w:bookmarkStart w:id="2821" w:name="_Ref200188882"/>
      <w:bookmarkEnd w:id="2820"/>
    </w:p>
    <w:p w14:paraId="0BDAEE11" w14:textId="77777777" w:rsidR="00087A6A" w:rsidRPr="00087A6A" w:rsidRDefault="00087A6A" w:rsidP="00087A6A">
      <w:pPr>
        <w:pStyle w:val="ListParagraph"/>
        <w:numPr>
          <w:ilvl w:val="0"/>
          <w:numId w:val="6"/>
        </w:numPr>
        <w:ind w:left="720" w:hanging="720"/>
        <w:rPr>
          <w:rFonts w:cs="Tahoma"/>
        </w:rPr>
      </w:pPr>
      <w:bookmarkStart w:id="2822" w:name="_Ref225777636"/>
      <w:r w:rsidRPr="00087A6A">
        <w:rPr>
          <w:rFonts w:cs="Tahoma"/>
          <w:szCs w:val="24"/>
        </w:rPr>
        <w:lastRenderedPageBreak/>
        <w:t xml:space="preserve">Internet Engineering Task Force. </w:t>
      </w:r>
      <w:r w:rsidR="00C4168A" w:rsidRPr="00087A6A">
        <w:rPr>
          <w:rFonts w:cs="Tahoma"/>
          <w:i/>
          <w:iCs/>
          <w:szCs w:val="24"/>
        </w:rPr>
        <w:t>A Presence Event Package for the Session Initiation Protocol (SIP)</w:t>
      </w:r>
      <w:r w:rsidRPr="00087A6A">
        <w:rPr>
          <w:rFonts w:cs="Tahoma"/>
          <w:szCs w:val="24"/>
        </w:rPr>
        <w:t>.</w:t>
      </w:r>
      <w:r w:rsidR="00C4168A" w:rsidRPr="00087A6A">
        <w:rPr>
          <w:rFonts w:cs="Tahoma"/>
          <w:szCs w:val="24"/>
        </w:rPr>
        <w:t xml:space="preserve"> </w:t>
      </w:r>
      <w:r w:rsidRPr="00087A6A">
        <w:rPr>
          <w:rFonts w:cs="Tahoma"/>
          <w:szCs w:val="24"/>
        </w:rPr>
        <w:t xml:space="preserve">J. Rosenberg. </w:t>
      </w:r>
      <w:hyperlink r:id="rId79" w:history="1">
        <w:r w:rsidR="00C4168A" w:rsidRPr="00087A6A">
          <w:rPr>
            <w:rStyle w:val="Hyperlink"/>
            <w:szCs w:val="24"/>
          </w:rPr>
          <w:t>RFC 3856</w:t>
        </w:r>
      </w:hyperlink>
      <w:bookmarkEnd w:id="2821"/>
      <w:r>
        <w:t>, August 2004.</w:t>
      </w:r>
      <w:bookmarkStart w:id="2823" w:name="_Ref200189077"/>
      <w:bookmarkEnd w:id="2822"/>
    </w:p>
    <w:p w14:paraId="618E14C3" w14:textId="737228C8" w:rsidR="00087A6A" w:rsidRPr="00087A6A" w:rsidRDefault="00087A6A" w:rsidP="00087A6A">
      <w:pPr>
        <w:pStyle w:val="ListParagraph"/>
        <w:numPr>
          <w:ilvl w:val="0"/>
          <w:numId w:val="6"/>
        </w:numPr>
        <w:ind w:left="720" w:hanging="720"/>
        <w:rPr>
          <w:rFonts w:cs="Tahoma"/>
        </w:rPr>
      </w:pPr>
      <w:bookmarkStart w:id="2824" w:name="_Ref225777666"/>
      <w:r w:rsidRPr="00087A6A">
        <w:rPr>
          <w:rFonts w:cs="Tahoma"/>
          <w:szCs w:val="24"/>
        </w:rPr>
        <w:t xml:space="preserve">Internet Engineering Task Force. </w:t>
      </w:r>
      <w:r w:rsidR="00C4168A" w:rsidRPr="00087A6A">
        <w:rPr>
          <w:rFonts w:cs="Tahoma"/>
          <w:i/>
          <w:iCs/>
          <w:szCs w:val="24"/>
        </w:rPr>
        <w:t>Filtering Location Notifications in the Session Initiation Protocol (SIP)</w:t>
      </w:r>
      <w:r>
        <w:rPr>
          <w:rFonts w:cs="Tahoma"/>
          <w:szCs w:val="24"/>
        </w:rPr>
        <w:t>. R. Mahy</w:t>
      </w:r>
      <w:r w:rsidR="00823848">
        <w:rPr>
          <w:rFonts w:cs="Tahoma"/>
          <w:szCs w:val="24"/>
        </w:rPr>
        <w:t>, B. Rosen. H. Tschofenig</w:t>
      </w:r>
      <w:r>
        <w:rPr>
          <w:rFonts w:cs="Tahoma"/>
          <w:szCs w:val="24"/>
        </w:rPr>
        <w:t>.</w:t>
      </w:r>
      <w:r w:rsidR="00C4168A" w:rsidRPr="00087A6A">
        <w:rPr>
          <w:rFonts w:cs="Tahoma"/>
          <w:szCs w:val="24"/>
        </w:rPr>
        <w:t xml:space="preserve"> </w:t>
      </w:r>
      <w:hyperlink r:id="rId80" w:history="1">
        <w:r w:rsidR="00C4168A" w:rsidRPr="00087A6A">
          <w:rPr>
            <w:rStyle w:val="Hyperlink"/>
            <w:szCs w:val="24"/>
          </w:rPr>
          <w:t>RFC 6447</w:t>
        </w:r>
      </w:hyperlink>
      <w:bookmarkEnd w:id="2823"/>
      <w:r>
        <w:t>, January 2012.</w:t>
      </w:r>
      <w:bookmarkStart w:id="2825" w:name="_Ref200190346"/>
      <w:bookmarkEnd w:id="2824"/>
    </w:p>
    <w:p w14:paraId="5716D80A" w14:textId="77777777" w:rsidR="00087A6A" w:rsidRPr="00087A6A" w:rsidRDefault="00C4168A" w:rsidP="00087A6A">
      <w:pPr>
        <w:pStyle w:val="ListParagraph"/>
        <w:numPr>
          <w:ilvl w:val="0"/>
          <w:numId w:val="6"/>
        </w:numPr>
        <w:ind w:left="720" w:hanging="720"/>
        <w:rPr>
          <w:rFonts w:cs="Tahoma"/>
        </w:rPr>
      </w:pPr>
      <w:bookmarkStart w:id="2826" w:name="_Ref225777831"/>
      <w:r w:rsidRPr="00087A6A">
        <w:rPr>
          <w:rFonts w:cs="Tahoma"/>
          <w:szCs w:val="24"/>
        </w:rPr>
        <w:t>SIPconnect</w:t>
      </w:r>
      <w:r w:rsidR="00087A6A">
        <w:rPr>
          <w:rFonts w:cs="Tahoma"/>
          <w:szCs w:val="24"/>
        </w:rPr>
        <w:t xml:space="preserve"> SIP Forum.</w:t>
      </w:r>
      <w:r w:rsidRPr="00087A6A">
        <w:rPr>
          <w:rFonts w:cs="Tahoma"/>
          <w:szCs w:val="24"/>
        </w:rPr>
        <w:t xml:space="preserve"> </w:t>
      </w:r>
      <w:r w:rsidR="00087A6A" w:rsidRPr="00087A6A">
        <w:rPr>
          <w:rFonts w:cs="Tahoma"/>
          <w:i/>
          <w:iCs/>
          <w:szCs w:val="24"/>
        </w:rPr>
        <w:t xml:space="preserve">SIP-PBX / Service Provider Interoperability </w:t>
      </w:r>
      <w:r w:rsidRPr="00087A6A">
        <w:rPr>
          <w:rFonts w:cs="Tahoma"/>
          <w:i/>
          <w:iCs/>
          <w:szCs w:val="24"/>
        </w:rPr>
        <w:t>2.0 Technical Recommendation</w:t>
      </w:r>
      <w:r w:rsidR="00087A6A">
        <w:rPr>
          <w:rFonts w:cs="Tahoma"/>
          <w:szCs w:val="24"/>
        </w:rPr>
        <w:t>. A. Hutton, G. Salguerio.</w:t>
      </w:r>
      <w:r w:rsidRPr="00087A6A">
        <w:rPr>
          <w:rFonts w:cs="Tahoma"/>
          <w:szCs w:val="24"/>
        </w:rPr>
        <w:t xml:space="preserve"> </w:t>
      </w:r>
      <w:hyperlink r:id="rId81" w:history="1">
        <w:r w:rsidRPr="00087A6A">
          <w:rPr>
            <w:rStyle w:val="Hyperlink"/>
            <w:szCs w:val="24"/>
          </w:rPr>
          <w:t>SIP Forum Document Number: TWG-11</w:t>
        </w:r>
      </w:hyperlink>
      <w:bookmarkEnd w:id="2825"/>
      <w:r w:rsidR="00087A6A">
        <w:t>, 2016.</w:t>
      </w:r>
      <w:bookmarkStart w:id="2827" w:name="_Ref200190690"/>
      <w:bookmarkEnd w:id="2826"/>
    </w:p>
    <w:p w14:paraId="681C1339" w14:textId="77777777" w:rsidR="00B74DCE" w:rsidRPr="00B74DCE" w:rsidRDefault="00087A6A" w:rsidP="00B74DCE">
      <w:pPr>
        <w:pStyle w:val="ListParagraph"/>
        <w:numPr>
          <w:ilvl w:val="0"/>
          <w:numId w:val="6"/>
        </w:numPr>
        <w:ind w:left="720" w:hanging="720"/>
        <w:rPr>
          <w:rFonts w:cs="Tahoma"/>
        </w:rPr>
      </w:pPr>
      <w:bookmarkStart w:id="2828" w:name="_Ref225777942"/>
      <w:r w:rsidRPr="00087A6A">
        <w:rPr>
          <w:rFonts w:cs="Tahoma"/>
          <w:szCs w:val="24"/>
        </w:rPr>
        <w:t xml:space="preserve">Internet Engineering Task Force. </w:t>
      </w:r>
      <w:r w:rsidR="00C4168A" w:rsidRPr="00087A6A">
        <w:rPr>
          <w:rFonts w:cs="Tahoma"/>
          <w:i/>
          <w:iCs/>
          <w:szCs w:val="24"/>
        </w:rPr>
        <w:t>Framework and Security Considerations for Session Initiation Protocol (SIP) URI-List Services</w:t>
      </w:r>
      <w:r>
        <w:rPr>
          <w:rFonts w:cs="Tahoma"/>
          <w:szCs w:val="24"/>
        </w:rPr>
        <w:t>. A. Roach, G. Camarillo.</w:t>
      </w:r>
      <w:r w:rsidR="00C4168A" w:rsidRPr="00087A6A">
        <w:rPr>
          <w:rFonts w:cs="Tahoma"/>
          <w:szCs w:val="24"/>
        </w:rPr>
        <w:t xml:space="preserve"> </w:t>
      </w:r>
      <w:hyperlink r:id="rId82" w:history="1">
        <w:r w:rsidR="00C4168A" w:rsidRPr="00087A6A">
          <w:rPr>
            <w:rStyle w:val="Hyperlink"/>
            <w:szCs w:val="24"/>
          </w:rPr>
          <w:t>RFC 5363</w:t>
        </w:r>
      </w:hyperlink>
      <w:bookmarkEnd w:id="2827"/>
      <w:r>
        <w:t>, October 14, 2015.</w:t>
      </w:r>
      <w:bookmarkStart w:id="2829" w:name="_Ref200190854"/>
      <w:bookmarkEnd w:id="2828"/>
    </w:p>
    <w:p w14:paraId="0B79014A" w14:textId="77777777" w:rsidR="0083330D" w:rsidRPr="0083330D" w:rsidRDefault="00B74DCE" w:rsidP="0083330D">
      <w:pPr>
        <w:pStyle w:val="ListParagraph"/>
        <w:numPr>
          <w:ilvl w:val="0"/>
          <w:numId w:val="6"/>
        </w:numPr>
        <w:ind w:left="720" w:hanging="720"/>
        <w:rPr>
          <w:rFonts w:cs="Tahoma"/>
        </w:rPr>
      </w:pPr>
      <w:bookmarkStart w:id="2830" w:name="_Ref225777963"/>
      <w:r w:rsidRPr="00087A6A">
        <w:rPr>
          <w:rFonts w:cs="Tahoma"/>
          <w:szCs w:val="24"/>
        </w:rPr>
        <w:t xml:space="preserve">Internet Engineering Task Force. </w:t>
      </w:r>
      <w:r w:rsidR="00C4168A" w:rsidRPr="00B74DCE">
        <w:rPr>
          <w:rFonts w:cs="Tahoma"/>
          <w:i/>
          <w:iCs/>
          <w:szCs w:val="24"/>
        </w:rPr>
        <w:t>Conference Establishment Using Request-Contained Lists in the Session Initiation Protocol (SIP)</w:t>
      </w:r>
      <w:r>
        <w:rPr>
          <w:rFonts w:cs="Tahoma"/>
          <w:szCs w:val="24"/>
        </w:rPr>
        <w:t>. G. Camarillo, A. Johnston.</w:t>
      </w:r>
      <w:r w:rsidR="00C4168A" w:rsidRPr="00B74DCE">
        <w:rPr>
          <w:rFonts w:cs="Tahoma"/>
          <w:szCs w:val="24"/>
        </w:rPr>
        <w:t xml:space="preserve"> </w:t>
      </w:r>
      <w:hyperlink r:id="rId83" w:history="1">
        <w:r w:rsidR="00C4168A" w:rsidRPr="00B74DCE">
          <w:rPr>
            <w:rStyle w:val="Hyperlink"/>
            <w:szCs w:val="24"/>
          </w:rPr>
          <w:t>RFC 5366</w:t>
        </w:r>
      </w:hyperlink>
      <w:bookmarkEnd w:id="2829"/>
      <w:r>
        <w:t>, October 2008.</w:t>
      </w:r>
      <w:bookmarkStart w:id="2831" w:name="_Ref200355832"/>
      <w:bookmarkEnd w:id="2830"/>
    </w:p>
    <w:p w14:paraId="7B14F8E6" w14:textId="59480060" w:rsidR="00F35A30" w:rsidRPr="00F35A30" w:rsidRDefault="0083330D" w:rsidP="00F35A30">
      <w:pPr>
        <w:pStyle w:val="ListParagraph"/>
        <w:numPr>
          <w:ilvl w:val="0"/>
          <w:numId w:val="6"/>
        </w:numPr>
        <w:ind w:left="720" w:hanging="720"/>
        <w:rPr>
          <w:rFonts w:cs="Tahoma"/>
        </w:rPr>
      </w:pPr>
      <w:bookmarkStart w:id="2832" w:name="_Ref225803256"/>
      <w:r w:rsidRPr="0083330D">
        <w:rPr>
          <w:rFonts w:cs="Tahoma"/>
          <w:szCs w:val="24"/>
        </w:rPr>
        <w:t xml:space="preserve">International Telecommunication Union. </w:t>
      </w:r>
      <w:r w:rsidR="001D3861" w:rsidRPr="001D3861">
        <w:rPr>
          <w:rFonts w:cs="Tahoma"/>
          <w:i/>
          <w:iCs/>
          <w:szCs w:val="24"/>
        </w:rPr>
        <w:t>G.711:</w:t>
      </w:r>
      <w:r w:rsidR="001D3861">
        <w:rPr>
          <w:rFonts w:cs="Tahoma"/>
          <w:szCs w:val="24"/>
        </w:rPr>
        <w:t xml:space="preserve"> </w:t>
      </w:r>
      <w:r w:rsidR="00C4168A" w:rsidRPr="0083330D">
        <w:rPr>
          <w:rFonts w:cs="Tahoma"/>
          <w:i/>
          <w:iCs/>
          <w:szCs w:val="24"/>
        </w:rPr>
        <w:t>Pulse Code Modulation (PCM) of Voice Frequencies, ITU-T Recommendations</w:t>
      </w:r>
      <w:bookmarkEnd w:id="2831"/>
      <w:r w:rsidR="001D3861">
        <w:rPr>
          <w:rFonts w:cs="Tahoma"/>
          <w:szCs w:val="24"/>
        </w:rPr>
        <w:t xml:space="preserve">. </w:t>
      </w:r>
      <w:hyperlink r:id="rId84" w:history="1">
        <w:r w:rsidR="001D3861" w:rsidRPr="00313B88">
          <w:rPr>
            <w:rStyle w:val="Hyperlink"/>
            <w:rFonts w:cs="Tahoma"/>
            <w:szCs w:val="24"/>
          </w:rPr>
          <w:t>https://www.itu.int/rec/T-REC-G.711/en</w:t>
        </w:r>
      </w:hyperlink>
      <w:r>
        <w:t>,</w:t>
      </w:r>
      <w:r w:rsidR="001D3861">
        <w:t xml:space="preserve"> </w:t>
      </w:r>
      <w:r>
        <w:t>2010.</w:t>
      </w:r>
      <w:bookmarkStart w:id="2833" w:name="_Ref200357091"/>
      <w:bookmarkEnd w:id="2832"/>
    </w:p>
    <w:p w14:paraId="0C6161C6" w14:textId="160ABE82" w:rsidR="00F35A30" w:rsidRPr="00F35A30" w:rsidRDefault="00F35A30" w:rsidP="00F35A30">
      <w:pPr>
        <w:pStyle w:val="ListParagraph"/>
        <w:numPr>
          <w:ilvl w:val="0"/>
          <w:numId w:val="6"/>
        </w:numPr>
        <w:ind w:left="720" w:hanging="720"/>
        <w:rPr>
          <w:rFonts w:cs="Tahoma"/>
        </w:rPr>
      </w:pPr>
      <w:bookmarkStart w:id="2834" w:name="_Ref225803270"/>
      <w:r w:rsidRPr="0083330D">
        <w:rPr>
          <w:rFonts w:cs="Tahoma"/>
          <w:szCs w:val="24"/>
        </w:rPr>
        <w:t xml:space="preserve">International Telecommunication Union. </w:t>
      </w:r>
      <w:r w:rsidR="00C4168A" w:rsidRPr="00F35A30">
        <w:rPr>
          <w:rFonts w:cs="Tahoma"/>
          <w:i/>
          <w:iCs/>
          <w:szCs w:val="24"/>
        </w:rPr>
        <w:t>Wideband coding of speech at around 16 kbit/s using Adaptive Multi-Rate Wideband (AMR-WB</w:t>
      </w:r>
      <w:r w:rsidR="00C4168A" w:rsidRPr="00EE0003">
        <w:rPr>
          <w:rFonts w:cs="Tahoma"/>
          <w:i/>
          <w:iCs/>
          <w:szCs w:val="24"/>
        </w:rPr>
        <w:t>)</w:t>
      </w:r>
      <w:r w:rsidR="00EE0003" w:rsidRPr="00EE0003">
        <w:rPr>
          <w:rFonts w:cs="Tahoma"/>
          <w:i/>
          <w:iCs/>
          <w:szCs w:val="24"/>
        </w:rPr>
        <w:t xml:space="preserve"> </w:t>
      </w:r>
      <w:r w:rsidR="00C4168A" w:rsidRPr="00EE0003">
        <w:rPr>
          <w:i/>
          <w:iCs/>
          <w:szCs w:val="24"/>
        </w:rPr>
        <w:t>G.722.2</w:t>
      </w:r>
      <w:bookmarkEnd w:id="2833"/>
      <w:r w:rsidR="00EE0003">
        <w:t xml:space="preserve">. </w:t>
      </w:r>
      <w:hyperlink r:id="rId85" w:history="1">
        <w:r w:rsidR="00EE0003" w:rsidRPr="00313B88">
          <w:rPr>
            <w:rStyle w:val="Hyperlink"/>
          </w:rPr>
          <w:t>https://www.itu.int/rec/T-REC-G.722.2/en</w:t>
        </w:r>
      </w:hyperlink>
      <w:r w:rsidR="00EE0003">
        <w:t xml:space="preserve">, July, </w:t>
      </w:r>
      <w:r>
        <w:t>2003.</w:t>
      </w:r>
      <w:bookmarkStart w:id="2835" w:name="_Ref200364725"/>
      <w:bookmarkEnd w:id="2834"/>
    </w:p>
    <w:p w14:paraId="68F88CC0" w14:textId="01BCC33D" w:rsidR="00F35A30" w:rsidRPr="00F35A30" w:rsidRDefault="00F35A30" w:rsidP="00F35A30">
      <w:pPr>
        <w:pStyle w:val="ListParagraph"/>
        <w:numPr>
          <w:ilvl w:val="0"/>
          <w:numId w:val="6"/>
        </w:numPr>
        <w:ind w:left="720" w:hanging="720"/>
        <w:rPr>
          <w:rFonts w:cs="Tahoma"/>
        </w:rPr>
      </w:pPr>
      <w:bookmarkStart w:id="2836" w:name="_Ref225803433"/>
      <w:r>
        <w:rPr>
          <w:rFonts w:cs="Tahoma"/>
          <w:szCs w:val="24"/>
        </w:rPr>
        <w:t xml:space="preserve">European Telecommunications Standards Institute. </w:t>
      </w:r>
      <w:r w:rsidRPr="00F35A30">
        <w:rPr>
          <w:rFonts w:cs="Tahoma"/>
          <w:i/>
          <w:iCs/>
          <w:szCs w:val="24"/>
        </w:rPr>
        <w:t xml:space="preserve">Universal Mobile Telecommunications System (UMTS); LTE; </w:t>
      </w:r>
      <w:r w:rsidR="00C4168A" w:rsidRPr="00F35A30">
        <w:rPr>
          <w:rFonts w:cs="Tahoma"/>
          <w:i/>
          <w:iCs/>
          <w:szCs w:val="24"/>
        </w:rPr>
        <w:t>Codec for Enhanced Voice Services (EVS)</w:t>
      </w:r>
      <w:r w:rsidRPr="00F35A30">
        <w:rPr>
          <w:rFonts w:cs="Tahoma"/>
          <w:i/>
          <w:iCs/>
          <w:szCs w:val="24"/>
        </w:rPr>
        <w:t>; Performance characterization</w:t>
      </w:r>
      <w:r w:rsidR="0059009C" w:rsidRPr="0059009C">
        <w:rPr>
          <w:rFonts w:cs="Tahoma"/>
          <w:i/>
          <w:iCs/>
          <w:szCs w:val="24"/>
        </w:rPr>
        <w:t xml:space="preserve"> </w:t>
      </w:r>
      <w:r w:rsidR="0059009C">
        <w:rPr>
          <w:rFonts w:cs="Tahoma"/>
          <w:i/>
          <w:iCs/>
          <w:szCs w:val="24"/>
        </w:rPr>
        <w:t>(</w:t>
      </w:r>
      <w:r w:rsidR="00C4168A" w:rsidRPr="0059009C">
        <w:rPr>
          <w:i/>
          <w:iCs/>
          <w:szCs w:val="24"/>
        </w:rPr>
        <w:t>3GPP TR 26.952 version 18.0.0 Release 18)</w:t>
      </w:r>
      <w:bookmarkEnd w:id="2835"/>
      <w:r w:rsidR="0059009C" w:rsidRPr="0059009C">
        <w:rPr>
          <w:i/>
          <w:iCs/>
        </w:rPr>
        <w:t xml:space="preserve">. </w:t>
      </w:r>
      <w:hyperlink r:id="rId86" w:history="1">
        <w:r w:rsidR="0059009C" w:rsidRPr="00313B88">
          <w:rPr>
            <w:rStyle w:val="Hyperlink"/>
          </w:rPr>
          <w:t>https://www.etsi.org/deliver/etsi_tr/126900_126999/126952/18.00.00_60/tr_126952v180000p.pdf</w:t>
        </w:r>
      </w:hyperlink>
      <w:r w:rsidR="0059009C">
        <w:t xml:space="preserve">, </w:t>
      </w:r>
      <w:r>
        <w:t>2024.</w:t>
      </w:r>
      <w:bookmarkStart w:id="2837" w:name="_Ref200365197"/>
      <w:bookmarkStart w:id="2838" w:name="_Ref200691964"/>
      <w:bookmarkEnd w:id="2836"/>
    </w:p>
    <w:p w14:paraId="0D8C5C5D" w14:textId="10E9F3EB" w:rsidR="00F35A30" w:rsidRPr="00F35A30" w:rsidRDefault="00F35A30" w:rsidP="00F35A30">
      <w:pPr>
        <w:pStyle w:val="ListParagraph"/>
        <w:numPr>
          <w:ilvl w:val="0"/>
          <w:numId w:val="6"/>
        </w:numPr>
        <w:ind w:left="720" w:hanging="720"/>
        <w:rPr>
          <w:rFonts w:cs="Tahoma"/>
        </w:rPr>
      </w:pPr>
      <w:bookmarkStart w:id="2839" w:name="_Ref225803493"/>
      <w:r w:rsidRPr="00087A6A">
        <w:rPr>
          <w:rFonts w:cs="Tahoma"/>
          <w:szCs w:val="24"/>
        </w:rPr>
        <w:t>Internet Engineering Task Force.</w:t>
      </w:r>
      <w:r>
        <w:rPr>
          <w:rFonts w:cs="Tahoma"/>
          <w:szCs w:val="24"/>
        </w:rPr>
        <w:t xml:space="preserve"> </w:t>
      </w:r>
      <w:r w:rsidR="00C4168A" w:rsidRPr="00F35A30">
        <w:rPr>
          <w:rFonts w:cs="Tahoma"/>
          <w:i/>
          <w:iCs/>
          <w:szCs w:val="24"/>
        </w:rPr>
        <w:t>Definition of the Opus Audio Codec</w:t>
      </w:r>
      <w:bookmarkEnd w:id="2837"/>
      <w:r>
        <w:rPr>
          <w:rFonts w:cs="Tahoma"/>
          <w:szCs w:val="24"/>
        </w:rPr>
        <w:t>. J.M. Valin</w:t>
      </w:r>
      <w:r w:rsidR="0059009C">
        <w:rPr>
          <w:rFonts w:cs="Tahoma"/>
          <w:szCs w:val="24"/>
        </w:rPr>
        <w:t>, et. al</w:t>
      </w:r>
      <w:r>
        <w:rPr>
          <w:rFonts w:cs="Tahoma"/>
          <w:szCs w:val="24"/>
        </w:rPr>
        <w:t xml:space="preserve">. </w:t>
      </w:r>
      <w:hyperlink r:id="rId87" w:history="1">
        <w:r w:rsidR="00C4168A" w:rsidRPr="00F35A30">
          <w:rPr>
            <w:rStyle w:val="Hyperlink"/>
            <w:szCs w:val="24"/>
          </w:rPr>
          <w:t>RFC 6716</w:t>
        </w:r>
      </w:hyperlink>
      <w:bookmarkEnd w:id="2838"/>
      <w:r>
        <w:t>, September 2012.</w:t>
      </w:r>
      <w:bookmarkEnd w:id="2839"/>
    </w:p>
    <w:p w14:paraId="11657B91" w14:textId="5CB2AA42" w:rsidR="00860238" w:rsidRPr="00860238" w:rsidRDefault="00F35A30" w:rsidP="00860238">
      <w:pPr>
        <w:pStyle w:val="ListParagraph"/>
        <w:numPr>
          <w:ilvl w:val="0"/>
          <w:numId w:val="6"/>
        </w:numPr>
        <w:ind w:left="720" w:hanging="720"/>
        <w:rPr>
          <w:rFonts w:cs="Tahoma"/>
        </w:rPr>
      </w:pPr>
      <w:bookmarkStart w:id="2840" w:name="_Ref225803601"/>
      <w:r w:rsidRPr="00F35A30">
        <w:rPr>
          <w:rFonts w:cs="Tahoma"/>
          <w:szCs w:val="24"/>
        </w:rPr>
        <w:t xml:space="preserve">International Telecommunication Union. </w:t>
      </w:r>
      <w:r w:rsidR="00C4168A" w:rsidRPr="00C71A1E">
        <w:rPr>
          <w:rFonts w:cs="Tahoma"/>
          <w:i/>
          <w:iCs/>
          <w:szCs w:val="24"/>
        </w:rPr>
        <w:t>ITU-T Coding of speech at 8 kbit/s using conjugate-structure algebraic-code-excited linear prediction (CS-ACELP), Annex J</w:t>
      </w:r>
      <w:r w:rsidR="006B7423">
        <w:rPr>
          <w:rFonts w:cs="Tahoma"/>
          <w:szCs w:val="24"/>
        </w:rPr>
        <w:t>.</w:t>
      </w:r>
      <w:r w:rsidR="00C4168A" w:rsidRPr="00F35A30">
        <w:rPr>
          <w:rFonts w:cs="Tahoma"/>
          <w:szCs w:val="24"/>
        </w:rPr>
        <w:t xml:space="preserve"> </w:t>
      </w:r>
      <w:hyperlink r:id="rId88" w:history="1">
        <w:r w:rsidR="00C4168A" w:rsidRPr="006B7423">
          <w:rPr>
            <w:rStyle w:val="Hyperlink"/>
            <w:szCs w:val="24"/>
          </w:rPr>
          <w:t>G.729</w:t>
        </w:r>
      </w:hyperlink>
      <w:r w:rsidR="00554A90">
        <w:t xml:space="preserve">, </w:t>
      </w:r>
      <w:r w:rsidR="008C1090">
        <w:t>2006.</w:t>
      </w:r>
      <w:bookmarkStart w:id="2841" w:name="_Ref200367431"/>
      <w:bookmarkEnd w:id="2840"/>
    </w:p>
    <w:p w14:paraId="6A5C497C" w14:textId="77777777" w:rsidR="00860238" w:rsidRPr="00860238" w:rsidRDefault="00860238" w:rsidP="00860238">
      <w:pPr>
        <w:pStyle w:val="ListParagraph"/>
        <w:numPr>
          <w:ilvl w:val="0"/>
          <w:numId w:val="6"/>
        </w:numPr>
        <w:ind w:left="720" w:hanging="720"/>
        <w:rPr>
          <w:rFonts w:cs="Tahoma"/>
        </w:rPr>
      </w:pPr>
      <w:bookmarkStart w:id="2842" w:name="_Ref225803712"/>
      <w:r w:rsidRPr="00087A6A">
        <w:rPr>
          <w:rFonts w:cs="Tahoma"/>
          <w:szCs w:val="24"/>
        </w:rPr>
        <w:t xml:space="preserve">Internet Engineering Task Force. </w:t>
      </w:r>
      <w:r w:rsidR="00C4168A" w:rsidRPr="00860238">
        <w:rPr>
          <w:rFonts w:cs="Tahoma"/>
          <w:i/>
          <w:iCs/>
          <w:szCs w:val="24"/>
        </w:rPr>
        <w:t>RTP-Mixer Formatting of Multiparty Real-Time Text</w:t>
      </w:r>
      <w:r>
        <w:rPr>
          <w:rFonts w:cs="Tahoma"/>
          <w:szCs w:val="24"/>
        </w:rPr>
        <w:t>. G. Hellstrom.</w:t>
      </w:r>
      <w:r w:rsidR="00C4168A" w:rsidRPr="00860238">
        <w:rPr>
          <w:rFonts w:cs="Tahoma"/>
          <w:szCs w:val="24"/>
        </w:rPr>
        <w:t xml:space="preserve"> </w:t>
      </w:r>
      <w:hyperlink r:id="rId89" w:history="1">
        <w:r w:rsidR="00C4168A" w:rsidRPr="00860238">
          <w:rPr>
            <w:rStyle w:val="Hyperlink"/>
            <w:szCs w:val="24"/>
          </w:rPr>
          <w:t>RFC 9071</w:t>
        </w:r>
      </w:hyperlink>
      <w:bookmarkEnd w:id="2841"/>
      <w:r>
        <w:t>, July 2021.</w:t>
      </w:r>
      <w:bookmarkStart w:id="2843" w:name="_Ref200368347"/>
      <w:bookmarkEnd w:id="2842"/>
    </w:p>
    <w:p w14:paraId="70A0A921" w14:textId="77777777" w:rsidR="00860238" w:rsidRPr="00860238" w:rsidRDefault="00860238" w:rsidP="00860238">
      <w:pPr>
        <w:pStyle w:val="ListParagraph"/>
        <w:numPr>
          <w:ilvl w:val="0"/>
          <w:numId w:val="6"/>
        </w:numPr>
        <w:ind w:left="720" w:hanging="720"/>
        <w:rPr>
          <w:rFonts w:cs="Tahoma"/>
        </w:rPr>
      </w:pPr>
      <w:bookmarkStart w:id="2844" w:name="_Ref225803792"/>
      <w:r w:rsidRPr="00860238">
        <w:rPr>
          <w:rFonts w:cs="Tahoma"/>
          <w:szCs w:val="24"/>
        </w:rPr>
        <w:t xml:space="preserve">Crypto Museum </w:t>
      </w:r>
      <w:r w:rsidR="00C4168A" w:rsidRPr="00860238">
        <w:rPr>
          <w:rFonts w:cs="Tahoma"/>
          <w:szCs w:val="24"/>
        </w:rPr>
        <w:t xml:space="preserve">Baudot-Murray code, </w:t>
      </w:r>
      <w:r w:rsidR="00C4168A" w:rsidRPr="00860238">
        <w:rPr>
          <w:szCs w:val="24"/>
        </w:rPr>
        <w:t>ITA-2</w:t>
      </w:r>
      <w:bookmarkEnd w:id="2843"/>
      <w:r w:rsidRPr="00860238">
        <w:rPr>
          <w:szCs w:val="24"/>
        </w:rPr>
        <w:t xml:space="preserve">, </w:t>
      </w:r>
      <w:hyperlink r:id="rId90" w:history="1">
        <w:r w:rsidRPr="005B0253">
          <w:rPr>
            <w:rStyle w:val="Hyperlink"/>
            <w:szCs w:val="24"/>
          </w:rPr>
          <w:t>https://www.cryptomuseum.com/ref/ita2/index.htm</w:t>
        </w:r>
      </w:hyperlink>
      <w:r w:rsidRPr="00860238">
        <w:rPr>
          <w:szCs w:val="24"/>
        </w:rPr>
        <w:t>.</w:t>
      </w:r>
      <w:bookmarkEnd w:id="2844"/>
      <w:r>
        <w:rPr>
          <w:szCs w:val="24"/>
        </w:rPr>
        <w:t xml:space="preserve"> </w:t>
      </w:r>
      <w:bookmarkStart w:id="2845" w:name="_Ref200369570"/>
    </w:p>
    <w:p w14:paraId="468E550D" w14:textId="77777777" w:rsidR="00325614" w:rsidRPr="00325614" w:rsidRDefault="00860238" w:rsidP="00325614">
      <w:pPr>
        <w:pStyle w:val="ListParagraph"/>
        <w:numPr>
          <w:ilvl w:val="0"/>
          <w:numId w:val="6"/>
        </w:numPr>
        <w:ind w:left="720" w:hanging="720"/>
        <w:rPr>
          <w:rFonts w:cs="Tahoma"/>
        </w:rPr>
      </w:pPr>
      <w:bookmarkStart w:id="2846" w:name="_Ref225803864"/>
      <w:r w:rsidRPr="00860238">
        <w:rPr>
          <w:rFonts w:cs="Tahoma"/>
          <w:szCs w:val="24"/>
        </w:rPr>
        <w:t xml:space="preserve">Internet Engineering Task Force. </w:t>
      </w:r>
      <w:r w:rsidR="00C4168A" w:rsidRPr="00860238">
        <w:rPr>
          <w:rFonts w:cs="Tahoma"/>
          <w:i/>
          <w:iCs/>
          <w:szCs w:val="24"/>
        </w:rPr>
        <w:t>Reliability of Provisional Responses in the Session Initiation Protocol (SIP)</w:t>
      </w:r>
      <w:r>
        <w:rPr>
          <w:rFonts w:cs="Tahoma"/>
          <w:szCs w:val="24"/>
        </w:rPr>
        <w:t>. J. Rosenberg, H. Schulzrinne.</w:t>
      </w:r>
      <w:r w:rsidR="00C4168A" w:rsidRPr="00860238">
        <w:rPr>
          <w:rFonts w:cs="Tahoma"/>
          <w:szCs w:val="24"/>
        </w:rPr>
        <w:t xml:space="preserve"> </w:t>
      </w:r>
      <w:hyperlink r:id="rId91" w:history="1">
        <w:r w:rsidR="00C4168A" w:rsidRPr="00860238">
          <w:rPr>
            <w:rStyle w:val="Hyperlink"/>
            <w:szCs w:val="24"/>
          </w:rPr>
          <w:t>RFC 3262</w:t>
        </w:r>
      </w:hyperlink>
      <w:bookmarkEnd w:id="2845"/>
      <w:r>
        <w:t>, June 2002.</w:t>
      </w:r>
      <w:bookmarkStart w:id="2847" w:name="_Ref200369881"/>
      <w:bookmarkEnd w:id="2846"/>
    </w:p>
    <w:p w14:paraId="2342F1DF" w14:textId="77777777" w:rsidR="00325614" w:rsidRPr="00325614" w:rsidRDefault="00325614" w:rsidP="00325614">
      <w:pPr>
        <w:pStyle w:val="ListParagraph"/>
        <w:numPr>
          <w:ilvl w:val="0"/>
          <w:numId w:val="6"/>
        </w:numPr>
        <w:ind w:left="720" w:hanging="720"/>
        <w:rPr>
          <w:rFonts w:cs="Tahoma"/>
        </w:rPr>
      </w:pPr>
      <w:bookmarkStart w:id="2848" w:name="_Ref225803895"/>
      <w:r w:rsidRPr="00325614">
        <w:rPr>
          <w:rFonts w:cs="Tahoma"/>
          <w:szCs w:val="24"/>
        </w:rPr>
        <w:t xml:space="preserve">Internet Engineering Task Force. </w:t>
      </w:r>
      <w:r w:rsidR="00C4168A" w:rsidRPr="00325614">
        <w:rPr>
          <w:rFonts w:cs="Tahoma"/>
          <w:i/>
          <w:iCs/>
          <w:szCs w:val="24"/>
        </w:rPr>
        <w:t>The tel URI for Telephone Numbers</w:t>
      </w:r>
      <w:r>
        <w:rPr>
          <w:rFonts w:cs="Tahoma"/>
          <w:szCs w:val="24"/>
        </w:rPr>
        <w:t>. H. Schulzrinne.</w:t>
      </w:r>
      <w:r w:rsidR="00C4168A" w:rsidRPr="00325614">
        <w:rPr>
          <w:rFonts w:cs="Tahoma"/>
          <w:szCs w:val="24"/>
        </w:rPr>
        <w:t xml:space="preserve"> </w:t>
      </w:r>
      <w:hyperlink r:id="rId92" w:history="1">
        <w:r w:rsidR="00C4168A" w:rsidRPr="00325614">
          <w:rPr>
            <w:rStyle w:val="Hyperlink"/>
            <w:szCs w:val="24"/>
          </w:rPr>
          <w:t>RFC 3966</w:t>
        </w:r>
      </w:hyperlink>
      <w:r w:rsidR="00C4168A" w:rsidRPr="00325614">
        <w:rPr>
          <w:rFonts w:cs="Tahoma"/>
          <w:szCs w:val="24"/>
        </w:rPr>
        <w:t>, section 5.1.4</w:t>
      </w:r>
      <w:bookmarkEnd w:id="2847"/>
      <w:r>
        <w:rPr>
          <w:rFonts w:cs="Tahoma"/>
          <w:szCs w:val="24"/>
        </w:rPr>
        <w:t>, December 2004.</w:t>
      </w:r>
      <w:bookmarkStart w:id="2849" w:name="_Ref200370316"/>
      <w:bookmarkEnd w:id="2848"/>
    </w:p>
    <w:p w14:paraId="46754F36" w14:textId="529B64EB" w:rsidR="00325614" w:rsidRPr="00325614" w:rsidRDefault="00325614" w:rsidP="00325614">
      <w:pPr>
        <w:pStyle w:val="ListParagraph"/>
        <w:numPr>
          <w:ilvl w:val="0"/>
          <w:numId w:val="6"/>
        </w:numPr>
        <w:ind w:left="720" w:hanging="720"/>
        <w:rPr>
          <w:rFonts w:cs="Tahoma"/>
        </w:rPr>
      </w:pPr>
      <w:bookmarkStart w:id="2850" w:name="_Ref225803938"/>
      <w:r w:rsidRPr="00325614">
        <w:rPr>
          <w:rFonts w:cs="Tahoma"/>
          <w:szCs w:val="24"/>
        </w:rPr>
        <w:t xml:space="preserve">Internet Engineering Task Force. </w:t>
      </w:r>
      <w:r w:rsidR="00C4168A" w:rsidRPr="00325614">
        <w:rPr>
          <w:rFonts w:cs="Tahoma"/>
          <w:i/>
          <w:iCs/>
          <w:szCs w:val="24"/>
        </w:rPr>
        <w:t>Public Safety Answering Point (PSAP) Callback</w:t>
      </w:r>
      <w:r>
        <w:rPr>
          <w:rFonts w:cs="Tahoma"/>
          <w:szCs w:val="24"/>
        </w:rPr>
        <w:t>.</w:t>
      </w:r>
      <w:r w:rsidR="00C4168A" w:rsidRPr="00325614">
        <w:rPr>
          <w:rFonts w:cs="Tahoma"/>
          <w:szCs w:val="24"/>
        </w:rPr>
        <w:t xml:space="preserve"> </w:t>
      </w:r>
      <w:r>
        <w:rPr>
          <w:rFonts w:cs="Tahoma"/>
          <w:szCs w:val="24"/>
        </w:rPr>
        <w:t>H. Schulzrinne</w:t>
      </w:r>
      <w:r w:rsidR="002E4D77">
        <w:rPr>
          <w:rFonts w:cs="Tahoma"/>
          <w:szCs w:val="24"/>
        </w:rPr>
        <w:t>, et. al</w:t>
      </w:r>
      <w:r>
        <w:t xml:space="preserve">. </w:t>
      </w:r>
      <w:hyperlink r:id="rId93" w:history="1">
        <w:r w:rsidR="00C4168A" w:rsidRPr="00325614">
          <w:rPr>
            <w:rStyle w:val="Hyperlink"/>
            <w:szCs w:val="24"/>
          </w:rPr>
          <w:t>RFC 7090</w:t>
        </w:r>
      </w:hyperlink>
      <w:bookmarkEnd w:id="2849"/>
      <w:r>
        <w:t>, April 2014.</w:t>
      </w:r>
      <w:bookmarkStart w:id="2851" w:name="_Ref200370948"/>
      <w:bookmarkEnd w:id="2850"/>
    </w:p>
    <w:p w14:paraId="60929116" w14:textId="63F72925" w:rsidR="00325614" w:rsidRPr="00325614" w:rsidRDefault="00325614" w:rsidP="00325614">
      <w:pPr>
        <w:pStyle w:val="ListParagraph"/>
        <w:numPr>
          <w:ilvl w:val="0"/>
          <w:numId w:val="6"/>
        </w:numPr>
        <w:ind w:left="720" w:hanging="720"/>
        <w:rPr>
          <w:rFonts w:cs="Tahoma"/>
        </w:rPr>
      </w:pPr>
      <w:bookmarkStart w:id="2852" w:name="_Ref225803958"/>
      <w:r w:rsidRPr="00325614">
        <w:rPr>
          <w:rFonts w:cs="Tahoma"/>
          <w:szCs w:val="24"/>
        </w:rPr>
        <w:t xml:space="preserve">Internet Engineering Task Force. </w:t>
      </w:r>
      <w:r w:rsidR="00C4168A" w:rsidRPr="00325614">
        <w:rPr>
          <w:rFonts w:cs="Tahoma"/>
          <w:i/>
          <w:iCs/>
          <w:szCs w:val="24"/>
        </w:rPr>
        <w:t>Multiple Language Content Type</w:t>
      </w:r>
      <w:r>
        <w:rPr>
          <w:rFonts w:cs="Tahoma"/>
          <w:szCs w:val="24"/>
        </w:rPr>
        <w:t xml:space="preserve">. </w:t>
      </w:r>
      <w:r w:rsidR="006B7423">
        <w:rPr>
          <w:rFonts w:cs="Tahoma"/>
          <w:szCs w:val="24"/>
        </w:rPr>
        <w:t>N. Tomkinson, Dr. N. Borenstein</w:t>
      </w:r>
      <w:r>
        <w:rPr>
          <w:rFonts w:cs="Tahoma"/>
          <w:szCs w:val="24"/>
        </w:rPr>
        <w:t>.</w:t>
      </w:r>
      <w:r w:rsidR="00C4168A" w:rsidRPr="00325614">
        <w:rPr>
          <w:rFonts w:cs="Tahoma"/>
          <w:szCs w:val="24"/>
        </w:rPr>
        <w:t xml:space="preserve"> </w:t>
      </w:r>
      <w:hyperlink r:id="rId94" w:history="1">
        <w:r w:rsidR="00C4168A" w:rsidRPr="00325614">
          <w:rPr>
            <w:rStyle w:val="Hyperlink"/>
            <w:szCs w:val="24"/>
          </w:rPr>
          <w:t>RFC 8255</w:t>
        </w:r>
      </w:hyperlink>
      <w:bookmarkEnd w:id="2851"/>
      <w:r>
        <w:t>, October 10, 2017.</w:t>
      </w:r>
      <w:bookmarkStart w:id="2853" w:name="_Ref200372331"/>
      <w:bookmarkEnd w:id="2852"/>
    </w:p>
    <w:p w14:paraId="22125106" w14:textId="77777777" w:rsidR="00325614" w:rsidRPr="00325614" w:rsidRDefault="00325614" w:rsidP="00325614">
      <w:pPr>
        <w:pStyle w:val="ListParagraph"/>
        <w:numPr>
          <w:ilvl w:val="0"/>
          <w:numId w:val="6"/>
        </w:numPr>
        <w:ind w:left="720" w:hanging="720"/>
        <w:rPr>
          <w:rFonts w:cs="Tahoma"/>
        </w:rPr>
      </w:pPr>
      <w:bookmarkStart w:id="2854" w:name="_Ref225804607"/>
      <w:r w:rsidRPr="00325614">
        <w:rPr>
          <w:rFonts w:cs="Tahoma"/>
          <w:szCs w:val="24"/>
        </w:rPr>
        <w:t xml:space="preserve">Internet Engineering Task Force. </w:t>
      </w:r>
      <w:r w:rsidR="00C4168A" w:rsidRPr="00325614">
        <w:rPr>
          <w:rFonts w:cs="Tahoma"/>
          <w:i/>
          <w:iCs/>
          <w:szCs w:val="24"/>
        </w:rPr>
        <w:t>Long-Term Viability of Protocol Extension Mechanisms</w:t>
      </w:r>
      <w:r>
        <w:rPr>
          <w:rFonts w:cs="Tahoma"/>
          <w:szCs w:val="24"/>
        </w:rPr>
        <w:t>. M. Thomson, T. Pauly.</w:t>
      </w:r>
      <w:r w:rsidR="00C4168A" w:rsidRPr="00325614">
        <w:rPr>
          <w:rFonts w:cs="Tahoma"/>
          <w:szCs w:val="24"/>
        </w:rPr>
        <w:t xml:space="preserve"> </w:t>
      </w:r>
      <w:hyperlink r:id="rId95" w:history="1">
        <w:r w:rsidR="00C4168A" w:rsidRPr="00325614">
          <w:rPr>
            <w:rStyle w:val="Hyperlink"/>
            <w:szCs w:val="24"/>
          </w:rPr>
          <w:t>RFC 9170</w:t>
        </w:r>
      </w:hyperlink>
      <w:bookmarkEnd w:id="2853"/>
      <w:r>
        <w:t>, December 2021.</w:t>
      </w:r>
      <w:bookmarkStart w:id="2855" w:name="_Ref200372605"/>
      <w:bookmarkEnd w:id="2854"/>
    </w:p>
    <w:p w14:paraId="0AC2CFBE" w14:textId="6B403A19" w:rsidR="00CC1B19" w:rsidRPr="00CC1B19" w:rsidRDefault="00325614" w:rsidP="00CC1B19">
      <w:pPr>
        <w:pStyle w:val="ListParagraph"/>
        <w:numPr>
          <w:ilvl w:val="0"/>
          <w:numId w:val="6"/>
        </w:numPr>
        <w:ind w:left="720" w:hanging="720"/>
        <w:rPr>
          <w:rFonts w:cs="Tahoma"/>
        </w:rPr>
      </w:pPr>
      <w:bookmarkStart w:id="2856" w:name="_Ref225804647"/>
      <w:r w:rsidRPr="00325614">
        <w:rPr>
          <w:rFonts w:cs="Tahoma"/>
          <w:szCs w:val="24"/>
        </w:rPr>
        <w:t xml:space="preserve">Internet Engineering Task Force. </w:t>
      </w:r>
      <w:r w:rsidR="00C4168A" w:rsidRPr="00CC1B19">
        <w:rPr>
          <w:rFonts w:cs="Tahoma"/>
          <w:i/>
          <w:iCs/>
          <w:szCs w:val="24"/>
        </w:rPr>
        <w:t>A Session Initiation Protocol (SIP) Event Package for Conference State</w:t>
      </w:r>
      <w:r>
        <w:rPr>
          <w:rFonts w:cs="Tahoma"/>
          <w:szCs w:val="24"/>
        </w:rPr>
        <w:t>.</w:t>
      </w:r>
      <w:r w:rsidR="00CC1B19">
        <w:rPr>
          <w:rFonts w:cs="Tahoma"/>
          <w:szCs w:val="24"/>
        </w:rPr>
        <w:t xml:space="preserve"> J. Rosenberg</w:t>
      </w:r>
      <w:r w:rsidR="0087125A">
        <w:rPr>
          <w:rFonts w:cs="Tahoma"/>
          <w:szCs w:val="24"/>
        </w:rPr>
        <w:t>, et. al</w:t>
      </w:r>
      <w:r w:rsidR="00CC1B19">
        <w:rPr>
          <w:rFonts w:cs="Tahoma"/>
          <w:szCs w:val="24"/>
        </w:rPr>
        <w:t>.</w:t>
      </w:r>
      <w:r w:rsidR="00C4168A" w:rsidRPr="00325614">
        <w:rPr>
          <w:rFonts w:cs="Tahoma"/>
          <w:szCs w:val="24"/>
        </w:rPr>
        <w:t xml:space="preserve"> </w:t>
      </w:r>
      <w:hyperlink r:id="rId96" w:history="1">
        <w:r w:rsidR="00C4168A" w:rsidRPr="00325614">
          <w:rPr>
            <w:rStyle w:val="Hyperlink"/>
            <w:szCs w:val="24"/>
          </w:rPr>
          <w:t>RFC 4575</w:t>
        </w:r>
      </w:hyperlink>
      <w:bookmarkEnd w:id="2855"/>
      <w:r w:rsidR="00CC1B19">
        <w:t>, August 2006.</w:t>
      </w:r>
      <w:bookmarkStart w:id="2857" w:name="_Ref200372856"/>
      <w:bookmarkEnd w:id="2856"/>
    </w:p>
    <w:p w14:paraId="5B091205" w14:textId="5362D62B" w:rsidR="00C71A1E" w:rsidRPr="00C71A1E" w:rsidRDefault="00CC1B19" w:rsidP="00C71A1E">
      <w:pPr>
        <w:pStyle w:val="ListParagraph"/>
        <w:numPr>
          <w:ilvl w:val="0"/>
          <w:numId w:val="6"/>
        </w:numPr>
        <w:ind w:left="720" w:hanging="720"/>
        <w:rPr>
          <w:rFonts w:cs="Tahoma"/>
        </w:rPr>
      </w:pPr>
      <w:bookmarkStart w:id="2858" w:name="_Ref225804673"/>
      <w:r w:rsidRPr="00325614">
        <w:rPr>
          <w:rFonts w:cs="Tahoma"/>
          <w:szCs w:val="24"/>
        </w:rPr>
        <w:t xml:space="preserve">Internet Engineering Task Force. </w:t>
      </w:r>
      <w:r w:rsidR="00C4168A" w:rsidRPr="00C71A1E">
        <w:rPr>
          <w:rFonts w:cs="Tahoma"/>
          <w:i/>
          <w:iCs/>
          <w:szCs w:val="24"/>
        </w:rPr>
        <w:t>Clarifications for the Use of REFER with RFC 6665</w:t>
      </w:r>
      <w:r>
        <w:rPr>
          <w:rFonts w:cs="Tahoma"/>
          <w:szCs w:val="24"/>
        </w:rPr>
        <w:t xml:space="preserve">. R. Sparks, </w:t>
      </w:r>
      <w:r w:rsidR="0087125A">
        <w:rPr>
          <w:rFonts w:cs="Tahoma"/>
          <w:szCs w:val="24"/>
        </w:rPr>
        <w:t>A. Roach</w:t>
      </w:r>
      <w:r>
        <w:rPr>
          <w:rFonts w:cs="Tahoma"/>
          <w:szCs w:val="24"/>
        </w:rPr>
        <w:t>.</w:t>
      </w:r>
      <w:r w:rsidR="00C4168A" w:rsidRPr="00CC1B19">
        <w:rPr>
          <w:rFonts w:cs="Tahoma"/>
          <w:szCs w:val="24"/>
        </w:rPr>
        <w:t xml:space="preserve"> </w:t>
      </w:r>
      <w:hyperlink r:id="rId97" w:history="1">
        <w:r w:rsidR="00C4168A" w:rsidRPr="00CC1B19">
          <w:rPr>
            <w:rStyle w:val="Hyperlink"/>
            <w:szCs w:val="24"/>
          </w:rPr>
          <w:t>RFC 7647</w:t>
        </w:r>
      </w:hyperlink>
      <w:bookmarkEnd w:id="2857"/>
      <w:r>
        <w:t>, October 14, 2015.</w:t>
      </w:r>
      <w:bookmarkStart w:id="2859" w:name="_Ref200373325"/>
      <w:bookmarkEnd w:id="2858"/>
    </w:p>
    <w:p w14:paraId="252CA607" w14:textId="284C5BE0" w:rsidR="00C71A1E" w:rsidRPr="00C71A1E" w:rsidRDefault="00C71A1E" w:rsidP="00C71A1E">
      <w:pPr>
        <w:pStyle w:val="ListParagraph"/>
        <w:numPr>
          <w:ilvl w:val="0"/>
          <w:numId w:val="6"/>
        </w:numPr>
        <w:ind w:left="720" w:hanging="720"/>
        <w:rPr>
          <w:rFonts w:cs="Tahoma"/>
        </w:rPr>
      </w:pPr>
      <w:bookmarkStart w:id="2860" w:name="_Ref225804727"/>
      <w:r w:rsidRPr="00325614">
        <w:rPr>
          <w:rFonts w:cs="Tahoma"/>
          <w:szCs w:val="24"/>
        </w:rPr>
        <w:t xml:space="preserve">Internet Engineering Task Force. </w:t>
      </w:r>
      <w:r w:rsidR="00C4168A" w:rsidRPr="00C71A1E">
        <w:rPr>
          <w:rFonts w:cs="Tahoma"/>
          <w:i/>
          <w:iCs/>
          <w:szCs w:val="24"/>
        </w:rPr>
        <w:t>Session Recording Protocol (SIPREC)</w:t>
      </w:r>
      <w:r>
        <w:rPr>
          <w:rFonts w:cs="Tahoma"/>
          <w:szCs w:val="24"/>
        </w:rPr>
        <w:t>. L. Portman</w:t>
      </w:r>
      <w:r w:rsidR="007F13CD">
        <w:rPr>
          <w:rFonts w:cs="Tahoma"/>
          <w:szCs w:val="24"/>
        </w:rPr>
        <w:t>, et. al</w:t>
      </w:r>
      <w:r>
        <w:rPr>
          <w:rFonts w:cs="Tahoma"/>
          <w:szCs w:val="24"/>
        </w:rPr>
        <w:t>.</w:t>
      </w:r>
      <w:r w:rsidR="00C4168A" w:rsidRPr="00C71A1E">
        <w:rPr>
          <w:rFonts w:cs="Tahoma"/>
          <w:szCs w:val="24"/>
        </w:rPr>
        <w:t xml:space="preserve"> </w:t>
      </w:r>
      <w:hyperlink r:id="rId98" w:history="1">
        <w:r w:rsidR="00C4168A" w:rsidRPr="00C71A1E">
          <w:rPr>
            <w:rStyle w:val="Hyperlink"/>
            <w:szCs w:val="24"/>
          </w:rPr>
          <w:t>RFC 7866</w:t>
        </w:r>
      </w:hyperlink>
      <w:bookmarkEnd w:id="2859"/>
      <w:r>
        <w:t>, May 2016.</w:t>
      </w:r>
      <w:bookmarkStart w:id="2861" w:name="_Ref200373525"/>
      <w:bookmarkEnd w:id="2860"/>
    </w:p>
    <w:p w14:paraId="18300083" w14:textId="1EA5B990" w:rsidR="00C71A1E" w:rsidRPr="00C71A1E" w:rsidRDefault="00C71A1E" w:rsidP="00C71A1E">
      <w:pPr>
        <w:pStyle w:val="ListParagraph"/>
        <w:numPr>
          <w:ilvl w:val="0"/>
          <w:numId w:val="6"/>
        </w:numPr>
        <w:ind w:left="720" w:hanging="720"/>
        <w:rPr>
          <w:rFonts w:cs="Tahoma"/>
        </w:rPr>
      </w:pPr>
      <w:bookmarkStart w:id="2862" w:name="_Ref225804762"/>
      <w:r w:rsidRPr="00C71A1E">
        <w:rPr>
          <w:rFonts w:cs="Tahoma"/>
          <w:szCs w:val="24"/>
        </w:rPr>
        <w:t xml:space="preserve">Internet Engineering Task Force. </w:t>
      </w:r>
      <w:r w:rsidR="00C4168A" w:rsidRPr="00C71A1E">
        <w:rPr>
          <w:rFonts w:cs="Tahoma"/>
          <w:i/>
          <w:iCs/>
          <w:szCs w:val="24"/>
        </w:rPr>
        <w:t>Basic Network Media Services with SIP</w:t>
      </w:r>
      <w:r>
        <w:rPr>
          <w:rFonts w:cs="Tahoma"/>
          <w:szCs w:val="24"/>
        </w:rPr>
        <w:t>. E. Burger, Ed.</w:t>
      </w:r>
      <w:r w:rsidR="00CC7CE2">
        <w:rPr>
          <w:rFonts w:cs="Tahoma"/>
          <w:szCs w:val="24"/>
        </w:rPr>
        <w:t>, et. al.</w:t>
      </w:r>
      <w:r w:rsidR="00C4168A" w:rsidRPr="00C71A1E">
        <w:rPr>
          <w:rFonts w:cs="Tahoma"/>
          <w:szCs w:val="24"/>
        </w:rPr>
        <w:t xml:space="preserve"> </w:t>
      </w:r>
      <w:hyperlink r:id="rId99" w:history="1">
        <w:r w:rsidR="00C4168A" w:rsidRPr="00C71A1E">
          <w:rPr>
            <w:rStyle w:val="Hyperlink"/>
            <w:szCs w:val="24"/>
          </w:rPr>
          <w:t>RFC 4240</w:t>
        </w:r>
      </w:hyperlink>
      <w:bookmarkEnd w:id="2861"/>
      <w:r>
        <w:t>, December 2005.</w:t>
      </w:r>
      <w:bookmarkStart w:id="2863" w:name="_Ref200459645"/>
      <w:bookmarkEnd w:id="2862"/>
    </w:p>
    <w:p w14:paraId="0C8984E2" w14:textId="3FFDB1BF" w:rsidR="00C71A1E" w:rsidRPr="00C71A1E" w:rsidRDefault="00C71A1E" w:rsidP="00C71A1E">
      <w:pPr>
        <w:pStyle w:val="ListParagraph"/>
        <w:numPr>
          <w:ilvl w:val="0"/>
          <w:numId w:val="6"/>
        </w:numPr>
        <w:ind w:left="720" w:hanging="720"/>
        <w:rPr>
          <w:rFonts w:cs="Tahoma"/>
        </w:rPr>
      </w:pPr>
      <w:bookmarkStart w:id="2864" w:name="_Ref225851365"/>
      <w:r w:rsidRPr="00C71A1E">
        <w:rPr>
          <w:rFonts w:cs="Tahoma"/>
          <w:szCs w:val="24"/>
        </w:rPr>
        <w:t xml:space="preserve">Internet Engineering Task Force. </w:t>
      </w:r>
      <w:r w:rsidR="00C4168A" w:rsidRPr="00C71A1E">
        <w:rPr>
          <w:rFonts w:cs="Tahoma"/>
          <w:i/>
          <w:iCs/>
          <w:szCs w:val="24"/>
        </w:rPr>
        <w:t>RPID: Rich Presence Extensions to the Presence Information Data Format (PIDF)</w:t>
      </w:r>
      <w:r>
        <w:rPr>
          <w:rFonts w:cs="Tahoma"/>
          <w:szCs w:val="24"/>
        </w:rPr>
        <w:t>.</w:t>
      </w:r>
      <w:r w:rsidR="00C4168A" w:rsidRPr="00C71A1E">
        <w:rPr>
          <w:rFonts w:cs="Tahoma"/>
          <w:szCs w:val="24"/>
        </w:rPr>
        <w:t xml:space="preserve"> </w:t>
      </w:r>
      <w:r>
        <w:rPr>
          <w:rFonts w:cs="Tahoma"/>
          <w:szCs w:val="24"/>
        </w:rPr>
        <w:t>H. Schulzrinne</w:t>
      </w:r>
      <w:r w:rsidR="00CC7CE2">
        <w:rPr>
          <w:rFonts w:cs="Tahoma"/>
          <w:szCs w:val="24"/>
        </w:rPr>
        <w:t>, et. al</w:t>
      </w:r>
      <w:r>
        <w:rPr>
          <w:rFonts w:cs="Tahoma"/>
          <w:szCs w:val="24"/>
        </w:rPr>
        <w:t xml:space="preserve">. </w:t>
      </w:r>
      <w:r w:rsidR="00C4168A" w:rsidRPr="00C71A1E">
        <w:rPr>
          <w:rFonts w:cs="Tahoma"/>
          <w:szCs w:val="24"/>
        </w:rPr>
        <w:t xml:space="preserve">RFC </w:t>
      </w:r>
      <w:hyperlink r:id="rId100" w:history="1">
        <w:r w:rsidR="00C4168A" w:rsidRPr="00C71A1E">
          <w:rPr>
            <w:rStyle w:val="Hyperlink"/>
            <w:szCs w:val="24"/>
          </w:rPr>
          <w:t>4480</w:t>
        </w:r>
      </w:hyperlink>
      <w:bookmarkEnd w:id="2863"/>
      <w:r>
        <w:t>, July 2006.</w:t>
      </w:r>
      <w:bookmarkStart w:id="2865" w:name="_Ref200459656"/>
      <w:bookmarkEnd w:id="2864"/>
    </w:p>
    <w:p w14:paraId="70FA5DC3" w14:textId="77777777" w:rsidR="00C71A1E" w:rsidRPr="00C71A1E" w:rsidRDefault="00C71A1E" w:rsidP="00C71A1E">
      <w:pPr>
        <w:pStyle w:val="ListParagraph"/>
        <w:numPr>
          <w:ilvl w:val="0"/>
          <w:numId w:val="6"/>
        </w:numPr>
        <w:ind w:left="720" w:hanging="720"/>
        <w:rPr>
          <w:rFonts w:cs="Tahoma"/>
        </w:rPr>
      </w:pPr>
      <w:bookmarkStart w:id="2866" w:name="_Ref225851387"/>
      <w:r w:rsidRPr="00C71A1E">
        <w:rPr>
          <w:rFonts w:cs="Tahoma"/>
          <w:szCs w:val="24"/>
        </w:rPr>
        <w:lastRenderedPageBreak/>
        <w:t xml:space="preserve">Internet Engineering Task Force. </w:t>
      </w:r>
      <w:r w:rsidR="00C4168A" w:rsidRPr="00C71A1E">
        <w:rPr>
          <w:rFonts w:cs="Tahoma"/>
          <w:i/>
          <w:iCs/>
          <w:szCs w:val="24"/>
        </w:rPr>
        <w:t>CIPID: Contact Information for the Presence Information Data Format</w:t>
      </w:r>
      <w:r>
        <w:rPr>
          <w:rFonts w:cs="Tahoma"/>
          <w:szCs w:val="24"/>
        </w:rPr>
        <w:t>. H. Schulzrinne.</w:t>
      </w:r>
      <w:r w:rsidR="00C4168A" w:rsidRPr="00C71A1E">
        <w:rPr>
          <w:rFonts w:cs="Tahoma"/>
          <w:szCs w:val="24"/>
        </w:rPr>
        <w:t xml:space="preserve"> </w:t>
      </w:r>
      <w:hyperlink r:id="rId101" w:history="1">
        <w:r w:rsidR="00C4168A" w:rsidRPr="00C71A1E">
          <w:rPr>
            <w:rStyle w:val="Hyperlink"/>
            <w:szCs w:val="24"/>
          </w:rPr>
          <w:t>RFC 4482</w:t>
        </w:r>
      </w:hyperlink>
      <w:bookmarkEnd w:id="2865"/>
      <w:r>
        <w:rPr>
          <w:rFonts w:cs="Tahoma"/>
          <w:szCs w:val="24"/>
        </w:rPr>
        <w:t xml:space="preserve">, </w:t>
      </w:r>
      <w:r w:rsidRPr="00C71A1E">
        <w:rPr>
          <w:rFonts w:cs="Tahoma"/>
          <w:szCs w:val="24"/>
        </w:rPr>
        <w:t>July 2006</w:t>
      </w:r>
      <w:bookmarkStart w:id="2867" w:name="_Ref200461733"/>
      <w:r>
        <w:rPr>
          <w:rFonts w:cs="Tahoma"/>
          <w:szCs w:val="24"/>
        </w:rPr>
        <w:t>.</w:t>
      </w:r>
      <w:bookmarkEnd w:id="2866"/>
    </w:p>
    <w:p w14:paraId="1C110AB0" w14:textId="77777777" w:rsidR="00C71A1E" w:rsidRPr="00C71A1E" w:rsidRDefault="00C71A1E" w:rsidP="00C71A1E">
      <w:pPr>
        <w:pStyle w:val="ListParagraph"/>
        <w:numPr>
          <w:ilvl w:val="0"/>
          <w:numId w:val="6"/>
        </w:numPr>
        <w:ind w:left="720" w:hanging="720"/>
        <w:rPr>
          <w:rFonts w:cs="Tahoma"/>
        </w:rPr>
      </w:pPr>
      <w:bookmarkStart w:id="2868" w:name="_Ref225804695"/>
      <w:r w:rsidRPr="00C71A1E">
        <w:rPr>
          <w:rFonts w:cs="Tahoma"/>
          <w:szCs w:val="24"/>
        </w:rPr>
        <w:t xml:space="preserve">Internet Engineering Task Force. </w:t>
      </w:r>
      <w:r w:rsidR="00C4168A" w:rsidRPr="00C71A1E">
        <w:rPr>
          <w:rFonts w:cs="Tahoma"/>
          <w:i/>
          <w:iCs/>
          <w:szCs w:val="24"/>
        </w:rPr>
        <w:t>Session Initiation Protocol Service Example -- Music on Hold</w:t>
      </w:r>
      <w:r>
        <w:rPr>
          <w:rFonts w:cs="Tahoma"/>
          <w:szCs w:val="24"/>
        </w:rPr>
        <w:t>. D. Worley.</w:t>
      </w:r>
      <w:r w:rsidR="00C4168A" w:rsidRPr="00C71A1E">
        <w:rPr>
          <w:rFonts w:cs="Tahoma"/>
          <w:szCs w:val="24"/>
        </w:rPr>
        <w:t xml:space="preserve"> </w:t>
      </w:r>
      <w:hyperlink r:id="rId102" w:history="1">
        <w:r w:rsidR="00C4168A" w:rsidRPr="00C71A1E">
          <w:rPr>
            <w:rStyle w:val="Hyperlink"/>
            <w:szCs w:val="24"/>
          </w:rPr>
          <w:t>RFC 7088</w:t>
        </w:r>
      </w:hyperlink>
      <w:bookmarkEnd w:id="2867"/>
      <w:r>
        <w:t>, February 2014.</w:t>
      </w:r>
      <w:bookmarkStart w:id="2869" w:name="_Ref200518694"/>
      <w:bookmarkEnd w:id="2868"/>
    </w:p>
    <w:p w14:paraId="1D50EDD3" w14:textId="77777777" w:rsidR="00C71A1E" w:rsidRPr="00C71A1E" w:rsidRDefault="00C71A1E" w:rsidP="00C71A1E">
      <w:pPr>
        <w:pStyle w:val="ListParagraph"/>
        <w:numPr>
          <w:ilvl w:val="0"/>
          <w:numId w:val="6"/>
        </w:numPr>
        <w:ind w:left="720" w:hanging="720"/>
        <w:rPr>
          <w:rFonts w:cs="Tahoma"/>
        </w:rPr>
      </w:pPr>
      <w:bookmarkStart w:id="2870" w:name="_Ref225804877"/>
      <w:r w:rsidRPr="00C71A1E">
        <w:rPr>
          <w:rFonts w:cs="Tahoma"/>
          <w:szCs w:val="24"/>
        </w:rPr>
        <w:t xml:space="preserve">Internet Engineering Task Force. </w:t>
      </w:r>
      <w:r w:rsidR="00C4168A" w:rsidRPr="00C71A1E">
        <w:rPr>
          <w:rFonts w:cs="Tahoma"/>
          <w:i/>
          <w:iCs/>
          <w:szCs w:val="24"/>
        </w:rPr>
        <w:t>Negotiating Human Language in Real-Time Communications</w:t>
      </w:r>
      <w:r>
        <w:rPr>
          <w:rFonts w:cs="Tahoma"/>
          <w:szCs w:val="24"/>
        </w:rPr>
        <w:t xml:space="preserve">. R. Gellens. </w:t>
      </w:r>
      <w:hyperlink r:id="rId103" w:history="1">
        <w:r w:rsidR="00C4168A" w:rsidRPr="00C71A1E">
          <w:rPr>
            <w:rStyle w:val="Hyperlink"/>
            <w:szCs w:val="24"/>
          </w:rPr>
          <w:t>RFC 8373</w:t>
        </w:r>
      </w:hyperlink>
      <w:bookmarkEnd w:id="2869"/>
      <w:r>
        <w:t>, May 2018.</w:t>
      </w:r>
      <w:bookmarkStart w:id="2871" w:name="_Ref200520174"/>
      <w:bookmarkEnd w:id="2870"/>
    </w:p>
    <w:p w14:paraId="67161861" w14:textId="60D99DF6" w:rsidR="00C71A1E" w:rsidRPr="00C71A1E" w:rsidRDefault="00C71A1E" w:rsidP="00C71A1E">
      <w:pPr>
        <w:pStyle w:val="ListParagraph"/>
        <w:numPr>
          <w:ilvl w:val="0"/>
          <w:numId w:val="6"/>
        </w:numPr>
        <w:ind w:left="720" w:hanging="720"/>
        <w:rPr>
          <w:rFonts w:cs="Tahoma"/>
        </w:rPr>
      </w:pPr>
      <w:bookmarkStart w:id="2872" w:name="_Ref225851300"/>
      <w:r w:rsidRPr="00C71A1E">
        <w:rPr>
          <w:rFonts w:cs="Tahoma"/>
          <w:szCs w:val="24"/>
        </w:rPr>
        <w:t xml:space="preserve">Internet Engineering Task Force. </w:t>
      </w:r>
      <w:r w:rsidR="00C4168A" w:rsidRPr="00C71A1E">
        <w:rPr>
          <w:rFonts w:cs="Tahoma"/>
          <w:i/>
          <w:iCs/>
          <w:szCs w:val="24"/>
        </w:rPr>
        <w:t>Presence Information Data Format (PIDF)</w:t>
      </w:r>
      <w:r>
        <w:rPr>
          <w:rFonts w:cs="Tahoma"/>
          <w:szCs w:val="24"/>
        </w:rPr>
        <w:t>. H. Sugano</w:t>
      </w:r>
      <w:r w:rsidR="00214FCC">
        <w:rPr>
          <w:rFonts w:cs="Tahoma"/>
          <w:szCs w:val="24"/>
        </w:rPr>
        <w:t>, et. al</w:t>
      </w:r>
      <w:r>
        <w:rPr>
          <w:rFonts w:cs="Tahoma"/>
          <w:szCs w:val="24"/>
        </w:rPr>
        <w:t>.</w:t>
      </w:r>
      <w:r w:rsidR="00C4168A" w:rsidRPr="00C71A1E">
        <w:rPr>
          <w:rFonts w:cs="Tahoma"/>
          <w:szCs w:val="24"/>
        </w:rPr>
        <w:t xml:space="preserve"> </w:t>
      </w:r>
      <w:hyperlink r:id="rId104" w:history="1">
        <w:r w:rsidR="00C4168A" w:rsidRPr="00C71A1E">
          <w:rPr>
            <w:rStyle w:val="Hyperlink"/>
            <w:szCs w:val="24"/>
          </w:rPr>
          <w:t>RFC 3863</w:t>
        </w:r>
      </w:hyperlink>
      <w:bookmarkEnd w:id="2871"/>
      <w:r>
        <w:t>, August 2004.</w:t>
      </w:r>
      <w:bookmarkStart w:id="2873" w:name="_Ref200520537"/>
      <w:bookmarkEnd w:id="2872"/>
    </w:p>
    <w:p w14:paraId="41B6D0B6" w14:textId="5E081B18" w:rsidR="00F90430" w:rsidRPr="00F90430" w:rsidRDefault="00C71A1E" w:rsidP="00F90430">
      <w:pPr>
        <w:pStyle w:val="ListParagraph"/>
        <w:numPr>
          <w:ilvl w:val="0"/>
          <w:numId w:val="6"/>
        </w:numPr>
        <w:ind w:left="720" w:hanging="720"/>
        <w:rPr>
          <w:rFonts w:cs="Tahoma"/>
        </w:rPr>
      </w:pPr>
      <w:bookmarkStart w:id="2874" w:name="_Ref225851416"/>
      <w:r w:rsidRPr="00C71A1E">
        <w:rPr>
          <w:rFonts w:cs="Tahoma"/>
          <w:szCs w:val="24"/>
        </w:rPr>
        <w:t xml:space="preserve">Internet Engineering Task Force. </w:t>
      </w:r>
      <w:r w:rsidR="00C4168A" w:rsidRPr="00F90430">
        <w:rPr>
          <w:rFonts w:cs="Tahoma"/>
          <w:i/>
          <w:iCs/>
          <w:szCs w:val="24"/>
        </w:rPr>
        <w:t>A Session Initiation Protocol (SIP) Event Notification Extension for Resource Lists</w:t>
      </w:r>
      <w:r>
        <w:rPr>
          <w:rFonts w:cs="Tahoma"/>
          <w:szCs w:val="24"/>
        </w:rPr>
        <w:t xml:space="preserve">. </w:t>
      </w:r>
      <w:r w:rsidR="00F90430">
        <w:rPr>
          <w:rFonts w:cs="Tahoma"/>
          <w:szCs w:val="24"/>
        </w:rPr>
        <w:t>A. B. Roach</w:t>
      </w:r>
      <w:r w:rsidR="00CA4506">
        <w:rPr>
          <w:rFonts w:cs="Tahoma"/>
          <w:szCs w:val="24"/>
        </w:rPr>
        <w:t>, et. al</w:t>
      </w:r>
      <w:r w:rsidR="00F90430">
        <w:rPr>
          <w:rFonts w:cs="Tahoma"/>
          <w:szCs w:val="24"/>
        </w:rPr>
        <w:t>.</w:t>
      </w:r>
      <w:r w:rsidR="00C4168A" w:rsidRPr="00C71A1E">
        <w:rPr>
          <w:rFonts w:cs="Tahoma"/>
          <w:szCs w:val="24"/>
        </w:rPr>
        <w:t xml:space="preserve"> </w:t>
      </w:r>
      <w:hyperlink r:id="rId105" w:history="1">
        <w:r w:rsidR="00C4168A" w:rsidRPr="00C71A1E">
          <w:rPr>
            <w:rStyle w:val="Hyperlink"/>
            <w:szCs w:val="24"/>
          </w:rPr>
          <w:t>RFC 4662</w:t>
        </w:r>
      </w:hyperlink>
      <w:bookmarkEnd w:id="2873"/>
      <w:r w:rsidR="00F90430">
        <w:t>, August 2006.</w:t>
      </w:r>
      <w:bookmarkStart w:id="2875" w:name="_Ref200520814"/>
      <w:bookmarkEnd w:id="2874"/>
    </w:p>
    <w:p w14:paraId="40EB00A1" w14:textId="63FF68E8" w:rsidR="00F10762" w:rsidRPr="00F10762" w:rsidRDefault="00F90430" w:rsidP="00F10762">
      <w:pPr>
        <w:pStyle w:val="ListParagraph"/>
        <w:numPr>
          <w:ilvl w:val="0"/>
          <w:numId w:val="6"/>
        </w:numPr>
        <w:ind w:left="720" w:hanging="720"/>
        <w:rPr>
          <w:rFonts w:cs="Tahoma"/>
        </w:rPr>
      </w:pPr>
      <w:bookmarkStart w:id="2876" w:name="_Ref225851457"/>
      <w:r w:rsidRPr="00F90430">
        <w:rPr>
          <w:rFonts w:cs="Tahoma"/>
          <w:szCs w:val="24"/>
        </w:rPr>
        <w:t xml:space="preserve">Internet Engineering Task Force. </w:t>
      </w:r>
      <w:r w:rsidR="00C4168A" w:rsidRPr="00F90430">
        <w:rPr>
          <w:rFonts w:cs="Tahoma"/>
          <w:i/>
          <w:iCs/>
          <w:szCs w:val="24"/>
        </w:rPr>
        <w:t>An Extensible Markup Language (XML)-Based Format for Event Notification Filtering</w:t>
      </w:r>
      <w:r>
        <w:rPr>
          <w:rFonts w:cs="Tahoma"/>
          <w:szCs w:val="24"/>
        </w:rPr>
        <w:t xml:space="preserve">. </w:t>
      </w:r>
      <w:r w:rsidRPr="00F90430">
        <w:rPr>
          <w:rFonts w:cs="Tahoma"/>
          <w:szCs w:val="24"/>
        </w:rPr>
        <w:t>H. Khartabil</w:t>
      </w:r>
      <w:r w:rsidR="008E6952">
        <w:rPr>
          <w:rFonts w:cs="Tahoma"/>
          <w:szCs w:val="24"/>
        </w:rPr>
        <w:t>, et. al</w:t>
      </w:r>
      <w:r>
        <w:rPr>
          <w:rFonts w:cs="Tahoma"/>
          <w:szCs w:val="24"/>
        </w:rPr>
        <w:t>.</w:t>
      </w:r>
      <w:r w:rsidR="00C4168A" w:rsidRPr="00F90430">
        <w:rPr>
          <w:rFonts w:cs="Tahoma"/>
          <w:szCs w:val="24"/>
        </w:rPr>
        <w:t xml:space="preserve"> </w:t>
      </w:r>
      <w:hyperlink r:id="rId106" w:history="1">
        <w:r w:rsidR="00C4168A" w:rsidRPr="00F90430">
          <w:rPr>
            <w:rStyle w:val="Hyperlink"/>
            <w:szCs w:val="24"/>
          </w:rPr>
          <w:t>RFC 4661</w:t>
        </w:r>
      </w:hyperlink>
      <w:bookmarkEnd w:id="2875"/>
      <w:r>
        <w:t>, September 2006.</w:t>
      </w:r>
      <w:bookmarkEnd w:id="2876"/>
      <w:r w:rsidR="00C4168A" w:rsidRPr="00F90430">
        <w:rPr>
          <w:rFonts w:cs="Tahoma"/>
          <w:szCs w:val="24"/>
        </w:rPr>
        <w:t xml:space="preserve">    </w:t>
      </w:r>
      <w:bookmarkStart w:id="2877" w:name="_Ref200532245"/>
    </w:p>
    <w:p w14:paraId="6C46D7AA" w14:textId="77777777" w:rsidR="00F10762" w:rsidRPr="00F10762" w:rsidRDefault="00F10762" w:rsidP="00F10762">
      <w:pPr>
        <w:pStyle w:val="ListParagraph"/>
        <w:numPr>
          <w:ilvl w:val="0"/>
          <w:numId w:val="6"/>
        </w:numPr>
        <w:ind w:left="720" w:hanging="720"/>
        <w:rPr>
          <w:rFonts w:cs="Tahoma"/>
        </w:rPr>
      </w:pPr>
      <w:bookmarkStart w:id="2878" w:name="_Ref225851477"/>
      <w:r w:rsidRPr="00F10762">
        <w:rPr>
          <w:rFonts w:cs="Tahoma"/>
          <w:szCs w:val="24"/>
        </w:rPr>
        <w:t xml:space="preserve">Internet Engineering Task Force. </w:t>
      </w:r>
      <w:r w:rsidR="00C4168A" w:rsidRPr="00F10762">
        <w:rPr>
          <w:rFonts w:cs="Tahoma"/>
          <w:i/>
          <w:iCs/>
          <w:szCs w:val="24"/>
        </w:rPr>
        <w:t>A Presence-based GEOPRIV Location Object Format</w:t>
      </w:r>
      <w:r>
        <w:rPr>
          <w:rFonts w:cs="Tahoma"/>
          <w:szCs w:val="24"/>
        </w:rPr>
        <w:t>. J Peterson.</w:t>
      </w:r>
      <w:r w:rsidR="00C4168A" w:rsidRPr="00F10762">
        <w:rPr>
          <w:rFonts w:cs="Tahoma"/>
          <w:szCs w:val="24"/>
        </w:rPr>
        <w:t xml:space="preserve"> </w:t>
      </w:r>
      <w:hyperlink r:id="rId107" w:history="1">
        <w:r w:rsidR="00C4168A" w:rsidRPr="00F10762">
          <w:rPr>
            <w:rStyle w:val="Hyperlink"/>
            <w:szCs w:val="24"/>
          </w:rPr>
          <w:t>RFC 4119</w:t>
        </w:r>
      </w:hyperlink>
      <w:bookmarkEnd w:id="2877"/>
      <w:r>
        <w:t>, December 2005.</w:t>
      </w:r>
      <w:bookmarkStart w:id="2879" w:name="_Ref200532621"/>
      <w:bookmarkEnd w:id="2878"/>
    </w:p>
    <w:p w14:paraId="4D323B54" w14:textId="5C0BE097" w:rsidR="00F10762" w:rsidRPr="00F10762" w:rsidRDefault="00F10762" w:rsidP="00F10762">
      <w:pPr>
        <w:pStyle w:val="ListParagraph"/>
        <w:numPr>
          <w:ilvl w:val="0"/>
          <w:numId w:val="6"/>
        </w:numPr>
        <w:ind w:left="720" w:hanging="720"/>
        <w:rPr>
          <w:rFonts w:cs="Tahoma"/>
        </w:rPr>
      </w:pPr>
      <w:bookmarkStart w:id="2880" w:name="_Ref225851515"/>
      <w:r w:rsidRPr="00F10762">
        <w:rPr>
          <w:rFonts w:cs="Tahoma"/>
          <w:szCs w:val="24"/>
        </w:rPr>
        <w:t xml:space="preserve">Internet Engineering Task Force. </w:t>
      </w:r>
      <w:r w:rsidR="00C4168A" w:rsidRPr="00F10762">
        <w:rPr>
          <w:rFonts w:cs="Tahoma"/>
          <w:i/>
          <w:iCs/>
          <w:szCs w:val="24"/>
        </w:rPr>
        <w:t>Revised Civic Location Format for Presence Information Data Format Location Object (PIDF-LO)</w:t>
      </w:r>
      <w:r>
        <w:rPr>
          <w:rFonts w:cs="Tahoma"/>
          <w:szCs w:val="24"/>
        </w:rPr>
        <w:t>. M. Thomson, J. Winterbottom.</w:t>
      </w:r>
      <w:r w:rsidR="00C4168A" w:rsidRPr="00F10762">
        <w:rPr>
          <w:rFonts w:cs="Tahoma"/>
          <w:szCs w:val="24"/>
        </w:rPr>
        <w:t xml:space="preserve"> </w:t>
      </w:r>
      <w:hyperlink r:id="rId108" w:history="1">
        <w:r>
          <w:rPr>
            <w:rStyle w:val="Hyperlink"/>
            <w:szCs w:val="24"/>
          </w:rPr>
          <w:t>RFC 5139</w:t>
        </w:r>
      </w:hyperlink>
      <w:bookmarkEnd w:id="2879"/>
      <w:r>
        <w:rPr>
          <w:rFonts w:cs="Tahoma"/>
          <w:szCs w:val="24"/>
        </w:rPr>
        <w:t>, February 2008.</w:t>
      </w:r>
      <w:bookmarkStart w:id="2881" w:name="_Ref200533355"/>
      <w:bookmarkEnd w:id="2880"/>
    </w:p>
    <w:p w14:paraId="4D1A0B52" w14:textId="77777777" w:rsidR="00F10762" w:rsidRPr="00F10762" w:rsidRDefault="00F10762" w:rsidP="00F10762">
      <w:pPr>
        <w:pStyle w:val="ListParagraph"/>
        <w:numPr>
          <w:ilvl w:val="0"/>
          <w:numId w:val="6"/>
        </w:numPr>
        <w:ind w:left="720" w:hanging="720"/>
        <w:rPr>
          <w:rFonts w:cs="Tahoma"/>
        </w:rPr>
      </w:pPr>
      <w:bookmarkStart w:id="2882" w:name="_Ref225851563"/>
      <w:r w:rsidRPr="00F10762">
        <w:rPr>
          <w:rFonts w:cs="Tahoma"/>
          <w:szCs w:val="24"/>
        </w:rPr>
        <w:t xml:space="preserve">Internet Engineering Task Force. </w:t>
      </w:r>
      <w:r w:rsidR="00C4168A" w:rsidRPr="00F10762">
        <w:rPr>
          <w:rFonts w:cs="Tahoma"/>
          <w:i/>
          <w:iCs/>
          <w:szCs w:val="24"/>
        </w:rPr>
        <w:t>GEOPRIV Presence Information Data Format Location Object (PIDF-LO)</w:t>
      </w:r>
      <w:r w:rsidR="00325614" w:rsidRPr="00F10762">
        <w:rPr>
          <w:rFonts w:cs="Tahoma"/>
          <w:i/>
          <w:iCs/>
          <w:szCs w:val="24"/>
        </w:rPr>
        <w:t xml:space="preserve"> </w:t>
      </w:r>
      <w:r w:rsidR="00C4168A" w:rsidRPr="00F10762">
        <w:rPr>
          <w:rFonts w:cs="Tahoma"/>
          <w:i/>
          <w:iCs/>
          <w:szCs w:val="24"/>
        </w:rPr>
        <w:t>Usage Clarification, Considerations, and Recommendations</w:t>
      </w:r>
      <w:r>
        <w:rPr>
          <w:rFonts w:cs="Tahoma"/>
          <w:szCs w:val="24"/>
        </w:rPr>
        <w:t>. J. Winterbottom, M. Thomson.</w:t>
      </w:r>
      <w:r w:rsidR="00C4168A" w:rsidRPr="00F10762">
        <w:rPr>
          <w:rFonts w:cs="Tahoma"/>
          <w:szCs w:val="24"/>
        </w:rPr>
        <w:t xml:space="preserve"> </w:t>
      </w:r>
      <w:hyperlink r:id="rId109" w:history="1">
        <w:r w:rsidR="00C4168A" w:rsidRPr="00F10762">
          <w:rPr>
            <w:rStyle w:val="Hyperlink"/>
            <w:szCs w:val="24"/>
          </w:rPr>
          <w:t>RFC 5491</w:t>
        </w:r>
      </w:hyperlink>
      <w:bookmarkEnd w:id="2881"/>
      <w:r>
        <w:t>, March 2009.</w:t>
      </w:r>
      <w:bookmarkStart w:id="2883" w:name="_Ref200539449"/>
      <w:bookmarkEnd w:id="2882"/>
    </w:p>
    <w:p w14:paraId="7C9C9716" w14:textId="77777777" w:rsidR="001010D0" w:rsidRPr="001010D0" w:rsidRDefault="00F10762" w:rsidP="001010D0">
      <w:pPr>
        <w:pStyle w:val="ListParagraph"/>
        <w:numPr>
          <w:ilvl w:val="0"/>
          <w:numId w:val="6"/>
        </w:numPr>
        <w:ind w:left="720" w:hanging="720"/>
        <w:rPr>
          <w:rFonts w:cs="Tahoma"/>
        </w:rPr>
      </w:pPr>
      <w:bookmarkStart w:id="2884" w:name="_Ref225851581"/>
      <w:r w:rsidRPr="00F10762">
        <w:rPr>
          <w:rFonts w:cs="Tahoma"/>
          <w:szCs w:val="24"/>
        </w:rPr>
        <w:t xml:space="preserve">Internet Engineering Task Force. </w:t>
      </w:r>
      <w:r w:rsidR="00C4168A" w:rsidRPr="00F10762">
        <w:rPr>
          <w:rFonts w:cs="Tahoma"/>
          <w:i/>
          <w:iCs/>
          <w:szCs w:val="24"/>
        </w:rPr>
        <w:t>Representation of Uncertainty and Confidence in the Presence Information Data Format Location Object (PIDF-LO)</w:t>
      </w:r>
      <w:r>
        <w:rPr>
          <w:rFonts w:cs="Tahoma"/>
          <w:szCs w:val="24"/>
        </w:rPr>
        <w:t>. M. Thomson, J. Winterbottom.</w:t>
      </w:r>
      <w:r w:rsidR="00C4168A" w:rsidRPr="00F10762">
        <w:rPr>
          <w:rFonts w:cs="Tahoma"/>
          <w:szCs w:val="24"/>
        </w:rPr>
        <w:t xml:space="preserve"> </w:t>
      </w:r>
      <w:hyperlink r:id="rId110" w:history="1">
        <w:r w:rsidR="00C4168A" w:rsidRPr="00F10762">
          <w:rPr>
            <w:rStyle w:val="Hyperlink"/>
            <w:szCs w:val="24"/>
          </w:rPr>
          <w:t>RFC 7459</w:t>
        </w:r>
      </w:hyperlink>
      <w:bookmarkEnd w:id="2883"/>
      <w:r>
        <w:t>, February 2015.</w:t>
      </w:r>
      <w:bookmarkStart w:id="2885" w:name="_Ref200540844"/>
      <w:bookmarkEnd w:id="2884"/>
    </w:p>
    <w:p w14:paraId="4CA15CE1" w14:textId="77777777" w:rsidR="001010D0" w:rsidRPr="001010D0" w:rsidRDefault="001010D0" w:rsidP="001010D0">
      <w:pPr>
        <w:pStyle w:val="ListParagraph"/>
        <w:numPr>
          <w:ilvl w:val="0"/>
          <w:numId w:val="6"/>
        </w:numPr>
        <w:ind w:left="720" w:hanging="720"/>
        <w:rPr>
          <w:rFonts w:cs="Tahoma"/>
        </w:rPr>
      </w:pPr>
      <w:bookmarkStart w:id="2886" w:name="_Ref225851607"/>
      <w:r w:rsidRPr="001010D0">
        <w:rPr>
          <w:rFonts w:cs="Tahoma"/>
          <w:szCs w:val="24"/>
        </w:rPr>
        <w:t xml:space="preserve">Internet Engineering Task Force. </w:t>
      </w:r>
      <w:r w:rsidR="00C4168A" w:rsidRPr="001010D0">
        <w:rPr>
          <w:rFonts w:cs="Tahoma"/>
          <w:i/>
          <w:iCs/>
          <w:szCs w:val="24"/>
        </w:rPr>
        <w:t>Session Initiation Protocol (SIP) Extension for Event State Publication</w:t>
      </w:r>
      <w:r>
        <w:rPr>
          <w:rFonts w:cs="Tahoma"/>
          <w:szCs w:val="24"/>
        </w:rPr>
        <w:t xml:space="preserve">. </w:t>
      </w:r>
      <w:r w:rsidRPr="001010D0">
        <w:rPr>
          <w:rFonts w:cs="Tahoma"/>
          <w:szCs w:val="24"/>
        </w:rPr>
        <w:t>A. Niemi, Ed.</w:t>
      </w:r>
      <w:r>
        <w:rPr>
          <w:rFonts w:cs="Tahoma"/>
          <w:szCs w:val="24"/>
        </w:rPr>
        <w:t xml:space="preserve"> </w:t>
      </w:r>
      <w:hyperlink r:id="rId111" w:history="1">
        <w:r w:rsidR="00C4168A" w:rsidRPr="001010D0">
          <w:rPr>
            <w:rStyle w:val="Hyperlink"/>
            <w:szCs w:val="24"/>
          </w:rPr>
          <w:t>RFC 3903</w:t>
        </w:r>
      </w:hyperlink>
      <w:bookmarkEnd w:id="2885"/>
      <w:r>
        <w:t>, October 2004.</w:t>
      </w:r>
      <w:bookmarkStart w:id="2887" w:name="_Ref200632995"/>
      <w:bookmarkEnd w:id="2886"/>
    </w:p>
    <w:p w14:paraId="723C50DA" w14:textId="769B475D" w:rsidR="00CC5FD5" w:rsidRPr="00CC5FD5" w:rsidRDefault="001010D0" w:rsidP="00CC5FD5">
      <w:pPr>
        <w:pStyle w:val="ListParagraph"/>
        <w:numPr>
          <w:ilvl w:val="0"/>
          <w:numId w:val="6"/>
        </w:numPr>
        <w:ind w:left="720" w:hanging="720"/>
        <w:rPr>
          <w:rFonts w:cs="Tahoma"/>
        </w:rPr>
      </w:pPr>
      <w:bookmarkStart w:id="2888" w:name="_Ref225804795"/>
      <w:r>
        <w:rPr>
          <w:rFonts w:cs="Tahoma"/>
          <w:szCs w:val="24"/>
        </w:rPr>
        <w:t>World Wide Web Consortium</w:t>
      </w:r>
      <w:r w:rsidR="00CC5FD5">
        <w:rPr>
          <w:rFonts w:cs="Tahoma"/>
          <w:szCs w:val="24"/>
        </w:rPr>
        <w:t xml:space="preserve"> (W3C)</w:t>
      </w:r>
      <w:r w:rsidRPr="001010D0">
        <w:rPr>
          <w:rFonts w:cs="Tahoma"/>
          <w:szCs w:val="24"/>
        </w:rPr>
        <w:t xml:space="preserve">. </w:t>
      </w:r>
      <w:r w:rsidR="00C4168A" w:rsidRPr="001010D0">
        <w:rPr>
          <w:rFonts w:cs="Tahoma"/>
          <w:i/>
          <w:iCs/>
          <w:szCs w:val="24"/>
        </w:rPr>
        <w:t>Voice Browser Call Control</w:t>
      </w:r>
      <w:r w:rsidRPr="001010D0">
        <w:rPr>
          <w:rFonts w:cs="Tahoma"/>
          <w:i/>
          <w:iCs/>
          <w:szCs w:val="24"/>
        </w:rPr>
        <w:t xml:space="preserve">, </w:t>
      </w:r>
      <w:r>
        <w:rPr>
          <w:rFonts w:cs="Tahoma"/>
          <w:i/>
          <w:iCs/>
          <w:szCs w:val="24"/>
        </w:rPr>
        <w:t xml:space="preserve">CCXML </w:t>
      </w:r>
      <w:r w:rsidRPr="001010D0">
        <w:rPr>
          <w:rFonts w:cs="Tahoma"/>
          <w:i/>
          <w:iCs/>
          <w:szCs w:val="24"/>
        </w:rPr>
        <w:t>Version 1</w:t>
      </w:r>
      <w:r w:rsidRPr="001010D0">
        <w:rPr>
          <w:rFonts w:cs="Tahoma"/>
          <w:szCs w:val="24"/>
        </w:rPr>
        <w:t>. R.J. Auburn, Paolo Baggia, Mark Scott.</w:t>
      </w:r>
      <w:r w:rsidR="00C4168A" w:rsidRPr="001010D0">
        <w:rPr>
          <w:rFonts w:cs="Tahoma"/>
          <w:szCs w:val="24"/>
        </w:rPr>
        <w:t xml:space="preserve"> </w:t>
      </w:r>
      <w:bookmarkEnd w:id="2887"/>
      <w:r>
        <w:rPr>
          <w:rFonts w:cs="Tahoma"/>
          <w:szCs w:val="24"/>
        </w:rPr>
        <w:fldChar w:fldCharType="begin"/>
      </w:r>
      <w:r>
        <w:rPr>
          <w:rFonts w:cs="Tahoma"/>
          <w:szCs w:val="24"/>
        </w:rPr>
        <w:instrText>HYPERLINK "</w:instrText>
      </w:r>
      <w:r w:rsidRPr="001010D0">
        <w:rPr>
          <w:rFonts w:cs="Tahoma"/>
          <w:szCs w:val="24"/>
        </w:rPr>
        <w:instrText>https://www.w3.org/TR/ccxml/</w:instrText>
      </w:r>
      <w:r>
        <w:rPr>
          <w:rFonts w:cs="Tahoma"/>
          <w:szCs w:val="24"/>
        </w:rPr>
        <w:instrText>"</w:instrText>
      </w:r>
      <w:r>
        <w:rPr>
          <w:rFonts w:cs="Tahoma"/>
          <w:szCs w:val="24"/>
        </w:rPr>
      </w:r>
      <w:r>
        <w:rPr>
          <w:rFonts w:cs="Tahoma"/>
          <w:szCs w:val="24"/>
        </w:rPr>
        <w:fldChar w:fldCharType="separate"/>
      </w:r>
      <w:r w:rsidRPr="00004F9D">
        <w:rPr>
          <w:rStyle w:val="Hyperlink"/>
          <w:rFonts w:cs="Tahoma"/>
          <w:szCs w:val="24"/>
        </w:rPr>
        <w:t>https://www.w3.org/TR/ccxml/</w:t>
      </w:r>
      <w:r>
        <w:rPr>
          <w:rFonts w:cs="Tahoma"/>
          <w:szCs w:val="24"/>
        </w:rPr>
        <w:fldChar w:fldCharType="end"/>
      </w:r>
      <w:bookmarkStart w:id="2889" w:name="_Ref200633296"/>
      <w:r w:rsidR="00CC5FD5">
        <w:rPr>
          <w:rFonts w:cs="Tahoma"/>
          <w:szCs w:val="24"/>
        </w:rPr>
        <w:t>, July 5, 2011.</w:t>
      </w:r>
      <w:bookmarkEnd w:id="2888"/>
    </w:p>
    <w:p w14:paraId="3BD1508E" w14:textId="3222F4C4" w:rsidR="00CC5FD5" w:rsidRPr="00CC5FD5" w:rsidRDefault="00CC5FD5" w:rsidP="00CC5FD5">
      <w:pPr>
        <w:pStyle w:val="ListParagraph"/>
        <w:numPr>
          <w:ilvl w:val="0"/>
          <w:numId w:val="6"/>
        </w:numPr>
        <w:ind w:left="720" w:hanging="720"/>
        <w:rPr>
          <w:rFonts w:cs="Tahoma"/>
        </w:rPr>
      </w:pPr>
      <w:bookmarkStart w:id="2890" w:name="_Ref225804815"/>
      <w:r w:rsidRPr="00CC5FD5">
        <w:rPr>
          <w:rFonts w:cs="Tahoma"/>
          <w:szCs w:val="24"/>
        </w:rPr>
        <w:t>World Wide Web Consortium</w:t>
      </w:r>
      <w:r>
        <w:rPr>
          <w:rFonts w:cs="Tahoma"/>
          <w:szCs w:val="24"/>
        </w:rPr>
        <w:t xml:space="preserve"> (W3C)</w:t>
      </w:r>
      <w:r w:rsidRPr="00CC5FD5">
        <w:rPr>
          <w:rFonts w:cs="Tahoma"/>
          <w:szCs w:val="24"/>
        </w:rPr>
        <w:t xml:space="preserve">. </w:t>
      </w:r>
      <w:r w:rsidR="00C4168A" w:rsidRPr="00CC5FD5">
        <w:rPr>
          <w:rFonts w:cs="Tahoma"/>
          <w:i/>
          <w:iCs/>
          <w:szCs w:val="24"/>
        </w:rPr>
        <w:t>Voice Extensible Markup Language (VoiceXML)</w:t>
      </w:r>
      <w:r w:rsidRPr="00CC5FD5">
        <w:rPr>
          <w:rFonts w:cs="Tahoma"/>
          <w:i/>
          <w:iCs/>
          <w:szCs w:val="24"/>
        </w:rPr>
        <w:t xml:space="preserve"> Version 2.0</w:t>
      </w:r>
      <w:r>
        <w:rPr>
          <w:rFonts w:cs="Tahoma"/>
          <w:szCs w:val="24"/>
        </w:rPr>
        <w:t>. S. McGlashan</w:t>
      </w:r>
      <w:r w:rsidR="00286A8F">
        <w:rPr>
          <w:rFonts w:cs="Tahoma"/>
          <w:szCs w:val="24"/>
        </w:rPr>
        <w:t>, et</w:t>
      </w:r>
      <w:r w:rsidR="00674B97">
        <w:rPr>
          <w:rFonts w:cs="Tahoma"/>
          <w:szCs w:val="24"/>
        </w:rPr>
        <w:t>.</w:t>
      </w:r>
      <w:r w:rsidR="00286A8F">
        <w:rPr>
          <w:rFonts w:cs="Tahoma"/>
          <w:szCs w:val="24"/>
        </w:rPr>
        <w:t xml:space="preserve"> al</w:t>
      </w:r>
      <w:r>
        <w:rPr>
          <w:rFonts w:cs="Tahoma"/>
          <w:szCs w:val="24"/>
        </w:rPr>
        <w:t xml:space="preserve">. </w:t>
      </w:r>
      <w:hyperlink r:id="rId112" w:history="1">
        <w:r w:rsidRPr="00004F9D">
          <w:rPr>
            <w:rStyle w:val="Hyperlink"/>
            <w:rFonts w:cs="Tahoma"/>
            <w:szCs w:val="24"/>
          </w:rPr>
          <w:t>https://www.w3.org/TR/voicexml20/</w:t>
        </w:r>
      </w:hyperlink>
      <w:r>
        <w:rPr>
          <w:rFonts w:cs="Tahoma"/>
          <w:szCs w:val="24"/>
        </w:rPr>
        <w:t>, March 16, 2004.</w:t>
      </w:r>
      <w:bookmarkEnd w:id="2890"/>
      <w:r>
        <w:rPr>
          <w:rFonts w:cs="Tahoma"/>
          <w:szCs w:val="24"/>
        </w:rPr>
        <w:t xml:space="preserve"> </w:t>
      </w:r>
      <w:r w:rsidR="00C4168A" w:rsidRPr="00CC5FD5">
        <w:rPr>
          <w:rFonts w:cs="Tahoma"/>
          <w:szCs w:val="24"/>
        </w:rPr>
        <w:t xml:space="preserve"> </w:t>
      </w:r>
      <w:bookmarkStart w:id="2891" w:name="_Ref200634109"/>
      <w:bookmarkEnd w:id="2889"/>
    </w:p>
    <w:p w14:paraId="7430A8A7" w14:textId="77777777" w:rsidR="00A46082" w:rsidRPr="00A46082" w:rsidRDefault="00CC5FD5" w:rsidP="00A46082">
      <w:pPr>
        <w:pStyle w:val="ListParagraph"/>
        <w:numPr>
          <w:ilvl w:val="0"/>
          <w:numId w:val="6"/>
        </w:numPr>
        <w:ind w:left="720" w:hanging="720"/>
        <w:rPr>
          <w:rFonts w:cs="Tahoma"/>
        </w:rPr>
      </w:pPr>
      <w:bookmarkStart w:id="2892" w:name="_Ref225804850"/>
      <w:r w:rsidRPr="00CC5FD5">
        <w:rPr>
          <w:rFonts w:cs="Tahoma"/>
          <w:szCs w:val="24"/>
        </w:rPr>
        <w:t xml:space="preserve">Internet Engineering Task Force. </w:t>
      </w:r>
      <w:r w:rsidR="00C4168A" w:rsidRPr="00CC5FD5">
        <w:rPr>
          <w:rFonts w:cs="Tahoma"/>
          <w:i/>
          <w:iCs/>
          <w:szCs w:val="24"/>
        </w:rPr>
        <w:t>SIP Interface to VoiceXML Media Services</w:t>
      </w:r>
      <w:r w:rsidRPr="00CC5FD5">
        <w:rPr>
          <w:rFonts w:cs="Tahoma"/>
          <w:szCs w:val="24"/>
        </w:rPr>
        <w:t>. D. Burke, M. Scott.</w:t>
      </w:r>
      <w:r w:rsidR="00C4168A" w:rsidRPr="00CC5FD5">
        <w:rPr>
          <w:rFonts w:cs="Tahoma"/>
          <w:szCs w:val="24"/>
        </w:rPr>
        <w:t xml:space="preserve"> </w:t>
      </w:r>
      <w:hyperlink r:id="rId113" w:history="1">
        <w:r w:rsidR="00C4168A" w:rsidRPr="00CC5FD5">
          <w:rPr>
            <w:rStyle w:val="Hyperlink"/>
            <w:szCs w:val="24"/>
          </w:rPr>
          <w:t>RFC 5552</w:t>
        </w:r>
      </w:hyperlink>
      <w:bookmarkEnd w:id="2891"/>
      <w:r>
        <w:t>, May 2009.</w:t>
      </w:r>
      <w:bookmarkStart w:id="2893" w:name="_Ref200634876"/>
      <w:bookmarkEnd w:id="2892"/>
    </w:p>
    <w:p w14:paraId="0C891ACD" w14:textId="77777777" w:rsidR="00D04459" w:rsidRPr="00D04459" w:rsidRDefault="00A46082" w:rsidP="00D04459">
      <w:pPr>
        <w:pStyle w:val="ListParagraph"/>
        <w:numPr>
          <w:ilvl w:val="0"/>
          <w:numId w:val="6"/>
        </w:numPr>
        <w:ind w:left="720" w:hanging="720"/>
        <w:rPr>
          <w:rFonts w:cs="Tahoma"/>
        </w:rPr>
      </w:pPr>
      <w:r w:rsidRPr="00A46082">
        <w:rPr>
          <w:rFonts w:cs="Tahoma"/>
          <w:szCs w:val="24"/>
        </w:rPr>
        <w:t xml:space="preserve">Internet Engineering Task Force. </w:t>
      </w:r>
      <w:r w:rsidR="00C4168A" w:rsidRPr="00A46082">
        <w:rPr>
          <w:rFonts w:cs="Tahoma"/>
          <w:i/>
          <w:iCs/>
          <w:szCs w:val="24"/>
        </w:rPr>
        <w:t>A Data Model for Presence</w:t>
      </w:r>
      <w:r w:rsidRPr="00A46082">
        <w:rPr>
          <w:rFonts w:cs="Tahoma"/>
          <w:szCs w:val="24"/>
        </w:rPr>
        <w:t>. J. Rosenberg.</w:t>
      </w:r>
      <w:r w:rsidR="00C4168A" w:rsidRPr="00A46082">
        <w:rPr>
          <w:rFonts w:cs="Tahoma"/>
          <w:szCs w:val="24"/>
        </w:rPr>
        <w:t xml:space="preserve"> </w:t>
      </w:r>
      <w:r w:rsidR="00C4168A">
        <w:fldChar w:fldCharType="begin"/>
      </w:r>
      <w:commentRangeStart w:id="2894"/>
      <w:r w:rsidR="00C4168A">
        <w:instrText>HYPERLINK "https://www.rfc-editor.org/rfc/rfc4479.html"</w:instrText>
      </w:r>
      <w:r w:rsidR="00C4168A">
        <w:fldChar w:fldCharType="separate"/>
      </w:r>
      <w:r w:rsidR="00C4168A" w:rsidRPr="00A46082">
        <w:rPr>
          <w:rStyle w:val="Hyperlink"/>
          <w:szCs w:val="24"/>
        </w:rPr>
        <w:t>RFC 4479</w:t>
      </w:r>
      <w:commentRangeEnd w:id="2894"/>
      <w:r w:rsidR="00B46583">
        <w:rPr>
          <w:rStyle w:val="CommentReference"/>
          <w:sz w:val="20"/>
          <w:szCs w:val="20"/>
        </w:rPr>
        <w:commentReference w:id="2894"/>
      </w:r>
      <w:r w:rsidR="00C4168A">
        <w:fldChar w:fldCharType="end"/>
      </w:r>
      <w:bookmarkEnd w:id="2893"/>
      <w:r>
        <w:t>, July 2006.</w:t>
      </w:r>
      <w:bookmarkStart w:id="2895" w:name="_Ref200635298"/>
    </w:p>
    <w:p w14:paraId="5DAA1CDE" w14:textId="77777777" w:rsidR="00286A8F" w:rsidRPr="00286A8F" w:rsidRDefault="00D04459" w:rsidP="00286A8F">
      <w:pPr>
        <w:pStyle w:val="ListParagraph"/>
        <w:numPr>
          <w:ilvl w:val="0"/>
          <w:numId w:val="6"/>
        </w:numPr>
        <w:ind w:left="720" w:hanging="720"/>
        <w:rPr>
          <w:rFonts w:cs="Tahoma"/>
        </w:rPr>
      </w:pPr>
      <w:bookmarkStart w:id="2896" w:name="_Ref225851958"/>
      <w:r w:rsidRPr="00A46082">
        <w:rPr>
          <w:rFonts w:cs="Tahoma"/>
          <w:szCs w:val="24"/>
        </w:rPr>
        <w:t xml:space="preserve">Internet Engineering Task Force. </w:t>
      </w:r>
      <w:r w:rsidR="00C4168A" w:rsidRPr="00D04459">
        <w:rPr>
          <w:rFonts w:cs="Tahoma"/>
          <w:i/>
          <w:iCs/>
          <w:szCs w:val="24"/>
        </w:rPr>
        <w:t>Session Initiation Protocol (SIP)-Specific Event Notification</w:t>
      </w:r>
      <w:r>
        <w:rPr>
          <w:rFonts w:cs="Tahoma"/>
          <w:szCs w:val="24"/>
        </w:rPr>
        <w:t>. A. B. Roach.</w:t>
      </w:r>
      <w:r w:rsidR="00C4168A" w:rsidRPr="00D04459">
        <w:rPr>
          <w:rFonts w:cs="Tahoma"/>
          <w:szCs w:val="24"/>
        </w:rPr>
        <w:t xml:space="preserve"> </w:t>
      </w:r>
      <w:hyperlink r:id="rId114" w:history="1">
        <w:r w:rsidR="00C4168A" w:rsidRPr="00D04459">
          <w:rPr>
            <w:rStyle w:val="Hyperlink"/>
            <w:szCs w:val="24"/>
          </w:rPr>
          <w:t>RFC 3265</w:t>
        </w:r>
      </w:hyperlink>
      <w:bookmarkEnd w:id="2895"/>
      <w:r>
        <w:t>, June 2002.</w:t>
      </w:r>
      <w:bookmarkStart w:id="2897" w:name="_Ref200636416"/>
      <w:bookmarkEnd w:id="2896"/>
    </w:p>
    <w:p w14:paraId="1891264B" w14:textId="1C4A8F8D" w:rsidR="00286A8F" w:rsidRPr="00286A8F" w:rsidRDefault="00286A8F" w:rsidP="00286A8F">
      <w:pPr>
        <w:pStyle w:val="ListParagraph"/>
        <w:numPr>
          <w:ilvl w:val="0"/>
          <w:numId w:val="6"/>
        </w:numPr>
        <w:ind w:left="720" w:hanging="720"/>
        <w:rPr>
          <w:rFonts w:cs="Tahoma"/>
        </w:rPr>
      </w:pPr>
      <w:bookmarkStart w:id="2898" w:name="_Ref225852345"/>
      <w:r w:rsidRPr="00286A8F">
        <w:rPr>
          <w:rFonts w:cs="Tahoma"/>
          <w:szCs w:val="24"/>
        </w:rPr>
        <w:t xml:space="preserve">Internet Engineering Task Force. </w:t>
      </w:r>
      <w:r w:rsidR="00C4168A" w:rsidRPr="00286A8F">
        <w:rPr>
          <w:rFonts w:cs="Tahoma"/>
          <w:i/>
          <w:iCs/>
          <w:szCs w:val="24"/>
        </w:rPr>
        <w:t>Real</w:t>
      </w:r>
      <w:r>
        <w:rPr>
          <w:rFonts w:cs="Tahoma"/>
          <w:i/>
          <w:iCs/>
          <w:szCs w:val="24"/>
        </w:rPr>
        <w:t>-</w:t>
      </w:r>
      <w:r w:rsidR="00C4168A" w:rsidRPr="00286A8F">
        <w:rPr>
          <w:rFonts w:cs="Tahoma"/>
          <w:i/>
          <w:iCs/>
          <w:szCs w:val="24"/>
        </w:rPr>
        <w:t>Time Streaming Protocol (RTSP) Version 2.0</w:t>
      </w:r>
      <w:r>
        <w:rPr>
          <w:rFonts w:cs="Tahoma"/>
          <w:szCs w:val="24"/>
        </w:rPr>
        <w:t xml:space="preserve">. </w:t>
      </w:r>
      <w:r w:rsidRPr="00286A8F">
        <w:rPr>
          <w:rFonts w:cs="Tahoma"/>
          <w:szCs w:val="24"/>
        </w:rPr>
        <w:t>H. Schulzrinne</w:t>
      </w:r>
      <w:r>
        <w:rPr>
          <w:rFonts w:cs="Tahoma"/>
          <w:szCs w:val="24"/>
        </w:rPr>
        <w:t>, et</w:t>
      </w:r>
      <w:r w:rsidR="00674B97">
        <w:rPr>
          <w:rFonts w:cs="Tahoma"/>
          <w:szCs w:val="24"/>
        </w:rPr>
        <w:t>.</w:t>
      </w:r>
      <w:r>
        <w:rPr>
          <w:rFonts w:cs="Tahoma"/>
          <w:szCs w:val="24"/>
        </w:rPr>
        <w:t xml:space="preserve"> al.</w:t>
      </w:r>
      <w:r w:rsidR="00C4168A" w:rsidRPr="00286A8F">
        <w:rPr>
          <w:rFonts w:cs="Tahoma"/>
          <w:szCs w:val="24"/>
        </w:rPr>
        <w:t xml:space="preserve"> </w:t>
      </w:r>
      <w:hyperlink r:id="rId115" w:history="1">
        <w:r w:rsidR="00C4168A" w:rsidRPr="00286A8F">
          <w:rPr>
            <w:rStyle w:val="Hyperlink"/>
            <w:szCs w:val="24"/>
          </w:rPr>
          <w:t>RFC 7826</w:t>
        </w:r>
      </w:hyperlink>
      <w:bookmarkEnd w:id="2897"/>
      <w:r>
        <w:t>, December 2016.</w:t>
      </w:r>
      <w:bookmarkStart w:id="2899" w:name="_Ref200636588"/>
      <w:bookmarkEnd w:id="2898"/>
    </w:p>
    <w:p w14:paraId="0C40815E" w14:textId="1B9DE99E" w:rsidR="00286A8F" w:rsidRPr="00286A8F" w:rsidRDefault="00286A8F" w:rsidP="00286A8F">
      <w:pPr>
        <w:pStyle w:val="ListParagraph"/>
        <w:numPr>
          <w:ilvl w:val="0"/>
          <w:numId w:val="6"/>
        </w:numPr>
        <w:ind w:left="720" w:hanging="720"/>
        <w:rPr>
          <w:rFonts w:cs="Tahoma"/>
        </w:rPr>
      </w:pPr>
      <w:bookmarkStart w:id="2900" w:name="_Ref225852372"/>
      <w:r w:rsidRPr="00286A8F">
        <w:rPr>
          <w:rFonts w:cs="Tahoma"/>
          <w:szCs w:val="24"/>
        </w:rPr>
        <w:t xml:space="preserve">Internet Engineering Task Force. </w:t>
      </w:r>
      <w:r w:rsidR="00C4168A" w:rsidRPr="00286A8F">
        <w:rPr>
          <w:rFonts w:cs="Tahoma"/>
          <w:i/>
          <w:iCs/>
          <w:szCs w:val="24"/>
        </w:rPr>
        <w:t>Real Time Streaming Protocol (RTSP) RTSP 1.0</w:t>
      </w:r>
      <w:r>
        <w:rPr>
          <w:rFonts w:cs="Tahoma"/>
          <w:szCs w:val="24"/>
        </w:rPr>
        <w:t>. H. Schulzrinne, et</w:t>
      </w:r>
      <w:r w:rsidR="00674B97">
        <w:rPr>
          <w:rFonts w:cs="Tahoma"/>
          <w:szCs w:val="24"/>
        </w:rPr>
        <w:t>.</w:t>
      </w:r>
      <w:r>
        <w:rPr>
          <w:rFonts w:cs="Tahoma"/>
          <w:szCs w:val="24"/>
        </w:rPr>
        <w:t xml:space="preserve"> al.</w:t>
      </w:r>
      <w:r w:rsidR="00C4168A" w:rsidRPr="00286A8F">
        <w:rPr>
          <w:rFonts w:cs="Tahoma"/>
          <w:szCs w:val="24"/>
        </w:rPr>
        <w:t xml:space="preserve"> </w:t>
      </w:r>
      <w:hyperlink r:id="rId116" w:anchor="page-14" w:history="1">
        <w:r w:rsidR="00C4168A" w:rsidRPr="00286A8F">
          <w:rPr>
            <w:rStyle w:val="Hyperlink"/>
            <w:szCs w:val="24"/>
          </w:rPr>
          <w:t>RFC 2326</w:t>
        </w:r>
      </w:hyperlink>
      <w:bookmarkEnd w:id="2899"/>
      <w:r>
        <w:t>, April 1998.</w:t>
      </w:r>
      <w:bookmarkStart w:id="2901" w:name="_Ref200637771"/>
      <w:bookmarkEnd w:id="2900"/>
    </w:p>
    <w:p w14:paraId="45214C85" w14:textId="77777777" w:rsidR="00BC52AC" w:rsidRPr="00BC52AC" w:rsidRDefault="00286A8F" w:rsidP="00BC52AC">
      <w:pPr>
        <w:pStyle w:val="ListParagraph"/>
        <w:numPr>
          <w:ilvl w:val="0"/>
          <w:numId w:val="6"/>
        </w:numPr>
        <w:ind w:left="720" w:hanging="720"/>
        <w:rPr>
          <w:rFonts w:cs="Tahoma"/>
        </w:rPr>
      </w:pPr>
      <w:bookmarkStart w:id="2902" w:name="_Ref225852736"/>
      <w:r w:rsidRPr="00286A8F">
        <w:rPr>
          <w:rFonts w:cs="Tahoma"/>
          <w:szCs w:val="24"/>
        </w:rPr>
        <w:t xml:space="preserve">National Emergency Number Association. </w:t>
      </w:r>
      <w:r w:rsidR="00C4168A" w:rsidRPr="00286A8F">
        <w:rPr>
          <w:rFonts w:cs="Tahoma"/>
          <w:i/>
          <w:iCs/>
          <w:szCs w:val="24"/>
        </w:rPr>
        <w:t>NG9</w:t>
      </w:r>
      <w:r w:rsidR="00C4168A" w:rsidRPr="00286A8F">
        <w:rPr>
          <w:rFonts w:cs="Tahoma"/>
          <w:i/>
          <w:iCs/>
          <w:szCs w:val="24"/>
        </w:rPr>
        <w:noBreakHyphen/>
        <w:t>1</w:t>
      </w:r>
      <w:r w:rsidR="00C4168A" w:rsidRPr="00286A8F">
        <w:rPr>
          <w:rFonts w:cs="Tahoma"/>
          <w:i/>
          <w:iCs/>
          <w:szCs w:val="24"/>
        </w:rPr>
        <w:noBreakHyphen/>
        <w:t>1 Call Processing Metrics Standard</w:t>
      </w:r>
      <w:r>
        <w:rPr>
          <w:rFonts w:cs="Tahoma"/>
          <w:szCs w:val="24"/>
        </w:rPr>
        <w:t xml:space="preserve">. </w:t>
      </w:r>
      <w:r w:rsidR="00C4168A" w:rsidRPr="00286A8F">
        <w:rPr>
          <w:rFonts w:cs="Tahoma"/>
          <w:szCs w:val="24"/>
        </w:rPr>
        <w:t xml:space="preserve"> </w:t>
      </w:r>
      <w:hyperlink r:id="rId117" w:history="1">
        <w:r>
          <w:rPr>
            <w:rStyle w:val="Hyperlink"/>
            <w:szCs w:val="24"/>
          </w:rPr>
          <w:t>NENA-STA-019.2-2022</w:t>
        </w:r>
      </w:hyperlink>
      <w:bookmarkEnd w:id="2901"/>
      <w:r>
        <w:t xml:space="preserve">. </w:t>
      </w:r>
      <w:r>
        <w:rPr>
          <w:rFonts w:cs="Tahoma"/>
          <w:szCs w:val="24"/>
        </w:rPr>
        <w:t>Alexandria</w:t>
      </w:r>
      <w:r w:rsidRPr="0041046E">
        <w:rPr>
          <w:rFonts w:cs="Tahoma"/>
          <w:szCs w:val="24"/>
        </w:rPr>
        <w:t xml:space="preserve">, VA: NENA, approved </w:t>
      </w:r>
      <w:r>
        <w:rPr>
          <w:rFonts w:cs="Tahoma"/>
          <w:szCs w:val="24"/>
        </w:rPr>
        <w:t>September 21, 2022</w:t>
      </w:r>
      <w:r w:rsidRPr="0041046E">
        <w:rPr>
          <w:rFonts w:cs="Tahoma"/>
          <w:szCs w:val="24"/>
        </w:rPr>
        <w:t>.</w:t>
      </w:r>
      <w:bookmarkStart w:id="2903" w:name="_Ref200638455"/>
      <w:bookmarkEnd w:id="2902"/>
    </w:p>
    <w:p w14:paraId="32A23DB6" w14:textId="51E0EB85" w:rsidR="00BC52AC" w:rsidRPr="00BC52AC" w:rsidRDefault="00BC52AC" w:rsidP="00BC52AC">
      <w:pPr>
        <w:pStyle w:val="ListParagraph"/>
        <w:numPr>
          <w:ilvl w:val="0"/>
          <w:numId w:val="6"/>
        </w:numPr>
        <w:ind w:left="720" w:hanging="720"/>
        <w:rPr>
          <w:rFonts w:cs="Tahoma"/>
        </w:rPr>
      </w:pPr>
      <w:bookmarkStart w:id="2904" w:name="_Ref225852834"/>
      <w:r w:rsidRPr="00BC52AC">
        <w:rPr>
          <w:rFonts w:cs="Tahoma"/>
          <w:szCs w:val="24"/>
        </w:rPr>
        <w:t>3</w:t>
      </w:r>
      <w:r w:rsidRPr="00BC52AC">
        <w:rPr>
          <w:rFonts w:cs="Tahoma"/>
          <w:szCs w:val="24"/>
          <w:vertAlign w:val="superscript"/>
        </w:rPr>
        <w:t>rd</w:t>
      </w:r>
      <w:r w:rsidRPr="00BC52AC">
        <w:rPr>
          <w:rFonts w:cs="Tahoma"/>
          <w:szCs w:val="24"/>
        </w:rPr>
        <w:t xml:space="preserve"> Generation Partnership Project (</w:t>
      </w:r>
      <w:r w:rsidR="00674B97" w:rsidRPr="00BC52AC">
        <w:rPr>
          <w:rFonts w:cs="Tahoma"/>
          <w:szCs w:val="24"/>
        </w:rPr>
        <w:t>3GPP</w:t>
      </w:r>
      <w:r w:rsidRPr="00BC52AC">
        <w:rPr>
          <w:rFonts w:cs="Tahoma"/>
          <w:szCs w:val="24"/>
        </w:rPr>
        <w:t>)</w:t>
      </w:r>
      <w:r w:rsidR="00674B97" w:rsidRPr="00BC52AC">
        <w:rPr>
          <w:rFonts w:cs="Tahoma"/>
          <w:szCs w:val="24"/>
        </w:rPr>
        <w:t xml:space="preserve">. </w:t>
      </w:r>
      <w:r w:rsidRPr="00BC52AC">
        <w:rPr>
          <w:rFonts w:cs="Tahoma"/>
          <w:i/>
          <w:iCs/>
          <w:szCs w:val="24"/>
        </w:rPr>
        <w:t>Technical Specification Group Services and System Aspects; Mission Critical Push To Talk (MCPTT); Stage 1 (Release 20)</w:t>
      </w:r>
      <w:bookmarkEnd w:id="2903"/>
      <w:r>
        <w:rPr>
          <w:rFonts w:cs="Tahoma"/>
          <w:szCs w:val="24"/>
        </w:rPr>
        <w:t>.</w:t>
      </w:r>
      <w:r w:rsidR="00C8100A">
        <w:rPr>
          <w:rFonts w:cs="Tahoma"/>
          <w:szCs w:val="24"/>
        </w:rPr>
        <w:t xml:space="preserve"> </w:t>
      </w:r>
      <w:hyperlink r:id="rId118" w:history="1">
        <w:r w:rsidR="00C8100A" w:rsidRPr="00C8100A">
          <w:rPr>
            <w:rStyle w:val="Hyperlink"/>
            <w:rFonts w:cs="Tahoma"/>
            <w:szCs w:val="24"/>
          </w:rPr>
          <w:t>3GPP Rel</w:t>
        </w:r>
        <w:r w:rsidR="00C8100A" w:rsidRPr="00C8100A">
          <w:rPr>
            <w:rStyle w:val="Hyperlink"/>
            <w:rFonts w:cs="Tahoma"/>
            <w:szCs w:val="24"/>
          </w:rPr>
          <w:noBreakHyphen/>
          <w:t>20</w:t>
        </w:r>
      </w:hyperlink>
      <w:r w:rsidR="008213DF">
        <w:t>,</w:t>
      </w:r>
      <w:r>
        <w:t xml:space="preserve"> March 28, 2025.</w:t>
      </w:r>
      <w:bookmarkStart w:id="2905" w:name="_Ref200689461"/>
      <w:bookmarkEnd w:id="2904"/>
    </w:p>
    <w:p w14:paraId="002227D2" w14:textId="77777777" w:rsidR="008213DF" w:rsidRPr="008213DF" w:rsidRDefault="00BC52AC" w:rsidP="008213DF">
      <w:pPr>
        <w:pStyle w:val="ListParagraph"/>
        <w:numPr>
          <w:ilvl w:val="0"/>
          <w:numId w:val="6"/>
        </w:numPr>
        <w:ind w:left="720" w:hanging="720"/>
        <w:rPr>
          <w:rFonts w:cs="Tahoma"/>
        </w:rPr>
      </w:pPr>
      <w:bookmarkStart w:id="2906" w:name="_Ref225853895"/>
      <w:r w:rsidRPr="00A46082">
        <w:rPr>
          <w:rFonts w:cs="Tahoma"/>
          <w:szCs w:val="24"/>
        </w:rPr>
        <w:t>Internet Engineering Task Force.</w:t>
      </w:r>
      <w:r>
        <w:rPr>
          <w:rFonts w:cs="Tahoma"/>
          <w:szCs w:val="24"/>
        </w:rPr>
        <w:t xml:space="preserve"> </w:t>
      </w:r>
      <w:r w:rsidR="00C4168A" w:rsidRPr="00BC52AC">
        <w:rPr>
          <w:rFonts w:cs="Tahoma"/>
          <w:i/>
          <w:iCs/>
          <w:szCs w:val="24"/>
        </w:rPr>
        <w:t>Session Initiation Protocol (SIP) Recording Metadata</w:t>
      </w:r>
      <w:r>
        <w:rPr>
          <w:rFonts w:cs="Tahoma"/>
          <w:szCs w:val="24"/>
        </w:rPr>
        <w:t xml:space="preserve">. </w:t>
      </w:r>
      <w:r w:rsidRPr="00BC52AC">
        <w:rPr>
          <w:rFonts w:cs="Tahoma"/>
          <w:szCs w:val="24"/>
        </w:rPr>
        <w:t>R. Ravindranath</w:t>
      </w:r>
      <w:r>
        <w:rPr>
          <w:rFonts w:cs="Tahoma"/>
          <w:szCs w:val="24"/>
        </w:rPr>
        <w:t>, et. al.</w:t>
      </w:r>
      <w:r w:rsidR="00C4168A" w:rsidRPr="00BC52AC">
        <w:rPr>
          <w:rFonts w:cs="Tahoma"/>
          <w:szCs w:val="24"/>
        </w:rPr>
        <w:t xml:space="preserve"> </w:t>
      </w:r>
      <w:hyperlink r:id="rId119" w:history="1">
        <w:r>
          <w:rPr>
            <w:rStyle w:val="Hyperlink"/>
            <w:szCs w:val="24"/>
          </w:rPr>
          <w:t>RFC 7865</w:t>
        </w:r>
      </w:hyperlink>
      <w:bookmarkEnd w:id="2905"/>
      <w:r>
        <w:t>, May 2016.</w:t>
      </w:r>
      <w:bookmarkStart w:id="2907" w:name="_Ref200690276"/>
      <w:bookmarkEnd w:id="2906"/>
    </w:p>
    <w:p w14:paraId="2B22FFDF" w14:textId="77777777" w:rsidR="00866679" w:rsidRPr="00866679" w:rsidRDefault="008213DF" w:rsidP="00866679">
      <w:pPr>
        <w:pStyle w:val="ListParagraph"/>
        <w:numPr>
          <w:ilvl w:val="0"/>
          <w:numId w:val="6"/>
        </w:numPr>
        <w:ind w:left="720" w:hanging="720"/>
        <w:rPr>
          <w:rFonts w:cs="Tahoma"/>
        </w:rPr>
      </w:pPr>
      <w:r w:rsidRPr="008213DF">
        <w:rPr>
          <w:rFonts w:cs="Tahoma"/>
          <w:szCs w:val="24"/>
        </w:rPr>
        <w:t xml:space="preserve">National Emergency Number Association. </w:t>
      </w:r>
      <w:r w:rsidR="00C4168A" w:rsidRPr="005A695B">
        <w:rPr>
          <w:rFonts w:cs="Tahoma"/>
          <w:i/>
          <w:iCs/>
          <w:szCs w:val="24"/>
        </w:rPr>
        <w:t>NENA Registry System (NRS) Standard</w:t>
      </w:r>
      <w:r w:rsidR="005A695B">
        <w:rPr>
          <w:rFonts w:cs="Tahoma"/>
          <w:szCs w:val="24"/>
        </w:rPr>
        <w:t>.</w:t>
      </w:r>
      <w:r w:rsidR="00C4168A" w:rsidRPr="008213DF">
        <w:rPr>
          <w:rFonts w:cs="Tahoma"/>
          <w:szCs w:val="24"/>
        </w:rPr>
        <w:t xml:space="preserve"> </w:t>
      </w:r>
      <w:hyperlink r:id="rId120" w:history="1">
        <w:r w:rsidR="00C4168A" w:rsidRPr="008213DF">
          <w:rPr>
            <w:rStyle w:val="Hyperlink"/>
            <w:szCs w:val="24"/>
          </w:rPr>
          <w:t>NENA STA 008.2-2014</w:t>
        </w:r>
      </w:hyperlink>
      <w:bookmarkEnd w:id="2907"/>
      <w:r>
        <w:t xml:space="preserve">. </w:t>
      </w:r>
      <w:r>
        <w:rPr>
          <w:rFonts w:cs="Tahoma"/>
          <w:szCs w:val="24"/>
        </w:rPr>
        <w:t>Alexandria</w:t>
      </w:r>
      <w:r w:rsidRPr="0041046E">
        <w:rPr>
          <w:rFonts w:cs="Tahoma"/>
          <w:szCs w:val="24"/>
        </w:rPr>
        <w:t xml:space="preserve">, VA: NENA, approved </w:t>
      </w:r>
      <w:r w:rsidR="005A695B">
        <w:rPr>
          <w:rFonts w:cs="Tahoma"/>
          <w:szCs w:val="24"/>
        </w:rPr>
        <w:t>October 6, 2014</w:t>
      </w:r>
      <w:r w:rsidRPr="0041046E">
        <w:rPr>
          <w:rFonts w:cs="Tahoma"/>
          <w:szCs w:val="24"/>
        </w:rPr>
        <w:t>.</w:t>
      </w:r>
      <w:bookmarkStart w:id="2908" w:name="_Ref200690515"/>
    </w:p>
    <w:p w14:paraId="78413FDF" w14:textId="77777777" w:rsidR="00866679" w:rsidRPr="00866679" w:rsidRDefault="00866679" w:rsidP="00866679">
      <w:pPr>
        <w:pStyle w:val="ListParagraph"/>
        <w:numPr>
          <w:ilvl w:val="0"/>
          <w:numId w:val="6"/>
        </w:numPr>
        <w:ind w:left="720" w:hanging="720"/>
        <w:rPr>
          <w:rFonts w:cs="Tahoma"/>
        </w:rPr>
      </w:pPr>
      <w:bookmarkStart w:id="2909" w:name="_Ref225860095"/>
      <w:r w:rsidRPr="00A46082">
        <w:rPr>
          <w:rFonts w:cs="Tahoma"/>
          <w:szCs w:val="24"/>
        </w:rPr>
        <w:t>Internet Engineering Task Force.</w:t>
      </w:r>
      <w:r>
        <w:rPr>
          <w:rFonts w:cs="Tahoma"/>
          <w:szCs w:val="24"/>
        </w:rPr>
        <w:t xml:space="preserve"> </w:t>
      </w:r>
      <w:r w:rsidR="00C4168A" w:rsidRPr="00866679">
        <w:rPr>
          <w:rFonts w:cs="Tahoma"/>
          <w:i/>
          <w:iCs/>
          <w:szCs w:val="24"/>
        </w:rPr>
        <w:t>Guidelines for Writing an IANA Considerations Section in RFCs</w:t>
      </w:r>
      <w:r>
        <w:rPr>
          <w:rFonts w:cs="Tahoma"/>
          <w:szCs w:val="24"/>
        </w:rPr>
        <w:t>. M. Cotton, et. al.</w:t>
      </w:r>
      <w:r w:rsidR="00C4168A" w:rsidRPr="00866679">
        <w:rPr>
          <w:rFonts w:cs="Tahoma"/>
          <w:szCs w:val="24"/>
        </w:rPr>
        <w:t xml:space="preserve"> </w:t>
      </w:r>
      <w:hyperlink r:id="rId121" w:history="1">
        <w:r w:rsidR="00C4168A" w:rsidRPr="00866679">
          <w:rPr>
            <w:rStyle w:val="Hyperlink"/>
            <w:szCs w:val="24"/>
          </w:rPr>
          <w:t>RFC 8126</w:t>
        </w:r>
      </w:hyperlink>
      <w:bookmarkEnd w:id="2908"/>
      <w:r>
        <w:t>, June 2017.</w:t>
      </w:r>
      <w:bookmarkStart w:id="2910" w:name="_Ref200690842"/>
      <w:bookmarkEnd w:id="2909"/>
    </w:p>
    <w:p w14:paraId="5FB18844" w14:textId="77777777" w:rsidR="00866679" w:rsidRPr="00866679" w:rsidRDefault="00866679" w:rsidP="00866679">
      <w:pPr>
        <w:pStyle w:val="ListParagraph"/>
        <w:numPr>
          <w:ilvl w:val="0"/>
          <w:numId w:val="6"/>
        </w:numPr>
        <w:ind w:left="720" w:hanging="720"/>
        <w:rPr>
          <w:rFonts w:cs="Tahoma"/>
        </w:rPr>
      </w:pPr>
      <w:bookmarkStart w:id="2911" w:name="_Ref225859845"/>
      <w:r w:rsidRPr="00A46082">
        <w:rPr>
          <w:rFonts w:cs="Tahoma"/>
          <w:szCs w:val="24"/>
        </w:rPr>
        <w:t>Internet Engineering Task Force.</w:t>
      </w:r>
      <w:r>
        <w:rPr>
          <w:rFonts w:cs="Tahoma"/>
          <w:szCs w:val="24"/>
        </w:rPr>
        <w:t xml:space="preserve"> </w:t>
      </w:r>
      <w:r w:rsidR="00C4168A" w:rsidRPr="00866679">
        <w:rPr>
          <w:rFonts w:cs="Tahoma"/>
          <w:i/>
          <w:iCs/>
          <w:szCs w:val="24"/>
        </w:rPr>
        <w:t>Simple Mail Transfer Protocol</w:t>
      </w:r>
      <w:r>
        <w:rPr>
          <w:rFonts w:cs="Tahoma"/>
          <w:szCs w:val="24"/>
        </w:rPr>
        <w:t xml:space="preserve">. </w:t>
      </w:r>
      <w:r w:rsidRPr="00866679">
        <w:rPr>
          <w:rFonts w:cs="Tahoma"/>
          <w:szCs w:val="24"/>
        </w:rPr>
        <w:t>J. Klensin</w:t>
      </w:r>
      <w:r>
        <w:rPr>
          <w:rFonts w:cs="Tahoma"/>
          <w:szCs w:val="24"/>
        </w:rPr>
        <w:t>.</w:t>
      </w:r>
      <w:r w:rsidR="00C4168A" w:rsidRPr="00866679">
        <w:rPr>
          <w:rFonts w:cs="Tahoma"/>
          <w:szCs w:val="24"/>
        </w:rPr>
        <w:t xml:space="preserve"> </w:t>
      </w:r>
      <w:hyperlink r:id="rId122" w:history="1">
        <w:r w:rsidR="00C4168A" w:rsidRPr="00866679">
          <w:rPr>
            <w:rStyle w:val="Hyperlink"/>
            <w:szCs w:val="24"/>
          </w:rPr>
          <w:t>RFC 5321</w:t>
        </w:r>
      </w:hyperlink>
      <w:bookmarkEnd w:id="2910"/>
      <w:r>
        <w:t>, October 2008.</w:t>
      </w:r>
      <w:bookmarkStart w:id="2912" w:name="_Ref200691430"/>
      <w:bookmarkEnd w:id="2911"/>
    </w:p>
    <w:p w14:paraId="17125B51" w14:textId="77777777" w:rsidR="00866679" w:rsidRPr="00866679" w:rsidRDefault="00866679" w:rsidP="00866679">
      <w:pPr>
        <w:pStyle w:val="ListParagraph"/>
        <w:numPr>
          <w:ilvl w:val="0"/>
          <w:numId w:val="6"/>
        </w:numPr>
        <w:ind w:left="720" w:hanging="720"/>
        <w:rPr>
          <w:rFonts w:cs="Tahoma"/>
        </w:rPr>
      </w:pPr>
      <w:bookmarkStart w:id="2913" w:name="_Ref225859947"/>
      <w:r w:rsidRPr="00866679">
        <w:rPr>
          <w:rFonts w:cs="Tahoma"/>
          <w:szCs w:val="24"/>
        </w:rPr>
        <w:lastRenderedPageBreak/>
        <w:t>3</w:t>
      </w:r>
      <w:r w:rsidRPr="00866679">
        <w:rPr>
          <w:rFonts w:cs="Tahoma"/>
          <w:szCs w:val="24"/>
          <w:vertAlign w:val="superscript"/>
        </w:rPr>
        <w:t>rd</w:t>
      </w:r>
      <w:r>
        <w:rPr>
          <w:rFonts w:cs="Tahoma"/>
          <w:szCs w:val="24"/>
        </w:rPr>
        <w:t xml:space="preserve"> </w:t>
      </w:r>
      <w:r w:rsidRPr="00866679">
        <w:rPr>
          <w:rFonts w:cs="Tahoma"/>
          <w:szCs w:val="24"/>
        </w:rPr>
        <w:t>Generation Partnership Project (3GPP)</w:t>
      </w:r>
      <w:r>
        <w:rPr>
          <w:rFonts w:cs="Tahoma"/>
          <w:szCs w:val="24"/>
        </w:rPr>
        <w:t xml:space="preserve">. </w:t>
      </w:r>
      <w:r w:rsidR="00C4168A" w:rsidRPr="00866679">
        <w:rPr>
          <w:rFonts w:cs="Tahoma"/>
          <w:i/>
          <w:iCs/>
          <w:szCs w:val="24"/>
        </w:rPr>
        <w:t>Codec for Enhanced Voice Services (</w:t>
      </w:r>
      <w:r w:rsidR="00C4168A" w:rsidRPr="00866679">
        <w:rPr>
          <w:i/>
          <w:iCs/>
          <w:szCs w:val="24"/>
        </w:rPr>
        <w:t>EVS</w:t>
      </w:r>
      <w:r w:rsidR="00C4168A" w:rsidRPr="00866679">
        <w:rPr>
          <w:rFonts w:cs="Tahoma"/>
          <w:i/>
          <w:iCs/>
          <w:szCs w:val="24"/>
        </w:rPr>
        <w:t>)</w:t>
      </w:r>
      <w:bookmarkEnd w:id="2912"/>
      <w:r>
        <w:rPr>
          <w:rFonts w:cs="Tahoma"/>
          <w:szCs w:val="24"/>
        </w:rPr>
        <w:t xml:space="preserve">. </w:t>
      </w:r>
      <w:hyperlink r:id="rId123" w:history="1">
        <w:r w:rsidRPr="00004F9D">
          <w:rPr>
            <w:rStyle w:val="Hyperlink"/>
            <w:rFonts w:cs="Tahoma"/>
            <w:szCs w:val="24"/>
          </w:rPr>
          <w:t>https://portal.3gpp.org/desktopmodules/Specifications/SpecificationDetails.aspx?specificationId=1463</w:t>
        </w:r>
      </w:hyperlink>
      <w:r>
        <w:rPr>
          <w:rFonts w:cs="Tahoma"/>
          <w:szCs w:val="24"/>
        </w:rPr>
        <w:t>, October 22, 2025</w:t>
      </w:r>
      <w:bookmarkStart w:id="2914" w:name="_Ref200692470"/>
      <w:r>
        <w:rPr>
          <w:rFonts w:cs="Tahoma"/>
          <w:szCs w:val="24"/>
        </w:rPr>
        <w:t>.</w:t>
      </w:r>
      <w:bookmarkEnd w:id="2913"/>
    </w:p>
    <w:p w14:paraId="2712778C" w14:textId="77777777" w:rsidR="00DA2FB7" w:rsidRPr="00DA2FB7" w:rsidRDefault="00866679" w:rsidP="00DA2FB7">
      <w:pPr>
        <w:pStyle w:val="ListParagraph"/>
        <w:numPr>
          <w:ilvl w:val="0"/>
          <w:numId w:val="6"/>
        </w:numPr>
        <w:ind w:left="720" w:hanging="720"/>
        <w:rPr>
          <w:rFonts w:cs="Tahoma"/>
        </w:rPr>
      </w:pPr>
      <w:bookmarkStart w:id="2915" w:name="_Ref225860243"/>
      <w:r w:rsidRPr="00A46082">
        <w:rPr>
          <w:rFonts w:cs="Tahoma"/>
          <w:szCs w:val="24"/>
        </w:rPr>
        <w:t>Internet Engineering Task Force.</w:t>
      </w:r>
      <w:r>
        <w:rPr>
          <w:rFonts w:cs="Tahoma"/>
          <w:szCs w:val="24"/>
        </w:rPr>
        <w:t xml:space="preserve"> </w:t>
      </w:r>
      <w:r w:rsidR="00C4168A" w:rsidRPr="00DA2FB7">
        <w:rPr>
          <w:rFonts w:cs="Tahoma"/>
          <w:i/>
          <w:iCs/>
          <w:szCs w:val="24"/>
        </w:rPr>
        <w:t>RTP Payload for Text Conversation</w:t>
      </w:r>
      <w:r>
        <w:rPr>
          <w:rFonts w:cs="Tahoma"/>
          <w:szCs w:val="24"/>
        </w:rPr>
        <w:t>.</w:t>
      </w:r>
      <w:r w:rsidR="00C4168A" w:rsidRPr="00866679">
        <w:rPr>
          <w:rFonts w:cs="Tahoma"/>
          <w:szCs w:val="24"/>
        </w:rPr>
        <w:t xml:space="preserve"> </w:t>
      </w:r>
      <w:r w:rsidR="00DA2FB7">
        <w:rPr>
          <w:rFonts w:cs="Tahoma"/>
          <w:szCs w:val="24"/>
        </w:rPr>
        <w:t xml:space="preserve">G. Hellstrom, P. Jones. </w:t>
      </w:r>
      <w:hyperlink r:id="rId124" w:history="1">
        <w:r w:rsidR="00C4168A" w:rsidRPr="00866679">
          <w:rPr>
            <w:rStyle w:val="Hyperlink"/>
            <w:szCs w:val="24"/>
          </w:rPr>
          <w:t>RFC 4103</w:t>
        </w:r>
      </w:hyperlink>
      <w:bookmarkEnd w:id="2914"/>
      <w:r w:rsidR="00DA2FB7">
        <w:t>, June 2006.</w:t>
      </w:r>
      <w:bookmarkStart w:id="2916" w:name="_Ref200692743"/>
      <w:bookmarkEnd w:id="2915"/>
    </w:p>
    <w:p w14:paraId="7F69A732" w14:textId="77777777" w:rsidR="001A3567" w:rsidRPr="001A3567" w:rsidRDefault="00DA2FB7" w:rsidP="001A3567">
      <w:pPr>
        <w:pStyle w:val="ListParagraph"/>
        <w:numPr>
          <w:ilvl w:val="0"/>
          <w:numId w:val="6"/>
        </w:numPr>
        <w:ind w:left="720" w:hanging="720"/>
        <w:rPr>
          <w:rFonts w:cs="Tahoma"/>
        </w:rPr>
      </w:pPr>
      <w:bookmarkStart w:id="2917" w:name="_Ref225860291"/>
      <w:r w:rsidRPr="00A46082">
        <w:rPr>
          <w:rFonts w:cs="Tahoma"/>
          <w:szCs w:val="24"/>
        </w:rPr>
        <w:t>Internet Engineering Task Force.</w:t>
      </w:r>
      <w:r>
        <w:rPr>
          <w:rFonts w:cs="Tahoma"/>
          <w:szCs w:val="24"/>
        </w:rPr>
        <w:t xml:space="preserve"> </w:t>
      </w:r>
      <w:r w:rsidR="00C4168A" w:rsidRPr="00DA2FB7">
        <w:rPr>
          <w:rFonts w:cs="Tahoma"/>
          <w:i/>
          <w:iCs/>
          <w:szCs w:val="24"/>
        </w:rPr>
        <w:t>SIP: Session Initiation Protocol</w:t>
      </w:r>
      <w:r>
        <w:rPr>
          <w:rFonts w:cs="Tahoma"/>
          <w:szCs w:val="24"/>
        </w:rPr>
        <w:t>. J. Rosenberg, et. al.</w:t>
      </w:r>
      <w:r w:rsidR="00C4168A" w:rsidRPr="00DA2FB7">
        <w:rPr>
          <w:rFonts w:cs="Tahoma"/>
          <w:szCs w:val="24"/>
        </w:rPr>
        <w:t xml:space="preserve"> </w:t>
      </w:r>
      <w:hyperlink r:id="rId125" w:history="1">
        <w:r w:rsidR="00C4168A" w:rsidRPr="00DA2FB7">
          <w:rPr>
            <w:rStyle w:val="Hyperlink"/>
            <w:szCs w:val="24"/>
          </w:rPr>
          <w:t>RFC 3261</w:t>
        </w:r>
      </w:hyperlink>
      <w:bookmarkEnd w:id="2916"/>
      <w:r>
        <w:t>, June 2002.</w:t>
      </w:r>
      <w:bookmarkStart w:id="2918" w:name="_Ref200692930"/>
      <w:bookmarkEnd w:id="2917"/>
    </w:p>
    <w:p w14:paraId="3B357FA5" w14:textId="77777777" w:rsidR="004B6898" w:rsidRPr="004B6898" w:rsidRDefault="001A3567" w:rsidP="004B6898">
      <w:pPr>
        <w:pStyle w:val="ListParagraph"/>
        <w:numPr>
          <w:ilvl w:val="0"/>
          <w:numId w:val="6"/>
        </w:numPr>
        <w:ind w:left="720" w:hanging="720"/>
        <w:rPr>
          <w:rFonts w:cs="Tahoma"/>
        </w:rPr>
      </w:pPr>
      <w:bookmarkStart w:id="2919" w:name="_Ref225860430"/>
      <w:r w:rsidRPr="00A46082">
        <w:rPr>
          <w:rFonts w:cs="Tahoma"/>
          <w:szCs w:val="24"/>
        </w:rPr>
        <w:t>Internet Engineering Task Force.</w:t>
      </w:r>
      <w:r>
        <w:rPr>
          <w:rFonts w:cs="Tahoma"/>
          <w:szCs w:val="24"/>
        </w:rPr>
        <w:t xml:space="preserve"> </w:t>
      </w:r>
      <w:r w:rsidR="00C4168A" w:rsidRPr="001A3567">
        <w:rPr>
          <w:rFonts w:cs="Tahoma"/>
          <w:i/>
          <w:iCs/>
          <w:szCs w:val="24"/>
        </w:rPr>
        <w:t>Uniform Resource Identifier (URI): Generic Syntax</w:t>
      </w:r>
      <w:r>
        <w:rPr>
          <w:rFonts w:cs="Tahoma"/>
          <w:szCs w:val="24"/>
        </w:rPr>
        <w:t xml:space="preserve">. </w:t>
      </w:r>
      <w:r w:rsidRPr="001A3567">
        <w:rPr>
          <w:rFonts w:cs="Tahoma"/>
          <w:szCs w:val="24"/>
        </w:rPr>
        <w:t>T. Berners-Lee</w:t>
      </w:r>
      <w:r>
        <w:rPr>
          <w:rFonts w:cs="Tahoma"/>
          <w:szCs w:val="24"/>
        </w:rPr>
        <w:t>, et. al.</w:t>
      </w:r>
      <w:r w:rsidR="00C4168A" w:rsidRPr="001A3567">
        <w:rPr>
          <w:rFonts w:cs="Tahoma"/>
          <w:szCs w:val="24"/>
        </w:rPr>
        <w:t xml:space="preserve"> </w:t>
      </w:r>
      <w:hyperlink r:id="rId126" w:history="1">
        <w:r w:rsidR="00C4168A" w:rsidRPr="001A3567">
          <w:rPr>
            <w:rStyle w:val="Hyperlink"/>
            <w:szCs w:val="24"/>
          </w:rPr>
          <w:t>RFC 3986</w:t>
        </w:r>
      </w:hyperlink>
      <w:bookmarkEnd w:id="2918"/>
      <w:r>
        <w:t>, January 2005.</w:t>
      </w:r>
      <w:bookmarkStart w:id="2920" w:name="_Ref200693040"/>
      <w:bookmarkEnd w:id="2919"/>
    </w:p>
    <w:p w14:paraId="06AAFA27" w14:textId="77777777" w:rsidR="004B6898" w:rsidRPr="004B6898" w:rsidRDefault="004B6898" w:rsidP="004B6898">
      <w:pPr>
        <w:pStyle w:val="ListParagraph"/>
        <w:numPr>
          <w:ilvl w:val="0"/>
          <w:numId w:val="6"/>
        </w:numPr>
        <w:ind w:left="720" w:hanging="720"/>
        <w:rPr>
          <w:rFonts w:cs="Tahoma"/>
        </w:rPr>
      </w:pPr>
      <w:bookmarkStart w:id="2921" w:name="_Ref225860453"/>
      <w:r w:rsidRPr="00A46082">
        <w:rPr>
          <w:rFonts w:cs="Tahoma"/>
          <w:szCs w:val="24"/>
        </w:rPr>
        <w:t>Internet Engineering Task Force.</w:t>
      </w:r>
      <w:r>
        <w:rPr>
          <w:rFonts w:cs="Tahoma"/>
          <w:szCs w:val="24"/>
        </w:rPr>
        <w:t xml:space="preserve"> </w:t>
      </w:r>
      <w:r w:rsidR="00C4168A" w:rsidRPr="004B6898">
        <w:rPr>
          <w:rFonts w:cs="Tahoma"/>
          <w:i/>
          <w:iCs/>
          <w:szCs w:val="24"/>
        </w:rPr>
        <w:t>URN Syntax</w:t>
      </w:r>
      <w:r>
        <w:rPr>
          <w:rFonts w:cs="Tahoma"/>
          <w:szCs w:val="24"/>
        </w:rPr>
        <w:t>. R. Moats.</w:t>
      </w:r>
      <w:r w:rsidR="00C4168A" w:rsidRPr="004B6898">
        <w:rPr>
          <w:rFonts w:cs="Tahoma"/>
          <w:szCs w:val="24"/>
        </w:rPr>
        <w:t xml:space="preserve"> </w:t>
      </w:r>
      <w:hyperlink r:id="rId127" w:history="1">
        <w:r w:rsidR="00C4168A" w:rsidRPr="004B6898">
          <w:rPr>
            <w:rStyle w:val="Hyperlink"/>
            <w:szCs w:val="24"/>
          </w:rPr>
          <w:t>RFC 2141</w:t>
        </w:r>
      </w:hyperlink>
      <w:bookmarkEnd w:id="2920"/>
      <w:r>
        <w:t>, May 1997.</w:t>
      </w:r>
      <w:bookmarkEnd w:id="2921"/>
    </w:p>
    <w:p w14:paraId="7D67423B" w14:textId="300752ED" w:rsidR="004B6898" w:rsidRPr="004B6898" w:rsidRDefault="00C4168A" w:rsidP="004B6898">
      <w:pPr>
        <w:pStyle w:val="ListParagraph"/>
        <w:numPr>
          <w:ilvl w:val="0"/>
          <w:numId w:val="6"/>
        </w:numPr>
        <w:ind w:left="720" w:hanging="720"/>
        <w:rPr>
          <w:rFonts w:cs="Tahoma"/>
        </w:rPr>
      </w:pPr>
      <w:r w:rsidRPr="004B6898">
        <w:rPr>
          <w:rFonts w:cs="Tahoma"/>
          <w:szCs w:val="24"/>
        </w:rPr>
        <w:t xml:space="preserve">Internet Assigned Numbers Authority (IANA). </w:t>
      </w:r>
      <w:r w:rsidRPr="004B6898">
        <w:rPr>
          <w:rFonts w:cs="Tahoma"/>
          <w:i/>
          <w:iCs/>
          <w:szCs w:val="24"/>
        </w:rPr>
        <w:t>Session Initiation Protocol (SIP) Event Types Namespace</w:t>
      </w:r>
      <w:r w:rsidRPr="004B6898">
        <w:rPr>
          <w:rFonts w:cs="Tahoma"/>
          <w:szCs w:val="24"/>
        </w:rPr>
        <w:t>.</w:t>
      </w:r>
      <w:bookmarkStart w:id="2922" w:name="_Ref519269347"/>
      <w:r w:rsidR="004B6898" w:rsidRPr="004B6898">
        <w:t xml:space="preserve"> </w:t>
      </w:r>
      <w:hyperlink r:id="rId128" w:history="1">
        <w:r w:rsidR="004B6898" w:rsidRPr="00313B88">
          <w:rPr>
            <w:rStyle w:val="Hyperlink"/>
            <w:rFonts w:cs="Tahoma"/>
            <w:szCs w:val="24"/>
          </w:rPr>
          <w:t>https://www.iana.org/assignments/sip-events/sip-events.xhtml</w:t>
        </w:r>
      </w:hyperlink>
      <w:r w:rsidR="004B6898">
        <w:t>, May 2, 2014.</w:t>
      </w:r>
    </w:p>
    <w:p w14:paraId="36671041" w14:textId="2C2C8313" w:rsidR="004B6898" w:rsidRPr="004B6898" w:rsidRDefault="00C4168A" w:rsidP="004B6898">
      <w:pPr>
        <w:pStyle w:val="ListParagraph"/>
        <w:numPr>
          <w:ilvl w:val="0"/>
          <w:numId w:val="6"/>
        </w:numPr>
        <w:ind w:left="720" w:hanging="720"/>
        <w:rPr>
          <w:rFonts w:cs="Tahoma"/>
        </w:rPr>
      </w:pPr>
      <w:bookmarkStart w:id="2923" w:name="_Ref225852416"/>
      <w:r w:rsidRPr="004B6898">
        <w:rPr>
          <w:rFonts w:cs="Tahoma"/>
          <w:szCs w:val="24"/>
        </w:rPr>
        <w:t xml:space="preserve">Internet Assigned Numbers Authority (IANA). </w:t>
      </w:r>
      <w:r w:rsidRPr="00EB3502">
        <w:rPr>
          <w:rFonts w:cs="Tahoma"/>
          <w:i/>
          <w:iCs/>
          <w:szCs w:val="24"/>
        </w:rPr>
        <w:t>Media Types</w:t>
      </w:r>
      <w:r>
        <w:t>.</w:t>
      </w:r>
      <w:r w:rsidR="004B6898">
        <w:t xml:space="preserve"> </w:t>
      </w:r>
      <w:r>
        <w:t xml:space="preserve">Accessed December 11, 2025. </w:t>
      </w:r>
      <w:bookmarkStart w:id="2924" w:name="_Ref222846690"/>
      <w:bookmarkEnd w:id="2922"/>
      <w:r w:rsidR="00EB3502">
        <w:fldChar w:fldCharType="begin"/>
      </w:r>
      <w:r w:rsidR="00EB3502">
        <w:instrText>HYPERLINK "</w:instrText>
      </w:r>
      <w:r w:rsidR="00EB3502" w:rsidRPr="00EB3502">
        <w:instrText>https://www.iana.org/assignments/media-types/media-types.xhtml</w:instrText>
      </w:r>
      <w:r w:rsidR="00EB3502">
        <w:instrText>"</w:instrText>
      </w:r>
      <w:r w:rsidR="00EB3502">
        <w:fldChar w:fldCharType="separate"/>
      </w:r>
      <w:r w:rsidR="00EB3502" w:rsidRPr="00313B88">
        <w:rPr>
          <w:rStyle w:val="Hyperlink"/>
        </w:rPr>
        <w:t>https://www.iana.org/assignments/media-types/media-types.xhtml</w:t>
      </w:r>
      <w:r w:rsidR="00EB3502">
        <w:fldChar w:fldCharType="end"/>
      </w:r>
      <w:r w:rsidR="00EB3502">
        <w:t>, March 24, 2026.</w:t>
      </w:r>
      <w:bookmarkEnd w:id="2923"/>
    </w:p>
    <w:p w14:paraId="317AF9CD" w14:textId="1C039983" w:rsidR="00C4168A" w:rsidRPr="003142A5" w:rsidRDefault="00EB3502" w:rsidP="004B6898">
      <w:pPr>
        <w:pStyle w:val="ListParagraph"/>
        <w:numPr>
          <w:ilvl w:val="0"/>
          <w:numId w:val="6"/>
        </w:numPr>
        <w:ind w:left="720" w:hanging="720"/>
        <w:rPr>
          <w:rFonts w:cs="Tahoma"/>
        </w:rPr>
      </w:pPr>
      <w:bookmarkStart w:id="2925" w:name="_Ref225777075"/>
      <w:r w:rsidRPr="00A46082">
        <w:rPr>
          <w:rFonts w:cs="Tahoma"/>
          <w:szCs w:val="24"/>
        </w:rPr>
        <w:t>Internet Engineering Task Force.</w:t>
      </w:r>
      <w:r>
        <w:rPr>
          <w:rFonts w:cs="Tahoma"/>
          <w:szCs w:val="24"/>
        </w:rPr>
        <w:t xml:space="preserve"> </w:t>
      </w:r>
      <w:r w:rsidR="00C4168A" w:rsidRPr="00EB3502">
        <w:rPr>
          <w:rFonts w:cs="Tahoma"/>
          <w:i/>
          <w:iCs/>
          <w:szCs w:val="24"/>
        </w:rPr>
        <w:t>Early Media and Ringing Tone Generation in the Session Initiation Protocol (SIP)</w:t>
      </w:r>
      <w:r>
        <w:rPr>
          <w:rFonts w:cs="Tahoma"/>
          <w:szCs w:val="24"/>
        </w:rPr>
        <w:t>. G. Camarillo, H. Schulzrinne.</w:t>
      </w:r>
      <w:r w:rsidR="00C4168A" w:rsidRPr="004B6898">
        <w:rPr>
          <w:rFonts w:cs="Tahoma"/>
          <w:szCs w:val="24"/>
        </w:rPr>
        <w:t xml:space="preserve"> </w:t>
      </w:r>
      <w:hyperlink r:id="rId129" w:history="1">
        <w:r w:rsidR="00C4168A" w:rsidRPr="004B6898">
          <w:rPr>
            <w:rStyle w:val="Hyperlink"/>
            <w:szCs w:val="24"/>
          </w:rPr>
          <w:t>RFC 3960</w:t>
        </w:r>
      </w:hyperlink>
      <w:bookmarkEnd w:id="2924"/>
      <w:r>
        <w:t>, December 2004.</w:t>
      </w:r>
      <w:bookmarkEnd w:id="2925"/>
    </w:p>
    <w:p w14:paraId="2A773F5E" w14:textId="48034596" w:rsidR="003142A5" w:rsidRPr="0029469B" w:rsidRDefault="00DF25A5" w:rsidP="004B6898">
      <w:pPr>
        <w:pStyle w:val="ListParagraph"/>
        <w:numPr>
          <w:ilvl w:val="0"/>
          <w:numId w:val="6"/>
        </w:numPr>
        <w:ind w:left="720" w:hanging="720"/>
        <w:rPr>
          <w:rFonts w:cs="Tahoma"/>
        </w:rPr>
      </w:pPr>
      <w:bookmarkStart w:id="2926" w:name="_Ref225764248"/>
      <w:r w:rsidRPr="00D85418">
        <w:t xml:space="preserve">National Emergency Number Association. </w:t>
      </w:r>
      <w:r w:rsidR="00BB617A" w:rsidRPr="00BB617A">
        <w:rPr>
          <w:i/>
          <w:iCs/>
        </w:rPr>
        <w:t>NENA Managing &amp; Monitoring NG9-1-1 Information Document</w:t>
      </w:r>
      <w:r w:rsidRPr="00D85418">
        <w:t xml:space="preserve">. </w:t>
      </w:r>
      <w:hyperlink r:id="rId130" w:history="1">
        <w:r w:rsidR="0008198E" w:rsidRPr="0008198E">
          <w:rPr>
            <w:rStyle w:val="Hyperlink"/>
          </w:rPr>
          <w:t>NENA-INF-040.2-2022</w:t>
        </w:r>
      </w:hyperlink>
      <w:r w:rsidRPr="00D85418">
        <w:t xml:space="preserve">. </w:t>
      </w:r>
      <w:r>
        <w:t>Alexandria</w:t>
      </w:r>
      <w:r w:rsidRPr="00D85418">
        <w:t xml:space="preserve">, VA: NENA, approved </w:t>
      </w:r>
      <w:r w:rsidR="0079399A" w:rsidRPr="0079399A">
        <w:t>07/27/2022</w:t>
      </w:r>
      <w:r w:rsidR="0079399A">
        <w:t>.</w:t>
      </w:r>
      <w:bookmarkEnd w:id="2926"/>
    </w:p>
    <w:p w14:paraId="3336C4B9" w14:textId="55DBDDAE" w:rsidR="0029469B" w:rsidRPr="00690955" w:rsidRDefault="0029469B" w:rsidP="004B6898">
      <w:pPr>
        <w:pStyle w:val="ListParagraph"/>
        <w:numPr>
          <w:ilvl w:val="0"/>
          <w:numId w:val="6"/>
        </w:numPr>
        <w:ind w:left="720" w:hanging="720"/>
        <w:rPr>
          <w:rFonts w:cs="Tahoma"/>
        </w:rPr>
      </w:pPr>
      <w:bookmarkStart w:id="2927" w:name="_Ref200182147"/>
      <w:bookmarkStart w:id="2928" w:name="_Ref225766752"/>
      <w:r w:rsidRPr="00176BD8">
        <w:rPr>
          <w:rFonts w:cs="Tahoma"/>
          <w:szCs w:val="24"/>
        </w:rPr>
        <w:t>NG</w:t>
      </w:r>
      <w:r>
        <w:rPr>
          <w:rFonts w:cs="Tahoma"/>
          <w:szCs w:val="24"/>
        </w:rPr>
        <w:t>9</w:t>
      </w:r>
      <w:r>
        <w:rPr>
          <w:rFonts w:cs="Tahoma"/>
          <w:szCs w:val="24"/>
        </w:rPr>
        <w:noBreakHyphen/>
        <w:t>1</w:t>
      </w:r>
      <w:r>
        <w:rPr>
          <w:rFonts w:cs="Tahoma"/>
          <w:szCs w:val="24"/>
        </w:rPr>
        <w:noBreakHyphen/>
        <w:t>1</w:t>
      </w:r>
      <w:r w:rsidRPr="00176BD8">
        <w:rPr>
          <w:rFonts w:cs="Tahoma"/>
          <w:szCs w:val="24"/>
        </w:rPr>
        <w:t xml:space="preserve"> Interoperability Oversight Commission (</w:t>
      </w:r>
      <w:hyperlink r:id="rId131" w:history="1">
        <w:r w:rsidRPr="00B1403E">
          <w:rPr>
            <w:rStyle w:val="Hyperlink"/>
            <w:rFonts w:cs="Tahoma"/>
            <w:szCs w:val="24"/>
          </w:rPr>
          <w:t>NIOC</w:t>
        </w:r>
      </w:hyperlink>
      <w:r w:rsidRPr="00176BD8">
        <w:rPr>
          <w:rFonts w:cs="Tahoma"/>
          <w:szCs w:val="24"/>
        </w:rPr>
        <w:t>)</w:t>
      </w:r>
      <w:bookmarkEnd w:id="2927"/>
      <w:r w:rsidR="00D52530">
        <w:rPr>
          <w:rFonts w:cs="Tahoma"/>
          <w:szCs w:val="24"/>
        </w:rPr>
        <w:t xml:space="preserve"> </w:t>
      </w:r>
      <w:r w:rsidR="006B0A57">
        <w:rPr>
          <w:rFonts w:cs="Tahoma"/>
          <w:szCs w:val="24"/>
        </w:rPr>
        <w:t>website.</w:t>
      </w:r>
      <w:bookmarkEnd w:id="2928"/>
    </w:p>
    <w:p w14:paraId="1C577D60" w14:textId="72BB8EDE" w:rsidR="00690955" w:rsidRPr="004B6898" w:rsidRDefault="00690955" w:rsidP="004B6898">
      <w:pPr>
        <w:pStyle w:val="ListParagraph"/>
        <w:numPr>
          <w:ilvl w:val="0"/>
          <w:numId w:val="6"/>
        </w:numPr>
        <w:ind w:left="720" w:hanging="720"/>
        <w:rPr>
          <w:rFonts w:cs="Tahoma"/>
        </w:rPr>
      </w:pPr>
      <w:bookmarkStart w:id="2929" w:name="_Ref230696827"/>
      <w:r w:rsidRPr="00A03549">
        <w:rPr>
          <w:rFonts w:cs="Tahoma"/>
          <w:szCs w:val="24"/>
        </w:rPr>
        <w:t xml:space="preserve">OASIS Open. </w:t>
      </w:r>
      <w:r w:rsidRPr="00A03549">
        <w:rPr>
          <w:rFonts w:cs="Tahoma"/>
          <w:i/>
          <w:iCs/>
          <w:szCs w:val="24"/>
        </w:rPr>
        <w:t xml:space="preserve">eXtensible Access Control Markup Language (XACML) Version </w:t>
      </w:r>
      <w:r>
        <w:rPr>
          <w:rFonts w:cs="Tahoma"/>
          <w:i/>
          <w:iCs/>
          <w:szCs w:val="24"/>
        </w:rPr>
        <w:t>2</w:t>
      </w:r>
      <w:r w:rsidRPr="00A03549">
        <w:rPr>
          <w:rFonts w:cs="Tahoma"/>
          <w:i/>
          <w:iCs/>
          <w:szCs w:val="24"/>
        </w:rPr>
        <w:t>.0</w:t>
      </w:r>
      <w:r>
        <w:t xml:space="preserve">. </w:t>
      </w:r>
      <w:r w:rsidRPr="00A03549">
        <w:t>OASIS</w:t>
      </w:r>
      <w:r>
        <w:t xml:space="preserve"> </w:t>
      </w:r>
      <w:r w:rsidRPr="00A03549">
        <w:t>eXtensible Access Control Markup Language (XACML)</w:t>
      </w:r>
      <w:r>
        <w:t xml:space="preserve"> Technical Committee.</w:t>
      </w:r>
      <w:r w:rsidRPr="00A03549">
        <w:t xml:space="preserve"> </w:t>
      </w:r>
      <w:hyperlink r:id="rId132" w:history="1">
        <w:r>
          <w:rPr>
            <w:rStyle w:val="Hyperlink"/>
          </w:rPr>
          <w:t>XACML-V2.0</w:t>
        </w:r>
      </w:hyperlink>
      <w:r>
        <w:t xml:space="preserve">. </w:t>
      </w:r>
      <w:r w:rsidR="002E3FD5">
        <w:t>February 1</w:t>
      </w:r>
      <w:r>
        <w:t>, 20</w:t>
      </w:r>
      <w:r w:rsidR="002E3FD5">
        <w:t>05</w:t>
      </w:r>
      <w:r>
        <w:t>.</w:t>
      </w:r>
      <w:bookmarkEnd w:id="2929"/>
    </w:p>
    <w:p w14:paraId="55CDEB70" w14:textId="77777777" w:rsidR="00C4168A" w:rsidRDefault="00C4168A" w:rsidP="00C4168A"/>
    <w:p w14:paraId="08BCD63A" w14:textId="0DFD4D22" w:rsidR="00B247F3" w:rsidRPr="00F75318" w:rsidRDefault="00834F03" w:rsidP="00B247F3">
      <w:pPr>
        <w:pStyle w:val="BodyText"/>
      </w:pPr>
      <w:r w:rsidRPr="0071755D">
        <w:rPr>
          <w:b/>
          <w:bCs/>
          <w:color w:val="C00000"/>
        </w:rPr>
        <w:t>NOTE to document editor:</w:t>
      </w:r>
      <w:r w:rsidRPr="0071755D">
        <w:rPr>
          <w:color w:val="C00000"/>
        </w:rPr>
        <w:t xml:space="preserve"> </w:t>
      </w:r>
      <w:bookmarkStart w:id="2930" w:name="_Hlk132185702"/>
      <w:r w:rsidR="00F41E34" w:rsidRPr="0071755D">
        <w:rPr>
          <w:color w:val="C00000"/>
        </w:rPr>
        <w:t xml:space="preserve">Within the </w:t>
      </w:r>
      <w:r w:rsidR="00A72E58">
        <w:rPr>
          <w:color w:val="C00000"/>
        </w:rPr>
        <w:t xml:space="preserve">body </w:t>
      </w:r>
      <w:r w:rsidR="00F41E34" w:rsidRPr="0071755D">
        <w:rPr>
          <w:color w:val="C00000"/>
        </w:rPr>
        <w:t>text of the document, a</w:t>
      </w:r>
      <w:r w:rsidR="00B247F3" w:rsidRPr="0071755D">
        <w:rPr>
          <w:color w:val="C00000"/>
        </w:rPr>
        <w:t xml:space="preserve"> numerical reference to the citation is provided at the end of the applicable text using the Word cross-reference function.</w:t>
      </w:r>
      <w:r w:rsidR="0071755D" w:rsidRPr="0071755D">
        <w:rPr>
          <w:color w:val="C00000"/>
        </w:rPr>
        <w:t xml:space="preserve"> The first occurrence of a cited work shall list the italicized name, followed by its document number</w:t>
      </w:r>
      <w:r w:rsidR="0071755D">
        <w:rPr>
          <w:color w:val="C00000"/>
        </w:rPr>
        <w:t xml:space="preserve"> (</w:t>
      </w:r>
      <w:r w:rsidR="0071755D" w:rsidRPr="0071755D">
        <w:rPr>
          <w:color w:val="C00000"/>
        </w:rPr>
        <w:t>if provided</w:t>
      </w:r>
      <w:r w:rsidR="0071755D">
        <w:rPr>
          <w:color w:val="C00000"/>
        </w:rPr>
        <w:t>) without a version number or errata letter</w:t>
      </w:r>
      <w:r w:rsidR="0071755D" w:rsidRPr="0071755D">
        <w:rPr>
          <w:color w:val="C00000"/>
        </w:rPr>
        <w:t xml:space="preserve">. For example: </w:t>
      </w:r>
      <w:r w:rsidR="0071755D" w:rsidRPr="0071755D">
        <w:rPr>
          <w:i/>
          <w:iCs/>
          <w:color w:val="C00000"/>
        </w:rPr>
        <w:t>NENA i3 Standard for Next Generation 9-1-1</w:t>
      </w:r>
      <w:r w:rsidR="0071755D" w:rsidRPr="0071755D">
        <w:rPr>
          <w:color w:val="C00000"/>
        </w:rPr>
        <w:t>, NENA-STA-010 [5]. Subsequent citations of th</w:t>
      </w:r>
      <w:r w:rsidR="00DA52E9">
        <w:rPr>
          <w:color w:val="C00000"/>
        </w:rPr>
        <w:t>is</w:t>
      </w:r>
      <w:r w:rsidR="0071755D" w:rsidRPr="0071755D">
        <w:rPr>
          <w:color w:val="C00000"/>
        </w:rPr>
        <w:t xml:space="preserve"> document would be </w:t>
      </w:r>
      <w:r w:rsidR="004400A5">
        <w:rPr>
          <w:color w:val="C00000"/>
        </w:rPr>
        <w:t xml:space="preserve">formatted </w:t>
      </w:r>
      <w:r w:rsidR="00DA52E9">
        <w:rPr>
          <w:color w:val="C00000"/>
        </w:rPr>
        <w:t xml:space="preserve">using </w:t>
      </w:r>
      <w:r w:rsidR="0071755D" w:rsidRPr="0071755D">
        <w:rPr>
          <w:color w:val="C00000"/>
        </w:rPr>
        <w:t>one of the following options:</w:t>
      </w:r>
    </w:p>
    <w:p w14:paraId="46564CC2" w14:textId="77777777" w:rsidR="0071755D" w:rsidRPr="00F75318" w:rsidRDefault="0071755D" w:rsidP="00C17553">
      <w:pPr>
        <w:pStyle w:val="ListParagraph"/>
        <w:numPr>
          <w:ilvl w:val="0"/>
          <w:numId w:val="14"/>
        </w:numPr>
      </w:pPr>
      <w:r w:rsidRPr="006A5B96">
        <w:rPr>
          <w:i/>
          <w:iCs/>
          <w:color w:val="C0504D" w:themeColor="accent2"/>
        </w:rPr>
        <w:t>NENA i3 Standard for Next Generation 9-1-1</w:t>
      </w:r>
      <w:r w:rsidRPr="00C17553">
        <w:rPr>
          <w:color w:val="C0504D" w:themeColor="accent2"/>
        </w:rPr>
        <w:t xml:space="preserve"> [5]</w:t>
      </w:r>
    </w:p>
    <w:p w14:paraId="77CB7C40" w14:textId="77777777" w:rsidR="0071755D" w:rsidRPr="00F75318" w:rsidRDefault="0071755D" w:rsidP="00C17553">
      <w:pPr>
        <w:pStyle w:val="ListParagraph"/>
        <w:numPr>
          <w:ilvl w:val="0"/>
          <w:numId w:val="14"/>
        </w:numPr>
      </w:pPr>
      <w:r w:rsidRPr="00C17553">
        <w:rPr>
          <w:color w:val="C0504D" w:themeColor="accent2"/>
        </w:rPr>
        <w:t>NENA-STA-010 [5]</w:t>
      </w:r>
    </w:p>
    <w:bookmarkEnd w:id="2930"/>
    <w:p w14:paraId="627E4B56" w14:textId="060D9C65" w:rsidR="00834F03" w:rsidRPr="006E569F" w:rsidRDefault="00834F03" w:rsidP="00311391">
      <w:pPr>
        <w:pStyle w:val="BodyText"/>
        <w:rPr>
          <w:rFonts w:cs="Tahoma"/>
        </w:rPr>
      </w:pPr>
      <w:r w:rsidRPr="00103142">
        <w:rPr>
          <w:rFonts w:cs="Tahoma"/>
          <w:color w:val="C00000"/>
        </w:rPr>
        <w:t>For References</w:t>
      </w:r>
      <w:r w:rsidR="00E75CDB">
        <w:rPr>
          <w:rFonts w:cs="Tahoma"/>
          <w:color w:val="C00000"/>
        </w:rPr>
        <w:t xml:space="preserve"> cited within the </w:t>
      </w:r>
      <w:r w:rsidR="009B3D24">
        <w:rPr>
          <w:rFonts w:cs="Tahoma"/>
          <w:color w:val="C00000"/>
        </w:rPr>
        <w:t xml:space="preserve">body </w:t>
      </w:r>
      <w:r w:rsidR="00E75CDB">
        <w:rPr>
          <w:rFonts w:cs="Tahoma"/>
          <w:color w:val="C00000"/>
        </w:rPr>
        <w:t>text of the document and</w:t>
      </w:r>
      <w:r w:rsidRPr="00103142">
        <w:rPr>
          <w:rFonts w:cs="Tahoma"/>
          <w:color w:val="C00000"/>
        </w:rPr>
        <w:t xml:space="preserve"> where it is important that the reader only go to the </w:t>
      </w:r>
      <w:r w:rsidR="00470BE6">
        <w:rPr>
          <w:rFonts w:cs="Tahoma"/>
          <w:color w:val="C00000"/>
        </w:rPr>
        <w:t>“</w:t>
      </w:r>
      <w:r w:rsidRPr="00103142">
        <w:rPr>
          <w:rFonts w:cs="Tahoma"/>
          <w:color w:val="C00000"/>
        </w:rPr>
        <w:t>specific version</w:t>
      </w:r>
      <w:r w:rsidR="00470BE6">
        <w:rPr>
          <w:rFonts w:cs="Tahoma"/>
          <w:color w:val="C00000"/>
        </w:rPr>
        <w:t>”</w:t>
      </w:r>
      <w:r w:rsidRPr="00103142">
        <w:rPr>
          <w:rFonts w:cs="Tahoma"/>
          <w:color w:val="C00000"/>
        </w:rPr>
        <w:t xml:space="preserve"> of the targeted document, the Reference should include the targeted document’s version number.</w:t>
      </w:r>
    </w:p>
    <w:p w14:paraId="3F3E94EA" w14:textId="6D4005D3" w:rsidR="00BF38D2" w:rsidRPr="00BF38D2" w:rsidRDefault="00834F03" w:rsidP="00834F03">
      <w:pPr>
        <w:pStyle w:val="BodyText"/>
        <w:rPr>
          <w:rFonts w:cs="Tahoma"/>
        </w:rPr>
      </w:pPr>
      <w:r w:rsidRPr="00103142">
        <w:rPr>
          <w:rFonts w:cs="Tahoma"/>
          <w:color w:val="C00000"/>
        </w:rPr>
        <w:t xml:space="preserve">It is not advisable to include specific locations </w:t>
      </w:r>
      <w:r w:rsidR="00470BE6">
        <w:rPr>
          <w:rFonts w:cs="Tahoma"/>
          <w:color w:val="C00000"/>
        </w:rPr>
        <w:t>“</w:t>
      </w:r>
      <w:r w:rsidRPr="00103142">
        <w:rPr>
          <w:rFonts w:cs="Tahoma"/>
          <w:color w:val="C00000"/>
        </w:rPr>
        <w:t>within</w:t>
      </w:r>
      <w:r w:rsidR="00470BE6">
        <w:rPr>
          <w:rFonts w:cs="Tahoma"/>
          <w:color w:val="C00000"/>
        </w:rPr>
        <w:t>”</w:t>
      </w:r>
      <w:r w:rsidRPr="00103142">
        <w:rPr>
          <w:rFonts w:cs="Tahoma"/>
          <w:color w:val="C00000"/>
        </w:rPr>
        <w:t xml:space="preserve"> a targeted document, such as </w:t>
      </w:r>
      <w:r w:rsidR="006B6212">
        <w:rPr>
          <w:rFonts w:cs="Tahoma"/>
          <w:color w:val="C00000"/>
        </w:rPr>
        <w:t xml:space="preserve">a </w:t>
      </w:r>
      <w:r w:rsidRPr="00103142">
        <w:rPr>
          <w:rFonts w:cs="Tahoma"/>
          <w:color w:val="C00000"/>
        </w:rPr>
        <w:t>section number, paragraph number,</w:t>
      </w:r>
      <w:r w:rsidR="006B6212">
        <w:rPr>
          <w:rFonts w:cs="Tahoma"/>
          <w:color w:val="C00000"/>
        </w:rPr>
        <w:t xml:space="preserve"> or</w:t>
      </w:r>
      <w:r w:rsidRPr="00103142">
        <w:rPr>
          <w:rFonts w:cs="Tahoma"/>
          <w:color w:val="C00000"/>
        </w:rPr>
        <w:t xml:space="preserve"> line number. Those</w:t>
      </w:r>
      <w:r w:rsidR="009B3D24">
        <w:rPr>
          <w:rFonts w:cs="Tahoma"/>
          <w:color w:val="C00000"/>
        </w:rPr>
        <w:t xml:space="preserve"> specific locations</w:t>
      </w:r>
      <w:r w:rsidRPr="00103142">
        <w:rPr>
          <w:rFonts w:cs="Tahoma"/>
          <w:color w:val="C00000"/>
        </w:rPr>
        <w:t xml:space="preserve"> are more likely to change when the targeted document is updated, even if the text </w:t>
      </w:r>
      <w:r w:rsidR="00246F90">
        <w:rPr>
          <w:rFonts w:cs="Tahoma"/>
          <w:color w:val="C00000"/>
        </w:rPr>
        <w:t>referred</w:t>
      </w:r>
      <w:r w:rsidRPr="00103142">
        <w:rPr>
          <w:rFonts w:cs="Tahoma"/>
          <w:color w:val="C00000"/>
        </w:rPr>
        <w:t xml:space="preserve"> to did</w:t>
      </w:r>
      <w:r w:rsidR="009B3D24">
        <w:rPr>
          <w:rFonts w:cs="Tahoma"/>
          <w:color w:val="C00000"/>
        </w:rPr>
        <w:t xml:space="preserve"> not</w:t>
      </w:r>
      <w:r w:rsidRPr="00103142">
        <w:rPr>
          <w:rFonts w:cs="Tahoma"/>
          <w:color w:val="C00000"/>
        </w:rPr>
        <w:t xml:space="preserve"> change.</w:t>
      </w:r>
    </w:p>
    <w:p w14:paraId="5B2E2AB6" w14:textId="05E849D7" w:rsidR="00BF38D2" w:rsidRPr="00BF38D2" w:rsidRDefault="00BF38D2">
      <w:pPr>
        <w:rPr>
          <w:rFonts w:cs="Tahoma"/>
        </w:rPr>
      </w:pPr>
      <w:r>
        <w:rPr>
          <w:rFonts w:cs="Tahoma"/>
          <w:color w:val="C00000"/>
        </w:rPr>
        <w:br w:type="page"/>
      </w:r>
    </w:p>
    <w:p w14:paraId="396CFE68" w14:textId="4CA0AE6E" w:rsidR="00DB374B" w:rsidRDefault="00DB374B" w:rsidP="00053787">
      <w:pPr>
        <w:pStyle w:val="Heading1"/>
      </w:pPr>
      <w:bookmarkStart w:id="2931" w:name="_Toc233105534"/>
      <w:r>
        <w:lastRenderedPageBreak/>
        <w:t>Appendices</w:t>
      </w:r>
      <w:bookmarkEnd w:id="2931"/>
    </w:p>
    <w:p w14:paraId="23481FE4" w14:textId="4240E3A8" w:rsidR="00C4168A" w:rsidRDefault="00834F03" w:rsidP="00C4168A">
      <w:pPr>
        <w:pStyle w:val="Heading2"/>
      </w:pPr>
      <w:bookmarkStart w:id="2932" w:name="_Appendix_A—Data_Rights"/>
      <w:bookmarkStart w:id="2933" w:name="_Hlk212766177"/>
      <w:bookmarkStart w:id="2934" w:name="_Toc233105535"/>
      <w:bookmarkEnd w:id="2932"/>
      <w:r w:rsidRPr="00B0659C">
        <w:t xml:space="preserve">Appendix </w:t>
      </w:r>
      <w:r w:rsidR="00C4168A">
        <w:t>A</w:t>
      </w:r>
      <w:r w:rsidR="006A1088">
        <w:t>—</w:t>
      </w:r>
      <w:r w:rsidR="00C4168A">
        <w:t>DRM Policy Examples</w:t>
      </w:r>
      <w:bookmarkEnd w:id="2933"/>
      <w:bookmarkEnd w:id="2934"/>
    </w:p>
    <w:p w14:paraId="7C4CE7C8" w14:textId="77777777" w:rsidR="00C4168A" w:rsidRDefault="00C4168A" w:rsidP="00C4168A">
      <w:pPr>
        <w:pStyle w:val="Heading3"/>
        <w:rPr>
          <w:bCs/>
        </w:rPr>
      </w:pPr>
      <w:r>
        <w:t xml:space="preserve"> </w:t>
      </w:r>
      <w:bookmarkStart w:id="2935" w:name="_Toc233105536"/>
      <w:commentRangeStart w:id="2936"/>
      <w:ins w:id="2937" w:author="Michael Smith [2]" w:date="2025-11-19T15:42:00Z">
        <w:r w:rsidRPr="00C4168A">
          <w:rPr>
            <w:bCs/>
          </w:rPr>
          <w:t>IRR Policy Example</w:t>
        </w:r>
      </w:ins>
      <w:bookmarkEnd w:id="2935"/>
      <w:commentRangeEnd w:id="2936"/>
      <w:r w:rsidR="00B46583">
        <w:rPr>
          <w:rStyle w:val="CommentReference"/>
          <w:bCs/>
          <w:sz w:val="20"/>
          <w:szCs w:val="20"/>
        </w:rPr>
        <w:commentReference w:id="2936"/>
      </w:r>
    </w:p>
    <w:p w14:paraId="098C6415" w14:textId="77777777" w:rsidR="00311391" w:rsidRPr="00311391" w:rsidRDefault="00311391" w:rsidP="00311391">
      <w:pPr>
        <w:pStyle w:val="BodyText"/>
        <w:rPr>
          <w:ins w:id="2938" w:author="Michael Smith [2]" w:date="2025-11-19T16:11:00Z"/>
        </w:rPr>
      </w:pPr>
      <w:ins w:id="2939" w:author="Michael Smith [2]" w:date="2025-11-19T15:45:00Z">
        <w:r w:rsidRPr="00311391">
          <w:t xml:space="preserve">This </w:t>
        </w:r>
      </w:ins>
      <w:ins w:id="2940" w:author="Michael Smith [2]" w:date="2025-11-19T16:09:00Z">
        <w:r w:rsidRPr="00311391">
          <w:t xml:space="preserve">example </w:t>
        </w:r>
      </w:ins>
      <w:ins w:id="2941" w:author="Michael Smith [2]" w:date="2025-11-19T15:45:00Z">
        <w:r w:rsidRPr="00311391">
          <w:t xml:space="preserve">XACML 2.0 policy document </w:t>
        </w:r>
      </w:ins>
      <w:ins w:id="2942" w:author="Michael Smith [2]" w:date="2025-11-19T16:09:00Z">
        <w:r w:rsidRPr="00311391">
          <w:t>is named “</w:t>
        </w:r>
      </w:ins>
      <w:ins w:id="2943" w:author="Michael Smith [2]" w:date="2025-11-19T15:45:00Z">
        <w:r w:rsidRPr="00311391">
          <w:t>IrrPolicy</w:t>
        </w:r>
      </w:ins>
      <w:ins w:id="2944" w:author="Michael Smith [2]" w:date="2025-11-19T16:09:00Z">
        <w:r w:rsidRPr="00311391">
          <w:t>”. It</w:t>
        </w:r>
      </w:ins>
      <w:ins w:id="2945" w:author="Michael Smith [2]" w:date="2025-11-19T15:45:00Z">
        <w:r w:rsidRPr="00311391">
          <w:t xml:space="preserve"> defines access control rules for 9-1-1 call takers to replay</w:t>
        </w:r>
      </w:ins>
      <w:ins w:id="2946" w:author="Michael Smith [2]" w:date="2025-11-19T15:49:00Z">
        <w:r w:rsidRPr="00311391">
          <w:t xml:space="preserve"> or display</w:t>
        </w:r>
      </w:ins>
      <w:ins w:id="2947" w:author="Michael Smith [2]" w:date="2025-11-19T15:45:00Z">
        <w:r w:rsidRPr="00311391">
          <w:t xml:space="preserve"> media from recent emergency calls </w:t>
        </w:r>
      </w:ins>
      <w:ins w:id="2948" w:author="Michael Smith [2]" w:date="2025-11-19T15:46:00Z">
        <w:r w:rsidRPr="00311391">
          <w:t xml:space="preserve">using the Instant Recall Recorder </w:t>
        </w:r>
      </w:ins>
      <w:ins w:id="2949" w:author="Michael Smith [2]" w:date="2025-11-19T15:47:00Z">
        <w:r w:rsidRPr="00311391">
          <w:t>(IRR) function</w:t>
        </w:r>
      </w:ins>
      <w:ins w:id="2950" w:author="Michael Smith [2]" w:date="2025-11-19T15:45:00Z">
        <w:r w:rsidRPr="00311391">
          <w:t>, based on specific requirements including roles, agent IDs, and time constraints.</w:t>
        </w:r>
      </w:ins>
    </w:p>
    <w:p w14:paraId="69E84168" w14:textId="44AC234A" w:rsidR="00311391" w:rsidRPr="00311391" w:rsidRDefault="00311391" w:rsidP="00311391">
      <w:pPr>
        <w:pStyle w:val="BodyText"/>
        <w:rPr>
          <w:ins w:id="2951" w:author="Michael Smith [2]" w:date="2025-11-19T15:47:00Z"/>
        </w:rPr>
      </w:pPr>
      <w:ins w:id="2952" w:author="Michael Smith [2]" w:date="2025-11-19T16:11:00Z">
        <w:r w:rsidRPr="00311391">
          <w:t>The resource being protected is “</w:t>
        </w:r>
      </w:ins>
      <w:ins w:id="2953" w:author="Michael Smith [2]" w:date="2026-06-10T13:15:00Z" w16du:dateUtc="2026-06-10T17:15:00Z">
        <w:r w:rsidR="00D27819">
          <w:t>Irr</w:t>
        </w:r>
      </w:ins>
      <w:ins w:id="2954" w:author="Michael Smith [2]" w:date="2025-11-19T16:11:00Z">
        <w:r w:rsidRPr="00311391">
          <w:t xml:space="preserve">”, </w:t>
        </w:r>
      </w:ins>
      <w:ins w:id="2955" w:author="Michael Smith [2]" w:date="2025-11-19T16:12:00Z">
        <w:r w:rsidRPr="00311391">
          <w:t xml:space="preserve">which </w:t>
        </w:r>
      </w:ins>
      <w:ins w:id="2956" w:author="Michael Smith [2]" w:date="2025-11-19T16:39:00Z">
        <w:r w:rsidRPr="00311391">
          <w:t xml:space="preserve">only </w:t>
        </w:r>
      </w:ins>
      <w:ins w:id="2957" w:author="Michael Smith [2]" w:date="2025-11-19T16:12:00Z">
        <w:r w:rsidRPr="00311391">
          <w:t>allows “Read” access.</w:t>
        </w:r>
      </w:ins>
      <w:ins w:id="2958" w:author="Michael Smith [2]" w:date="2025-11-19T16:39:00Z">
        <w:r w:rsidRPr="00311391">
          <w:t xml:space="preserve"> </w:t>
        </w:r>
      </w:ins>
    </w:p>
    <w:p w14:paraId="1F39C7D4" w14:textId="0E223370" w:rsidR="00311391" w:rsidRDefault="00311391" w:rsidP="00311391">
      <w:pPr>
        <w:pStyle w:val="BodyText"/>
      </w:pPr>
      <w:ins w:id="2959" w:author="Michael Smith [2]" w:date="2025-11-19T15:47:00Z">
        <w:r w:rsidRPr="00311391">
          <w:t>The rules in</w:t>
        </w:r>
      </w:ins>
      <w:ins w:id="2960" w:author="Michael Smith [2]" w:date="2025-11-19T15:48:00Z">
        <w:r w:rsidRPr="00311391">
          <w:t xml:space="preserve"> this example provide the follow</w:t>
        </w:r>
      </w:ins>
      <w:ins w:id="2961" w:author="Michael Smith [2]" w:date="2025-11-19T16:12:00Z">
        <w:r w:rsidRPr="00311391">
          <w:t>ing</w:t>
        </w:r>
      </w:ins>
      <w:ins w:id="2962" w:author="Michael Smith [2]" w:date="2025-11-19T15:48:00Z">
        <w:r w:rsidRPr="00311391">
          <w:t xml:space="preserve"> permissions:</w:t>
        </w:r>
      </w:ins>
    </w:p>
    <w:p w14:paraId="34D41063" w14:textId="77777777" w:rsidR="00311391" w:rsidRPr="00311391" w:rsidRDefault="00311391" w:rsidP="00311391">
      <w:pPr>
        <w:pStyle w:val="ListParagraph"/>
        <w:rPr>
          <w:ins w:id="2963" w:author="Michael Smith [2]" w:date="2025-11-19T15:49:00Z"/>
        </w:rPr>
      </w:pPr>
      <w:ins w:id="2964" w:author="Michael Smith [2]" w:date="2025-11-19T15:48:00Z">
        <w:r w:rsidRPr="00311391">
          <w:t>A Supervis</w:t>
        </w:r>
      </w:ins>
      <w:ins w:id="2965" w:author="Michael Smith [2]" w:date="2025-11-19T15:49:00Z">
        <w:r w:rsidRPr="00311391">
          <w:t>or can replay or display media from any call</w:t>
        </w:r>
      </w:ins>
    </w:p>
    <w:p w14:paraId="468573E4" w14:textId="77777777" w:rsidR="00311391" w:rsidRPr="00311391" w:rsidRDefault="00311391" w:rsidP="00311391">
      <w:pPr>
        <w:pStyle w:val="ListParagraph"/>
        <w:rPr>
          <w:ins w:id="2966" w:author="Michael Smith [2]" w:date="2025-11-19T15:52:00Z"/>
        </w:rPr>
      </w:pPr>
      <w:ins w:id="2967" w:author="Michael Smith [2]" w:date="2025-11-19T15:49:00Z">
        <w:r w:rsidRPr="00311391">
          <w:t xml:space="preserve">An Agent </w:t>
        </w:r>
      </w:ins>
      <w:ins w:id="2968" w:author="Michael Smith [2]" w:date="2025-11-19T15:51:00Z">
        <w:r w:rsidRPr="00311391">
          <w:t xml:space="preserve">with the </w:t>
        </w:r>
      </w:ins>
      <w:ins w:id="2969" w:author="Michael Smith [2]" w:date="2025-11-19T15:50:00Z">
        <w:r w:rsidRPr="00311391">
          <w:t>“Call Taking”</w:t>
        </w:r>
      </w:ins>
      <w:ins w:id="2970" w:author="Michael Smith [2]" w:date="2025-11-19T15:51:00Z">
        <w:r w:rsidRPr="00311391">
          <w:t xml:space="preserve"> role can </w:t>
        </w:r>
      </w:ins>
      <w:ins w:id="2971" w:author="Michael Smith [2]" w:date="2025-11-19T15:53:00Z">
        <w:r w:rsidRPr="00311391">
          <w:t>replay or display media</w:t>
        </w:r>
      </w:ins>
      <w:ins w:id="2972" w:author="Michael Smith [2]" w:date="2025-11-19T16:04:00Z">
        <w:r w:rsidRPr="00311391">
          <w:t xml:space="preserve"> only</w:t>
        </w:r>
      </w:ins>
      <w:ins w:id="2973" w:author="Michael Smith [2]" w:date="2025-11-19T15:53:00Z">
        <w:r w:rsidRPr="00311391">
          <w:t xml:space="preserve"> from</w:t>
        </w:r>
      </w:ins>
      <w:ins w:id="2974" w:author="Michael Smith [2]" w:date="2025-11-19T15:51:00Z">
        <w:r w:rsidRPr="00311391">
          <w:t xml:space="preserve"> their own calls</w:t>
        </w:r>
      </w:ins>
      <w:ins w:id="2975" w:author="Michael Smith [2]" w:date="2025-11-19T16:04:00Z">
        <w:r w:rsidRPr="00311391">
          <w:t>, for</w:t>
        </w:r>
      </w:ins>
      <w:ins w:id="2976" w:author="Michael Smith [2]" w:date="2025-11-19T15:51:00Z">
        <w:r w:rsidRPr="00311391">
          <w:t xml:space="preserve"> </w:t>
        </w:r>
      </w:ins>
      <w:ins w:id="2977" w:author="Michael Smith [2]" w:date="2025-11-19T15:52:00Z">
        <w:r w:rsidRPr="00311391">
          <w:t>up to an hour after the call has ended.</w:t>
        </w:r>
      </w:ins>
    </w:p>
    <w:p w14:paraId="08BBC813" w14:textId="77777777" w:rsidR="00311391" w:rsidRPr="00311391" w:rsidRDefault="00311391" w:rsidP="00311391">
      <w:pPr>
        <w:pStyle w:val="ListParagraph"/>
        <w:rPr>
          <w:ins w:id="2978" w:author="Michael Smith [2]" w:date="2025-11-19T15:53:00Z"/>
        </w:rPr>
      </w:pPr>
      <w:ins w:id="2979" w:author="Michael Smith [2]" w:date="2025-11-19T15:52:00Z">
        <w:r w:rsidRPr="00311391">
          <w:t>Other attempts to replay</w:t>
        </w:r>
      </w:ins>
      <w:ins w:id="2980" w:author="Michael Smith [2]" w:date="2025-11-19T15:53:00Z">
        <w:r w:rsidRPr="00311391">
          <w:t xml:space="preserve"> or display media are denied.</w:t>
        </w:r>
      </w:ins>
    </w:p>
    <w:p w14:paraId="264A999C" w14:textId="77777777" w:rsidR="00311391" w:rsidRPr="00311391" w:rsidRDefault="00311391" w:rsidP="00311391">
      <w:pPr>
        <w:pStyle w:val="BodyText"/>
        <w:rPr>
          <w:ins w:id="2981" w:author="Michael Smith [2]" w:date="2025-11-19T15:57:00Z"/>
          <w:rFonts w:asciiTheme="minorHAnsi" w:hAnsiTheme="minorHAnsi"/>
        </w:rPr>
      </w:pPr>
      <w:ins w:id="2982" w:author="Michael Smith [2]" w:date="2025-11-19T15:57:00Z">
        <w:r w:rsidRPr="00311391">
          <w:rPr>
            <w:rFonts w:asciiTheme="minorHAnsi" w:hAnsiTheme="minorHAnsi"/>
          </w:rPr>
          <w:t xml:space="preserve">The </w:t>
        </w:r>
        <w:commentRangeStart w:id="2983"/>
        <w:r w:rsidRPr="00311391">
          <w:rPr>
            <w:rFonts w:asciiTheme="minorHAnsi" w:hAnsiTheme="minorHAnsi"/>
          </w:rPr>
          <w:t xml:space="preserve">name </w:t>
        </w:r>
      </w:ins>
      <w:commentRangeEnd w:id="2983"/>
      <w:r w:rsidR="00B46583" w:rsidRPr="00311391">
        <w:rPr>
          <w:rStyle w:val="CommentReference"/>
          <w:rFonts w:asciiTheme="minorHAnsi" w:hAnsiTheme="minorHAnsi"/>
          <w:sz w:val="20"/>
          <w:szCs w:val="20"/>
        </w:rPr>
        <w:commentReference w:id="2983"/>
      </w:r>
      <w:ins w:id="2984" w:author="Michael Smith [2]" w:date="2025-11-19T15:57:00Z">
        <w:r w:rsidRPr="00311391">
          <w:rPr>
            <w:rFonts w:asciiTheme="minorHAnsi" w:hAnsiTheme="minorHAnsi"/>
          </w:rPr>
          <w:t>of the policy is “IrrPolicy”.</w:t>
        </w:r>
      </w:ins>
    </w:p>
    <w:p w14:paraId="16F3C64C" w14:textId="77777777" w:rsidR="00311391" w:rsidRPr="00311391" w:rsidRDefault="00311391" w:rsidP="00311391">
      <w:pPr>
        <w:pStyle w:val="BodyText"/>
        <w:rPr>
          <w:ins w:id="2985" w:author="Michael Smith [2]" w:date="2025-11-19T16:02:00Z"/>
          <w:rFonts w:asciiTheme="minorHAnsi" w:hAnsiTheme="minorHAnsi"/>
        </w:rPr>
      </w:pPr>
      <w:ins w:id="2986" w:author="Michael Smith [2]" w:date="2025-11-19T16:01:00Z">
        <w:r w:rsidRPr="00311391">
          <w:rPr>
            <w:rFonts w:asciiTheme="minorHAnsi" w:hAnsiTheme="minorHAnsi"/>
          </w:rPr>
          <w:t>“Agent</w:t>
        </w:r>
      </w:ins>
      <w:ins w:id="2987" w:author="Michael Smith [2]" w:date="2025-11-19T16:02:00Z">
        <w:r w:rsidRPr="00311391">
          <w:rPr>
            <w:rFonts w:asciiTheme="minorHAnsi" w:hAnsiTheme="minorHAnsi"/>
          </w:rPr>
          <w:t>AgentId” is the ID of the requesting Agent</w:t>
        </w:r>
      </w:ins>
    </w:p>
    <w:p w14:paraId="210B162C" w14:textId="77777777" w:rsidR="00311391" w:rsidRPr="00311391" w:rsidRDefault="00311391" w:rsidP="00311391">
      <w:pPr>
        <w:pStyle w:val="BodyText"/>
        <w:rPr>
          <w:ins w:id="2988" w:author="Michael Smith [2]" w:date="2025-11-19T16:01:00Z"/>
          <w:rFonts w:asciiTheme="minorHAnsi" w:hAnsiTheme="minorHAnsi"/>
        </w:rPr>
      </w:pPr>
      <w:ins w:id="2989" w:author="Michael Smith [2]" w:date="2025-11-19T16:02:00Z">
        <w:r w:rsidRPr="00311391">
          <w:rPr>
            <w:rFonts w:asciiTheme="minorHAnsi" w:hAnsiTheme="minorHAnsi"/>
          </w:rPr>
          <w:t xml:space="preserve">“CallAgentId” is the ID of the </w:t>
        </w:r>
      </w:ins>
      <w:ins w:id="2990" w:author="Michael Smith [2]" w:date="2025-11-19T16:03:00Z">
        <w:r w:rsidRPr="00311391">
          <w:rPr>
            <w:rFonts w:asciiTheme="minorHAnsi" w:hAnsiTheme="minorHAnsi"/>
          </w:rPr>
          <w:t xml:space="preserve">Agent </w:t>
        </w:r>
      </w:ins>
      <w:ins w:id="2991" w:author="Michael Smith [2]" w:date="2025-11-19T16:04:00Z">
        <w:r w:rsidRPr="00311391">
          <w:rPr>
            <w:rFonts w:asciiTheme="minorHAnsi" w:hAnsiTheme="minorHAnsi"/>
          </w:rPr>
          <w:t>that handled the call in question</w:t>
        </w:r>
      </w:ins>
    </w:p>
    <w:p w14:paraId="415E512E" w14:textId="77777777" w:rsidR="00311391" w:rsidRPr="00311391" w:rsidRDefault="00311391" w:rsidP="00311391">
      <w:pPr>
        <w:pStyle w:val="BodyText"/>
        <w:rPr>
          <w:ins w:id="2992" w:author="Michael Smith [2]" w:date="2025-11-19T15:58:00Z"/>
          <w:rFonts w:asciiTheme="minorHAnsi" w:hAnsiTheme="minorHAnsi"/>
        </w:rPr>
      </w:pPr>
      <w:ins w:id="2993" w:author="Michael Smith [2]" w:date="2025-11-19T15:57:00Z">
        <w:r w:rsidRPr="00311391">
          <w:rPr>
            <w:rFonts w:asciiTheme="minorHAnsi" w:hAnsiTheme="minorHAnsi"/>
          </w:rPr>
          <w:t xml:space="preserve">“Role” in the rule </w:t>
        </w:r>
      </w:ins>
      <w:ins w:id="2994" w:author="Michael Smith [2]" w:date="2025-11-19T15:58:00Z">
        <w:r w:rsidRPr="00311391">
          <w:rPr>
            <w:rFonts w:asciiTheme="minorHAnsi" w:hAnsiTheme="minorHAnsi"/>
          </w:rPr>
          <w:t>represents t</w:t>
        </w:r>
      </w:ins>
      <w:ins w:id="2995" w:author="Michael Smith [2]" w:date="2025-11-19T15:53:00Z">
        <w:r w:rsidRPr="00311391">
          <w:rPr>
            <w:rFonts w:asciiTheme="minorHAnsi" w:hAnsiTheme="minorHAnsi"/>
          </w:rPr>
          <w:t xml:space="preserve">he </w:t>
        </w:r>
      </w:ins>
      <w:ins w:id="2996" w:author="Michael Smith [2]" w:date="2025-11-19T15:55:00Z">
        <w:r w:rsidRPr="00311391">
          <w:rPr>
            <w:rFonts w:asciiTheme="minorHAnsi" w:hAnsiTheme="minorHAnsi"/>
          </w:rPr>
          <w:t>role string from the Agent’s PCA certificate</w:t>
        </w:r>
      </w:ins>
      <w:ins w:id="2997" w:author="Michael Smith [2]" w:date="2025-11-19T15:58:00Z">
        <w:r w:rsidRPr="00311391">
          <w:rPr>
            <w:rFonts w:asciiTheme="minorHAnsi" w:hAnsiTheme="minorHAnsi"/>
          </w:rPr>
          <w:t xml:space="preserve"> Subject Alt Name field</w:t>
        </w:r>
      </w:ins>
      <w:ins w:id="2998" w:author="Michael Smith [2]" w:date="2025-11-19T15:56:00Z">
        <w:r w:rsidRPr="00311391">
          <w:rPr>
            <w:rFonts w:asciiTheme="minorHAnsi" w:hAnsiTheme="minorHAnsi"/>
          </w:rPr>
          <w:t>.</w:t>
        </w:r>
      </w:ins>
    </w:p>
    <w:p w14:paraId="5A5D1838" w14:textId="77777777" w:rsidR="00311391" w:rsidRPr="00311391" w:rsidRDefault="00311391" w:rsidP="00311391">
      <w:pPr>
        <w:pStyle w:val="BodyText"/>
        <w:rPr>
          <w:ins w:id="2999" w:author="Michael Smith [2]" w:date="2025-11-19T15:57:00Z"/>
          <w:rFonts w:asciiTheme="minorHAnsi" w:hAnsiTheme="minorHAnsi"/>
        </w:rPr>
      </w:pPr>
      <w:ins w:id="3000" w:author="Michael Smith [2]" w:date="2025-11-19T15:59:00Z">
        <w:r w:rsidRPr="00311391">
          <w:rPr>
            <w:rFonts w:asciiTheme="minorHAnsi" w:hAnsiTheme="minorHAnsi"/>
          </w:rPr>
          <w:t xml:space="preserve">“CallEndTime” represents the </w:t>
        </w:r>
      </w:ins>
      <w:ins w:id="3001" w:author="Michael Smith [2]" w:date="2025-11-19T16:35:00Z">
        <w:r w:rsidRPr="00311391">
          <w:rPr>
            <w:rFonts w:asciiTheme="minorHAnsi" w:hAnsiTheme="minorHAnsi"/>
          </w:rPr>
          <w:t xml:space="preserve">date and </w:t>
        </w:r>
      </w:ins>
      <w:ins w:id="3002" w:author="Michael Smith [2]" w:date="2025-11-19T15:59:00Z">
        <w:r w:rsidRPr="00311391">
          <w:rPr>
            <w:rFonts w:asciiTheme="minorHAnsi" w:hAnsiTheme="minorHAnsi"/>
          </w:rPr>
          <w:t xml:space="preserve">time the call ended (from the </w:t>
        </w:r>
      </w:ins>
      <w:ins w:id="3003" w:author="Michael Smith [2]" w:date="2025-11-19T16:35:00Z">
        <w:r w:rsidRPr="00311391">
          <w:rPr>
            <w:rFonts w:asciiTheme="minorHAnsi" w:hAnsiTheme="minorHAnsi"/>
          </w:rPr>
          <w:t xml:space="preserve">CallEndLogEvent </w:t>
        </w:r>
      </w:ins>
      <w:ins w:id="3004" w:author="Michael Smith [2]" w:date="2025-11-19T15:59:00Z">
        <w:r w:rsidRPr="00311391">
          <w:rPr>
            <w:rFonts w:asciiTheme="minorHAnsi" w:hAnsiTheme="minorHAnsi"/>
          </w:rPr>
          <w:t>timestamp)</w:t>
        </w:r>
      </w:ins>
      <w:ins w:id="3005" w:author="Michael Smith [2]" w:date="2025-11-19T16:00:00Z">
        <w:r w:rsidRPr="00311391">
          <w:rPr>
            <w:rFonts w:asciiTheme="minorHAnsi" w:hAnsiTheme="minorHAnsi"/>
          </w:rPr>
          <w:t xml:space="preserve">, if the call has ended. The current date and time </w:t>
        </w:r>
      </w:ins>
      <w:ins w:id="3006" w:author="Michael Smith [2]" w:date="2025-11-19T16:36:00Z">
        <w:r w:rsidRPr="00311391">
          <w:rPr>
            <w:rFonts w:asciiTheme="minorHAnsi" w:hAnsiTheme="minorHAnsi"/>
          </w:rPr>
          <w:t>could</w:t>
        </w:r>
      </w:ins>
      <w:ins w:id="3007" w:author="Michael Smith [2]" w:date="2025-11-19T16:33:00Z">
        <w:r w:rsidRPr="00311391">
          <w:rPr>
            <w:rFonts w:asciiTheme="minorHAnsi" w:hAnsiTheme="minorHAnsi"/>
          </w:rPr>
          <w:t xml:space="preserve"> be</w:t>
        </w:r>
      </w:ins>
      <w:ins w:id="3008" w:author="Michael Smith [2]" w:date="2025-11-19T16:00:00Z">
        <w:r w:rsidRPr="00311391">
          <w:rPr>
            <w:rFonts w:asciiTheme="minorHAnsi" w:hAnsiTheme="minorHAnsi"/>
          </w:rPr>
          <w:t xml:space="preserve"> used if the call </w:t>
        </w:r>
      </w:ins>
      <w:ins w:id="3009" w:author="Michael Smith [2]" w:date="2025-11-19T16:33:00Z">
        <w:r w:rsidRPr="00311391">
          <w:rPr>
            <w:rFonts w:asciiTheme="minorHAnsi" w:hAnsiTheme="minorHAnsi"/>
          </w:rPr>
          <w:t>wa</w:t>
        </w:r>
      </w:ins>
      <w:ins w:id="3010" w:author="Michael Smith [2]" w:date="2025-11-19T16:00:00Z">
        <w:r w:rsidRPr="00311391">
          <w:rPr>
            <w:rFonts w:asciiTheme="minorHAnsi" w:hAnsiTheme="minorHAnsi"/>
          </w:rPr>
          <w:t>s still in progress.</w:t>
        </w:r>
      </w:ins>
    </w:p>
    <w:p w14:paraId="4076F343" w14:textId="77777777" w:rsidR="00311391" w:rsidRPr="00311391" w:rsidRDefault="00311391" w:rsidP="00311391">
      <w:pPr>
        <w:pStyle w:val="BodyText"/>
        <w:rPr>
          <w:ins w:id="3011" w:author="Michael Smith [2]" w:date="2025-11-19T16:22:00Z"/>
          <w:rFonts w:asciiTheme="minorHAnsi" w:hAnsiTheme="minorHAnsi"/>
        </w:rPr>
      </w:pPr>
      <w:ins w:id="3012" w:author="Michael Smith [2]" w:date="2025-11-19T16:22:00Z">
        <w:r w:rsidRPr="00311391">
          <w:rPr>
            <w:rFonts w:asciiTheme="minorHAnsi" w:hAnsiTheme="minorHAnsi"/>
          </w:rPr>
          <w:t>The XACML policy document is shown below:</w:t>
        </w:r>
      </w:ins>
    </w:p>
    <w:p w14:paraId="568C48CA" w14:textId="77777777" w:rsidR="00311391" w:rsidRPr="00311391" w:rsidRDefault="00311391">
      <w:pPr>
        <w:pStyle w:val="BodyText"/>
        <w:spacing w:after="0" w:line="240" w:lineRule="auto"/>
        <w:rPr>
          <w:ins w:id="3013" w:author="Michael Smith [2]" w:date="2025-11-19T16:07:00Z"/>
          <w:rFonts w:asciiTheme="minorHAnsi" w:hAnsiTheme="minorHAnsi"/>
        </w:rPr>
        <w:pPrChange w:id="3014" w:author="Unknown" w:date="2025-11-19T16:08:00Z">
          <w:pPr>
            <w:pStyle w:val="TOC1"/>
          </w:pPr>
        </w:pPrChange>
      </w:pPr>
      <w:ins w:id="3015" w:author="Michael Smith [2]" w:date="2025-11-19T16:07:00Z">
        <w:r w:rsidRPr="00311391">
          <w:rPr>
            <w:rFonts w:asciiTheme="minorHAnsi" w:hAnsiTheme="minorHAnsi"/>
          </w:rPr>
          <w:t>&lt;?xml version="1.0" encoding="UTF-8"?&gt;</w:t>
        </w:r>
      </w:ins>
    </w:p>
    <w:p w14:paraId="5ED14F63" w14:textId="77777777" w:rsidR="00311391" w:rsidRPr="00311391" w:rsidRDefault="00311391">
      <w:pPr>
        <w:pStyle w:val="BodyText"/>
        <w:spacing w:after="0" w:line="240" w:lineRule="auto"/>
        <w:rPr>
          <w:ins w:id="3016" w:author="Michael Smith [2]" w:date="2025-11-19T16:07:00Z"/>
          <w:rFonts w:asciiTheme="minorHAnsi" w:hAnsiTheme="minorHAnsi"/>
        </w:rPr>
        <w:pPrChange w:id="3017" w:author="Unknown" w:date="2025-11-19T16:08:00Z">
          <w:pPr>
            <w:pStyle w:val="TOC1"/>
          </w:pPr>
        </w:pPrChange>
      </w:pPr>
      <w:ins w:id="3018" w:author="Michael Smith [2]" w:date="2025-11-19T16:07:00Z">
        <w:r w:rsidRPr="00311391">
          <w:rPr>
            <w:rFonts w:asciiTheme="minorHAnsi" w:hAnsiTheme="minorHAnsi"/>
          </w:rPr>
          <w:t>&lt;Policy xmlns="urn:oasis:names:tc:xacml:2.0:policy:schema:os"</w:t>
        </w:r>
      </w:ins>
    </w:p>
    <w:p w14:paraId="1EDF7949" w14:textId="77777777" w:rsidR="00311391" w:rsidRPr="00311391" w:rsidRDefault="00311391">
      <w:pPr>
        <w:pStyle w:val="BodyText"/>
        <w:spacing w:after="0" w:line="240" w:lineRule="auto"/>
        <w:rPr>
          <w:ins w:id="3019" w:author="Michael Smith [2]" w:date="2025-11-19T16:07:00Z"/>
          <w:rFonts w:asciiTheme="minorHAnsi" w:hAnsiTheme="minorHAnsi"/>
        </w:rPr>
        <w:pPrChange w:id="3020" w:author="Unknown" w:date="2025-11-19T16:08:00Z">
          <w:pPr>
            <w:pStyle w:val="TOC1"/>
          </w:pPr>
        </w:pPrChange>
      </w:pPr>
      <w:ins w:id="3021" w:author="Michael Smith [2]" w:date="2025-11-19T16:17:00Z">
        <w:r w:rsidRPr="00311391">
          <w:rPr>
            <w:rFonts w:asciiTheme="minorHAnsi" w:hAnsiTheme="minorHAnsi"/>
          </w:rPr>
          <w:t xml:space="preserve">    </w:t>
        </w:r>
      </w:ins>
      <w:ins w:id="3022" w:author="Michael Smith [2]" w:date="2025-11-19T16:07:00Z">
        <w:r w:rsidRPr="00311391">
          <w:rPr>
            <w:rFonts w:asciiTheme="minorHAnsi" w:hAnsiTheme="minorHAnsi"/>
          </w:rPr>
          <w:t>xmlns:xsi="http://www.w3.org/2001/XMLSchema-instance"</w:t>
        </w:r>
      </w:ins>
    </w:p>
    <w:p w14:paraId="7E3CA3B5" w14:textId="77777777" w:rsidR="00311391" w:rsidRPr="00311391" w:rsidRDefault="00311391">
      <w:pPr>
        <w:pStyle w:val="BodyText"/>
        <w:spacing w:after="0" w:line="240" w:lineRule="auto"/>
        <w:rPr>
          <w:ins w:id="3023" w:author="Michael Smith [2]" w:date="2025-11-19T16:07:00Z"/>
          <w:rFonts w:asciiTheme="minorHAnsi" w:hAnsiTheme="minorHAnsi"/>
        </w:rPr>
        <w:pPrChange w:id="3024" w:author="Unknown" w:date="2025-11-19T16:08:00Z">
          <w:pPr>
            <w:pStyle w:val="TOC1"/>
          </w:pPr>
        </w:pPrChange>
      </w:pPr>
      <w:ins w:id="3025" w:author="Michael Smith [2]" w:date="2025-11-19T16:17:00Z">
        <w:r w:rsidRPr="00311391">
          <w:rPr>
            <w:rFonts w:asciiTheme="minorHAnsi" w:hAnsiTheme="minorHAnsi"/>
          </w:rPr>
          <w:t xml:space="preserve">    </w:t>
        </w:r>
      </w:ins>
      <w:ins w:id="3026" w:author="Michael Smith [2]" w:date="2025-11-19T16:07:00Z">
        <w:r w:rsidRPr="00311391">
          <w:rPr>
            <w:rFonts w:asciiTheme="minorHAnsi" w:hAnsiTheme="minorHAnsi"/>
          </w:rPr>
          <w:t>PolicyId="IrrPolicy"</w:t>
        </w:r>
      </w:ins>
    </w:p>
    <w:p w14:paraId="77614DD0" w14:textId="77777777" w:rsidR="00311391" w:rsidRPr="00311391" w:rsidRDefault="00311391">
      <w:pPr>
        <w:pStyle w:val="BodyText"/>
        <w:spacing w:after="0" w:line="240" w:lineRule="auto"/>
        <w:rPr>
          <w:ins w:id="3027" w:author="Michael Smith [2]" w:date="2025-11-19T16:07:00Z"/>
          <w:rFonts w:asciiTheme="minorHAnsi" w:hAnsiTheme="minorHAnsi"/>
        </w:rPr>
        <w:pPrChange w:id="3028" w:author="Unknown" w:date="2025-11-19T16:08:00Z">
          <w:pPr>
            <w:pStyle w:val="TOC1"/>
          </w:pPr>
        </w:pPrChange>
      </w:pPr>
      <w:ins w:id="3029" w:author="Michael Smith [2]" w:date="2025-11-19T16:17:00Z">
        <w:r w:rsidRPr="00311391">
          <w:rPr>
            <w:rFonts w:asciiTheme="minorHAnsi" w:hAnsiTheme="minorHAnsi"/>
          </w:rPr>
          <w:t xml:space="preserve">    </w:t>
        </w:r>
      </w:ins>
      <w:ins w:id="3030" w:author="Michael Smith [2]" w:date="2025-11-19T16:07:00Z">
        <w:r w:rsidRPr="00311391">
          <w:rPr>
            <w:rFonts w:asciiTheme="minorHAnsi" w:hAnsiTheme="minorHAnsi"/>
          </w:rPr>
          <w:t>RuleCombiningAlgId="urn:oasis:names:tc:xacml:1.0:rule-combining-algorithm:first-applicable"&gt;</w:t>
        </w:r>
      </w:ins>
    </w:p>
    <w:p w14:paraId="6AF31687" w14:textId="77777777" w:rsidR="00311391" w:rsidRPr="00311391" w:rsidRDefault="00311391">
      <w:pPr>
        <w:pStyle w:val="BodyText"/>
        <w:spacing w:after="0" w:line="240" w:lineRule="auto"/>
        <w:rPr>
          <w:ins w:id="3031" w:author="Michael Smith [2]" w:date="2025-11-19T16:07:00Z"/>
          <w:rFonts w:asciiTheme="minorHAnsi" w:hAnsiTheme="minorHAnsi"/>
        </w:rPr>
        <w:pPrChange w:id="3032" w:author="Unknown" w:date="2025-11-19T16:08:00Z">
          <w:pPr>
            <w:pStyle w:val="TOC1"/>
          </w:pPr>
        </w:pPrChange>
      </w:pPr>
      <w:ins w:id="3033" w:author="Michael Smith [2]" w:date="2025-11-19T16:17:00Z">
        <w:r w:rsidRPr="00311391">
          <w:rPr>
            <w:rFonts w:asciiTheme="minorHAnsi" w:hAnsiTheme="minorHAnsi"/>
          </w:rPr>
          <w:t xml:space="preserve">  </w:t>
        </w:r>
      </w:ins>
    </w:p>
    <w:p w14:paraId="0AB41D87" w14:textId="77777777" w:rsidR="00311391" w:rsidRPr="00311391" w:rsidRDefault="00311391">
      <w:pPr>
        <w:pStyle w:val="BodyText"/>
        <w:spacing w:after="0" w:line="240" w:lineRule="auto"/>
        <w:rPr>
          <w:ins w:id="3034" w:author="Michael Smith [2]" w:date="2025-11-19T16:07:00Z"/>
          <w:rFonts w:asciiTheme="minorHAnsi" w:hAnsiTheme="minorHAnsi"/>
        </w:rPr>
        <w:pPrChange w:id="3035" w:author="Unknown" w:date="2025-11-19T16:08:00Z">
          <w:pPr>
            <w:pStyle w:val="TOC1"/>
          </w:pPr>
        </w:pPrChange>
      </w:pPr>
      <w:ins w:id="3036" w:author="Michael Smith [2]" w:date="2025-11-19T16:17:00Z">
        <w:r w:rsidRPr="00311391">
          <w:rPr>
            <w:rFonts w:asciiTheme="minorHAnsi" w:hAnsiTheme="minorHAnsi"/>
          </w:rPr>
          <w:t xml:space="preserve">  </w:t>
        </w:r>
      </w:ins>
      <w:ins w:id="3037" w:author="Michael Smith [2]" w:date="2025-11-19T16:07:00Z">
        <w:r w:rsidRPr="00311391">
          <w:rPr>
            <w:rFonts w:asciiTheme="minorHAnsi" w:hAnsiTheme="minorHAnsi"/>
          </w:rPr>
          <w:t>&lt;Description&gt;</w:t>
        </w:r>
      </w:ins>
    </w:p>
    <w:p w14:paraId="3ADD677C" w14:textId="77777777" w:rsidR="00311391" w:rsidRPr="00311391" w:rsidRDefault="00311391">
      <w:pPr>
        <w:pStyle w:val="BodyText"/>
        <w:spacing w:after="0" w:line="240" w:lineRule="auto"/>
        <w:rPr>
          <w:ins w:id="3038" w:author="Michael Smith [2]" w:date="2025-11-19T16:07:00Z"/>
          <w:rFonts w:asciiTheme="minorHAnsi" w:hAnsiTheme="minorHAnsi"/>
        </w:rPr>
        <w:pPrChange w:id="3039" w:author="Unknown" w:date="2025-11-19T16:08:00Z">
          <w:pPr>
            <w:pStyle w:val="TOC1"/>
          </w:pPr>
        </w:pPrChange>
      </w:pPr>
      <w:ins w:id="3040" w:author="Michael Smith [2]" w:date="2025-11-19T16:17:00Z">
        <w:r w:rsidRPr="00311391">
          <w:rPr>
            <w:rFonts w:asciiTheme="minorHAnsi" w:hAnsiTheme="minorHAnsi"/>
          </w:rPr>
          <w:t xml:space="preserve">    </w:t>
        </w:r>
      </w:ins>
      <w:ins w:id="3041" w:author="Michael Smith [2]" w:date="2025-11-19T16:07:00Z">
        <w:r w:rsidRPr="00311391">
          <w:rPr>
            <w:rFonts w:asciiTheme="minorHAnsi" w:hAnsiTheme="minorHAnsi"/>
          </w:rPr>
          <w:t>This policy controls whether a 9-1-1 call taker is permitted to replay media from recent emergency calls.</w:t>
        </w:r>
      </w:ins>
    </w:p>
    <w:p w14:paraId="5AD7D6AA" w14:textId="77777777" w:rsidR="00311391" w:rsidRPr="00311391" w:rsidRDefault="00311391">
      <w:pPr>
        <w:pStyle w:val="BodyText"/>
        <w:spacing w:after="0" w:line="240" w:lineRule="auto"/>
        <w:rPr>
          <w:ins w:id="3042" w:author="Michael Smith [2]" w:date="2025-11-19T16:07:00Z"/>
          <w:rFonts w:asciiTheme="minorHAnsi" w:hAnsiTheme="minorHAnsi"/>
        </w:rPr>
        <w:pPrChange w:id="3043" w:author="Unknown" w:date="2025-11-19T16:08:00Z">
          <w:pPr>
            <w:pStyle w:val="TOC1"/>
          </w:pPr>
        </w:pPrChange>
      </w:pPr>
      <w:ins w:id="3044" w:author="Michael Smith [2]" w:date="2025-11-19T16:17:00Z">
        <w:r w:rsidRPr="00311391">
          <w:rPr>
            <w:rFonts w:asciiTheme="minorHAnsi" w:hAnsiTheme="minorHAnsi"/>
          </w:rPr>
          <w:t xml:space="preserve">  </w:t>
        </w:r>
      </w:ins>
      <w:ins w:id="3045" w:author="Michael Smith [2]" w:date="2025-11-19T16:07:00Z">
        <w:r w:rsidRPr="00311391">
          <w:rPr>
            <w:rFonts w:asciiTheme="minorHAnsi" w:hAnsiTheme="minorHAnsi"/>
          </w:rPr>
          <w:t>&lt;/Description&gt;</w:t>
        </w:r>
      </w:ins>
    </w:p>
    <w:p w14:paraId="255310B3" w14:textId="77777777" w:rsidR="00311391" w:rsidRPr="00311391" w:rsidRDefault="00311391">
      <w:pPr>
        <w:pStyle w:val="BodyText"/>
        <w:spacing w:after="0" w:line="240" w:lineRule="auto"/>
        <w:rPr>
          <w:ins w:id="3046" w:author="Michael Smith [2]" w:date="2025-11-19T16:07:00Z"/>
          <w:rFonts w:asciiTheme="minorHAnsi" w:hAnsiTheme="minorHAnsi"/>
        </w:rPr>
        <w:pPrChange w:id="3047" w:author="Unknown" w:date="2025-11-19T16:08:00Z">
          <w:pPr>
            <w:pStyle w:val="TOC1"/>
          </w:pPr>
        </w:pPrChange>
      </w:pPr>
      <w:ins w:id="3048" w:author="Michael Smith [2]" w:date="2025-11-19T16:17:00Z">
        <w:r w:rsidRPr="00311391">
          <w:rPr>
            <w:rFonts w:asciiTheme="minorHAnsi" w:hAnsiTheme="minorHAnsi"/>
          </w:rPr>
          <w:t xml:space="preserve">  </w:t>
        </w:r>
      </w:ins>
    </w:p>
    <w:p w14:paraId="7EB46DCD" w14:textId="77777777" w:rsidR="00311391" w:rsidRPr="00311391" w:rsidRDefault="00311391">
      <w:pPr>
        <w:pStyle w:val="BodyText"/>
        <w:spacing w:after="0" w:line="240" w:lineRule="auto"/>
        <w:rPr>
          <w:ins w:id="3049" w:author="Michael Smith [2]" w:date="2025-11-19T16:07:00Z"/>
          <w:rFonts w:asciiTheme="minorHAnsi" w:hAnsiTheme="minorHAnsi"/>
        </w:rPr>
        <w:pPrChange w:id="3050" w:author="Unknown" w:date="2025-11-19T16:08:00Z">
          <w:pPr>
            <w:pStyle w:val="TOC1"/>
          </w:pPr>
        </w:pPrChange>
      </w:pPr>
      <w:ins w:id="3051" w:author="Michael Smith [2]" w:date="2025-11-19T16:17:00Z">
        <w:r w:rsidRPr="00311391">
          <w:rPr>
            <w:rFonts w:asciiTheme="minorHAnsi" w:hAnsiTheme="minorHAnsi"/>
          </w:rPr>
          <w:t xml:space="preserve">  </w:t>
        </w:r>
      </w:ins>
      <w:ins w:id="3052" w:author="Michael Smith [2]" w:date="2025-11-19T16:07:00Z">
        <w:r w:rsidRPr="00311391">
          <w:rPr>
            <w:rFonts w:asciiTheme="minorHAnsi" w:hAnsiTheme="minorHAnsi"/>
          </w:rPr>
          <w:t>&lt;Target&gt;</w:t>
        </w:r>
      </w:ins>
    </w:p>
    <w:p w14:paraId="6AE55C50" w14:textId="362C6B1D" w:rsidR="00311391" w:rsidRPr="00311391" w:rsidRDefault="00311391">
      <w:pPr>
        <w:pStyle w:val="BodyText"/>
        <w:spacing w:after="0" w:line="240" w:lineRule="auto"/>
        <w:rPr>
          <w:ins w:id="3053" w:author="Michael Smith [2]" w:date="2025-11-19T16:07:00Z"/>
          <w:rFonts w:asciiTheme="minorHAnsi" w:hAnsiTheme="minorHAnsi"/>
        </w:rPr>
        <w:pPrChange w:id="3054" w:author="Unknown" w:date="2025-11-19T16:08:00Z">
          <w:pPr>
            <w:pStyle w:val="TOC1"/>
          </w:pPr>
        </w:pPrChange>
      </w:pPr>
      <w:ins w:id="3055" w:author="Michael Smith [2]" w:date="2025-11-19T16:17:00Z">
        <w:r w:rsidRPr="00311391">
          <w:rPr>
            <w:rFonts w:asciiTheme="minorHAnsi" w:hAnsiTheme="minorHAnsi"/>
          </w:rPr>
          <w:t xml:space="preserve">    </w:t>
        </w:r>
      </w:ins>
      <w:ins w:id="3056" w:author="Michael Smith [2]" w:date="2025-11-19T16:07:00Z">
        <w:r w:rsidRPr="00311391">
          <w:rPr>
            <w:rFonts w:asciiTheme="minorHAnsi" w:hAnsiTheme="minorHAnsi"/>
          </w:rPr>
          <w:t xml:space="preserve">&lt;!-- Policy applies to Read actions on </w:t>
        </w:r>
      </w:ins>
      <w:ins w:id="3057" w:author="Michael Smith [2]" w:date="2026-06-10T13:15:00Z" w16du:dateUtc="2026-06-10T17:15:00Z">
        <w:r w:rsidR="00D27819">
          <w:rPr>
            <w:rFonts w:asciiTheme="minorHAnsi" w:hAnsiTheme="minorHAnsi"/>
          </w:rPr>
          <w:t>Irr</w:t>
        </w:r>
      </w:ins>
      <w:ins w:id="3058" w:author="Michael Smith [2]" w:date="2025-11-19T16:07:00Z">
        <w:r w:rsidRPr="00311391">
          <w:rPr>
            <w:rFonts w:asciiTheme="minorHAnsi" w:hAnsiTheme="minorHAnsi"/>
          </w:rPr>
          <w:t xml:space="preserve"> resources --&gt;</w:t>
        </w:r>
      </w:ins>
    </w:p>
    <w:p w14:paraId="7C13593A" w14:textId="77777777" w:rsidR="00311391" w:rsidRPr="00311391" w:rsidRDefault="00311391">
      <w:pPr>
        <w:pStyle w:val="BodyText"/>
        <w:spacing w:after="0" w:line="240" w:lineRule="auto"/>
        <w:rPr>
          <w:ins w:id="3059" w:author="Michael Smith [2]" w:date="2025-11-19T16:07:00Z"/>
          <w:rFonts w:asciiTheme="minorHAnsi" w:hAnsiTheme="minorHAnsi"/>
        </w:rPr>
        <w:pPrChange w:id="3060" w:author="Unknown" w:date="2025-11-19T16:08:00Z">
          <w:pPr>
            <w:pStyle w:val="TOC1"/>
          </w:pPr>
        </w:pPrChange>
      </w:pPr>
      <w:ins w:id="3061" w:author="Michael Smith [2]" w:date="2025-11-19T16:17:00Z">
        <w:r w:rsidRPr="00311391">
          <w:rPr>
            <w:rFonts w:asciiTheme="minorHAnsi" w:hAnsiTheme="minorHAnsi"/>
          </w:rPr>
          <w:t xml:space="preserve">    </w:t>
        </w:r>
      </w:ins>
      <w:ins w:id="3062" w:author="Michael Smith [2]" w:date="2025-11-19T16:07:00Z">
        <w:r w:rsidRPr="00311391">
          <w:rPr>
            <w:rFonts w:asciiTheme="minorHAnsi" w:hAnsiTheme="minorHAnsi"/>
          </w:rPr>
          <w:t>&lt;Resources&gt;</w:t>
        </w:r>
      </w:ins>
    </w:p>
    <w:p w14:paraId="0D530321" w14:textId="77777777" w:rsidR="00311391" w:rsidRPr="00311391" w:rsidRDefault="00311391">
      <w:pPr>
        <w:pStyle w:val="BodyText"/>
        <w:spacing w:after="0" w:line="240" w:lineRule="auto"/>
        <w:rPr>
          <w:ins w:id="3063" w:author="Michael Smith [2]" w:date="2025-11-19T16:07:00Z"/>
          <w:rFonts w:asciiTheme="minorHAnsi" w:hAnsiTheme="minorHAnsi"/>
        </w:rPr>
        <w:pPrChange w:id="3064" w:author="Unknown" w:date="2025-11-19T16:08:00Z">
          <w:pPr>
            <w:pStyle w:val="TOC1"/>
          </w:pPr>
        </w:pPrChange>
      </w:pPr>
      <w:ins w:id="3065" w:author="Michael Smith [2]" w:date="2025-11-19T16:17:00Z">
        <w:r w:rsidRPr="00311391">
          <w:rPr>
            <w:rFonts w:asciiTheme="minorHAnsi" w:hAnsiTheme="minorHAnsi"/>
          </w:rPr>
          <w:t xml:space="preserve">      </w:t>
        </w:r>
      </w:ins>
      <w:ins w:id="3066" w:author="Michael Smith [2]" w:date="2025-11-19T16:07:00Z">
        <w:r w:rsidRPr="00311391">
          <w:rPr>
            <w:rFonts w:asciiTheme="minorHAnsi" w:hAnsiTheme="minorHAnsi"/>
          </w:rPr>
          <w:t>&lt;</w:t>
        </w:r>
        <w:commentRangeStart w:id="3067"/>
        <w:r w:rsidRPr="00311391">
          <w:rPr>
            <w:rFonts w:asciiTheme="minorHAnsi" w:hAnsiTheme="minorHAnsi"/>
          </w:rPr>
          <w:t>Resource</w:t>
        </w:r>
      </w:ins>
      <w:commentRangeEnd w:id="3067"/>
      <w:r w:rsidR="004D0590" w:rsidRPr="00311391">
        <w:rPr>
          <w:rStyle w:val="CommentReference"/>
          <w:rFonts w:asciiTheme="minorHAnsi" w:hAnsiTheme="minorHAnsi"/>
          <w:sz w:val="20"/>
          <w:szCs w:val="20"/>
        </w:rPr>
        <w:commentReference w:id="3067"/>
      </w:r>
      <w:ins w:id="3068" w:author="Michael Smith [2]" w:date="2025-11-19T16:07:00Z">
        <w:r w:rsidRPr="00311391">
          <w:rPr>
            <w:rFonts w:asciiTheme="minorHAnsi" w:hAnsiTheme="minorHAnsi"/>
          </w:rPr>
          <w:t>&gt;</w:t>
        </w:r>
      </w:ins>
    </w:p>
    <w:p w14:paraId="44ABC29C" w14:textId="77777777" w:rsidR="00311391" w:rsidRPr="00311391" w:rsidRDefault="00311391">
      <w:pPr>
        <w:pStyle w:val="BodyText"/>
        <w:spacing w:after="0" w:line="240" w:lineRule="auto"/>
        <w:rPr>
          <w:ins w:id="3069" w:author="Michael Smith [2]" w:date="2025-11-19T16:07:00Z"/>
          <w:rFonts w:asciiTheme="minorHAnsi" w:hAnsiTheme="minorHAnsi"/>
        </w:rPr>
        <w:pPrChange w:id="3070" w:author="Unknown" w:date="2025-11-19T16:08:00Z">
          <w:pPr>
            <w:pStyle w:val="TOC1"/>
          </w:pPr>
        </w:pPrChange>
      </w:pPr>
      <w:ins w:id="3071" w:author="Michael Smith [2]" w:date="2025-11-19T16:17:00Z">
        <w:r w:rsidRPr="00311391">
          <w:rPr>
            <w:rFonts w:asciiTheme="minorHAnsi" w:hAnsiTheme="minorHAnsi"/>
          </w:rPr>
          <w:t xml:space="preserve">        </w:t>
        </w:r>
      </w:ins>
      <w:ins w:id="3072" w:author="Michael Smith [2]" w:date="2025-11-19T16:07:00Z">
        <w:r w:rsidRPr="00311391">
          <w:rPr>
            <w:rFonts w:asciiTheme="minorHAnsi" w:hAnsiTheme="minorHAnsi"/>
          </w:rPr>
          <w:t>&lt;ResourceMatch MatchId="urn:oasis:names:tc:xacml:1.0:function:string-equal"&gt;</w:t>
        </w:r>
      </w:ins>
    </w:p>
    <w:p w14:paraId="0C55A84D" w14:textId="4D9E3232" w:rsidR="00311391" w:rsidRPr="00311391" w:rsidRDefault="00311391">
      <w:pPr>
        <w:pStyle w:val="BodyText"/>
        <w:spacing w:after="0" w:line="240" w:lineRule="auto"/>
        <w:rPr>
          <w:ins w:id="3073" w:author="Michael Smith [2]" w:date="2025-11-19T16:07:00Z"/>
          <w:rFonts w:asciiTheme="minorHAnsi" w:hAnsiTheme="minorHAnsi"/>
        </w:rPr>
        <w:pPrChange w:id="3074" w:author="Unknown" w:date="2025-11-19T16:08:00Z">
          <w:pPr>
            <w:pStyle w:val="TOC1"/>
          </w:pPr>
        </w:pPrChange>
      </w:pPr>
      <w:ins w:id="3075" w:author="Michael Smith [2]" w:date="2025-11-19T16:17:00Z">
        <w:r w:rsidRPr="00311391">
          <w:rPr>
            <w:rFonts w:asciiTheme="minorHAnsi" w:hAnsiTheme="minorHAnsi"/>
          </w:rPr>
          <w:t xml:space="preserve">          </w:t>
        </w:r>
      </w:ins>
      <w:ins w:id="3076" w:author="Michael Smith [2]" w:date="2025-11-19T16:07:00Z">
        <w:r w:rsidRPr="00311391">
          <w:rPr>
            <w:rFonts w:asciiTheme="minorHAnsi" w:hAnsiTheme="minorHAnsi"/>
          </w:rPr>
          <w:t>&lt;AttributeValue DataType="http://www.w3.org/2001/XMLSchema#string"&gt;</w:t>
        </w:r>
      </w:ins>
      <w:ins w:id="3077" w:author="Michael Smith [2]" w:date="2026-06-10T13:15:00Z" w16du:dateUtc="2026-06-10T17:15:00Z">
        <w:r w:rsidR="00D27819">
          <w:rPr>
            <w:rFonts w:asciiTheme="minorHAnsi" w:hAnsiTheme="minorHAnsi"/>
          </w:rPr>
          <w:t>Irr</w:t>
        </w:r>
      </w:ins>
      <w:ins w:id="3078" w:author="Michael Smith [2]" w:date="2025-11-19T16:07:00Z">
        <w:r w:rsidRPr="00311391">
          <w:rPr>
            <w:rFonts w:asciiTheme="minorHAnsi" w:hAnsiTheme="minorHAnsi"/>
          </w:rPr>
          <w:t>&lt;/AttributeValue&gt;</w:t>
        </w:r>
      </w:ins>
    </w:p>
    <w:p w14:paraId="4D264C57" w14:textId="77777777" w:rsidR="00311391" w:rsidRPr="00311391" w:rsidRDefault="00311391">
      <w:pPr>
        <w:pStyle w:val="BodyText"/>
        <w:spacing w:after="0" w:line="240" w:lineRule="auto"/>
        <w:rPr>
          <w:ins w:id="3079" w:author="Michael Smith [2]" w:date="2025-11-19T16:07:00Z"/>
          <w:rFonts w:asciiTheme="minorHAnsi" w:hAnsiTheme="minorHAnsi"/>
        </w:rPr>
        <w:pPrChange w:id="3080" w:author="Unknown" w:date="2025-11-19T16:08:00Z">
          <w:pPr>
            <w:pStyle w:val="TOC1"/>
          </w:pPr>
        </w:pPrChange>
      </w:pPr>
      <w:ins w:id="3081" w:author="Michael Smith [2]" w:date="2025-11-19T16:17:00Z">
        <w:r w:rsidRPr="00311391">
          <w:rPr>
            <w:rFonts w:asciiTheme="minorHAnsi" w:hAnsiTheme="minorHAnsi"/>
          </w:rPr>
          <w:t xml:space="preserve">          </w:t>
        </w:r>
      </w:ins>
      <w:ins w:id="3082" w:author="Michael Smith [2]" w:date="2025-11-19T16:07:00Z">
        <w:r w:rsidRPr="00311391">
          <w:rPr>
            <w:rFonts w:asciiTheme="minorHAnsi" w:hAnsiTheme="minorHAnsi"/>
          </w:rPr>
          <w:t xml:space="preserve">&lt;ResourceAttributeDesignator </w:t>
        </w:r>
      </w:ins>
    </w:p>
    <w:p w14:paraId="514B928D" w14:textId="77777777" w:rsidR="00311391" w:rsidRPr="00311391" w:rsidRDefault="00311391">
      <w:pPr>
        <w:pStyle w:val="BodyText"/>
        <w:spacing w:after="0" w:line="240" w:lineRule="auto"/>
        <w:rPr>
          <w:ins w:id="3083" w:author="Michael Smith [2]" w:date="2025-11-19T16:07:00Z"/>
          <w:rFonts w:asciiTheme="minorHAnsi" w:hAnsiTheme="minorHAnsi"/>
        </w:rPr>
        <w:pPrChange w:id="3084" w:author="Unknown" w:date="2025-11-19T16:08:00Z">
          <w:pPr>
            <w:pStyle w:val="TOC1"/>
          </w:pPr>
        </w:pPrChange>
      </w:pPr>
      <w:ins w:id="3085" w:author="Michael Smith [2]" w:date="2025-11-19T16:17:00Z">
        <w:r w:rsidRPr="00311391">
          <w:rPr>
            <w:rFonts w:asciiTheme="minorHAnsi" w:hAnsiTheme="minorHAnsi"/>
          </w:rPr>
          <w:lastRenderedPageBreak/>
          <w:t xml:space="preserve">            </w:t>
        </w:r>
      </w:ins>
      <w:ins w:id="3086" w:author="Michael Smith [2]" w:date="2025-11-19T16:07:00Z">
        <w:r w:rsidRPr="00311391">
          <w:rPr>
            <w:rFonts w:asciiTheme="minorHAnsi" w:hAnsiTheme="minorHAnsi"/>
          </w:rPr>
          <w:t xml:space="preserve">AttributeId="resource-type" </w:t>
        </w:r>
      </w:ins>
    </w:p>
    <w:p w14:paraId="5B42091B" w14:textId="77777777" w:rsidR="00311391" w:rsidRPr="00311391" w:rsidRDefault="00311391">
      <w:pPr>
        <w:pStyle w:val="BodyText"/>
        <w:spacing w:after="0" w:line="240" w:lineRule="auto"/>
        <w:rPr>
          <w:ins w:id="3087" w:author="Michael Smith [2]" w:date="2025-11-19T16:07:00Z"/>
          <w:rFonts w:asciiTheme="minorHAnsi" w:hAnsiTheme="minorHAnsi"/>
        </w:rPr>
        <w:pPrChange w:id="3088" w:author="Unknown" w:date="2025-11-19T16:08:00Z">
          <w:pPr>
            <w:pStyle w:val="TOC1"/>
          </w:pPr>
        </w:pPrChange>
      </w:pPr>
      <w:ins w:id="3089" w:author="Michael Smith [2]" w:date="2025-11-19T16:17:00Z">
        <w:r w:rsidRPr="00311391">
          <w:rPr>
            <w:rFonts w:asciiTheme="minorHAnsi" w:hAnsiTheme="minorHAnsi"/>
          </w:rPr>
          <w:t xml:space="preserve">            </w:t>
        </w:r>
      </w:ins>
      <w:ins w:id="3090" w:author="Michael Smith [2]" w:date="2025-11-19T16:07:00Z">
        <w:r w:rsidRPr="00311391">
          <w:rPr>
            <w:rFonts w:asciiTheme="minorHAnsi" w:hAnsiTheme="minorHAnsi"/>
          </w:rPr>
          <w:t>DataType="http://www.w3.org/2001/XMLSchema#string"/&gt;</w:t>
        </w:r>
      </w:ins>
    </w:p>
    <w:p w14:paraId="0F644181" w14:textId="77777777" w:rsidR="00311391" w:rsidRPr="00311391" w:rsidRDefault="00311391">
      <w:pPr>
        <w:pStyle w:val="BodyText"/>
        <w:spacing w:after="0" w:line="240" w:lineRule="auto"/>
        <w:rPr>
          <w:ins w:id="3091" w:author="Michael Smith [2]" w:date="2025-11-19T16:07:00Z"/>
          <w:rFonts w:asciiTheme="minorHAnsi" w:hAnsiTheme="minorHAnsi"/>
        </w:rPr>
        <w:pPrChange w:id="3092" w:author="Unknown" w:date="2025-11-19T16:08:00Z">
          <w:pPr>
            <w:pStyle w:val="TOC1"/>
          </w:pPr>
        </w:pPrChange>
      </w:pPr>
      <w:ins w:id="3093" w:author="Michael Smith [2]" w:date="2025-11-19T16:17:00Z">
        <w:r w:rsidRPr="00311391">
          <w:rPr>
            <w:rFonts w:asciiTheme="minorHAnsi" w:hAnsiTheme="minorHAnsi"/>
          </w:rPr>
          <w:t xml:space="preserve">        </w:t>
        </w:r>
      </w:ins>
      <w:ins w:id="3094" w:author="Michael Smith [2]" w:date="2025-11-19T16:07:00Z">
        <w:r w:rsidRPr="00311391">
          <w:rPr>
            <w:rFonts w:asciiTheme="minorHAnsi" w:hAnsiTheme="minorHAnsi"/>
          </w:rPr>
          <w:t>&lt;/ResourceMatch&gt;</w:t>
        </w:r>
      </w:ins>
    </w:p>
    <w:p w14:paraId="1431AC89" w14:textId="77777777" w:rsidR="00311391" w:rsidRPr="00311391" w:rsidRDefault="00311391">
      <w:pPr>
        <w:pStyle w:val="BodyText"/>
        <w:spacing w:after="0" w:line="240" w:lineRule="auto"/>
        <w:rPr>
          <w:ins w:id="3095" w:author="Michael Smith [2]" w:date="2025-11-19T16:07:00Z"/>
          <w:rFonts w:asciiTheme="minorHAnsi" w:hAnsiTheme="minorHAnsi"/>
        </w:rPr>
        <w:pPrChange w:id="3096" w:author="Unknown" w:date="2025-11-19T16:08:00Z">
          <w:pPr>
            <w:pStyle w:val="TOC1"/>
          </w:pPr>
        </w:pPrChange>
      </w:pPr>
      <w:ins w:id="3097" w:author="Michael Smith [2]" w:date="2025-11-19T16:17:00Z">
        <w:r w:rsidRPr="00311391">
          <w:rPr>
            <w:rFonts w:asciiTheme="minorHAnsi" w:hAnsiTheme="minorHAnsi"/>
          </w:rPr>
          <w:t xml:space="preserve">      </w:t>
        </w:r>
      </w:ins>
      <w:ins w:id="3098" w:author="Michael Smith [2]" w:date="2025-11-19T16:07:00Z">
        <w:r w:rsidRPr="00311391">
          <w:rPr>
            <w:rFonts w:asciiTheme="minorHAnsi" w:hAnsiTheme="minorHAnsi"/>
          </w:rPr>
          <w:t>&lt;/Resource&gt;</w:t>
        </w:r>
      </w:ins>
    </w:p>
    <w:p w14:paraId="50B4BFDD" w14:textId="77777777" w:rsidR="00311391" w:rsidRPr="00311391" w:rsidRDefault="00311391">
      <w:pPr>
        <w:pStyle w:val="BodyText"/>
        <w:spacing w:after="0" w:line="240" w:lineRule="auto"/>
        <w:rPr>
          <w:ins w:id="3099" w:author="Michael Smith [2]" w:date="2025-11-19T16:07:00Z"/>
          <w:rFonts w:asciiTheme="minorHAnsi" w:hAnsiTheme="minorHAnsi"/>
        </w:rPr>
        <w:pPrChange w:id="3100" w:author="Unknown" w:date="2025-11-19T16:08:00Z">
          <w:pPr>
            <w:pStyle w:val="TOC1"/>
          </w:pPr>
        </w:pPrChange>
      </w:pPr>
      <w:ins w:id="3101" w:author="Michael Smith [2]" w:date="2025-11-19T16:17:00Z">
        <w:r w:rsidRPr="00311391">
          <w:rPr>
            <w:rFonts w:asciiTheme="minorHAnsi" w:hAnsiTheme="minorHAnsi"/>
          </w:rPr>
          <w:t xml:space="preserve">    </w:t>
        </w:r>
      </w:ins>
      <w:ins w:id="3102" w:author="Michael Smith [2]" w:date="2025-11-19T16:07:00Z">
        <w:r w:rsidRPr="00311391">
          <w:rPr>
            <w:rFonts w:asciiTheme="minorHAnsi" w:hAnsiTheme="minorHAnsi"/>
          </w:rPr>
          <w:t>&lt;/Resources&gt;</w:t>
        </w:r>
      </w:ins>
    </w:p>
    <w:p w14:paraId="41314EB0" w14:textId="77777777" w:rsidR="00311391" w:rsidRPr="00311391" w:rsidRDefault="00311391">
      <w:pPr>
        <w:pStyle w:val="BodyText"/>
        <w:spacing w:after="0" w:line="240" w:lineRule="auto"/>
        <w:rPr>
          <w:ins w:id="3103" w:author="Michael Smith [2]" w:date="2025-11-19T16:07:00Z"/>
          <w:rFonts w:asciiTheme="minorHAnsi" w:hAnsiTheme="minorHAnsi"/>
        </w:rPr>
        <w:pPrChange w:id="3104" w:author="Unknown" w:date="2025-11-19T16:08:00Z">
          <w:pPr>
            <w:pStyle w:val="TOC1"/>
          </w:pPr>
        </w:pPrChange>
      </w:pPr>
      <w:ins w:id="3105" w:author="Michael Smith [2]" w:date="2025-11-19T16:17:00Z">
        <w:r w:rsidRPr="00311391">
          <w:rPr>
            <w:rFonts w:asciiTheme="minorHAnsi" w:hAnsiTheme="minorHAnsi"/>
          </w:rPr>
          <w:t xml:space="preserve">    </w:t>
        </w:r>
      </w:ins>
      <w:ins w:id="3106" w:author="Michael Smith [2]" w:date="2025-11-19T16:07:00Z">
        <w:r w:rsidRPr="00311391">
          <w:rPr>
            <w:rFonts w:asciiTheme="minorHAnsi" w:hAnsiTheme="minorHAnsi"/>
          </w:rPr>
          <w:t>&lt;Actions&gt;</w:t>
        </w:r>
      </w:ins>
    </w:p>
    <w:p w14:paraId="1BA481C4" w14:textId="77777777" w:rsidR="00311391" w:rsidRPr="00311391" w:rsidRDefault="00311391">
      <w:pPr>
        <w:pStyle w:val="BodyText"/>
        <w:spacing w:after="0" w:line="240" w:lineRule="auto"/>
        <w:rPr>
          <w:ins w:id="3107" w:author="Michael Smith [2]" w:date="2025-11-19T16:07:00Z"/>
          <w:rFonts w:asciiTheme="minorHAnsi" w:hAnsiTheme="minorHAnsi"/>
        </w:rPr>
        <w:pPrChange w:id="3108" w:author="Unknown" w:date="2025-11-19T16:08:00Z">
          <w:pPr>
            <w:pStyle w:val="TOC1"/>
          </w:pPr>
        </w:pPrChange>
      </w:pPr>
      <w:ins w:id="3109" w:author="Michael Smith [2]" w:date="2025-11-19T16:17:00Z">
        <w:r w:rsidRPr="00311391">
          <w:rPr>
            <w:rFonts w:asciiTheme="minorHAnsi" w:hAnsiTheme="minorHAnsi"/>
          </w:rPr>
          <w:t xml:space="preserve">      </w:t>
        </w:r>
      </w:ins>
      <w:ins w:id="3110" w:author="Michael Smith [2]" w:date="2025-11-19T16:07:00Z">
        <w:r w:rsidRPr="00311391">
          <w:rPr>
            <w:rFonts w:asciiTheme="minorHAnsi" w:hAnsiTheme="minorHAnsi"/>
          </w:rPr>
          <w:t>&lt;Action&gt;</w:t>
        </w:r>
      </w:ins>
    </w:p>
    <w:p w14:paraId="11130F27" w14:textId="77777777" w:rsidR="00311391" w:rsidRPr="00311391" w:rsidRDefault="00311391">
      <w:pPr>
        <w:pStyle w:val="BodyText"/>
        <w:spacing w:after="0" w:line="240" w:lineRule="auto"/>
        <w:rPr>
          <w:ins w:id="3111" w:author="Michael Smith [2]" w:date="2025-11-19T16:07:00Z"/>
          <w:rFonts w:asciiTheme="minorHAnsi" w:hAnsiTheme="minorHAnsi"/>
        </w:rPr>
        <w:pPrChange w:id="3112" w:author="Unknown" w:date="2025-11-19T16:08:00Z">
          <w:pPr>
            <w:pStyle w:val="TOC1"/>
          </w:pPr>
        </w:pPrChange>
      </w:pPr>
      <w:ins w:id="3113" w:author="Michael Smith [2]" w:date="2025-11-19T16:17:00Z">
        <w:r w:rsidRPr="00311391">
          <w:rPr>
            <w:rFonts w:asciiTheme="minorHAnsi" w:hAnsiTheme="minorHAnsi"/>
          </w:rPr>
          <w:t xml:space="preserve">        </w:t>
        </w:r>
      </w:ins>
      <w:ins w:id="3114" w:author="Michael Smith [2]" w:date="2025-11-19T16:07:00Z">
        <w:r w:rsidRPr="00311391">
          <w:rPr>
            <w:rFonts w:asciiTheme="minorHAnsi" w:hAnsiTheme="minorHAnsi"/>
          </w:rPr>
          <w:t>&lt;ActionMatch MatchId="urn:oasis:names:tc:xacml:1.0:function:string-equal"&gt;</w:t>
        </w:r>
      </w:ins>
    </w:p>
    <w:p w14:paraId="23390191" w14:textId="77777777" w:rsidR="00311391" w:rsidRPr="00311391" w:rsidRDefault="00311391">
      <w:pPr>
        <w:pStyle w:val="BodyText"/>
        <w:spacing w:after="0" w:line="240" w:lineRule="auto"/>
        <w:rPr>
          <w:ins w:id="3115" w:author="Michael Smith [2]" w:date="2025-11-19T16:07:00Z"/>
          <w:rFonts w:asciiTheme="minorHAnsi" w:hAnsiTheme="minorHAnsi"/>
        </w:rPr>
        <w:pPrChange w:id="3116" w:author="Unknown" w:date="2025-11-19T16:08:00Z">
          <w:pPr>
            <w:pStyle w:val="TOC1"/>
          </w:pPr>
        </w:pPrChange>
      </w:pPr>
      <w:ins w:id="3117" w:author="Michael Smith [2]" w:date="2025-11-19T16:17:00Z">
        <w:r w:rsidRPr="00311391">
          <w:rPr>
            <w:rFonts w:asciiTheme="minorHAnsi" w:hAnsiTheme="minorHAnsi"/>
          </w:rPr>
          <w:t xml:space="preserve">          </w:t>
        </w:r>
      </w:ins>
      <w:ins w:id="3118" w:author="Michael Smith [2]" w:date="2025-11-19T16:07:00Z">
        <w:r w:rsidRPr="00311391">
          <w:rPr>
            <w:rFonts w:asciiTheme="minorHAnsi" w:hAnsiTheme="minorHAnsi"/>
          </w:rPr>
          <w:t>&lt;AttributeValue DataType="http://www.w3.org/2001/XMLSchema#string"&gt;Read&lt;/AttributeValue&gt;</w:t>
        </w:r>
      </w:ins>
    </w:p>
    <w:p w14:paraId="5CFDEC91" w14:textId="77777777" w:rsidR="00311391" w:rsidRPr="00311391" w:rsidRDefault="00311391">
      <w:pPr>
        <w:pStyle w:val="BodyText"/>
        <w:spacing w:after="0" w:line="240" w:lineRule="auto"/>
        <w:rPr>
          <w:ins w:id="3119" w:author="Michael Smith [2]" w:date="2025-11-19T16:07:00Z"/>
          <w:rFonts w:asciiTheme="minorHAnsi" w:hAnsiTheme="minorHAnsi"/>
        </w:rPr>
        <w:pPrChange w:id="3120" w:author="Unknown" w:date="2025-11-19T16:08:00Z">
          <w:pPr>
            <w:pStyle w:val="TOC1"/>
          </w:pPr>
        </w:pPrChange>
      </w:pPr>
      <w:ins w:id="3121" w:author="Michael Smith [2]" w:date="2025-11-19T16:17:00Z">
        <w:r w:rsidRPr="00311391">
          <w:rPr>
            <w:rFonts w:asciiTheme="minorHAnsi" w:hAnsiTheme="minorHAnsi"/>
          </w:rPr>
          <w:t xml:space="preserve">          </w:t>
        </w:r>
      </w:ins>
      <w:ins w:id="3122" w:author="Michael Smith [2]" w:date="2025-11-19T16:07:00Z">
        <w:r w:rsidRPr="00311391">
          <w:rPr>
            <w:rFonts w:asciiTheme="minorHAnsi" w:hAnsiTheme="minorHAnsi"/>
          </w:rPr>
          <w:t xml:space="preserve">&lt;ActionAttributeDesignator </w:t>
        </w:r>
      </w:ins>
    </w:p>
    <w:p w14:paraId="14696F2A" w14:textId="77777777" w:rsidR="00311391" w:rsidRPr="00311391" w:rsidRDefault="00311391">
      <w:pPr>
        <w:pStyle w:val="BodyText"/>
        <w:spacing w:after="0" w:line="240" w:lineRule="auto"/>
        <w:rPr>
          <w:ins w:id="3123" w:author="Michael Smith [2]" w:date="2025-11-19T16:07:00Z"/>
          <w:rFonts w:asciiTheme="minorHAnsi" w:hAnsiTheme="minorHAnsi"/>
        </w:rPr>
        <w:pPrChange w:id="3124" w:author="Unknown" w:date="2025-11-19T16:08:00Z">
          <w:pPr>
            <w:pStyle w:val="TOC1"/>
          </w:pPr>
        </w:pPrChange>
      </w:pPr>
      <w:ins w:id="3125" w:author="Michael Smith [2]" w:date="2025-11-19T16:17:00Z">
        <w:r w:rsidRPr="00311391">
          <w:rPr>
            <w:rFonts w:asciiTheme="minorHAnsi" w:hAnsiTheme="minorHAnsi"/>
          </w:rPr>
          <w:t xml:space="preserve">            </w:t>
        </w:r>
      </w:ins>
      <w:ins w:id="3126" w:author="Michael Smith [2]" w:date="2025-11-19T16:07:00Z">
        <w:r w:rsidRPr="00311391">
          <w:rPr>
            <w:rFonts w:asciiTheme="minorHAnsi" w:hAnsiTheme="minorHAnsi"/>
          </w:rPr>
          <w:t xml:space="preserve">AttributeId="action-id" </w:t>
        </w:r>
      </w:ins>
    </w:p>
    <w:p w14:paraId="2BDA54BB" w14:textId="77777777" w:rsidR="00311391" w:rsidRPr="00311391" w:rsidRDefault="00311391">
      <w:pPr>
        <w:pStyle w:val="BodyText"/>
        <w:spacing w:after="0" w:line="240" w:lineRule="auto"/>
        <w:rPr>
          <w:ins w:id="3127" w:author="Michael Smith [2]" w:date="2025-11-19T16:07:00Z"/>
          <w:rFonts w:asciiTheme="minorHAnsi" w:hAnsiTheme="minorHAnsi"/>
        </w:rPr>
        <w:pPrChange w:id="3128" w:author="Unknown" w:date="2025-11-19T16:08:00Z">
          <w:pPr>
            <w:pStyle w:val="TOC1"/>
          </w:pPr>
        </w:pPrChange>
      </w:pPr>
      <w:ins w:id="3129" w:author="Michael Smith [2]" w:date="2025-11-19T16:17:00Z">
        <w:r w:rsidRPr="00311391">
          <w:rPr>
            <w:rFonts w:asciiTheme="minorHAnsi" w:hAnsiTheme="minorHAnsi"/>
          </w:rPr>
          <w:t xml:space="preserve">            </w:t>
        </w:r>
      </w:ins>
      <w:ins w:id="3130" w:author="Michael Smith [2]" w:date="2025-11-19T16:07:00Z">
        <w:r w:rsidRPr="00311391">
          <w:rPr>
            <w:rFonts w:asciiTheme="minorHAnsi" w:hAnsiTheme="minorHAnsi"/>
          </w:rPr>
          <w:t>DataType="http://www.w3.org/2001/XMLSchema#string"/&gt;</w:t>
        </w:r>
      </w:ins>
    </w:p>
    <w:p w14:paraId="71F165CB" w14:textId="77777777" w:rsidR="00311391" w:rsidRPr="00311391" w:rsidRDefault="00311391">
      <w:pPr>
        <w:pStyle w:val="BodyText"/>
        <w:spacing w:after="0" w:line="240" w:lineRule="auto"/>
        <w:rPr>
          <w:ins w:id="3131" w:author="Michael Smith [2]" w:date="2025-11-19T16:07:00Z"/>
          <w:rFonts w:asciiTheme="minorHAnsi" w:hAnsiTheme="minorHAnsi"/>
        </w:rPr>
        <w:pPrChange w:id="3132" w:author="Unknown" w:date="2025-11-19T16:08:00Z">
          <w:pPr>
            <w:pStyle w:val="TOC1"/>
          </w:pPr>
        </w:pPrChange>
      </w:pPr>
      <w:ins w:id="3133" w:author="Michael Smith [2]" w:date="2025-11-19T16:17:00Z">
        <w:r w:rsidRPr="00311391">
          <w:rPr>
            <w:rFonts w:asciiTheme="minorHAnsi" w:hAnsiTheme="minorHAnsi"/>
          </w:rPr>
          <w:t xml:space="preserve">        </w:t>
        </w:r>
      </w:ins>
      <w:ins w:id="3134" w:author="Michael Smith [2]" w:date="2025-11-19T16:07:00Z">
        <w:r w:rsidRPr="00311391">
          <w:rPr>
            <w:rFonts w:asciiTheme="minorHAnsi" w:hAnsiTheme="minorHAnsi"/>
          </w:rPr>
          <w:t>&lt;/ActionMatch&gt;</w:t>
        </w:r>
      </w:ins>
    </w:p>
    <w:p w14:paraId="54DB111C" w14:textId="77777777" w:rsidR="00311391" w:rsidRPr="00311391" w:rsidRDefault="00311391">
      <w:pPr>
        <w:pStyle w:val="BodyText"/>
        <w:spacing w:after="0" w:line="240" w:lineRule="auto"/>
        <w:rPr>
          <w:ins w:id="3135" w:author="Michael Smith [2]" w:date="2025-11-19T16:07:00Z"/>
          <w:rFonts w:asciiTheme="minorHAnsi" w:hAnsiTheme="minorHAnsi"/>
        </w:rPr>
        <w:pPrChange w:id="3136" w:author="Unknown" w:date="2025-11-19T16:08:00Z">
          <w:pPr>
            <w:pStyle w:val="TOC1"/>
          </w:pPr>
        </w:pPrChange>
      </w:pPr>
      <w:ins w:id="3137" w:author="Michael Smith [2]" w:date="2025-11-19T16:17:00Z">
        <w:r w:rsidRPr="00311391">
          <w:rPr>
            <w:rFonts w:asciiTheme="minorHAnsi" w:hAnsiTheme="minorHAnsi"/>
          </w:rPr>
          <w:t xml:space="preserve">      </w:t>
        </w:r>
      </w:ins>
      <w:ins w:id="3138" w:author="Michael Smith [2]" w:date="2025-11-19T16:07:00Z">
        <w:r w:rsidRPr="00311391">
          <w:rPr>
            <w:rFonts w:asciiTheme="minorHAnsi" w:hAnsiTheme="minorHAnsi"/>
          </w:rPr>
          <w:t>&lt;/Action&gt;</w:t>
        </w:r>
      </w:ins>
    </w:p>
    <w:p w14:paraId="732C3C74" w14:textId="77777777" w:rsidR="00311391" w:rsidRPr="00311391" w:rsidRDefault="00311391">
      <w:pPr>
        <w:pStyle w:val="BodyText"/>
        <w:spacing w:after="0" w:line="240" w:lineRule="auto"/>
        <w:rPr>
          <w:ins w:id="3139" w:author="Michael Smith [2]" w:date="2025-11-19T16:07:00Z"/>
          <w:rFonts w:asciiTheme="minorHAnsi" w:hAnsiTheme="minorHAnsi"/>
        </w:rPr>
        <w:pPrChange w:id="3140" w:author="Unknown" w:date="2025-11-19T16:08:00Z">
          <w:pPr>
            <w:pStyle w:val="TOC1"/>
          </w:pPr>
        </w:pPrChange>
      </w:pPr>
      <w:ins w:id="3141" w:author="Michael Smith [2]" w:date="2025-11-19T16:17:00Z">
        <w:r w:rsidRPr="00311391">
          <w:rPr>
            <w:rFonts w:asciiTheme="minorHAnsi" w:hAnsiTheme="minorHAnsi"/>
          </w:rPr>
          <w:t xml:space="preserve">    </w:t>
        </w:r>
      </w:ins>
      <w:ins w:id="3142" w:author="Michael Smith [2]" w:date="2025-11-19T16:07:00Z">
        <w:r w:rsidRPr="00311391">
          <w:rPr>
            <w:rFonts w:asciiTheme="minorHAnsi" w:hAnsiTheme="minorHAnsi"/>
          </w:rPr>
          <w:t>&lt;/Actions&gt;</w:t>
        </w:r>
      </w:ins>
    </w:p>
    <w:p w14:paraId="031833D1" w14:textId="77777777" w:rsidR="00311391" w:rsidRPr="00311391" w:rsidRDefault="00311391">
      <w:pPr>
        <w:pStyle w:val="BodyText"/>
        <w:spacing w:after="0" w:line="240" w:lineRule="auto"/>
        <w:rPr>
          <w:ins w:id="3143" w:author="Michael Smith [2]" w:date="2025-11-19T16:07:00Z"/>
          <w:rFonts w:asciiTheme="minorHAnsi" w:hAnsiTheme="minorHAnsi"/>
        </w:rPr>
        <w:pPrChange w:id="3144" w:author="Unknown" w:date="2025-11-19T16:08:00Z">
          <w:pPr>
            <w:pStyle w:val="TOC1"/>
          </w:pPr>
        </w:pPrChange>
      </w:pPr>
      <w:ins w:id="3145" w:author="Michael Smith [2]" w:date="2025-11-19T16:17:00Z">
        <w:r w:rsidRPr="00311391">
          <w:rPr>
            <w:rFonts w:asciiTheme="minorHAnsi" w:hAnsiTheme="minorHAnsi"/>
          </w:rPr>
          <w:t xml:space="preserve">  </w:t>
        </w:r>
      </w:ins>
      <w:ins w:id="3146" w:author="Michael Smith [2]" w:date="2025-11-19T16:07:00Z">
        <w:r w:rsidRPr="00311391">
          <w:rPr>
            <w:rFonts w:asciiTheme="minorHAnsi" w:hAnsiTheme="minorHAnsi"/>
          </w:rPr>
          <w:t>&lt;/Target&gt;</w:t>
        </w:r>
      </w:ins>
    </w:p>
    <w:p w14:paraId="52888E33" w14:textId="77777777" w:rsidR="00311391" w:rsidRPr="00311391" w:rsidRDefault="00311391">
      <w:pPr>
        <w:pStyle w:val="BodyText"/>
        <w:spacing w:after="0" w:line="240" w:lineRule="auto"/>
        <w:rPr>
          <w:ins w:id="3147" w:author="Michael Smith [2]" w:date="2025-11-19T16:07:00Z"/>
          <w:rFonts w:asciiTheme="minorHAnsi" w:hAnsiTheme="minorHAnsi"/>
        </w:rPr>
        <w:pPrChange w:id="3148" w:author="Unknown" w:date="2025-11-19T16:08:00Z">
          <w:pPr>
            <w:pStyle w:val="TOC1"/>
          </w:pPr>
        </w:pPrChange>
      </w:pPr>
      <w:ins w:id="3149" w:author="Michael Smith [2]" w:date="2025-11-19T16:17:00Z">
        <w:r w:rsidRPr="00311391">
          <w:rPr>
            <w:rFonts w:asciiTheme="minorHAnsi" w:hAnsiTheme="minorHAnsi"/>
          </w:rPr>
          <w:t xml:space="preserve">  </w:t>
        </w:r>
      </w:ins>
    </w:p>
    <w:p w14:paraId="5BC419FD" w14:textId="77777777" w:rsidR="00311391" w:rsidRPr="00311391" w:rsidRDefault="00311391">
      <w:pPr>
        <w:pStyle w:val="BodyText"/>
        <w:spacing w:after="0" w:line="240" w:lineRule="auto"/>
        <w:rPr>
          <w:ins w:id="3150" w:author="Michael Smith [2]" w:date="2025-11-19T16:07:00Z"/>
          <w:rFonts w:asciiTheme="minorHAnsi" w:hAnsiTheme="minorHAnsi"/>
        </w:rPr>
        <w:pPrChange w:id="3151" w:author="Unknown" w:date="2025-11-19T16:08:00Z">
          <w:pPr>
            <w:pStyle w:val="TOC1"/>
          </w:pPr>
        </w:pPrChange>
      </w:pPr>
      <w:ins w:id="3152" w:author="Michael Smith [2]" w:date="2025-11-19T16:17:00Z">
        <w:r w:rsidRPr="00311391">
          <w:rPr>
            <w:rFonts w:asciiTheme="minorHAnsi" w:hAnsiTheme="minorHAnsi"/>
          </w:rPr>
          <w:t xml:space="preserve">  </w:t>
        </w:r>
      </w:ins>
      <w:ins w:id="3153" w:author="Michael Smith [2]" w:date="2025-11-19T16:07:00Z">
        <w:r w:rsidRPr="00311391">
          <w:rPr>
            <w:rFonts w:asciiTheme="minorHAnsi" w:hAnsiTheme="minorHAnsi"/>
          </w:rPr>
          <w:t>&lt;!-- Rule 1: Supervisors can replay any call --&gt;</w:t>
        </w:r>
      </w:ins>
    </w:p>
    <w:p w14:paraId="0D25D921" w14:textId="77777777" w:rsidR="00311391" w:rsidRPr="00311391" w:rsidRDefault="00311391">
      <w:pPr>
        <w:pStyle w:val="BodyText"/>
        <w:spacing w:after="0" w:line="240" w:lineRule="auto"/>
        <w:rPr>
          <w:ins w:id="3154" w:author="Michael Smith [2]" w:date="2025-11-19T16:07:00Z"/>
          <w:rFonts w:asciiTheme="minorHAnsi" w:hAnsiTheme="minorHAnsi"/>
        </w:rPr>
        <w:pPrChange w:id="3155" w:author="Unknown" w:date="2025-11-19T16:08:00Z">
          <w:pPr>
            <w:pStyle w:val="TOC1"/>
          </w:pPr>
        </w:pPrChange>
      </w:pPr>
      <w:ins w:id="3156" w:author="Michael Smith [2]" w:date="2025-11-19T16:17:00Z">
        <w:r w:rsidRPr="00311391">
          <w:rPr>
            <w:rFonts w:asciiTheme="minorHAnsi" w:hAnsiTheme="minorHAnsi"/>
          </w:rPr>
          <w:t xml:space="preserve">  </w:t>
        </w:r>
      </w:ins>
      <w:ins w:id="3157" w:author="Michael Smith [2]" w:date="2025-11-19T16:07:00Z">
        <w:r w:rsidRPr="00311391">
          <w:rPr>
            <w:rFonts w:asciiTheme="minorHAnsi" w:hAnsiTheme="minorHAnsi"/>
          </w:rPr>
          <w:t>&lt;Rule RuleId="supervisor-access" Effect="Permit"&gt;</w:t>
        </w:r>
      </w:ins>
    </w:p>
    <w:p w14:paraId="00076EC8" w14:textId="77777777" w:rsidR="00311391" w:rsidRPr="00311391" w:rsidRDefault="00311391">
      <w:pPr>
        <w:pStyle w:val="BodyText"/>
        <w:spacing w:after="0" w:line="240" w:lineRule="auto"/>
        <w:rPr>
          <w:ins w:id="3158" w:author="Michael Smith [2]" w:date="2025-11-19T16:07:00Z"/>
          <w:rFonts w:asciiTheme="minorHAnsi" w:hAnsiTheme="minorHAnsi"/>
        </w:rPr>
        <w:pPrChange w:id="3159" w:author="Unknown" w:date="2025-11-19T16:08:00Z">
          <w:pPr>
            <w:pStyle w:val="TOC1"/>
          </w:pPr>
        </w:pPrChange>
      </w:pPr>
      <w:ins w:id="3160" w:author="Michael Smith [2]" w:date="2025-11-19T16:17:00Z">
        <w:r w:rsidRPr="00311391">
          <w:rPr>
            <w:rFonts w:asciiTheme="minorHAnsi" w:hAnsiTheme="minorHAnsi"/>
          </w:rPr>
          <w:t xml:space="preserve">    </w:t>
        </w:r>
      </w:ins>
      <w:ins w:id="3161" w:author="Michael Smith [2]" w:date="2025-11-19T16:07:00Z">
        <w:r w:rsidRPr="00311391">
          <w:rPr>
            <w:rFonts w:asciiTheme="minorHAnsi" w:hAnsiTheme="minorHAnsi"/>
          </w:rPr>
          <w:t>&lt;Description&gt;Supervisors can replay any call media&lt;/Description&gt;</w:t>
        </w:r>
      </w:ins>
    </w:p>
    <w:p w14:paraId="38318D14" w14:textId="77777777" w:rsidR="00311391" w:rsidRPr="00311391" w:rsidRDefault="00311391">
      <w:pPr>
        <w:pStyle w:val="BodyText"/>
        <w:spacing w:after="0" w:line="240" w:lineRule="auto"/>
        <w:rPr>
          <w:ins w:id="3162" w:author="Michael Smith [2]" w:date="2025-11-19T16:07:00Z"/>
          <w:rFonts w:asciiTheme="minorHAnsi" w:hAnsiTheme="minorHAnsi"/>
        </w:rPr>
        <w:pPrChange w:id="3163" w:author="Unknown" w:date="2025-11-19T16:08:00Z">
          <w:pPr>
            <w:pStyle w:val="TOC1"/>
          </w:pPr>
        </w:pPrChange>
      </w:pPr>
      <w:ins w:id="3164" w:author="Michael Smith [2]" w:date="2025-11-19T16:17:00Z">
        <w:r w:rsidRPr="00311391">
          <w:rPr>
            <w:rFonts w:asciiTheme="minorHAnsi" w:hAnsiTheme="minorHAnsi"/>
          </w:rPr>
          <w:t xml:space="preserve">    </w:t>
        </w:r>
      </w:ins>
      <w:ins w:id="3165" w:author="Michael Smith [2]" w:date="2025-11-19T16:07:00Z">
        <w:r w:rsidRPr="00311391">
          <w:rPr>
            <w:rFonts w:asciiTheme="minorHAnsi" w:hAnsiTheme="minorHAnsi"/>
          </w:rPr>
          <w:t>&lt;Condition&gt;</w:t>
        </w:r>
      </w:ins>
    </w:p>
    <w:p w14:paraId="5FFE085D" w14:textId="77777777" w:rsidR="00311391" w:rsidRPr="00311391" w:rsidRDefault="00311391">
      <w:pPr>
        <w:pStyle w:val="BodyText"/>
        <w:spacing w:after="0" w:line="240" w:lineRule="auto"/>
        <w:rPr>
          <w:ins w:id="3166" w:author="Michael Smith [2]" w:date="2025-11-19T16:07:00Z"/>
          <w:rFonts w:asciiTheme="minorHAnsi" w:hAnsiTheme="minorHAnsi"/>
        </w:rPr>
        <w:pPrChange w:id="3167" w:author="Unknown" w:date="2025-11-19T16:08:00Z">
          <w:pPr>
            <w:pStyle w:val="TOC1"/>
          </w:pPr>
        </w:pPrChange>
      </w:pPr>
      <w:ins w:id="3168" w:author="Michael Smith [2]" w:date="2025-11-19T16:17:00Z">
        <w:r w:rsidRPr="00311391">
          <w:rPr>
            <w:rFonts w:asciiTheme="minorHAnsi" w:hAnsiTheme="minorHAnsi"/>
          </w:rPr>
          <w:t xml:space="preserve">      </w:t>
        </w:r>
      </w:ins>
      <w:ins w:id="3169" w:author="Michael Smith [2]" w:date="2025-11-19T16:07:00Z">
        <w:r w:rsidRPr="00311391">
          <w:rPr>
            <w:rFonts w:asciiTheme="minorHAnsi" w:hAnsiTheme="minorHAnsi"/>
          </w:rPr>
          <w:t>&lt;Apply FunctionId="urn:oasis:names:tc:xacml:1.0:function:string-is-in"&gt;</w:t>
        </w:r>
      </w:ins>
    </w:p>
    <w:p w14:paraId="2F93C5EE" w14:textId="77777777" w:rsidR="00311391" w:rsidRPr="00311391" w:rsidRDefault="00311391">
      <w:pPr>
        <w:pStyle w:val="BodyText"/>
        <w:spacing w:after="0" w:line="240" w:lineRule="auto"/>
        <w:rPr>
          <w:ins w:id="3170" w:author="Michael Smith [2]" w:date="2025-11-19T16:07:00Z"/>
          <w:rFonts w:asciiTheme="minorHAnsi" w:hAnsiTheme="minorHAnsi"/>
        </w:rPr>
        <w:pPrChange w:id="3171" w:author="Unknown" w:date="2025-11-19T16:08:00Z">
          <w:pPr>
            <w:pStyle w:val="TOC1"/>
          </w:pPr>
        </w:pPrChange>
      </w:pPr>
      <w:ins w:id="3172" w:author="Michael Smith [2]" w:date="2025-11-19T16:17:00Z">
        <w:r w:rsidRPr="00311391">
          <w:rPr>
            <w:rFonts w:asciiTheme="minorHAnsi" w:hAnsiTheme="minorHAnsi"/>
          </w:rPr>
          <w:t xml:space="preserve">        </w:t>
        </w:r>
      </w:ins>
      <w:ins w:id="3173" w:author="Michael Smith [2]" w:date="2025-11-19T16:07:00Z">
        <w:r w:rsidRPr="00311391">
          <w:rPr>
            <w:rFonts w:asciiTheme="minorHAnsi" w:hAnsiTheme="minorHAnsi"/>
          </w:rPr>
          <w:t>&lt;AttributeValue DataType="http://www.w3.org/2001/XMLSchema#string"&gt;Supervisor&lt;/AttributeValue&gt;</w:t>
        </w:r>
      </w:ins>
    </w:p>
    <w:p w14:paraId="531D15C0" w14:textId="77777777" w:rsidR="00311391" w:rsidRPr="00311391" w:rsidRDefault="00311391">
      <w:pPr>
        <w:pStyle w:val="BodyText"/>
        <w:spacing w:after="0" w:line="240" w:lineRule="auto"/>
        <w:rPr>
          <w:ins w:id="3174" w:author="Michael Smith [2]" w:date="2025-11-19T16:07:00Z"/>
          <w:rFonts w:asciiTheme="minorHAnsi" w:hAnsiTheme="minorHAnsi"/>
        </w:rPr>
        <w:pPrChange w:id="3175" w:author="Unknown" w:date="2025-11-19T16:08:00Z">
          <w:pPr>
            <w:pStyle w:val="TOC1"/>
          </w:pPr>
        </w:pPrChange>
      </w:pPr>
      <w:ins w:id="3176" w:author="Michael Smith [2]" w:date="2025-11-19T16:17:00Z">
        <w:r w:rsidRPr="00311391">
          <w:rPr>
            <w:rFonts w:asciiTheme="minorHAnsi" w:hAnsiTheme="minorHAnsi"/>
          </w:rPr>
          <w:t xml:space="preserve">        </w:t>
        </w:r>
      </w:ins>
      <w:ins w:id="3177" w:author="Michael Smith [2]" w:date="2025-11-19T16:07:00Z">
        <w:r w:rsidRPr="00311391">
          <w:rPr>
            <w:rFonts w:asciiTheme="minorHAnsi" w:hAnsiTheme="minorHAnsi"/>
          </w:rPr>
          <w:t>&lt;Apply FunctionId="urn:oasis:names:tc:xacml:1.0:function:string-one-and-only"&gt;</w:t>
        </w:r>
      </w:ins>
    </w:p>
    <w:p w14:paraId="1DD83BDF" w14:textId="77777777" w:rsidR="00311391" w:rsidRPr="00311391" w:rsidRDefault="00311391">
      <w:pPr>
        <w:pStyle w:val="BodyText"/>
        <w:spacing w:after="0" w:line="240" w:lineRule="auto"/>
        <w:rPr>
          <w:ins w:id="3178" w:author="Michael Smith [2]" w:date="2025-11-19T16:07:00Z"/>
          <w:rFonts w:asciiTheme="minorHAnsi" w:hAnsiTheme="minorHAnsi"/>
        </w:rPr>
        <w:pPrChange w:id="3179" w:author="Unknown" w:date="2025-11-19T16:08:00Z">
          <w:pPr>
            <w:pStyle w:val="TOC1"/>
          </w:pPr>
        </w:pPrChange>
      </w:pPr>
      <w:ins w:id="3180" w:author="Michael Smith [2]" w:date="2025-11-19T16:17:00Z">
        <w:r w:rsidRPr="00311391">
          <w:rPr>
            <w:rFonts w:asciiTheme="minorHAnsi" w:hAnsiTheme="minorHAnsi"/>
          </w:rPr>
          <w:t xml:space="preserve">          </w:t>
        </w:r>
      </w:ins>
      <w:ins w:id="3181" w:author="Michael Smith [2]" w:date="2025-11-19T16:07:00Z">
        <w:r w:rsidRPr="00311391">
          <w:rPr>
            <w:rFonts w:asciiTheme="minorHAnsi" w:hAnsiTheme="minorHAnsi"/>
          </w:rPr>
          <w:t xml:space="preserve">&lt;SubjectAttributeDesignator </w:t>
        </w:r>
      </w:ins>
    </w:p>
    <w:p w14:paraId="0B7D9AAE" w14:textId="77777777" w:rsidR="00311391" w:rsidRPr="00311391" w:rsidRDefault="00311391">
      <w:pPr>
        <w:pStyle w:val="BodyText"/>
        <w:spacing w:after="0" w:line="240" w:lineRule="auto"/>
        <w:rPr>
          <w:ins w:id="3182" w:author="Michael Smith [2]" w:date="2025-11-19T16:07:00Z"/>
          <w:rFonts w:asciiTheme="minorHAnsi" w:hAnsiTheme="minorHAnsi"/>
        </w:rPr>
        <w:pPrChange w:id="3183" w:author="Unknown" w:date="2025-11-19T16:08:00Z">
          <w:pPr>
            <w:pStyle w:val="TOC1"/>
          </w:pPr>
        </w:pPrChange>
      </w:pPr>
      <w:ins w:id="3184" w:author="Michael Smith [2]" w:date="2025-11-19T16:17:00Z">
        <w:r w:rsidRPr="00311391">
          <w:rPr>
            <w:rFonts w:asciiTheme="minorHAnsi" w:hAnsiTheme="minorHAnsi"/>
          </w:rPr>
          <w:t xml:space="preserve">            </w:t>
        </w:r>
      </w:ins>
      <w:ins w:id="3185" w:author="Michael Smith [2]" w:date="2025-11-19T16:07:00Z">
        <w:r w:rsidRPr="00311391">
          <w:rPr>
            <w:rFonts w:asciiTheme="minorHAnsi" w:hAnsiTheme="minorHAnsi"/>
          </w:rPr>
          <w:t xml:space="preserve">AttributeId="Role" </w:t>
        </w:r>
      </w:ins>
    </w:p>
    <w:p w14:paraId="6CA3AF51" w14:textId="77777777" w:rsidR="00311391" w:rsidRPr="00311391" w:rsidRDefault="00311391">
      <w:pPr>
        <w:pStyle w:val="BodyText"/>
        <w:spacing w:after="0" w:line="240" w:lineRule="auto"/>
        <w:rPr>
          <w:ins w:id="3186" w:author="Michael Smith [2]" w:date="2025-11-19T16:07:00Z"/>
          <w:rFonts w:asciiTheme="minorHAnsi" w:hAnsiTheme="minorHAnsi"/>
        </w:rPr>
        <w:pPrChange w:id="3187" w:author="Unknown" w:date="2025-11-19T16:08:00Z">
          <w:pPr>
            <w:pStyle w:val="TOC1"/>
          </w:pPr>
        </w:pPrChange>
      </w:pPr>
      <w:ins w:id="3188" w:author="Michael Smith [2]" w:date="2025-11-19T16:17:00Z">
        <w:r w:rsidRPr="00311391">
          <w:rPr>
            <w:rFonts w:asciiTheme="minorHAnsi" w:hAnsiTheme="minorHAnsi"/>
          </w:rPr>
          <w:t xml:space="preserve">            </w:t>
        </w:r>
      </w:ins>
      <w:ins w:id="3189" w:author="Michael Smith [2]" w:date="2025-11-19T16:07:00Z">
        <w:r w:rsidRPr="00311391">
          <w:rPr>
            <w:rFonts w:asciiTheme="minorHAnsi" w:hAnsiTheme="minorHAnsi"/>
          </w:rPr>
          <w:t>DataType="http://www.w3.org/2001/XMLSchema#string"/&gt;</w:t>
        </w:r>
      </w:ins>
    </w:p>
    <w:p w14:paraId="5E89B9C6" w14:textId="77777777" w:rsidR="00311391" w:rsidRPr="00311391" w:rsidRDefault="00311391">
      <w:pPr>
        <w:pStyle w:val="BodyText"/>
        <w:spacing w:after="0" w:line="240" w:lineRule="auto"/>
        <w:rPr>
          <w:ins w:id="3190" w:author="Michael Smith [2]" w:date="2025-11-19T16:07:00Z"/>
          <w:rFonts w:asciiTheme="minorHAnsi" w:hAnsiTheme="minorHAnsi"/>
        </w:rPr>
        <w:pPrChange w:id="3191" w:author="Unknown" w:date="2025-11-19T16:08:00Z">
          <w:pPr>
            <w:pStyle w:val="TOC1"/>
          </w:pPr>
        </w:pPrChange>
      </w:pPr>
      <w:ins w:id="3192" w:author="Michael Smith [2]" w:date="2025-11-19T16:17:00Z">
        <w:r w:rsidRPr="00311391">
          <w:rPr>
            <w:rFonts w:asciiTheme="minorHAnsi" w:hAnsiTheme="minorHAnsi"/>
          </w:rPr>
          <w:t xml:space="preserve">        </w:t>
        </w:r>
      </w:ins>
      <w:ins w:id="3193" w:author="Michael Smith [2]" w:date="2025-11-19T16:07:00Z">
        <w:r w:rsidRPr="00311391">
          <w:rPr>
            <w:rFonts w:asciiTheme="minorHAnsi" w:hAnsiTheme="minorHAnsi"/>
          </w:rPr>
          <w:t>&lt;/Apply&gt;</w:t>
        </w:r>
      </w:ins>
    </w:p>
    <w:p w14:paraId="64A8CACD" w14:textId="77777777" w:rsidR="00311391" w:rsidRPr="00311391" w:rsidRDefault="00311391">
      <w:pPr>
        <w:pStyle w:val="BodyText"/>
        <w:spacing w:after="0" w:line="240" w:lineRule="auto"/>
        <w:rPr>
          <w:ins w:id="3194" w:author="Michael Smith [2]" w:date="2025-11-19T16:07:00Z"/>
          <w:rFonts w:asciiTheme="minorHAnsi" w:hAnsiTheme="minorHAnsi"/>
        </w:rPr>
        <w:pPrChange w:id="3195" w:author="Unknown" w:date="2025-11-19T16:08:00Z">
          <w:pPr>
            <w:pStyle w:val="TOC1"/>
          </w:pPr>
        </w:pPrChange>
      </w:pPr>
      <w:ins w:id="3196" w:author="Michael Smith [2]" w:date="2025-11-19T16:17:00Z">
        <w:r w:rsidRPr="00311391">
          <w:rPr>
            <w:rFonts w:asciiTheme="minorHAnsi" w:hAnsiTheme="minorHAnsi"/>
          </w:rPr>
          <w:t xml:space="preserve">      </w:t>
        </w:r>
      </w:ins>
      <w:ins w:id="3197" w:author="Michael Smith [2]" w:date="2025-11-19T16:07:00Z">
        <w:r w:rsidRPr="00311391">
          <w:rPr>
            <w:rFonts w:asciiTheme="minorHAnsi" w:hAnsiTheme="minorHAnsi"/>
          </w:rPr>
          <w:t>&lt;/Apply&gt;</w:t>
        </w:r>
      </w:ins>
    </w:p>
    <w:p w14:paraId="3A790D90" w14:textId="77777777" w:rsidR="00311391" w:rsidRPr="00311391" w:rsidRDefault="00311391">
      <w:pPr>
        <w:pStyle w:val="BodyText"/>
        <w:spacing w:after="0" w:line="240" w:lineRule="auto"/>
        <w:rPr>
          <w:ins w:id="3198" w:author="Michael Smith [2]" w:date="2025-11-19T16:07:00Z"/>
          <w:rFonts w:asciiTheme="minorHAnsi" w:hAnsiTheme="minorHAnsi"/>
        </w:rPr>
        <w:pPrChange w:id="3199" w:author="Unknown" w:date="2025-11-19T16:08:00Z">
          <w:pPr>
            <w:pStyle w:val="TOC1"/>
          </w:pPr>
        </w:pPrChange>
      </w:pPr>
      <w:ins w:id="3200" w:author="Michael Smith [2]" w:date="2025-11-19T16:17:00Z">
        <w:r w:rsidRPr="00311391">
          <w:rPr>
            <w:rFonts w:asciiTheme="minorHAnsi" w:hAnsiTheme="minorHAnsi"/>
          </w:rPr>
          <w:t xml:space="preserve">    </w:t>
        </w:r>
      </w:ins>
      <w:ins w:id="3201" w:author="Michael Smith [2]" w:date="2025-11-19T16:07:00Z">
        <w:r w:rsidRPr="00311391">
          <w:rPr>
            <w:rFonts w:asciiTheme="minorHAnsi" w:hAnsiTheme="minorHAnsi"/>
          </w:rPr>
          <w:t>&lt;/Condition&gt;</w:t>
        </w:r>
      </w:ins>
    </w:p>
    <w:p w14:paraId="510A2727" w14:textId="77777777" w:rsidR="00311391" w:rsidRPr="00311391" w:rsidRDefault="00311391">
      <w:pPr>
        <w:pStyle w:val="BodyText"/>
        <w:spacing w:after="0" w:line="240" w:lineRule="auto"/>
        <w:rPr>
          <w:ins w:id="3202" w:author="Michael Smith [2]" w:date="2025-11-19T16:07:00Z"/>
          <w:rFonts w:asciiTheme="minorHAnsi" w:hAnsiTheme="minorHAnsi"/>
        </w:rPr>
        <w:pPrChange w:id="3203" w:author="Unknown" w:date="2025-11-19T16:08:00Z">
          <w:pPr>
            <w:pStyle w:val="TOC1"/>
          </w:pPr>
        </w:pPrChange>
      </w:pPr>
      <w:ins w:id="3204" w:author="Michael Smith [2]" w:date="2025-11-19T16:17:00Z">
        <w:r w:rsidRPr="00311391">
          <w:rPr>
            <w:rFonts w:asciiTheme="minorHAnsi" w:hAnsiTheme="minorHAnsi"/>
          </w:rPr>
          <w:t xml:space="preserve">  </w:t>
        </w:r>
      </w:ins>
      <w:ins w:id="3205" w:author="Michael Smith [2]" w:date="2025-11-19T16:07:00Z">
        <w:r w:rsidRPr="00311391">
          <w:rPr>
            <w:rFonts w:asciiTheme="minorHAnsi" w:hAnsiTheme="minorHAnsi"/>
          </w:rPr>
          <w:t>&lt;/Rule&gt;</w:t>
        </w:r>
      </w:ins>
    </w:p>
    <w:p w14:paraId="0D8CD4D8" w14:textId="77777777" w:rsidR="00311391" w:rsidRPr="00311391" w:rsidRDefault="00311391">
      <w:pPr>
        <w:pStyle w:val="BodyText"/>
        <w:spacing w:after="0" w:line="240" w:lineRule="auto"/>
        <w:rPr>
          <w:ins w:id="3206" w:author="Michael Smith [2]" w:date="2025-11-19T16:07:00Z"/>
          <w:rFonts w:asciiTheme="minorHAnsi" w:hAnsiTheme="minorHAnsi"/>
        </w:rPr>
        <w:pPrChange w:id="3207" w:author="Unknown" w:date="2025-11-19T16:08:00Z">
          <w:pPr>
            <w:pStyle w:val="TOC1"/>
          </w:pPr>
        </w:pPrChange>
      </w:pPr>
      <w:ins w:id="3208" w:author="Michael Smith [2]" w:date="2025-11-19T16:17:00Z">
        <w:r w:rsidRPr="00311391">
          <w:rPr>
            <w:rFonts w:asciiTheme="minorHAnsi" w:hAnsiTheme="minorHAnsi"/>
          </w:rPr>
          <w:t xml:space="preserve">  </w:t>
        </w:r>
      </w:ins>
    </w:p>
    <w:p w14:paraId="6ECE157E" w14:textId="77777777" w:rsidR="00311391" w:rsidRPr="00311391" w:rsidRDefault="00311391">
      <w:pPr>
        <w:pStyle w:val="BodyText"/>
        <w:spacing w:after="0" w:line="240" w:lineRule="auto"/>
        <w:rPr>
          <w:ins w:id="3209" w:author="Michael Smith [2]" w:date="2025-11-19T16:07:00Z"/>
          <w:rFonts w:asciiTheme="minorHAnsi" w:hAnsiTheme="minorHAnsi"/>
        </w:rPr>
        <w:pPrChange w:id="3210" w:author="Unknown" w:date="2025-11-19T16:08:00Z">
          <w:pPr>
            <w:pStyle w:val="TOC1"/>
          </w:pPr>
        </w:pPrChange>
      </w:pPr>
      <w:ins w:id="3211" w:author="Michael Smith [2]" w:date="2025-11-19T16:17:00Z">
        <w:r w:rsidRPr="00311391">
          <w:rPr>
            <w:rFonts w:asciiTheme="minorHAnsi" w:hAnsiTheme="minorHAnsi"/>
          </w:rPr>
          <w:t xml:space="preserve">  </w:t>
        </w:r>
      </w:ins>
      <w:ins w:id="3212" w:author="Michael Smith [2]" w:date="2025-11-19T16:07:00Z">
        <w:r w:rsidRPr="00311391">
          <w:rPr>
            <w:rFonts w:asciiTheme="minorHAnsi" w:hAnsiTheme="minorHAnsi"/>
          </w:rPr>
          <w:t>&lt;!-- Rule 2: Call takers can replay their own calls within one hour --&gt;</w:t>
        </w:r>
      </w:ins>
    </w:p>
    <w:p w14:paraId="731B775C" w14:textId="77777777" w:rsidR="00311391" w:rsidRPr="00311391" w:rsidRDefault="00311391">
      <w:pPr>
        <w:pStyle w:val="BodyText"/>
        <w:spacing w:after="0" w:line="240" w:lineRule="auto"/>
        <w:rPr>
          <w:ins w:id="3213" w:author="Michael Smith [2]" w:date="2025-11-19T16:07:00Z"/>
          <w:rFonts w:asciiTheme="minorHAnsi" w:hAnsiTheme="minorHAnsi"/>
        </w:rPr>
        <w:pPrChange w:id="3214" w:author="Unknown" w:date="2025-11-19T16:08:00Z">
          <w:pPr>
            <w:pStyle w:val="TOC1"/>
          </w:pPr>
        </w:pPrChange>
      </w:pPr>
      <w:ins w:id="3215" w:author="Michael Smith [2]" w:date="2025-11-19T16:17:00Z">
        <w:r w:rsidRPr="00311391">
          <w:rPr>
            <w:rFonts w:asciiTheme="minorHAnsi" w:hAnsiTheme="minorHAnsi"/>
          </w:rPr>
          <w:t xml:space="preserve">  </w:t>
        </w:r>
      </w:ins>
      <w:ins w:id="3216" w:author="Michael Smith [2]" w:date="2025-11-19T16:07:00Z">
        <w:r w:rsidRPr="00311391">
          <w:rPr>
            <w:rFonts w:asciiTheme="minorHAnsi" w:hAnsiTheme="minorHAnsi"/>
          </w:rPr>
          <w:t>&lt;Rule RuleId="calltaker-own-recent-call" Effect="Permit"&gt;</w:t>
        </w:r>
      </w:ins>
    </w:p>
    <w:p w14:paraId="7FBEF689" w14:textId="77777777" w:rsidR="00311391" w:rsidRPr="00311391" w:rsidRDefault="00311391">
      <w:pPr>
        <w:pStyle w:val="BodyText"/>
        <w:spacing w:after="0" w:line="240" w:lineRule="auto"/>
        <w:rPr>
          <w:ins w:id="3217" w:author="Michael Smith [2]" w:date="2025-11-19T16:07:00Z"/>
          <w:rFonts w:asciiTheme="minorHAnsi" w:hAnsiTheme="minorHAnsi"/>
        </w:rPr>
        <w:pPrChange w:id="3218" w:author="Unknown" w:date="2025-11-19T16:08:00Z">
          <w:pPr>
            <w:pStyle w:val="TOC1"/>
          </w:pPr>
        </w:pPrChange>
      </w:pPr>
      <w:ins w:id="3219" w:author="Michael Smith [2]" w:date="2025-11-19T16:17:00Z">
        <w:r w:rsidRPr="00311391">
          <w:rPr>
            <w:rFonts w:asciiTheme="minorHAnsi" w:hAnsiTheme="minorHAnsi"/>
          </w:rPr>
          <w:t xml:space="preserve">    </w:t>
        </w:r>
      </w:ins>
      <w:ins w:id="3220" w:author="Michael Smith [2]" w:date="2025-11-19T16:07:00Z">
        <w:r w:rsidRPr="00311391">
          <w:rPr>
            <w:rFonts w:asciiTheme="minorHAnsi" w:hAnsiTheme="minorHAnsi"/>
          </w:rPr>
          <w:t>&lt;Description&gt;Call takers can replay their own calls within one hour of call end time&lt;/Description&gt;</w:t>
        </w:r>
      </w:ins>
    </w:p>
    <w:p w14:paraId="5C04D82F" w14:textId="77777777" w:rsidR="00311391" w:rsidRPr="00311391" w:rsidRDefault="00311391">
      <w:pPr>
        <w:pStyle w:val="BodyText"/>
        <w:spacing w:after="0" w:line="240" w:lineRule="auto"/>
        <w:rPr>
          <w:ins w:id="3221" w:author="Michael Smith [2]" w:date="2025-11-19T16:07:00Z"/>
          <w:rFonts w:asciiTheme="minorHAnsi" w:hAnsiTheme="minorHAnsi"/>
        </w:rPr>
        <w:pPrChange w:id="3222" w:author="Unknown" w:date="2025-11-19T16:08:00Z">
          <w:pPr>
            <w:pStyle w:val="TOC1"/>
          </w:pPr>
        </w:pPrChange>
      </w:pPr>
      <w:ins w:id="3223" w:author="Michael Smith [2]" w:date="2025-11-19T16:17:00Z">
        <w:r w:rsidRPr="00311391">
          <w:rPr>
            <w:rFonts w:asciiTheme="minorHAnsi" w:hAnsiTheme="minorHAnsi"/>
          </w:rPr>
          <w:t xml:space="preserve">    </w:t>
        </w:r>
      </w:ins>
      <w:ins w:id="3224" w:author="Michael Smith [2]" w:date="2025-11-19T16:07:00Z">
        <w:r w:rsidRPr="00311391">
          <w:rPr>
            <w:rFonts w:asciiTheme="minorHAnsi" w:hAnsiTheme="minorHAnsi"/>
          </w:rPr>
          <w:t>&lt;Condition&gt;</w:t>
        </w:r>
      </w:ins>
    </w:p>
    <w:p w14:paraId="40E66B00" w14:textId="77777777" w:rsidR="00311391" w:rsidRPr="00311391" w:rsidRDefault="00311391">
      <w:pPr>
        <w:pStyle w:val="BodyText"/>
        <w:spacing w:after="0" w:line="240" w:lineRule="auto"/>
        <w:rPr>
          <w:ins w:id="3225" w:author="Michael Smith [2]" w:date="2025-11-19T16:07:00Z"/>
          <w:rFonts w:asciiTheme="minorHAnsi" w:hAnsiTheme="minorHAnsi"/>
        </w:rPr>
        <w:pPrChange w:id="3226" w:author="Unknown" w:date="2025-11-19T16:08:00Z">
          <w:pPr>
            <w:pStyle w:val="TOC1"/>
          </w:pPr>
        </w:pPrChange>
      </w:pPr>
      <w:ins w:id="3227" w:author="Michael Smith [2]" w:date="2025-11-19T16:17:00Z">
        <w:r w:rsidRPr="00311391">
          <w:rPr>
            <w:rFonts w:asciiTheme="minorHAnsi" w:hAnsiTheme="minorHAnsi"/>
          </w:rPr>
          <w:t xml:space="preserve">      </w:t>
        </w:r>
      </w:ins>
      <w:ins w:id="3228" w:author="Michael Smith [2]" w:date="2025-11-19T16:07:00Z">
        <w:r w:rsidRPr="00311391">
          <w:rPr>
            <w:rFonts w:asciiTheme="minorHAnsi" w:hAnsiTheme="minorHAnsi"/>
          </w:rPr>
          <w:t>&lt;Apply FunctionId="urn:oasis:names:tc:xacml:1.0:function:and"&gt;</w:t>
        </w:r>
      </w:ins>
    </w:p>
    <w:p w14:paraId="62A3B65D" w14:textId="77777777" w:rsidR="00311391" w:rsidRPr="00311391" w:rsidRDefault="00311391">
      <w:pPr>
        <w:pStyle w:val="BodyText"/>
        <w:spacing w:after="0" w:line="240" w:lineRule="auto"/>
        <w:rPr>
          <w:ins w:id="3229" w:author="Michael Smith [2]" w:date="2025-11-19T16:07:00Z"/>
          <w:rFonts w:asciiTheme="minorHAnsi" w:hAnsiTheme="minorHAnsi"/>
        </w:rPr>
        <w:pPrChange w:id="3230" w:author="Unknown" w:date="2025-11-19T16:08:00Z">
          <w:pPr>
            <w:pStyle w:val="TOC1"/>
          </w:pPr>
        </w:pPrChange>
      </w:pPr>
      <w:ins w:id="3231" w:author="Michael Smith [2]" w:date="2025-11-19T16:17:00Z">
        <w:r w:rsidRPr="00311391">
          <w:rPr>
            <w:rFonts w:asciiTheme="minorHAnsi" w:hAnsiTheme="minorHAnsi"/>
          </w:rPr>
          <w:t xml:space="preserve">        </w:t>
        </w:r>
      </w:ins>
      <w:ins w:id="3232" w:author="Michael Smith [2]" w:date="2025-11-19T16:07:00Z">
        <w:r w:rsidRPr="00311391">
          <w:rPr>
            <w:rFonts w:asciiTheme="minorHAnsi" w:hAnsiTheme="minorHAnsi"/>
          </w:rPr>
          <w:t>&lt;!-- Check if Role contains "Call Taking" --&gt;</w:t>
        </w:r>
      </w:ins>
    </w:p>
    <w:p w14:paraId="3D98060C" w14:textId="77777777" w:rsidR="00311391" w:rsidRPr="00311391" w:rsidRDefault="00311391">
      <w:pPr>
        <w:pStyle w:val="BodyText"/>
        <w:spacing w:after="0" w:line="240" w:lineRule="auto"/>
        <w:rPr>
          <w:ins w:id="3233" w:author="Michael Smith [2]" w:date="2025-11-19T16:07:00Z"/>
          <w:rFonts w:asciiTheme="minorHAnsi" w:hAnsiTheme="minorHAnsi"/>
        </w:rPr>
        <w:pPrChange w:id="3234" w:author="Unknown" w:date="2025-11-19T16:08:00Z">
          <w:pPr>
            <w:pStyle w:val="TOC1"/>
          </w:pPr>
        </w:pPrChange>
      </w:pPr>
      <w:ins w:id="3235" w:author="Michael Smith [2]" w:date="2025-11-19T16:17:00Z">
        <w:r w:rsidRPr="00311391">
          <w:rPr>
            <w:rFonts w:asciiTheme="minorHAnsi" w:hAnsiTheme="minorHAnsi"/>
          </w:rPr>
          <w:t xml:space="preserve">        </w:t>
        </w:r>
      </w:ins>
      <w:ins w:id="3236" w:author="Michael Smith [2]" w:date="2025-11-19T16:07:00Z">
        <w:r w:rsidRPr="00311391">
          <w:rPr>
            <w:rFonts w:asciiTheme="minorHAnsi" w:hAnsiTheme="minorHAnsi"/>
          </w:rPr>
          <w:t>&lt;Apply FunctionId="urn:oasis:names:tc:xacml:1.0:function:string-is-in"&gt;</w:t>
        </w:r>
      </w:ins>
    </w:p>
    <w:p w14:paraId="0C2CC24B" w14:textId="77777777" w:rsidR="00311391" w:rsidRPr="00311391" w:rsidRDefault="00311391">
      <w:pPr>
        <w:pStyle w:val="BodyText"/>
        <w:spacing w:after="0" w:line="240" w:lineRule="auto"/>
        <w:rPr>
          <w:ins w:id="3237" w:author="Michael Smith [2]" w:date="2025-11-19T16:07:00Z"/>
          <w:rFonts w:asciiTheme="minorHAnsi" w:hAnsiTheme="minorHAnsi"/>
        </w:rPr>
        <w:pPrChange w:id="3238" w:author="Unknown" w:date="2025-11-19T16:08:00Z">
          <w:pPr>
            <w:pStyle w:val="TOC1"/>
          </w:pPr>
        </w:pPrChange>
      </w:pPr>
      <w:ins w:id="3239" w:author="Michael Smith [2]" w:date="2025-11-19T16:17:00Z">
        <w:r w:rsidRPr="00311391">
          <w:rPr>
            <w:rFonts w:asciiTheme="minorHAnsi" w:hAnsiTheme="minorHAnsi"/>
          </w:rPr>
          <w:t xml:space="preserve">          </w:t>
        </w:r>
      </w:ins>
      <w:ins w:id="3240" w:author="Michael Smith [2]" w:date="2025-11-19T16:07:00Z">
        <w:r w:rsidRPr="00311391">
          <w:rPr>
            <w:rFonts w:asciiTheme="minorHAnsi" w:hAnsiTheme="minorHAnsi"/>
          </w:rPr>
          <w:t>&lt;AttributeValue DataType="http://www.w3.org/2001/XMLSchema#string"&gt;Call Taking&lt;/AttributeValue&gt;</w:t>
        </w:r>
      </w:ins>
    </w:p>
    <w:p w14:paraId="2C26791C" w14:textId="77777777" w:rsidR="00311391" w:rsidRPr="00311391" w:rsidRDefault="00311391">
      <w:pPr>
        <w:pStyle w:val="BodyText"/>
        <w:spacing w:after="0" w:line="240" w:lineRule="auto"/>
        <w:rPr>
          <w:ins w:id="3241" w:author="Michael Smith [2]" w:date="2025-11-19T16:07:00Z"/>
          <w:rFonts w:asciiTheme="minorHAnsi" w:hAnsiTheme="minorHAnsi"/>
        </w:rPr>
        <w:pPrChange w:id="3242" w:author="Unknown" w:date="2025-11-19T16:08:00Z">
          <w:pPr>
            <w:pStyle w:val="TOC1"/>
          </w:pPr>
        </w:pPrChange>
      </w:pPr>
      <w:ins w:id="3243" w:author="Michael Smith [2]" w:date="2025-11-19T16:17:00Z">
        <w:r w:rsidRPr="00311391">
          <w:rPr>
            <w:rFonts w:asciiTheme="minorHAnsi" w:hAnsiTheme="minorHAnsi"/>
          </w:rPr>
          <w:t xml:space="preserve">          </w:t>
        </w:r>
      </w:ins>
      <w:ins w:id="3244" w:author="Michael Smith [2]" w:date="2025-11-19T16:07:00Z">
        <w:r w:rsidRPr="00311391">
          <w:rPr>
            <w:rFonts w:asciiTheme="minorHAnsi" w:hAnsiTheme="minorHAnsi"/>
          </w:rPr>
          <w:t>&lt;Apply FunctionId="urn:oasis:names:tc:xacml:1.0:function:string-one-and-only"&gt;</w:t>
        </w:r>
      </w:ins>
    </w:p>
    <w:p w14:paraId="5B00F40C" w14:textId="77777777" w:rsidR="00311391" w:rsidRPr="00311391" w:rsidRDefault="00311391">
      <w:pPr>
        <w:pStyle w:val="BodyText"/>
        <w:spacing w:after="0" w:line="240" w:lineRule="auto"/>
        <w:rPr>
          <w:ins w:id="3245" w:author="Michael Smith [2]" w:date="2025-11-19T16:07:00Z"/>
          <w:rFonts w:asciiTheme="minorHAnsi" w:hAnsiTheme="minorHAnsi"/>
        </w:rPr>
        <w:pPrChange w:id="3246" w:author="Unknown" w:date="2025-11-19T16:08:00Z">
          <w:pPr>
            <w:pStyle w:val="TOC1"/>
          </w:pPr>
        </w:pPrChange>
      </w:pPr>
      <w:ins w:id="3247" w:author="Michael Smith [2]" w:date="2025-11-19T16:17:00Z">
        <w:r w:rsidRPr="00311391">
          <w:rPr>
            <w:rFonts w:asciiTheme="minorHAnsi" w:hAnsiTheme="minorHAnsi"/>
          </w:rPr>
          <w:t xml:space="preserve">            </w:t>
        </w:r>
      </w:ins>
      <w:ins w:id="3248" w:author="Michael Smith [2]" w:date="2025-11-19T16:07:00Z">
        <w:r w:rsidRPr="00311391">
          <w:rPr>
            <w:rFonts w:asciiTheme="minorHAnsi" w:hAnsiTheme="minorHAnsi"/>
          </w:rPr>
          <w:t xml:space="preserve">&lt;SubjectAttributeDesignator </w:t>
        </w:r>
      </w:ins>
    </w:p>
    <w:p w14:paraId="4E9F5822" w14:textId="77777777" w:rsidR="00311391" w:rsidRPr="00311391" w:rsidRDefault="00311391">
      <w:pPr>
        <w:pStyle w:val="BodyText"/>
        <w:spacing w:after="0" w:line="240" w:lineRule="auto"/>
        <w:rPr>
          <w:ins w:id="3249" w:author="Michael Smith [2]" w:date="2025-11-19T16:07:00Z"/>
          <w:rFonts w:asciiTheme="minorHAnsi" w:hAnsiTheme="minorHAnsi"/>
        </w:rPr>
        <w:pPrChange w:id="3250" w:author="Unknown" w:date="2025-11-19T16:08:00Z">
          <w:pPr>
            <w:pStyle w:val="TOC1"/>
          </w:pPr>
        </w:pPrChange>
      </w:pPr>
      <w:ins w:id="3251" w:author="Michael Smith [2]" w:date="2025-11-19T16:17:00Z">
        <w:r w:rsidRPr="00311391">
          <w:rPr>
            <w:rFonts w:asciiTheme="minorHAnsi" w:hAnsiTheme="minorHAnsi"/>
          </w:rPr>
          <w:t xml:space="preserve">              </w:t>
        </w:r>
      </w:ins>
      <w:ins w:id="3252" w:author="Michael Smith [2]" w:date="2025-11-19T16:07:00Z">
        <w:r w:rsidRPr="00311391">
          <w:rPr>
            <w:rFonts w:asciiTheme="minorHAnsi" w:hAnsiTheme="minorHAnsi"/>
          </w:rPr>
          <w:t xml:space="preserve">AttributeId="Role" </w:t>
        </w:r>
      </w:ins>
    </w:p>
    <w:p w14:paraId="52050025" w14:textId="77777777" w:rsidR="00311391" w:rsidRPr="00311391" w:rsidRDefault="00311391">
      <w:pPr>
        <w:pStyle w:val="BodyText"/>
        <w:spacing w:after="0" w:line="240" w:lineRule="auto"/>
        <w:rPr>
          <w:ins w:id="3253" w:author="Michael Smith [2]" w:date="2025-11-19T16:07:00Z"/>
          <w:rFonts w:asciiTheme="minorHAnsi" w:hAnsiTheme="minorHAnsi"/>
        </w:rPr>
        <w:pPrChange w:id="3254" w:author="Unknown" w:date="2025-11-19T16:08:00Z">
          <w:pPr>
            <w:pStyle w:val="TOC1"/>
          </w:pPr>
        </w:pPrChange>
      </w:pPr>
      <w:ins w:id="3255" w:author="Michael Smith [2]" w:date="2025-11-19T16:17:00Z">
        <w:r w:rsidRPr="00311391">
          <w:rPr>
            <w:rFonts w:asciiTheme="minorHAnsi" w:hAnsiTheme="minorHAnsi"/>
          </w:rPr>
          <w:t xml:space="preserve">              </w:t>
        </w:r>
      </w:ins>
      <w:ins w:id="3256" w:author="Michael Smith [2]" w:date="2025-11-19T16:07:00Z">
        <w:r w:rsidRPr="00311391">
          <w:rPr>
            <w:rFonts w:asciiTheme="minorHAnsi" w:hAnsiTheme="minorHAnsi"/>
          </w:rPr>
          <w:t>DataType="http://www.w3.org/2001/XMLSchema#string"/&gt;</w:t>
        </w:r>
      </w:ins>
    </w:p>
    <w:p w14:paraId="24E36595" w14:textId="77777777" w:rsidR="00311391" w:rsidRPr="00311391" w:rsidRDefault="00311391">
      <w:pPr>
        <w:pStyle w:val="BodyText"/>
        <w:spacing w:after="0" w:line="240" w:lineRule="auto"/>
        <w:rPr>
          <w:ins w:id="3257" w:author="Michael Smith [2]" w:date="2025-11-19T16:07:00Z"/>
          <w:rFonts w:asciiTheme="minorHAnsi" w:hAnsiTheme="minorHAnsi"/>
        </w:rPr>
        <w:pPrChange w:id="3258" w:author="Unknown" w:date="2025-11-19T16:08:00Z">
          <w:pPr>
            <w:pStyle w:val="TOC1"/>
          </w:pPr>
        </w:pPrChange>
      </w:pPr>
      <w:ins w:id="3259" w:author="Michael Smith [2]" w:date="2025-11-19T16:17:00Z">
        <w:r w:rsidRPr="00311391">
          <w:rPr>
            <w:rFonts w:asciiTheme="minorHAnsi" w:hAnsiTheme="minorHAnsi"/>
          </w:rPr>
          <w:t xml:space="preserve">          </w:t>
        </w:r>
      </w:ins>
      <w:ins w:id="3260" w:author="Michael Smith [2]" w:date="2025-11-19T16:07:00Z">
        <w:r w:rsidRPr="00311391">
          <w:rPr>
            <w:rFonts w:asciiTheme="minorHAnsi" w:hAnsiTheme="minorHAnsi"/>
          </w:rPr>
          <w:t>&lt;/Apply&gt;</w:t>
        </w:r>
      </w:ins>
    </w:p>
    <w:p w14:paraId="42BCCC50" w14:textId="77777777" w:rsidR="00311391" w:rsidRPr="00311391" w:rsidRDefault="00311391">
      <w:pPr>
        <w:pStyle w:val="BodyText"/>
        <w:spacing w:after="0" w:line="240" w:lineRule="auto"/>
        <w:rPr>
          <w:ins w:id="3261" w:author="Michael Smith [2]" w:date="2025-11-19T16:07:00Z"/>
          <w:rFonts w:asciiTheme="minorHAnsi" w:hAnsiTheme="minorHAnsi"/>
        </w:rPr>
        <w:pPrChange w:id="3262" w:author="Unknown" w:date="2025-11-19T16:08:00Z">
          <w:pPr>
            <w:pStyle w:val="TOC1"/>
          </w:pPr>
        </w:pPrChange>
      </w:pPr>
      <w:ins w:id="3263" w:author="Michael Smith [2]" w:date="2025-11-19T16:17:00Z">
        <w:r w:rsidRPr="00311391">
          <w:rPr>
            <w:rFonts w:asciiTheme="minorHAnsi" w:hAnsiTheme="minorHAnsi"/>
          </w:rPr>
          <w:t xml:space="preserve">        </w:t>
        </w:r>
      </w:ins>
      <w:ins w:id="3264" w:author="Michael Smith [2]" w:date="2025-11-19T16:07:00Z">
        <w:r w:rsidRPr="00311391">
          <w:rPr>
            <w:rFonts w:asciiTheme="minorHAnsi" w:hAnsiTheme="minorHAnsi"/>
          </w:rPr>
          <w:t>&lt;/Apply&gt;</w:t>
        </w:r>
      </w:ins>
    </w:p>
    <w:p w14:paraId="5FF6E1F7" w14:textId="77777777" w:rsidR="00311391" w:rsidRPr="00311391" w:rsidRDefault="00311391">
      <w:pPr>
        <w:pStyle w:val="BodyText"/>
        <w:spacing w:after="0" w:line="240" w:lineRule="auto"/>
        <w:rPr>
          <w:ins w:id="3265" w:author="Michael Smith [2]" w:date="2025-11-19T16:07:00Z"/>
          <w:rFonts w:asciiTheme="minorHAnsi" w:hAnsiTheme="minorHAnsi"/>
        </w:rPr>
        <w:pPrChange w:id="3266" w:author="Unknown" w:date="2025-11-19T16:08:00Z">
          <w:pPr>
            <w:pStyle w:val="TOC1"/>
          </w:pPr>
        </w:pPrChange>
      </w:pPr>
      <w:ins w:id="3267" w:author="Michael Smith [2]" w:date="2025-11-19T16:17:00Z">
        <w:r w:rsidRPr="00311391">
          <w:rPr>
            <w:rFonts w:asciiTheme="minorHAnsi" w:hAnsiTheme="minorHAnsi"/>
          </w:rPr>
          <w:t xml:space="preserve">        </w:t>
        </w:r>
      </w:ins>
    </w:p>
    <w:p w14:paraId="1D47B6D2" w14:textId="77777777" w:rsidR="00311391" w:rsidRPr="00311391" w:rsidRDefault="00311391">
      <w:pPr>
        <w:pStyle w:val="BodyText"/>
        <w:spacing w:after="0" w:line="240" w:lineRule="auto"/>
        <w:rPr>
          <w:ins w:id="3268" w:author="Michael Smith [2]" w:date="2025-11-19T16:07:00Z"/>
          <w:rFonts w:asciiTheme="minorHAnsi" w:hAnsiTheme="minorHAnsi"/>
        </w:rPr>
        <w:pPrChange w:id="3269" w:author="Unknown" w:date="2025-11-19T16:08:00Z">
          <w:pPr>
            <w:pStyle w:val="TOC1"/>
          </w:pPr>
        </w:pPrChange>
      </w:pPr>
      <w:ins w:id="3270" w:author="Michael Smith [2]" w:date="2025-11-19T16:17:00Z">
        <w:r w:rsidRPr="00311391">
          <w:rPr>
            <w:rFonts w:asciiTheme="minorHAnsi" w:hAnsiTheme="minorHAnsi"/>
          </w:rPr>
          <w:t xml:space="preserve">        </w:t>
        </w:r>
      </w:ins>
      <w:ins w:id="3271" w:author="Michael Smith [2]" w:date="2025-11-19T16:07:00Z">
        <w:r w:rsidRPr="00311391">
          <w:rPr>
            <w:rFonts w:asciiTheme="minorHAnsi" w:hAnsiTheme="minorHAnsi"/>
          </w:rPr>
          <w:t>&lt;!-- Check if AgentAgentId equals CallAgentId --&gt;</w:t>
        </w:r>
      </w:ins>
    </w:p>
    <w:p w14:paraId="633D53F4" w14:textId="77777777" w:rsidR="00311391" w:rsidRPr="00311391" w:rsidRDefault="00311391">
      <w:pPr>
        <w:pStyle w:val="BodyText"/>
        <w:spacing w:after="0" w:line="240" w:lineRule="auto"/>
        <w:rPr>
          <w:ins w:id="3272" w:author="Michael Smith [2]" w:date="2025-11-19T16:07:00Z"/>
          <w:rFonts w:asciiTheme="minorHAnsi" w:hAnsiTheme="minorHAnsi"/>
        </w:rPr>
        <w:pPrChange w:id="3273" w:author="Unknown" w:date="2025-11-19T16:08:00Z">
          <w:pPr>
            <w:pStyle w:val="TOC1"/>
          </w:pPr>
        </w:pPrChange>
      </w:pPr>
      <w:ins w:id="3274" w:author="Michael Smith [2]" w:date="2025-11-19T16:17:00Z">
        <w:r w:rsidRPr="00311391">
          <w:rPr>
            <w:rFonts w:asciiTheme="minorHAnsi" w:hAnsiTheme="minorHAnsi"/>
          </w:rPr>
          <w:t xml:space="preserve">        </w:t>
        </w:r>
      </w:ins>
      <w:ins w:id="3275" w:author="Michael Smith [2]" w:date="2025-11-19T16:07:00Z">
        <w:r w:rsidRPr="00311391">
          <w:rPr>
            <w:rFonts w:asciiTheme="minorHAnsi" w:hAnsiTheme="minorHAnsi"/>
          </w:rPr>
          <w:t>&lt;Apply FunctionId="urn:oasis:names:tc:xacml:1.0:function:string-equal"&gt;</w:t>
        </w:r>
      </w:ins>
    </w:p>
    <w:p w14:paraId="42CAA449" w14:textId="77777777" w:rsidR="00311391" w:rsidRPr="00311391" w:rsidRDefault="00311391">
      <w:pPr>
        <w:pStyle w:val="BodyText"/>
        <w:spacing w:after="0" w:line="240" w:lineRule="auto"/>
        <w:rPr>
          <w:ins w:id="3276" w:author="Michael Smith [2]" w:date="2025-11-19T16:07:00Z"/>
          <w:rFonts w:asciiTheme="minorHAnsi" w:hAnsiTheme="minorHAnsi"/>
        </w:rPr>
        <w:pPrChange w:id="3277" w:author="Unknown" w:date="2025-11-19T16:08:00Z">
          <w:pPr>
            <w:pStyle w:val="TOC1"/>
          </w:pPr>
        </w:pPrChange>
      </w:pPr>
      <w:ins w:id="3278" w:author="Michael Smith [2]" w:date="2025-11-19T16:17:00Z">
        <w:r w:rsidRPr="00311391">
          <w:rPr>
            <w:rFonts w:asciiTheme="minorHAnsi" w:hAnsiTheme="minorHAnsi"/>
          </w:rPr>
          <w:lastRenderedPageBreak/>
          <w:t xml:space="preserve">          </w:t>
        </w:r>
      </w:ins>
      <w:ins w:id="3279" w:author="Michael Smith [2]" w:date="2025-11-19T16:07:00Z">
        <w:r w:rsidRPr="00311391">
          <w:rPr>
            <w:rFonts w:asciiTheme="minorHAnsi" w:hAnsiTheme="minorHAnsi"/>
          </w:rPr>
          <w:t>&lt;Apply FunctionId="urn:oasis:names:tc:xacml:1.0:function:string-one-and-only"&gt;</w:t>
        </w:r>
      </w:ins>
    </w:p>
    <w:p w14:paraId="730D6CE4" w14:textId="77777777" w:rsidR="00311391" w:rsidRPr="00311391" w:rsidRDefault="00311391">
      <w:pPr>
        <w:pStyle w:val="BodyText"/>
        <w:spacing w:after="0" w:line="240" w:lineRule="auto"/>
        <w:rPr>
          <w:ins w:id="3280" w:author="Michael Smith [2]" w:date="2025-11-19T16:07:00Z"/>
          <w:rFonts w:asciiTheme="minorHAnsi" w:hAnsiTheme="minorHAnsi"/>
        </w:rPr>
        <w:pPrChange w:id="3281" w:author="Unknown" w:date="2025-11-19T16:08:00Z">
          <w:pPr>
            <w:pStyle w:val="TOC1"/>
          </w:pPr>
        </w:pPrChange>
      </w:pPr>
      <w:ins w:id="3282" w:author="Michael Smith [2]" w:date="2025-11-19T16:17:00Z">
        <w:r w:rsidRPr="00311391">
          <w:rPr>
            <w:rFonts w:asciiTheme="minorHAnsi" w:hAnsiTheme="minorHAnsi"/>
          </w:rPr>
          <w:t xml:space="preserve">            </w:t>
        </w:r>
      </w:ins>
      <w:ins w:id="3283" w:author="Michael Smith [2]" w:date="2025-11-19T16:07:00Z">
        <w:r w:rsidRPr="00311391">
          <w:rPr>
            <w:rFonts w:asciiTheme="minorHAnsi" w:hAnsiTheme="minorHAnsi"/>
          </w:rPr>
          <w:t xml:space="preserve">&lt;SubjectAttributeDesignator </w:t>
        </w:r>
      </w:ins>
    </w:p>
    <w:p w14:paraId="65176801" w14:textId="77777777" w:rsidR="00311391" w:rsidRPr="00311391" w:rsidRDefault="00311391">
      <w:pPr>
        <w:pStyle w:val="BodyText"/>
        <w:spacing w:after="0" w:line="240" w:lineRule="auto"/>
        <w:rPr>
          <w:ins w:id="3284" w:author="Michael Smith [2]" w:date="2025-11-19T16:07:00Z"/>
          <w:rFonts w:asciiTheme="minorHAnsi" w:hAnsiTheme="minorHAnsi"/>
        </w:rPr>
        <w:pPrChange w:id="3285" w:author="Unknown" w:date="2025-11-19T16:08:00Z">
          <w:pPr>
            <w:pStyle w:val="TOC1"/>
          </w:pPr>
        </w:pPrChange>
      </w:pPr>
      <w:ins w:id="3286" w:author="Michael Smith [2]" w:date="2025-11-19T16:17:00Z">
        <w:r w:rsidRPr="00311391">
          <w:rPr>
            <w:rFonts w:asciiTheme="minorHAnsi" w:hAnsiTheme="minorHAnsi"/>
          </w:rPr>
          <w:t xml:space="preserve">              </w:t>
        </w:r>
      </w:ins>
      <w:ins w:id="3287" w:author="Michael Smith [2]" w:date="2025-11-19T16:07:00Z">
        <w:r w:rsidRPr="00311391">
          <w:rPr>
            <w:rFonts w:asciiTheme="minorHAnsi" w:hAnsiTheme="minorHAnsi"/>
          </w:rPr>
          <w:t xml:space="preserve">AttributeId="AgentAgentId" </w:t>
        </w:r>
      </w:ins>
    </w:p>
    <w:p w14:paraId="4DFDCDE5" w14:textId="77777777" w:rsidR="00311391" w:rsidRPr="00311391" w:rsidRDefault="00311391">
      <w:pPr>
        <w:pStyle w:val="BodyText"/>
        <w:spacing w:after="0" w:line="240" w:lineRule="auto"/>
        <w:rPr>
          <w:ins w:id="3288" w:author="Michael Smith [2]" w:date="2025-11-19T16:07:00Z"/>
          <w:rFonts w:asciiTheme="minorHAnsi" w:hAnsiTheme="minorHAnsi"/>
        </w:rPr>
        <w:pPrChange w:id="3289" w:author="Unknown" w:date="2025-11-19T16:08:00Z">
          <w:pPr>
            <w:pStyle w:val="TOC1"/>
          </w:pPr>
        </w:pPrChange>
      </w:pPr>
      <w:ins w:id="3290" w:author="Michael Smith [2]" w:date="2025-11-19T16:17:00Z">
        <w:r w:rsidRPr="00311391">
          <w:rPr>
            <w:rFonts w:asciiTheme="minorHAnsi" w:hAnsiTheme="minorHAnsi"/>
          </w:rPr>
          <w:t xml:space="preserve">              </w:t>
        </w:r>
      </w:ins>
      <w:ins w:id="3291" w:author="Michael Smith [2]" w:date="2025-11-19T16:07:00Z">
        <w:r w:rsidRPr="00311391">
          <w:rPr>
            <w:rFonts w:asciiTheme="minorHAnsi" w:hAnsiTheme="minorHAnsi"/>
          </w:rPr>
          <w:t>DataType="http://www.w3.org/2001/XMLSchema#string"/&gt;</w:t>
        </w:r>
      </w:ins>
    </w:p>
    <w:p w14:paraId="1CD0BABC" w14:textId="77777777" w:rsidR="00311391" w:rsidRPr="00311391" w:rsidRDefault="00311391">
      <w:pPr>
        <w:pStyle w:val="BodyText"/>
        <w:spacing w:after="0" w:line="240" w:lineRule="auto"/>
        <w:rPr>
          <w:ins w:id="3292" w:author="Michael Smith [2]" w:date="2025-11-19T16:07:00Z"/>
          <w:rFonts w:asciiTheme="minorHAnsi" w:hAnsiTheme="minorHAnsi"/>
        </w:rPr>
        <w:pPrChange w:id="3293" w:author="Unknown" w:date="2025-11-19T16:08:00Z">
          <w:pPr>
            <w:pStyle w:val="TOC1"/>
          </w:pPr>
        </w:pPrChange>
      </w:pPr>
      <w:ins w:id="3294" w:author="Michael Smith [2]" w:date="2025-11-19T16:17:00Z">
        <w:r w:rsidRPr="00311391">
          <w:rPr>
            <w:rFonts w:asciiTheme="minorHAnsi" w:hAnsiTheme="minorHAnsi"/>
          </w:rPr>
          <w:t xml:space="preserve">          </w:t>
        </w:r>
      </w:ins>
      <w:ins w:id="3295" w:author="Michael Smith [2]" w:date="2025-11-19T16:07:00Z">
        <w:r w:rsidRPr="00311391">
          <w:rPr>
            <w:rFonts w:asciiTheme="minorHAnsi" w:hAnsiTheme="minorHAnsi"/>
          </w:rPr>
          <w:t>&lt;/Apply&gt;</w:t>
        </w:r>
      </w:ins>
    </w:p>
    <w:p w14:paraId="0E989165" w14:textId="77777777" w:rsidR="00311391" w:rsidRPr="00311391" w:rsidRDefault="00311391">
      <w:pPr>
        <w:pStyle w:val="BodyText"/>
        <w:spacing w:after="0" w:line="240" w:lineRule="auto"/>
        <w:rPr>
          <w:ins w:id="3296" w:author="Michael Smith [2]" w:date="2025-11-19T16:07:00Z"/>
          <w:rFonts w:asciiTheme="minorHAnsi" w:hAnsiTheme="minorHAnsi"/>
        </w:rPr>
        <w:pPrChange w:id="3297" w:author="Unknown" w:date="2025-11-19T16:08:00Z">
          <w:pPr>
            <w:pStyle w:val="TOC1"/>
          </w:pPr>
        </w:pPrChange>
      </w:pPr>
      <w:ins w:id="3298" w:author="Michael Smith [2]" w:date="2025-11-19T16:17:00Z">
        <w:r w:rsidRPr="00311391">
          <w:rPr>
            <w:rFonts w:asciiTheme="minorHAnsi" w:hAnsiTheme="minorHAnsi"/>
          </w:rPr>
          <w:t xml:space="preserve">          </w:t>
        </w:r>
      </w:ins>
      <w:ins w:id="3299" w:author="Michael Smith [2]" w:date="2025-11-19T16:07:00Z">
        <w:r w:rsidRPr="00311391">
          <w:rPr>
            <w:rFonts w:asciiTheme="minorHAnsi" w:hAnsiTheme="minorHAnsi"/>
          </w:rPr>
          <w:t>&lt;Apply FunctionId="urn:oasis:names:tc:xacml:1.0:function:string-one-and-only"&gt;</w:t>
        </w:r>
      </w:ins>
    </w:p>
    <w:p w14:paraId="0E0E9408" w14:textId="77777777" w:rsidR="00311391" w:rsidRPr="00311391" w:rsidRDefault="00311391">
      <w:pPr>
        <w:pStyle w:val="BodyText"/>
        <w:spacing w:after="0" w:line="240" w:lineRule="auto"/>
        <w:rPr>
          <w:ins w:id="3300" w:author="Michael Smith [2]" w:date="2025-11-19T16:07:00Z"/>
          <w:rFonts w:asciiTheme="minorHAnsi" w:hAnsiTheme="minorHAnsi"/>
        </w:rPr>
        <w:pPrChange w:id="3301" w:author="Unknown" w:date="2025-11-19T16:08:00Z">
          <w:pPr>
            <w:pStyle w:val="TOC1"/>
          </w:pPr>
        </w:pPrChange>
      </w:pPr>
      <w:ins w:id="3302" w:author="Michael Smith [2]" w:date="2025-11-19T16:17:00Z">
        <w:r w:rsidRPr="00311391">
          <w:rPr>
            <w:rFonts w:asciiTheme="minorHAnsi" w:hAnsiTheme="minorHAnsi"/>
          </w:rPr>
          <w:t xml:space="preserve">            </w:t>
        </w:r>
      </w:ins>
      <w:ins w:id="3303" w:author="Michael Smith [2]" w:date="2025-11-19T16:07:00Z">
        <w:r w:rsidRPr="00311391">
          <w:rPr>
            <w:rFonts w:asciiTheme="minorHAnsi" w:hAnsiTheme="minorHAnsi"/>
          </w:rPr>
          <w:t xml:space="preserve">&lt;ResourceAttributeDesignator </w:t>
        </w:r>
      </w:ins>
    </w:p>
    <w:p w14:paraId="60519D31" w14:textId="77777777" w:rsidR="00311391" w:rsidRPr="00311391" w:rsidRDefault="00311391">
      <w:pPr>
        <w:pStyle w:val="BodyText"/>
        <w:spacing w:after="0" w:line="240" w:lineRule="auto"/>
        <w:rPr>
          <w:ins w:id="3304" w:author="Michael Smith [2]" w:date="2025-11-19T16:07:00Z"/>
          <w:rFonts w:asciiTheme="minorHAnsi" w:hAnsiTheme="minorHAnsi"/>
        </w:rPr>
        <w:pPrChange w:id="3305" w:author="Unknown" w:date="2025-11-19T16:08:00Z">
          <w:pPr>
            <w:pStyle w:val="TOC1"/>
          </w:pPr>
        </w:pPrChange>
      </w:pPr>
      <w:ins w:id="3306" w:author="Michael Smith [2]" w:date="2025-11-19T16:17:00Z">
        <w:r w:rsidRPr="00311391">
          <w:rPr>
            <w:rFonts w:asciiTheme="minorHAnsi" w:hAnsiTheme="minorHAnsi"/>
          </w:rPr>
          <w:t xml:space="preserve">              </w:t>
        </w:r>
      </w:ins>
      <w:ins w:id="3307" w:author="Michael Smith [2]" w:date="2025-11-19T16:07:00Z">
        <w:r w:rsidRPr="00311391">
          <w:rPr>
            <w:rFonts w:asciiTheme="minorHAnsi" w:hAnsiTheme="minorHAnsi"/>
          </w:rPr>
          <w:t xml:space="preserve">AttributeId="CallAgentId" </w:t>
        </w:r>
      </w:ins>
    </w:p>
    <w:p w14:paraId="36085A09" w14:textId="77777777" w:rsidR="00311391" w:rsidRPr="00311391" w:rsidRDefault="00311391">
      <w:pPr>
        <w:pStyle w:val="BodyText"/>
        <w:spacing w:after="0" w:line="240" w:lineRule="auto"/>
        <w:rPr>
          <w:ins w:id="3308" w:author="Michael Smith [2]" w:date="2025-11-19T16:07:00Z"/>
          <w:rFonts w:asciiTheme="minorHAnsi" w:hAnsiTheme="minorHAnsi"/>
        </w:rPr>
        <w:pPrChange w:id="3309" w:author="Unknown" w:date="2025-11-19T16:08:00Z">
          <w:pPr>
            <w:pStyle w:val="TOC1"/>
          </w:pPr>
        </w:pPrChange>
      </w:pPr>
      <w:ins w:id="3310" w:author="Michael Smith [2]" w:date="2025-11-19T16:17:00Z">
        <w:r w:rsidRPr="00311391">
          <w:rPr>
            <w:rFonts w:asciiTheme="minorHAnsi" w:hAnsiTheme="minorHAnsi"/>
          </w:rPr>
          <w:t xml:space="preserve">              </w:t>
        </w:r>
      </w:ins>
      <w:ins w:id="3311" w:author="Michael Smith [2]" w:date="2025-11-19T16:07:00Z">
        <w:r w:rsidRPr="00311391">
          <w:rPr>
            <w:rFonts w:asciiTheme="minorHAnsi" w:hAnsiTheme="minorHAnsi"/>
          </w:rPr>
          <w:t>DataType="http://www.w3.org/2001/XMLSchema#string"/&gt;</w:t>
        </w:r>
      </w:ins>
    </w:p>
    <w:p w14:paraId="7972E10F" w14:textId="77777777" w:rsidR="00311391" w:rsidRPr="00311391" w:rsidRDefault="00311391">
      <w:pPr>
        <w:pStyle w:val="BodyText"/>
        <w:spacing w:after="0" w:line="240" w:lineRule="auto"/>
        <w:rPr>
          <w:ins w:id="3312" w:author="Michael Smith [2]" w:date="2025-11-19T16:07:00Z"/>
          <w:rFonts w:asciiTheme="minorHAnsi" w:hAnsiTheme="minorHAnsi"/>
        </w:rPr>
        <w:pPrChange w:id="3313" w:author="Unknown" w:date="2025-11-19T16:08:00Z">
          <w:pPr>
            <w:pStyle w:val="TOC1"/>
          </w:pPr>
        </w:pPrChange>
      </w:pPr>
      <w:ins w:id="3314" w:author="Michael Smith [2]" w:date="2025-11-19T16:17:00Z">
        <w:r w:rsidRPr="00311391">
          <w:rPr>
            <w:rFonts w:asciiTheme="minorHAnsi" w:hAnsiTheme="minorHAnsi"/>
          </w:rPr>
          <w:t xml:space="preserve">          </w:t>
        </w:r>
      </w:ins>
      <w:ins w:id="3315" w:author="Michael Smith [2]" w:date="2025-11-19T16:07:00Z">
        <w:r w:rsidRPr="00311391">
          <w:rPr>
            <w:rFonts w:asciiTheme="minorHAnsi" w:hAnsiTheme="minorHAnsi"/>
          </w:rPr>
          <w:t>&lt;/Apply&gt;</w:t>
        </w:r>
      </w:ins>
    </w:p>
    <w:p w14:paraId="4730FBD4" w14:textId="77777777" w:rsidR="00311391" w:rsidRPr="00311391" w:rsidRDefault="00311391">
      <w:pPr>
        <w:pStyle w:val="BodyText"/>
        <w:spacing w:after="0" w:line="240" w:lineRule="auto"/>
        <w:rPr>
          <w:ins w:id="3316" w:author="Michael Smith [2]" w:date="2025-11-19T16:07:00Z"/>
          <w:rFonts w:asciiTheme="minorHAnsi" w:hAnsiTheme="minorHAnsi"/>
        </w:rPr>
        <w:pPrChange w:id="3317" w:author="Unknown" w:date="2025-11-19T16:08:00Z">
          <w:pPr>
            <w:pStyle w:val="TOC1"/>
          </w:pPr>
        </w:pPrChange>
      </w:pPr>
      <w:ins w:id="3318" w:author="Michael Smith [2]" w:date="2025-11-19T16:17:00Z">
        <w:r w:rsidRPr="00311391">
          <w:rPr>
            <w:rFonts w:asciiTheme="minorHAnsi" w:hAnsiTheme="minorHAnsi"/>
          </w:rPr>
          <w:t xml:space="preserve">        </w:t>
        </w:r>
      </w:ins>
      <w:ins w:id="3319" w:author="Michael Smith [2]" w:date="2025-11-19T16:07:00Z">
        <w:r w:rsidRPr="00311391">
          <w:rPr>
            <w:rFonts w:asciiTheme="minorHAnsi" w:hAnsiTheme="minorHAnsi"/>
          </w:rPr>
          <w:t>&lt;/Apply&gt;</w:t>
        </w:r>
      </w:ins>
    </w:p>
    <w:p w14:paraId="3D39C5C3" w14:textId="77777777" w:rsidR="00311391" w:rsidRPr="00311391" w:rsidRDefault="00311391">
      <w:pPr>
        <w:pStyle w:val="BodyText"/>
        <w:spacing w:after="0" w:line="240" w:lineRule="auto"/>
        <w:rPr>
          <w:ins w:id="3320" w:author="Michael Smith [2]" w:date="2025-11-19T16:07:00Z"/>
          <w:rFonts w:asciiTheme="minorHAnsi" w:hAnsiTheme="minorHAnsi"/>
        </w:rPr>
        <w:pPrChange w:id="3321" w:author="Unknown" w:date="2025-11-19T16:08:00Z">
          <w:pPr>
            <w:pStyle w:val="TOC1"/>
          </w:pPr>
        </w:pPrChange>
      </w:pPr>
      <w:ins w:id="3322" w:author="Michael Smith [2]" w:date="2025-11-19T16:17:00Z">
        <w:r w:rsidRPr="00311391">
          <w:rPr>
            <w:rFonts w:asciiTheme="minorHAnsi" w:hAnsiTheme="minorHAnsi"/>
          </w:rPr>
          <w:t xml:space="preserve">        </w:t>
        </w:r>
      </w:ins>
    </w:p>
    <w:p w14:paraId="6C64AA32" w14:textId="77777777" w:rsidR="00311391" w:rsidRPr="00311391" w:rsidRDefault="00311391">
      <w:pPr>
        <w:pStyle w:val="BodyText"/>
        <w:spacing w:after="0" w:line="240" w:lineRule="auto"/>
        <w:rPr>
          <w:ins w:id="3323" w:author="Michael Smith [2]" w:date="2025-11-19T16:07:00Z"/>
          <w:rFonts w:asciiTheme="minorHAnsi" w:hAnsiTheme="minorHAnsi"/>
        </w:rPr>
        <w:pPrChange w:id="3324" w:author="Unknown" w:date="2025-11-19T16:08:00Z">
          <w:pPr>
            <w:pStyle w:val="TOC1"/>
          </w:pPr>
        </w:pPrChange>
      </w:pPr>
      <w:ins w:id="3325" w:author="Michael Smith [2]" w:date="2025-11-19T16:17:00Z">
        <w:r w:rsidRPr="00311391">
          <w:rPr>
            <w:rFonts w:asciiTheme="minorHAnsi" w:hAnsiTheme="minorHAnsi"/>
          </w:rPr>
          <w:t xml:space="preserve">        </w:t>
        </w:r>
      </w:ins>
      <w:ins w:id="3326" w:author="Michael Smith [2]" w:date="2025-11-19T16:07:00Z">
        <w:r w:rsidRPr="00311391">
          <w:rPr>
            <w:rFonts w:asciiTheme="minorHAnsi" w:hAnsiTheme="minorHAnsi"/>
          </w:rPr>
          <w:t>&lt;!-- Check if CurrentTime &lt;= CallEndTime + 1 hour --&gt;</w:t>
        </w:r>
      </w:ins>
    </w:p>
    <w:p w14:paraId="6CE230A1" w14:textId="77777777" w:rsidR="00311391" w:rsidRPr="00311391" w:rsidRDefault="00311391">
      <w:pPr>
        <w:pStyle w:val="BodyText"/>
        <w:spacing w:after="0" w:line="240" w:lineRule="auto"/>
        <w:rPr>
          <w:ins w:id="3327" w:author="Michael Smith [2]" w:date="2025-11-19T16:07:00Z"/>
          <w:rFonts w:asciiTheme="minorHAnsi" w:hAnsiTheme="minorHAnsi"/>
        </w:rPr>
        <w:pPrChange w:id="3328" w:author="Unknown" w:date="2025-11-19T16:08:00Z">
          <w:pPr>
            <w:pStyle w:val="TOC1"/>
          </w:pPr>
        </w:pPrChange>
      </w:pPr>
      <w:ins w:id="3329" w:author="Michael Smith [2]" w:date="2025-11-19T16:17:00Z">
        <w:r w:rsidRPr="00311391">
          <w:rPr>
            <w:rFonts w:asciiTheme="minorHAnsi" w:hAnsiTheme="minorHAnsi"/>
          </w:rPr>
          <w:t xml:space="preserve">        </w:t>
        </w:r>
      </w:ins>
      <w:ins w:id="3330" w:author="Michael Smith [2]" w:date="2025-11-19T16:07:00Z">
        <w:r w:rsidRPr="00311391">
          <w:rPr>
            <w:rFonts w:asciiTheme="minorHAnsi" w:hAnsiTheme="minorHAnsi"/>
          </w:rPr>
          <w:t>&lt;Apply FunctionId="urn:oasis:names:tc:xacml:1.0:function:dateTime-less-than-or-equal"&gt;</w:t>
        </w:r>
      </w:ins>
    </w:p>
    <w:p w14:paraId="3C70830E" w14:textId="77777777" w:rsidR="00311391" w:rsidRPr="00311391" w:rsidRDefault="00311391">
      <w:pPr>
        <w:pStyle w:val="BodyText"/>
        <w:spacing w:after="0" w:line="240" w:lineRule="auto"/>
        <w:rPr>
          <w:ins w:id="3331" w:author="Michael Smith [2]" w:date="2025-11-19T16:07:00Z"/>
          <w:rFonts w:asciiTheme="minorHAnsi" w:hAnsiTheme="minorHAnsi"/>
        </w:rPr>
        <w:pPrChange w:id="3332" w:author="Unknown" w:date="2025-11-19T16:08:00Z">
          <w:pPr>
            <w:pStyle w:val="TOC1"/>
          </w:pPr>
        </w:pPrChange>
      </w:pPr>
      <w:ins w:id="3333" w:author="Michael Smith [2]" w:date="2025-11-19T16:17:00Z">
        <w:r w:rsidRPr="00311391">
          <w:rPr>
            <w:rFonts w:asciiTheme="minorHAnsi" w:hAnsiTheme="minorHAnsi"/>
          </w:rPr>
          <w:t xml:space="preserve">          </w:t>
        </w:r>
      </w:ins>
      <w:ins w:id="3334" w:author="Michael Smith [2]" w:date="2025-11-19T16:07:00Z">
        <w:r w:rsidRPr="00311391">
          <w:rPr>
            <w:rFonts w:asciiTheme="minorHAnsi" w:hAnsiTheme="minorHAnsi"/>
          </w:rPr>
          <w:t>&lt;Apply FunctionId="urn:oasis:names:tc:xacml:1.0:function:dateTime-one-and-only"&gt;</w:t>
        </w:r>
      </w:ins>
    </w:p>
    <w:p w14:paraId="43607F96" w14:textId="77777777" w:rsidR="00311391" w:rsidRPr="00311391" w:rsidRDefault="00311391">
      <w:pPr>
        <w:pStyle w:val="BodyText"/>
        <w:spacing w:after="0" w:line="240" w:lineRule="auto"/>
        <w:rPr>
          <w:ins w:id="3335" w:author="Michael Smith [2]" w:date="2025-11-19T16:07:00Z"/>
          <w:rFonts w:asciiTheme="minorHAnsi" w:hAnsiTheme="minorHAnsi"/>
        </w:rPr>
        <w:pPrChange w:id="3336" w:author="Unknown" w:date="2025-11-19T16:08:00Z">
          <w:pPr>
            <w:pStyle w:val="TOC1"/>
          </w:pPr>
        </w:pPrChange>
      </w:pPr>
      <w:ins w:id="3337" w:author="Michael Smith [2]" w:date="2025-11-19T16:17:00Z">
        <w:r w:rsidRPr="00311391">
          <w:rPr>
            <w:rFonts w:asciiTheme="minorHAnsi" w:hAnsiTheme="minorHAnsi"/>
          </w:rPr>
          <w:t xml:space="preserve">            </w:t>
        </w:r>
      </w:ins>
      <w:ins w:id="3338" w:author="Michael Smith [2]" w:date="2025-11-19T16:07:00Z">
        <w:r w:rsidRPr="00311391">
          <w:rPr>
            <w:rFonts w:asciiTheme="minorHAnsi" w:hAnsiTheme="minorHAnsi"/>
          </w:rPr>
          <w:t xml:space="preserve">&lt;EnvironmentAttributeDesignator </w:t>
        </w:r>
      </w:ins>
    </w:p>
    <w:p w14:paraId="680B6C9D" w14:textId="77777777" w:rsidR="00311391" w:rsidRPr="00311391" w:rsidRDefault="00311391">
      <w:pPr>
        <w:pStyle w:val="BodyText"/>
        <w:spacing w:after="0" w:line="240" w:lineRule="auto"/>
        <w:rPr>
          <w:ins w:id="3339" w:author="Michael Smith [2]" w:date="2025-11-19T16:07:00Z"/>
          <w:rFonts w:asciiTheme="minorHAnsi" w:hAnsiTheme="minorHAnsi"/>
        </w:rPr>
        <w:pPrChange w:id="3340" w:author="Unknown" w:date="2025-11-19T16:08:00Z">
          <w:pPr>
            <w:pStyle w:val="TOC1"/>
          </w:pPr>
        </w:pPrChange>
      </w:pPr>
      <w:ins w:id="3341" w:author="Michael Smith [2]" w:date="2025-11-19T16:17:00Z">
        <w:r w:rsidRPr="00311391">
          <w:rPr>
            <w:rFonts w:asciiTheme="minorHAnsi" w:hAnsiTheme="minorHAnsi"/>
          </w:rPr>
          <w:t xml:space="preserve">              </w:t>
        </w:r>
      </w:ins>
      <w:ins w:id="3342" w:author="Michael Smith [2]" w:date="2025-11-19T16:07:00Z">
        <w:r w:rsidRPr="00311391">
          <w:rPr>
            <w:rFonts w:asciiTheme="minorHAnsi" w:hAnsiTheme="minorHAnsi"/>
          </w:rPr>
          <w:t xml:space="preserve">AttributeId="current-dateTime" </w:t>
        </w:r>
      </w:ins>
    </w:p>
    <w:p w14:paraId="1952BC0C" w14:textId="77777777" w:rsidR="00311391" w:rsidRPr="00311391" w:rsidRDefault="00311391">
      <w:pPr>
        <w:pStyle w:val="BodyText"/>
        <w:spacing w:after="0" w:line="240" w:lineRule="auto"/>
        <w:rPr>
          <w:ins w:id="3343" w:author="Michael Smith [2]" w:date="2025-11-19T16:07:00Z"/>
          <w:rFonts w:asciiTheme="minorHAnsi" w:hAnsiTheme="minorHAnsi"/>
        </w:rPr>
        <w:pPrChange w:id="3344" w:author="Unknown" w:date="2025-11-19T16:08:00Z">
          <w:pPr>
            <w:pStyle w:val="TOC1"/>
          </w:pPr>
        </w:pPrChange>
      </w:pPr>
      <w:ins w:id="3345" w:author="Michael Smith [2]" w:date="2025-11-19T16:17:00Z">
        <w:r w:rsidRPr="00311391">
          <w:rPr>
            <w:rFonts w:asciiTheme="minorHAnsi" w:hAnsiTheme="minorHAnsi"/>
          </w:rPr>
          <w:t xml:space="preserve">              </w:t>
        </w:r>
      </w:ins>
      <w:ins w:id="3346" w:author="Michael Smith [2]" w:date="2025-11-19T16:07:00Z">
        <w:r w:rsidRPr="00311391">
          <w:rPr>
            <w:rFonts w:asciiTheme="minorHAnsi" w:hAnsiTheme="minorHAnsi"/>
          </w:rPr>
          <w:t>DataType="http://www.w3.org/2001/XMLSchema#dateTime"/&gt;</w:t>
        </w:r>
      </w:ins>
    </w:p>
    <w:p w14:paraId="1604D940" w14:textId="77777777" w:rsidR="00311391" w:rsidRPr="00311391" w:rsidRDefault="00311391">
      <w:pPr>
        <w:pStyle w:val="BodyText"/>
        <w:spacing w:after="0" w:line="240" w:lineRule="auto"/>
        <w:rPr>
          <w:ins w:id="3347" w:author="Michael Smith [2]" w:date="2025-11-19T16:07:00Z"/>
          <w:rFonts w:asciiTheme="minorHAnsi" w:hAnsiTheme="minorHAnsi"/>
        </w:rPr>
        <w:pPrChange w:id="3348" w:author="Unknown" w:date="2025-11-19T16:08:00Z">
          <w:pPr>
            <w:pStyle w:val="TOC1"/>
          </w:pPr>
        </w:pPrChange>
      </w:pPr>
      <w:ins w:id="3349" w:author="Michael Smith [2]" w:date="2025-11-19T16:17:00Z">
        <w:r w:rsidRPr="00311391">
          <w:rPr>
            <w:rFonts w:asciiTheme="minorHAnsi" w:hAnsiTheme="minorHAnsi"/>
          </w:rPr>
          <w:t xml:space="preserve">          </w:t>
        </w:r>
      </w:ins>
      <w:ins w:id="3350" w:author="Michael Smith [2]" w:date="2025-11-19T16:07:00Z">
        <w:r w:rsidRPr="00311391">
          <w:rPr>
            <w:rFonts w:asciiTheme="minorHAnsi" w:hAnsiTheme="minorHAnsi"/>
          </w:rPr>
          <w:t>&lt;/Apply&gt;</w:t>
        </w:r>
      </w:ins>
    </w:p>
    <w:p w14:paraId="530F2B44" w14:textId="77777777" w:rsidR="00311391" w:rsidRPr="00311391" w:rsidRDefault="00311391">
      <w:pPr>
        <w:pStyle w:val="BodyText"/>
        <w:spacing w:after="0" w:line="240" w:lineRule="auto"/>
        <w:rPr>
          <w:ins w:id="3351" w:author="Michael Smith [2]" w:date="2025-11-19T16:07:00Z"/>
          <w:rFonts w:asciiTheme="minorHAnsi" w:hAnsiTheme="minorHAnsi"/>
        </w:rPr>
        <w:pPrChange w:id="3352" w:author="Unknown" w:date="2025-11-19T16:08:00Z">
          <w:pPr>
            <w:pStyle w:val="TOC1"/>
          </w:pPr>
        </w:pPrChange>
      </w:pPr>
      <w:ins w:id="3353" w:author="Michael Smith [2]" w:date="2025-11-19T16:17:00Z">
        <w:r w:rsidRPr="00311391">
          <w:rPr>
            <w:rFonts w:asciiTheme="minorHAnsi" w:hAnsiTheme="minorHAnsi"/>
          </w:rPr>
          <w:t xml:space="preserve">          </w:t>
        </w:r>
      </w:ins>
      <w:ins w:id="3354" w:author="Michael Smith [2]" w:date="2025-11-19T16:07:00Z">
        <w:r w:rsidRPr="00311391">
          <w:rPr>
            <w:rFonts w:asciiTheme="minorHAnsi" w:hAnsiTheme="minorHAnsi"/>
          </w:rPr>
          <w:t>&lt;Apply FunctionId="urn:oasis:names:tc:xacml:1.0:function:dateTime-add-dayTimeDuration"&gt;</w:t>
        </w:r>
      </w:ins>
    </w:p>
    <w:p w14:paraId="07FBA054" w14:textId="77777777" w:rsidR="00311391" w:rsidRPr="00311391" w:rsidRDefault="00311391">
      <w:pPr>
        <w:pStyle w:val="BodyText"/>
        <w:spacing w:after="0" w:line="240" w:lineRule="auto"/>
        <w:rPr>
          <w:ins w:id="3355" w:author="Michael Smith [2]" w:date="2025-11-19T16:07:00Z"/>
          <w:rFonts w:asciiTheme="minorHAnsi" w:hAnsiTheme="minorHAnsi"/>
        </w:rPr>
        <w:pPrChange w:id="3356" w:author="Unknown" w:date="2025-11-19T16:08:00Z">
          <w:pPr>
            <w:pStyle w:val="TOC1"/>
          </w:pPr>
        </w:pPrChange>
      </w:pPr>
      <w:ins w:id="3357" w:author="Michael Smith [2]" w:date="2025-11-19T16:17:00Z">
        <w:r w:rsidRPr="00311391">
          <w:rPr>
            <w:rFonts w:asciiTheme="minorHAnsi" w:hAnsiTheme="minorHAnsi"/>
          </w:rPr>
          <w:t xml:space="preserve">            </w:t>
        </w:r>
      </w:ins>
      <w:ins w:id="3358" w:author="Michael Smith [2]" w:date="2025-11-19T16:07:00Z">
        <w:r w:rsidRPr="00311391">
          <w:rPr>
            <w:rFonts w:asciiTheme="minorHAnsi" w:hAnsiTheme="minorHAnsi"/>
          </w:rPr>
          <w:t>&lt;Apply FunctionId="urn:oasis:names:tc:xacml:1.0:function:dateTime-one-and-only"&gt;</w:t>
        </w:r>
      </w:ins>
    </w:p>
    <w:p w14:paraId="5B427B13" w14:textId="77777777" w:rsidR="00311391" w:rsidRPr="00311391" w:rsidRDefault="00311391">
      <w:pPr>
        <w:pStyle w:val="BodyText"/>
        <w:spacing w:after="0" w:line="240" w:lineRule="auto"/>
        <w:rPr>
          <w:ins w:id="3359" w:author="Michael Smith [2]" w:date="2025-11-19T16:07:00Z"/>
          <w:rFonts w:asciiTheme="minorHAnsi" w:hAnsiTheme="minorHAnsi"/>
        </w:rPr>
        <w:pPrChange w:id="3360" w:author="Unknown" w:date="2025-11-19T16:08:00Z">
          <w:pPr>
            <w:pStyle w:val="TOC1"/>
          </w:pPr>
        </w:pPrChange>
      </w:pPr>
      <w:ins w:id="3361" w:author="Michael Smith [2]" w:date="2025-11-19T16:17:00Z">
        <w:r w:rsidRPr="00311391">
          <w:rPr>
            <w:rFonts w:asciiTheme="minorHAnsi" w:hAnsiTheme="minorHAnsi"/>
          </w:rPr>
          <w:t xml:space="preserve">              </w:t>
        </w:r>
      </w:ins>
      <w:ins w:id="3362" w:author="Michael Smith [2]" w:date="2025-11-19T16:07:00Z">
        <w:r w:rsidRPr="00311391">
          <w:rPr>
            <w:rFonts w:asciiTheme="minorHAnsi" w:hAnsiTheme="minorHAnsi"/>
          </w:rPr>
          <w:t xml:space="preserve">&lt;ResourceAttributeDesignator </w:t>
        </w:r>
      </w:ins>
    </w:p>
    <w:p w14:paraId="20786976" w14:textId="77777777" w:rsidR="00311391" w:rsidRPr="00311391" w:rsidRDefault="00311391">
      <w:pPr>
        <w:pStyle w:val="BodyText"/>
        <w:spacing w:after="0" w:line="240" w:lineRule="auto"/>
        <w:rPr>
          <w:ins w:id="3363" w:author="Michael Smith [2]" w:date="2025-11-19T16:07:00Z"/>
          <w:rFonts w:asciiTheme="minorHAnsi" w:hAnsiTheme="minorHAnsi"/>
        </w:rPr>
        <w:pPrChange w:id="3364" w:author="Unknown" w:date="2025-11-19T16:08:00Z">
          <w:pPr>
            <w:pStyle w:val="TOC1"/>
          </w:pPr>
        </w:pPrChange>
      </w:pPr>
      <w:ins w:id="3365" w:author="Michael Smith [2]" w:date="2025-11-19T16:17:00Z">
        <w:r w:rsidRPr="00311391">
          <w:rPr>
            <w:rFonts w:asciiTheme="minorHAnsi" w:hAnsiTheme="minorHAnsi"/>
          </w:rPr>
          <w:t xml:space="preserve">                </w:t>
        </w:r>
      </w:ins>
      <w:ins w:id="3366" w:author="Michael Smith [2]" w:date="2025-11-19T16:07:00Z">
        <w:r w:rsidRPr="00311391">
          <w:rPr>
            <w:rFonts w:asciiTheme="minorHAnsi" w:hAnsiTheme="minorHAnsi"/>
          </w:rPr>
          <w:t xml:space="preserve">AttributeId="CallEndTime" </w:t>
        </w:r>
      </w:ins>
    </w:p>
    <w:p w14:paraId="46729A60" w14:textId="77777777" w:rsidR="00311391" w:rsidRPr="00311391" w:rsidRDefault="00311391">
      <w:pPr>
        <w:pStyle w:val="BodyText"/>
        <w:spacing w:after="0" w:line="240" w:lineRule="auto"/>
        <w:rPr>
          <w:ins w:id="3367" w:author="Michael Smith [2]" w:date="2025-11-19T16:07:00Z"/>
          <w:rFonts w:asciiTheme="minorHAnsi" w:hAnsiTheme="minorHAnsi"/>
        </w:rPr>
        <w:pPrChange w:id="3368" w:author="Unknown" w:date="2025-11-19T16:08:00Z">
          <w:pPr>
            <w:pStyle w:val="TOC1"/>
          </w:pPr>
        </w:pPrChange>
      </w:pPr>
      <w:ins w:id="3369" w:author="Michael Smith [2]" w:date="2025-11-19T16:17:00Z">
        <w:r w:rsidRPr="00311391">
          <w:rPr>
            <w:rFonts w:asciiTheme="minorHAnsi" w:hAnsiTheme="minorHAnsi"/>
          </w:rPr>
          <w:t xml:space="preserve">                </w:t>
        </w:r>
      </w:ins>
      <w:ins w:id="3370" w:author="Michael Smith [2]" w:date="2025-11-19T16:07:00Z">
        <w:r w:rsidRPr="00311391">
          <w:rPr>
            <w:rFonts w:asciiTheme="minorHAnsi" w:hAnsiTheme="minorHAnsi"/>
          </w:rPr>
          <w:t>DataType="http://www.w3.org/2001/XMLSchema#dateTime"/&gt;</w:t>
        </w:r>
      </w:ins>
    </w:p>
    <w:p w14:paraId="35992BCB" w14:textId="77777777" w:rsidR="00311391" w:rsidRPr="00311391" w:rsidRDefault="00311391">
      <w:pPr>
        <w:pStyle w:val="BodyText"/>
        <w:spacing w:after="0" w:line="240" w:lineRule="auto"/>
        <w:rPr>
          <w:ins w:id="3371" w:author="Michael Smith [2]" w:date="2025-11-19T16:07:00Z"/>
          <w:rFonts w:asciiTheme="minorHAnsi" w:hAnsiTheme="minorHAnsi"/>
        </w:rPr>
        <w:pPrChange w:id="3372" w:author="Unknown" w:date="2025-11-19T16:08:00Z">
          <w:pPr>
            <w:pStyle w:val="TOC1"/>
          </w:pPr>
        </w:pPrChange>
      </w:pPr>
      <w:ins w:id="3373" w:author="Michael Smith [2]" w:date="2025-11-19T16:17:00Z">
        <w:r w:rsidRPr="00311391">
          <w:rPr>
            <w:rFonts w:asciiTheme="minorHAnsi" w:hAnsiTheme="minorHAnsi"/>
          </w:rPr>
          <w:t xml:space="preserve">            </w:t>
        </w:r>
      </w:ins>
      <w:ins w:id="3374" w:author="Michael Smith [2]" w:date="2025-11-19T16:07:00Z">
        <w:r w:rsidRPr="00311391">
          <w:rPr>
            <w:rFonts w:asciiTheme="minorHAnsi" w:hAnsiTheme="minorHAnsi"/>
          </w:rPr>
          <w:t>&lt;/Apply&gt;</w:t>
        </w:r>
      </w:ins>
    </w:p>
    <w:p w14:paraId="5031D932" w14:textId="77777777" w:rsidR="00311391" w:rsidRPr="00311391" w:rsidRDefault="00311391">
      <w:pPr>
        <w:pStyle w:val="BodyText"/>
        <w:spacing w:after="0" w:line="240" w:lineRule="auto"/>
        <w:rPr>
          <w:ins w:id="3375" w:author="Michael Smith [2]" w:date="2025-11-19T16:07:00Z"/>
          <w:rFonts w:asciiTheme="minorHAnsi" w:hAnsiTheme="minorHAnsi"/>
        </w:rPr>
        <w:pPrChange w:id="3376" w:author="Unknown" w:date="2025-11-19T16:08:00Z">
          <w:pPr>
            <w:pStyle w:val="TOC1"/>
          </w:pPr>
        </w:pPrChange>
      </w:pPr>
      <w:ins w:id="3377" w:author="Michael Smith [2]" w:date="2025-11-19T16:17:00Z">
        <w:r w:rsidRPr="00311391">
          <w:rPr>
            <w:rFonts w:asciiTheme="minorHAnsi" w:hAnsiTheme="minorHAnsi"/>
          </w:rPr>
          <w:t xml:space="preserve">            </w:t>
        </w:r>
      </w:ins>
      <w:ins w:id="3378" w:author="Michael Smith [2]" w:date="2025-11-19T16:07:00Z">
        <w:r w:rsidRPr="00311391">
          <w:rPr>
            <w:rFonts w:asciiTheme="minorHAnsi" w:hAnsiTheme="minorHAnsi"/>
          </w:rPr>
          <w:t>&lt;AttributeValue DataType="http://www.w3.org/2001/XMLSchema#dayTimeDuration"&gt;PT1H&lt;/AttributeValue&gt;</w:t>
        </w:r>
      </w:ins>
    </w:p>
    <w:p w14:paraId="236633D3" w14:textId="77777777" w:rsidR="00311391" w:rsidRPr="00311391" w:rsidRDefault="00311391">
      <w:pPr>
        <w:pStyle w:val="BodyText"/>
        <w:spacing w:after="0" w:line="240" w:lineRule="auto"/>
        <w:rPr>
          <w:ins w:id="3379" w:author="Michael Smith [2]" w:date="2025-11-19T16:07:00Z"/>
          <w:rFonts w:asciiTheme="minorHAnsi" w:hAnsiTheme="minorHAnsi"/>
        </w:rPr>
        <w:pPrChange w:id="3380" w:author="Unknown" w:date="2025-11-19T16:08:00Z">
          <w:pPr>
            <w:pStyle w:val="TOC1"/>
          </w:pPr>
        </w:pPrChange>
      </w:pPr>
      <w:ins w:id="3381" w:author="Michael Smith [2]" w:date="2025-11-19T16:17:00Z">
        <w:r w:rsidRPr="00311391">
          <w:rPr>
            <w:rFonts w:asciiTheme="minorHAnsi" w:hAnsiTheme="minorHAnsi"/>
          </w:rPr>
          <w:t xml:space="preserve">          </w:t>
        </w:r>
      </w:ins>
      <w:ins w:id="3382" w:author="Michael Smith [2]" w:date="2025-11-19T16:07:00Z">
        <w:r w:rsidRPr="00311391">
          <w:rPr>
            <w:rFonts w:asciiTheme="minorHAnsi" w:hAnsiTheme="minorHAnsi"/>
          </w:rPr>
          <w:t>&lt;/Apply&gt;</w:t>
        </w:r>
      </w:ins>
    </w:p>
    <w:p w14:paraId="22DEE545" w14:textId="77777777" w:rsidR="00311391" w:rsidRPr="00311391" w:rsidRDefault="00311391">
      <w:pPr>
        <w:pStyle w:val="BodyText"/>
        <w:spacing w:after="0" w:line="240" w:lineRule="auto"/>
        <w:rPr>
          <w:ins w:id="3383" w:author="Michael Smith [2]" w:date="2025-11-19T16:07:00Z"/>
          <w:rFonts w:asciiTheme="minorHAnsi" w:hAnsiTheme="minorHAnsi"/>
        </w:rPr>
        <w:pPrChange w:id="3384" w:author="Unknown" w:date="2025-11-19T16:08:00Z">
          <w:pPr>
            <w:pStyle w:val="TOC1"/>
          </w:pPr>
        </w:pPrChange>
      </w:pPr>
      <w:ins w:id="3385" w:author="Michael Smith [2]" w:date="2025-11-19T16:17:00Z">
        <w:r w:rsidRPr="00311391">
          <w:rPr>
            <w:rFonts w:asciiTheme="minorHAnsi" w:hAnsiTheme="minorHAnsi"/>
          </w:rPr>
          <w:t xml:space="preserve">        </w:t>
        </w:r>
      </w:ins>
      <w:ins w:id="3386" w:author="Michael Smith [2]" w:date="2025-11-19T16:07:00Z">
        <w:r w:rsidRPr="00311391">
          <w:rPr>
            <w:rFonts w:asciiTheme="minorHAnsi" w:hAnsiTheme="minorHAnsi"/>
          </w:rPr>
          <w:t>&lt;/Apply&gt;</w:t>
        </w:r>
      </w:ins>
    </w:p>
    <w:p w14:paraId="5C0E43B5" w14:textId="77777777" w:rsidR="00311391" w:rsidRPr="00311391" w:rsidRDefault="00311391">
      <w:pPr>
        <w:pStyle w:val="BodyText"/>
        <w:spacing w:after="0" w:line="240" w:lineRule="auto"/>
        <w:rPr>
          <w:ins w:id="3387" w:author="Michael Smith [2]" w:date="2025-11-19T16:07:00Z"/>
          <w:rFonts w:asciiTheme="minorHAnsi" w:hAnsiTheme="minorHAnsi"/>
        </w:rPr>
        <w:pPrChange w:id="3388" w:author="Unknown" w:date="2025-11-19T16:08:00Z">
          <w:pPr>
            <w:pStyle w:val="TOC1"/>
          </w:pPr>
        </w:pPrChange>
      </w:pPr>
      <w:ins w:id="3389" w:author="Michael Smith [2]" w:date="2025-11-19T16:17:00Z">
        <w:r w:rsidRPr="00311391">
          <w:rPr>
            <w:rFonts w:asciiTheme="minorHAnsi" w:hAnsiTheme="minorHAnsi"/>
          </w:rPr>
          <w:t xml:space="preserve">      </w:t>
        </w:r>
      </w:ins>
      <w:ins w:id="3390" w:author="Michael Smith [2]" w:date="2025-11-19T16:07:00Z">
        <w:r w:rsidRPr="00311391">
          <w:rPr>
            <w:rFonts w:asciiTheme="minorHAnsi" w:hAnsiTheme="minorHAnsi"/>
          </w:rPr>
          <w:t>&lt;/Apply&gt;</w:t>
        </w:r>
      </w:ins>
    </w:p>
    <w:p w14:paraId="2A486713" w14:textId="77777777" w:rsidR="00311391" w:rsidRPr="00311391" w:rsidRDefault="00311391">
      <w:pPr>
        <w:pStyle w:val="BodyText"/>
        <w:spacing w:after="0" w:line="240" w:lineRule="auto"/>
        <w:rPr>
          <w:ins w:id="3391" w:author="Michael Smith [2]" w:date="2025-11-19T16:07:00Z"/>
          <w:rFonts w:asciiTheme="minorHAnsi" w:hAnsiTheme="minorHAnsi"/>
        </w:rPr>
        <w:pPrChange w:id="3392" w:author="Unknown" w:date="2025-11-19T16:08:00Z">
          <w:pPr>
            <w:pStyle w:val="TOC1"/>
          </w:pPr>
        </w:pPrChange>
      </w:pPr>
      <w:ins w:id="3393" w:author="Michael Smith [2]" w:date="2025-11-19T16:17:00Z">
        <w:r w:rsidRPr="00311391">
          <w:rPr>
            <w:rFonts w:asciiTheme="minorHAnsi" w:hAnsiTheme="minorHAnsi"/>
          </w:rPr>
          <w:t xml:space="preserve">    </w:t>
        </w:r>
      </w:ins>
      <w:ins w:id="3394" w:author="Michael Smith [2]" w:date="2025-11-19T16:07:00Z">
        <w:r w:rsidRPr="00311391">
          <w:rPr>
            <w:rFonts w:asciiTheme="minorHAnsi" w:hAnsiTheme="minorHAnsi"/>
          </w:rPr>
          <w:t>&lt;/Condition&gt;</w:t>
        </w:r>
      </w:ins>
    </w:p>
    <w:p w14:paraId="36A70218" w14:textId="77777777" w:rsidR="00311391" w:rsidRPr="00311391" w:rsidRDefault="00311391">
      <w:pPr>
        <w:pStyle w:val="BodyText"/>
        <w:spacing w:after="0" w:line="240" w:lineRule="auto"/>
        <w:rPr>
          <w:ins w:id="3395" w:author="Michael Smith [2]" w:date="2025-11-19T16:07:00Z"/>
          <w:rFonts w:asciiTheme="minorHAnsi" w:hAnsiTheme="minorHAnsi"/>
        </w:rPr>
        <w:pPrChange w:id="3396" w:author="Unknown" w:date="2025-11-19T16:08:00Z">
          <w:pPr>
            <w:pStyle w:val="TOC1"/>
          </w:pPr>
        </w:pPrChange>
      </w:pPr>
      <w:ins w:id="3397" w:author="Michael Smith [2]" w:date="2025-11-19T16:17:00Z">
        <w:r w:rsidRPr="00311391">
          <w:rPr>
            <w:rFonts w:asciiTheme="minorHAnsi" w:hAnsiTheme="minorHAnsi"/>
          </w:rPr>
          <w:t xml:space="preserve">  </w:t>
        </w:r>
      </w:ins>
      <w:ins w:id="3398" w:author="Michael Smith [2]" w:date="2025-11-19T16:07:00Z">
        <w:r w:rsidRPr="00311391">
          <w:rPr>
            <w:rFonts w:asciiTheme="minorHAnsi" w:hAnsiTheme="minorHAnsi"/>
          </w:rPr>
          <w:t>&lt;/Rule&gt;</w:t>
        </w:r>
      </w:ins>
    </w:p>
    <w:p w14:paraId="4008236B" w14:textId="77777777" w:rsidR="00311391" w:rsidRPr="00311391" w:rsidRDefault="00311391">
      <w:pPr>
        <w:pStyle w:val="BodyText"/>
        <w:spacing w:after="0" w:line="240" w:lineRule="auto"/>
        <w:rPr>
          <w:ins w:id="3399" w:author="Michael Smith [2]" w:date="2025-11-19T16:07:00Z"/>
          <w:rFonts w:asciiTheme="minorHAnsi" w:hAnsiTheme="minorHAnsi"/>
        </w:rPr>
        <w:pPrChange w:id="3400" w:author="Unknown" w:date="2025-11-19T16:08:00Z">
          <w:pPr>
            <w:pStyle w:val="TOC1"/>
          </w:pPr>
        </w:pPrChange>
      </w:pPr>
      <w:ins w:id="3401" w:author="Michael Smith [2]" w:date="2025-11-19T16:17:00Z">
        <w:r w:rsidRPr="00311391">
          <w:rPr>
            <w:rFonts w:asciiTheme="minorHAnsi" w:hAnsiTheme="minorHAnsi"/>
          </w:rPr>
          <w:t xml:space="preserve">  </w:t>
        </w:r>
      </w:ins>
    </w:p>
    <w:p w14:paraId="13438B67" w14:textId="77777777" w:rsidR="00311391" w:rsidRPr="00311391" w:rsidRDefault="00311391">
      <w:pPr>
        <w:pStyle w:val="BodyText"/>
        <w:spacing w:after="0" w:line="240" w:lineRule="auto"/>
        <w:rPr>
          <w:ins w:id="3402" w:author="Michael Smith [2]" w:date="2025-11-19T16:07:00Z"/>
          <w:rFonts w:asciiTheme="minorHAnsi" w:hAnsiTheme="minorHAnsi"/>
        </w:rPr>
        <w:pPrChange w:id="3403" w:author="Unknown" w:date="2025-11-19T16:08:00Z">
          <w:pPr>
            <w:pStyle w:val="TOC1"/>
          </w:pPr>
        </w:pPrChange>
      </w:pPr>
      <w:ins w:id="3404" w:author="Michael Smith [2]" w:date="2025-11-19T16:17:00Z">
        <w:r w:rsidRPr="00311391">
          <w:rPr>
            <w:rFonts w:asciiTheme="minorHAnsi" w:hAnsiTheme="minorHAnsi"/>
          </w:rPr>
          <w:t xml:space="preserve">  </w:t>
        </w:r>
      </w:ins>
      <w:ins w:id="3405" w:author="Michael Smith [2]" w:date="2025-11-19T16:07:00Z">
        <w:r w:rsidRPr="00311391">
          <w:rPr>
            <w:rFonts w:asciiTheme="minorHAnsi" w:hAnsiTheme="minorHAnsi"/>
          </w:rPr>
          <w:t>&lt;!-- Rule 3: Default deny rule --&gt;</w:t>
        </w:r>
      </w:ins>
    </w:p>
    <w:p w14:paraId="2147A57E" w14:textId="77777777" w:rsidR="00311391" w:rsidRPr="00311391" w:rsidRDefault="00311391">
      <w:pPr>
        <w:pStyle w:val="BodyText"/>
        <w:spacing w:after="0" w:line="240" w:lineRule="auto"/>
        <w:rPr>
          <w:ins w:id="3406" w:author="Michael Smith [2]" w:date="2025-11-19T16:07:00Z"/>
          <w:rFonts w:asciiTheme="minorHAnsi" w:hAnsiTheme="minorHAnsi"/>
        </w:rPr>
        <w:pPrChange w:id="3407" w:author="Unknown" w:date="2025-11-19T16:08:00Z">
          <w:pPr>
            <w:pStyle w:val="TOC1"/>
          </w:pPr>
        </w:pPrChange>
      </w:pPr>
      <w:ins w:id="3408" w:author="Michael Smith [2]" w:date="2025-11-19T16:17:00Z">
        <w:r w:rsidRPr="00311391">
          <w:rPr>
            <w:rFonts w:asciiTheme="minorHAnsi" w:hAnsiTheme="minorHAnsi"/>
          </w:rPr>
          <w:t xml:space="preserve">  </w:t>
        </w:r>
      </w:ins>
      <w:ins w:id="3409" w:author="Michael Smith [2]" w:date="2025-11-19T16:07:00Z">
        <w:r w:rsidRPr="00311391">
          <w:rPr>
            <w:rFonts w:asciiTheme="minorHAnsi" w:hAnsiTheme="minorHAnsi"/>
          </w:rPr>
          <w:t>&lt;Rule RuleId="default-deny" Effect="Deny"&gt;</w:t>
        </w:r>
      </w:ins>
    </w:p>
    <w:p w14:paraId="54A499A8" w14:textId="77777777" w:rsidR="00311391" w:rsidRPr="00311391" w:rsidRDefault="00311391">
      <w:pPr>
        <w:pStyle w:val="BodyText"/>
        <w:spacing w:after="0" w:line="240" w:lineRule="auto"/>
        <w:rPr>
          <w:ins w:id="3410" w:author="Michael Smith [2]" w:date="2025-11-19T16:07:00Z"/>
          <w:rFonts w:asciiTheme="minorHAnsi" w:hAnsiTheme="minorHAnsi"/>
        </w:rPr>
        <w:pPrChange w:id="3411" w:author="Unknown" w:date="2025-11-19T16:08:00Z">
          <w:pPr>
            <w:pStyle w:val="TOC1"/>
          </w:pPr>
        </w:pPrChange>
      </w:pPr>
      <w:ins w:id="3412" w:author="Michael Smith [2]" w:date="2025-11-19T16:17:00Z">
        <w:r w:rsidRPr="00311391">
          <w:rPr>
            <w:rFonts w:asciiTheme="minorHAnsi" w:hAnsiTheme="minorHAnsi"/>
          </w:rPr>
          <w:t xml:space="preserve">    </w:t>
        </w:r>
      </w:ins>
      <w:ins w:id="3413" w:author="Michael Smith [2]" w:date="2025-11-19T16:07:00Z">
        <w:r w:rsidRPr="00311391">
          <w:rPr>
            <w:rFonts w:asciiTheme="minorHAnsi" w:hAnsiTheme="minorHAnsi"/>
          </w:rPr>
          <w:t>&lt;Description&gt;Default rule - deny access to call media replay&lt;/Description&gt;</w:t>
        </w:r>
      </w:ins>
    </w:p>
    <w:p w14:paraId="49A7956D" w14:textId="77777777" w:rsidR="00311391" w:rsidRPr="00311391" w:rsidRDefault="00311391">
      <w:pPr>
        <w:pStyle w:val="BodyText"/>
        <w:spacing w:after="0" w:line="240" w:lineRule="auto"/>
        <w:rPr>
          <w:ins w:id="3414" w:author="Michael Smith [2]" w:date="2025-11-19T16:07:00Z"/>
          <w:rFonts w:asciiTheme="minorHAnsi" w:hAnsiTheme="minorHAnsi"/>
        </w:rPr>
        <w:pPrChange w:id="3415" w:author="Unknown" w:date="2025-11-19T16:08:00Z">
          <w:pPr>
            <w:pStyle w:val="TOC1"/>
          </w:pPr>
        </w:pPrChange>
      </w:pPr>
      <w:ins w:id="3416" w:author="Michael Smith [2]" w:date="2025-11-19T16:17:00Z">
        <w:r w:rsidRPr="00311391">
          <w:rPr>
            <w:rFonts w:asciiTheme="minorHAnsi" w:hAnsiTheme="minorHAnsi"/>
          </w:rPr>
          <w:t xml:space="preserve">  </w:t>
        </w:r>
      </w:ins>
      <w:ins w:id="3417" w:author="Michael Smith [2]" w:date="2025-11-19T16:07:00Z">
        <w:r w:rsidRPr="00311391">
          <w:rPr>
            <w:rFonts w:asciiTheme="minorHAnsi" w:hAnsiTheme="minorHAnsi"/>
          </w:rPr>
          <w:t>&lt;/Rule&gt;</w:t>
        </w:r>
      </w:ins>
    </w:p>
    <w:p w14:paraId="3D1C56CE" w14:textId="77777777" w:rsidR="00311391" w:rsidRPr="00311391" w:rsidRDefault="00311391">
      <w:pPr>
        <w:pStyle w:val="BodyText"/>
        <w:spacing w:after="0" w:line="240" w:lineRule="auto"/>
        <w:rPr>
          <w:ins w:id="3418" w:author="Michael Smith [2]" w:date="2025-11-19T16:07:00Z"/>
          <w:rFonts w:asciiTheme="minorHAnsi" w:hAnsiTheme="minorHAnsi"/>
        </w:rPr>
        <w:pPrChange w:id="3419" w:author="Unknown" w:date="2025-11-19T16:08:00Z">
          <w:pPr>
            <w:pStyle w:val="TOC1"/>
          </w:pPr>
        </w:pPrChange>
      </w:pPr>
      <w:ins w:id="3420" w:author="Michael Smith [2]" w:date="2025-11-19T16:17:00Z">
        <w:r w:rsidRPr="00311391">
          <w:rPr>
            <w:rFonts w:asciiTheme="minorHAnsi" w:hAnsiTheme="minorHAnsi"/>
          </w:rPr>
          <w:t xml:space="preserve">  </w:t>
        </w:r>
      </w:ins>
    </w:p>
    <w:p w14:paraId="14F1140C" w14:textId="45DA8F84" w:rsidR="00311391" w:rsidRDefault="00311391" w:rsidP="00520057">
      <w:pPr>
        <w:pStyle w:val="BodyText"/>
        <w:spacing w:after="0" w:line="240" w:lineRule="auto"/>
        <w:rPr>
          <w:rFonts w:asciiTheme="minorHAnsi" w:hAnsiTheme="minorHAnsi"/>
        </w:rPr>
      </w:pPr>
      <w:ins w:id="3421" w:author="Michael Smith [2]" w:date="2025-11-19T16:07:00Z">
        <w:r w:rsidRPr="00311391">
          <w:rPr>
            <w:rFonts w:asciiTheme="minorHAnsi" w:hAnsiTheme="minorHAnsi"/>
          </w:rPr>
          <w:t>&lt;/Policy&gt;</w:t>
        </w:r>
      </w:ins>
    </w:p>
    <w:p w14:paraId="4A62B0BE" w14:textId="4F333586" w:rsidR="00520057" w:rsidRDefault="00520057" w:rsidP="00520057">
      <w:pPr>
        <w:pStyle w:val="Heading2"/>
      </w:pPr>
      <w:bookmarkStart w:id="3422" w:name="_Toc233105537"/>
      <w:r w:rsidRPr="00520057">
        <w:t xml:space="preserve">Appendix </w:t>
      </w:r>
      <w:r>
        <w:t>B</w:t>
      </w:r>
      <w:r w:rsidRPr="00520057">
        <w:t xml:space="preserve">—PIDF Examples with Activity State </w:t>
      </w:r>
      <w:commentRangeStart w:id="3423"/>
      <w:commentRangeStart w:id="3424"/>
      <w:r w:rsidRPr="00520057">
        <w:t>Extensions</w:t>
      </w:r>
      <w:bookmarkEnd w:id="3422"/>
      <w:commentRangeEnd w:id="3423"/>
      <w:r w:rsidR="00B46583">
        <w:rPr>
          <w:rStyle w:val="CommentReference"/>
          <w:sz w:val="20"/>
          <w:szCs w:val="20"/>
        </w:rPr>
        <w:commentReference w:id="3423"/>
      </w:r>
      <w:commentRangeEnd w:id="3424"/>
      <w:r w:rsidR="00005B82">
        <w:rPr>
          <w:rStyle w:val="CommentReference"/>
          <w:sz w:val="20"/>
          <w:szCs w:val="20"/>
        </w:rPr>
        <w:commentReference w:id="3424"/>
      </w:r>
    </w:p>
    <w:p w14:paraId="73BD91AF" w14:textId="76205B09" w:rsidR="00520057" w:rsidRDefault="00520057" w:rsidP="00520057">
      <w:pPr>
        <w:pStyle w:val="BodyText"/>
      </w:pPr>
      <w:r>
        <w:t xml:space="preserve">This section contains examples of PIDF documents that contain the activityState, agentRoles, and reasonCode extensions to PIDF that support functionality of the </w:t>
      </w:r>
      <w:hyperlink w:anchor="_Presence_Server_FE" w:history="1">
        <w:r w:rsidRPr="008F3D87">
          <w:rPr>
            <w:rStyle w:val="StyleBlue"/>
          </w:rPr>
          <w:t>Presence Server FE</w:t>
        </w:r>
      </w:hyperlink>
      <w:r>
        <w:t xml:space="preserve">. These extensions are defined in the </w:t>
      </w:r>
      <w:hyperlink w:anchor="_Presentity_Activity_States" w:history="1">
        <w:r w:rsidRPr="008F3D87">
          <w:rPr>
            <w:rStyle w:val="StyleBlue"/>
          </w:rPr>
          <w:t>Presentity Activity States for the Presence Server</w:t>
        </w:r>
      </w:hyperlink>
      <w:r>
        <w:t xml:space="preserve"> section of this document.</w:t>
      </w:r>
    </w:p>
    <w:p w14:paraId="7490DE34" w14:textId="4A8AE0AB" w:rsidR="00520057" w:rsidRDefault="00520057" w:rsidP="00520057">
      <w:pPr>
        <w:pStyle w:val="BodyText"/>
      </w:pPr>
      <w:r>
        <w:t xml:space="preserve">The following PIDF example shows what might be sent to the Presence Server by a CallHandling FE at the beginning of an emergency voice+video call. The “sessions” array shows that the Agent is in a single call (a “session”) that has incoming voice and video media, and outgoing </w:t>
      </w:r>
      <w:r>
        <w:lastRenderedPageBreak/>
        <w:t>voice media without video (as would be the case if no camera was present on the Agent’s workstation).</w:t>
      </w:r>
    </w:p>
    <w:p w14:paraId="6C3862CA" w14:textId="13D6A5C8" w:rsidR="00520057" w:rsidRDefault="00520057" w:rsidP="00520057">
      <w:pPr>
        <w:pStyle w:val="ListParagraph"/>
        <w:contextualSpacing w:val="0"/>
      </w:pPr>
      <w:r>
        <w:t xml:space="preserve">The “supportedIncomingMedia” member indicates the FE supports incoming voice, video, and instant messaging, but does NOT support incoming real time text media – note that rttMedia is omitted in the example. </w:t>
      </w:r>
    </w:p>
    <w:p w14:paraId="4A32CC2E" w14:textId="768A90B7" w:rsidR="00520057" w:rsidRDefault="00520057" w:rsidP="00520057">
      <w:pPr>
        <w:pStyle w:val="ListParagraph"/>
        <w:contextualSpacing w:val="0"/>
      </w:pPr>
      <w:r>
        <w:t>The “supportedOutgoingMedia” member indicates outgoing voice and instant messaging are supported, but outgoing video and real time text are NOT supported – note that videoMedia and rttMedia are omitted.</w:t>
      </w:r>
    </w:p>
    <w:p w14:paraId="19CFD0A9" w14:textId="086D0C51" w:rsidR="00520057" w:rsidRDefault="00520057" w:rsidP="00520057">
      <w:pPr>
        <w:pStyle w:val="ListParagraph"/>
        <w:contextualSpacing w:val="0"/>
      </w:pPr>
      <w:r>
        <w:t>Note that the CallHandling FE MAY provide the Agent’s availability for a particular medium from its point of view. Our example shows imMedia as NOT available. The Presence Server will specify Agent availability according to policy and report that value to subscribers.</w:t>
      </w:r>
    </w:p>
    <w:p w14:paraId="5484B5F7" w14:textId="72A90103" w:rsidR="00520057" w:rsidRDefault="00520057" w:rsidP="00520057">
      <w:pPr>
        <w:pStyle w:val="ListParagraph"/>
        <w:contextualSpacing w:val="0"/>
      </w:pPr>
      <w:r>
        <w:t>The Presentity is "John.Smith@myagency.mycounty.gov".</w:t>
      </w:r>
    </w:p>
    <w:p w14:paraId="0245A504" w14:textId="6C27E4A5" w:rsidR="00520057" w:rsidRDefault="00520057" w:rsidP="00520057">
      <w:pPr>
        <w:pStyle w:val="ListParagraph"/>
        <w:contextualSpacing w:val="0"/>
      </w:pPr>
      <w:r>
        <w:t>John’s contact URI is "sip:jsmith@agency911.gov".</w:t>
      </w:r>
    </w:p>
    <w:p w14:paraId="0DE19E9D" w14:textId="45718AAC" w:rsidR="00520057" w:rsidRDefault="00520057" w:rsidP="00520057">
      <w:pPr>
        <w:pStyle w:val="ListParagraph"/>
        <w:contextualSpacing w:val="0"/>
      </w:pPr>
      <w:r>
        <w:t>John agentRoles are "CallTaking,Supervisor".</w:t>
      </w:r>
    </w:p>
    <w:p w14:paraId="0C4FB8A5" w14:textId="44D3097D" w:rsidR="00520057" w:rsidRDefault="00520057" w:rsidP="00520057">
      <w:pPr>
        <w:pStyle w:val="BodyText"/>
      </w:pPr>
      <w:r w:rsidRPr="00520057">
        <w:t xml:space="preserve">See RFC 3863 </w:t>
      </w:r>
      <w:r w:rsidR="008E4DB7">
        <w:fldChar w:fldCharType="begin"/>
      </w:r>
      <w:r w:rsidR="008E4DB7">
        <w:instrText xml:space="preserve"> REF _Ref225851300 \r \h </w:instrText>
      </w:r>
      <w:r w:rsidR="008E4DB7">
        <w:fldChar w:fldCharType="separate"/>
      </w:r>
      <w:r w:rsidR="008E4DB7">
        <w:t>[54]</w:t>
      </w:r>
      <w:r w:rsidR="008E4DB7">
        <w:fldChar w:fldCharType="end"/>
      </w:r>
      <w:r w:rsidRPr="00520057">
        <w:t xml:space="preserve"> for PIDF specifications.</w:t>
      </w:r>
    </w:p>
    <w:p w14:paraId="64051FB6"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&lt;?xml version="1.0" encoding="UTF-8"?&gt;</w:t>
      </w:r>
    </w:p>
    <w:p w14:paraId="339E625C"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&lt;impp:presence</w:t>
      </w:r>
    </w:p>
    <w:p w14:paraId="5E3023B5"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t>xmlns:xs="http://www.w3.org/2001/XMLSchema"</w:t>
      </w:r>
    </w:p>
    <w:p w14:paraId="77D6D11C"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t>xmlns:impp="urn:ietf:params:xml:ns:pidf"</w:t>
      </w:r>
    </w:p>
    <w:p w14:paraId="072110C4"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t>xmlns:as="urn:emergency:xml:ns:pidfExt:ActivityState"</w:t>
      </w:r>
    </w:p>
    <w:p w14:paraId="1A8CF0C5"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 xml:space="preserve">  entity="John.Smith@myagency.mycounty.gov" &gt;</w:t>
      </w:r>
    </w:p>
    <w:p w14:paraId="2BFD6692"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t>&lt;impp:tuple id="sg89ae"&gt;</w:t>
      </w:r>
    </w:p>
    <w:p w14:paraId="3354C0F0"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t>&lt;impp:status&gt;</w:t>
      </w:r>
    </w:p>
    <w:p w14:paraId="557A7F1E"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t>&lt;impp:basic&gt;open&lt;/impp:basic&gt;</w:t>
      </w:r>
    </w:p>
    <w:p w14:paraId="576B8A1F"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t>&lt;!-- Overall Agent availability --&gt;</w:t>
      </w:r>
    </w:p>
    <w:p w14:paraId="539EBA80"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t>&lt;as:activityState&gt;</w:t>
      </w:r>
    </w:p>
    <w:p w14:paraId="0B65A847"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commentRangeStart w:id="3425"/>
      <w:r w:rsidRPr="009B17A0">
        <w:rPr>
          <w:rFonts w:asciiTheme="minorHAnsi" w:hAnsiTheme="minorHAnsi"/>
        </w:rPr>
        <w:t>&lt;as:fe impp:mustUnderstand="true"&gt;CallHandling&lt;/as:fe&gt;</w:t>
      </w:r>
      <w:commentRangeEnd w:id="3425"/>
      <w:r w:rsidR="00B46583" w:rsidRPr="009B17A0">
        <w:rPr>
          <w:rStyle w:val="CommentReference"/>
          <w:rFonts w:asciiTheme="minorHAnsi" w:hAnsiTheme="minorHAnsi"/>
          <w:sz w:val="20"/>
          <w:szCs w:val="20"/>
        </w:rPr>
        <w:commentReference w:id="3425"/>
      </w:r>
    </w:p>
    <w:p w14:paraId="55F57539"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&lt;as:supportedIncomingMedia&gt;</w:t>
      </w:r>
    </w:p>
    <w:p w14:paraId="449EE5D9"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&lt;as:voiceMedia&gt;</w:t>
      </w:r>
    </w:p>
    <w:p w14:paraId="1EE47D04"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&lt;as:isAvailable&gt;false&lt;/as:isAvailable&gt;</w:t>
      </w:r>
    </w:p>
    <w:p w14:paraId="3E9CCB5C" w14:textId="56AA385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t>&lt;as:isAvailableForEmergency&gt;false&lt;/as:isAvailableForEmergency&gt;</w:t>
      </w:r>
    </w:p>
    <w:p w14:paraId="20325826"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&lt;/as:voiceMedia&gt;</w:t>
      </w:r>
    </w:p>
    <w:p w14:paraId="466C6778"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&lt;as:videoMedia&gt;</w:t>
      </w:r>
    </w:p>
    <w:p w14:paraId="47CA533D"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&lt;as:isAvailable&gt;false&lt;/as:isAvailable&gt;</w:t>
      </w:r>
    </w:p>
    <w:p w14:paraId="37E83389" w14:textId="6A742F6A"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t>&lt;as:isAvailableForEmergency&gt;false&lt;/as:isAvailableForEmergency&gt;</w:t>
      </w:r>
    </w:p>
    <w:p w14:paraId="620DE995"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&lt;/as:videoMedia&gt;</w:t>
      </w:r>
    </w:p>
    <w:p w14:paraId="4AC6D8AA"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&lt;as:imMedia&gt;</w:t>
      </w:r>
    </w:p>
    <w:p w14:paraId="4972BBF0"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&lt;as:isAvailable&gt;true&lt;/as:isAvailable&gt;</w:t>
      </w:r>
    </w:p>
    <w:p w14:paraId="51A0B948" w14:textId="43618CCC"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&lt;as:isAvailableForEmergency&gt;true&lt;/as:isAvailableForEmergency&gt;</w:t>
      </w:r>
    </w:p>
    <w:p w14:paraId="1DF0E9DB"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&lt;/as:imMedia&gt;</w:t>
      </w:r>
    </w:p>
    <w:p w14:paraId="3E484336"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&lt;as:rttMedia&gt;</w:t>
      </w:r>
    </w:p>
    <w:p w14:paraId="7547417C"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&lt;/as:rttMedia&gt;</w:t>
      </w:r>
    </w:p>
    <w:p w14:paraId="49A82E34"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&lt;/as:supportedIncomingMedia&gt;</w:t>
      </w:r>
    </w:p>
    <w:p w14:paraId="540159FB"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&lt;as:supportedOutgoingMedia&gt;</w:t>
      </w:r>
    </w:p>
    <w:p w14:paraId="52E5CAE6"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&lt;as:voiceMedia&gt;</w:t>
      </w:r>
    </w:p>
    <w:p w14:paraId="54A5B5CA"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&lt;as:isAvailable&gt;false&lt;/as:isAvailable&gt;</w:t>
      </w:r>
    </w:p>
    <w:p w14:paraId="743BF739" w14:textId="6CC7254C"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t>&lt;as:isAvailableForEmergency&gt;false&lt;/as:isAvailableForEmergency&gt;</w:t>
      </w:r>
    </w:p>
    <w:p w14:paraId="3B8834AD"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&lt;/as:voiceMedia&gt;</w:t>
      </w:r>
    </w:p>
    <w:p w14:paraId="7359AB22"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lastRenderedPageBreak/>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&lt;as:imMedia&gt;</w:t>
      </w:r>
    </w:p>
    <w:p w14:paraId="520732D5"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&lt;as:isAvailable&gt;true&lt;/as:isAvailable&gt;</w:t>
      </w:r>
    </w:p>
    <w:p w14:paraId="7935FC67" w14:textId="40B8F74A"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&lt;as:isAvailableForEmergency&gt;true&lt;/as:isAvailableForEmergency&gt;</w:t>
      </w:r>
    </w:p>
    <w:p w14:paraId="2720F242"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&lt;/as:imMedia&gt;</w:t>
      </w:r>
    </w:p>
    <w:p w14:paraId="35FA84C0"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&lt;/as:supportedOutgoingMedia&gt;</w:t>
      </w:r>
    </w:p>
    <w:p w14:paraId="66C38B1F"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&lt;as:sessions&gt;</w:t>
      </w:r>
    </w:p>
    <w:p w14:paraId="76BD0823"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&lt;!--array of 0 or more session elements--&gt;</w:t>
      </w:r>
    </w:p>
    <w:p w14:paraId="4CEE2BC9"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&lt;as:session&gt;</w:t>
      </w:r>
    </w:p>
    <w:p w14:paraId="6812AEA2"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&lt;as:incomingMedia&gt;</w:t>
      </w:r>
    </w:p>
    <w:p w14:paraId="2FC27D48"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&lt;as:mediaType&gt;Voice&lt;/as:mediaType&gt;</w:t>
      </w:r>
    </w:p>
    <w:p w14:paraId="534CF35E"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&lt;as:mediaType&gt;Video&lt;/as:mediaType&gt;</w:t>
      </w:r>
    </w:p>
    <w:p w14:paraId="4A21508A" w14:textId="2361ACFD" w:rsidR="009B17A0" w:rsidRPr="009B17A0" w:rsidRDefault="003C52E8" w:rsidP="003C52E8">
      <w:pPr>
        <w:pStyle w:val="BodyText"/>
        <w:spacing w:after="0" w:line="240" w:lineRule="auto"/>
        <w:ind w:left="4320" w:firstLine="720"/>
        <w:rPr>
          <w:rFonts w:asciiTheme="minorHAnsi" w:hAnsiTheme="minorHAnsi"/>
        </w:rPr>
      </w:pPr>
      <w:r>
        <w:rPr>
          <w:rFonts w:asciiTheme="minorHAnsi" w:hAnsiTheme="minorHAnsi"/>
        </w:rPr>
        <w:t xml:space="preserve">  </w:t>
      </w:r>
      <w:r w:rsidR="009B17A0" w:rsidRPr="009B17A0">
        <w:rPr>
          <w:rFonts w:asciiTheme="minorHAnsi" w:hAnsiTheme="minorHAnsi"/>
        </w:rPr>
        <w:t>&lt;/as:incomingMedia&gt;</w:t>
      </w:r>
    </w:p>
    <w:p w14:paraId="7B1B8D7B"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&lt;as:outgoingMedia&gt;</w:t>
      </w:r>
    </w:p>
    <w:p w14:paraId="6B0F8F3B"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&lt;as:mediaType&gt;Voice&lt;/as:mediaType&gt;</w:t>
      </w:r>
    </w:p>
    <w:p w14:paraId="4EF6CBD6" w14:textId="762EDD9E" w:rsidR="009B17A0" w:rsidRPr="009B17A0" w:rsidRDefault="003C52E8" w:rsidP="003C52E8">
      <w:pPr>
        <w:pStyle w:val="BodyText"/>
        <w:spacing w:after="0" w:line="240" w:lineRule="auto"/>
        <w:ind w:left="4320" w:firstLine="720"/>
        <w:rPr>
          <w:rFonts w:asciiTheme="minorHAnsi" w:hAnsiTheme="minorHAnsi"/>
        </w:rPr>
      </w:pPr>
      <w:r>
        <w:rPr>
          <w:rFonts w:asciiTheme="minorHAnsi" w:hAnsiTheme="minorHAnsi"/>
        </w:rPr>
        <w:t xml:space="preserve">  </w:t>
      </w:r>
      <w:r w:rsidR="009B17A0" w:rsidRPr="009B17A0">
        <w:rPr>
          <w:rFonts w:asciiTheme="minorHAnsi" w:hAnsiTheme="minorHAnsi"/>
        </w:rPr>
        <w:t>&lt;/as:outgoingMedia&gt;</w:t>
      </w:r>
    </w:p>
    <w:p w14:paraId="6CF69EE4"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&lt;as:isEmergency&gt;true&lt;/as:isEmergency&gt;</w:t>
      </w:r>
    </w:p>
    <w:p w14:paraId="4C3A7BFA"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&lt;/as:session&gt;</w:t>
      </w:r>
    </w:p>
    <w:p w14:paraId="7AB2F611"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r>
      <w:r w:rsidRPr="009B17A0">
        <w:rPr>
          <w:rFonts w:asciiTheme="minorHAnsi" w:hAnsiTheme="minorHAnsi"/>
        </w:rPr>
        <w:tab/>
        <w:t>&lt;/as:sessions&gt;</w:t>
      </w:r>
    </w:p>
    <w:p w14:paraId="3E96D89F"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r>
      <w:r w:rsidRPr="009B17A0">
        <w:rPr>
          <w:rFonts w:asciiTheme="minorHAnsi" w:hAnsiTheme="minorHAnsi"/>
        </w:rPr>
        <w:tab/>
        <w:t>&lt;/as:activityState&gt;</w:t>
      </w:r>
    </w:p>
    <w:p w14:paraId="3C011BB6"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t>&lt;/impp:status&gt;</w:t>
      </w:r>
    </w:p>
    <w:p w14:paraId="1190E7B1"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t>&lt;impp:contact priority="0.8"&gt;sip:jsmith@agency911.gov&lt;/impp:contact&gt;</w:t>
      </w:r>
    </w:p>
    <w:p w14:paraId="7F152B38"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t>&lt;as:agentRoles&gt;CallTaking,Supervisor&lt;/as:agentRoles&gt;</w:t>
      </w:r>
    </w:p>
    <w:p w14:paraId="6A27ECD7"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r>
      <w:r w:rsidRPr="009B17A0">
        <w:rPr>
          <w:rFonts w:asciiTheme="minorHAnsi" w:hAnsiTheme="minorHAnsi"/>
        </w:rPr>
        <w:tab/>
        <w:t>&lt;impp:timestamp&gt;2025-01-06T16:49:29Z&lt;/impp:timestamp&gt;</w:t>
      </w:r>
    </w:p>
    <w:p w14:paraId="18B5EAB8"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ab/>
        <w:t>&lt;/impp:tuple&gt;</w:t>
      </w:r>
    </w:p>
    <w:p w14:paraId="15FA5CED" w14:textId="77777777" w:rsidR="009B17A0" w:rsidRPr="009B17A0" w:rsidRDefault="009B17A0" w:rsidP="009B17A0">
      <w:pPr>
        <w:pStyle w:val="BodyText"/>
        <w:spacing w:after="0" w:line="240" w:lineRule="auto"/>
        <w:rPr>
          <w:rFonts w:asciiTheme="minorHAnsi" w:hAnsiTheme="minorHAnsi"/>
        </w:rPr>
      </w:pPr>
      <w:r w:rsidRPr="009B17A0">
        <w:rPr>
          <w:rFonts w:asciiTheme="minorHAnsi" w:hAnsiTheme="minorHAnsi"/>
        </w:rPr>
        <w:t>&lt;/impp:presence&gt;</w:t>
      </w:r>
    </w:p>
    <w:p w14:paraId="40CBBFE6" w14:textId="77777777" w:rsidR="009B17A0" w:rsidRPr="009B17A0" w:rsidRDefault="009B17A0" w:rsidP="009B17A0">
      <w:pPr>
        <w:pStyle w:val="BodyText"/>
        <w:spacing w:after="0" w:line="240" w:lineRule="auto"/>
        <w:rPr>
          <w:rFonts w:asciiTheme="minorHAnsi" w:hAnsiTheme="minorHAnsi"/>
        </w:rPr>
      </w:pPr>
    </w:p>
    <w:p w14:paraId="4548FF8A" w14:textId="2ED12E7D" w:rsidR="009B17A0" w:rsidRDefault="009B17A0" w:rsidP="009B17A0">
      <w:pPr>
        <w:pStyle w:val="BodyText"/>
      </w:pPr>
      <w:r>
        <w:t xml:space="preserve">If Agency policy doesn’t allow the Agent to receive instant messages while on a voice+video call, the Presence Server could change &lt;isAvailable&gt; and &lt;isAvailableForEmergency&gt; to “false” for &lt;imMedia&gt; before sending to subscribers. </w:t>
      </w:r>
    </w:p>
    <w:p w14:paraId="7E1F8B8E" w14:textId="70067488" w:rsidR="009B17A0" w:rsidRDefault="009B17A0" w:rsidP="009B17A0">
      <w:pPr>
        <w:pStyle w:val="BodyText"/>
      </w:pPr>
      <w:r>
        <w:t>The standard PIDF element &lt;basic&gt; denotes whether the Agent is available or unavailable in general. &lt;basic&gt; MUST be included in any PIDF sent to or from the Presence Server. The value of &lt;basic&gt; is either “closed” (unavailable) or “open” (available). The “closed” value is used when the Agent can’t be readily contacted, like when on a break or out for a meal.</w:t>
      </w:r>
    </w:p>
    <w:p w14:paraId="101F2111" w14:textId="4D1DB187" w:rsidR="009B17A0" w:rsidRDefault="009B17A0" w:rsidP="009B17A0">
      <w:pPr>
        <w:pStyle w:val="BodyText"/>
      </w:pPr>
      <w:r>
        <w:t>The next example shows how an FE can set &lt;basic&gt; to “closed” when the agent is on break, wrapping up after a call, at lunch, etc. The Presence Server could also set &lt;basic&gt; to “closed” if dictated by policy when notifying subscribers of a change in Agent status. If either the Presence Server or another FE sets the value of &lt;basic&gt; to “closed”, denoting that the Agent is not available for any call, it MAY supply an optional reasonCode from the list in section ?.? giving the reason the Agent is not available.</w:t>
      </w:r>
    </w:p>
    <w:p w14:paraId="42151DEF" w14:textId="4C89A3CF" w:rsidR="00CF5388" w:rsidRPr="00CF5388" w:rsidRDefault="00CF5388" w:rsidP="00CF5388">
      <w:pPr>
        <w:pStyle w:val="BodyText"/>
      </w:pPr>
      <w:r w:rsidRPr="00CF5388">
        <w:t>The following PIDF example denotes that the Agent in question is at lunch: &lt;basic&gt; is set to “closed” and the &lt;reasonCode&gt; “</w:t>
      </w:r>
      <w:commentRangeStart w:id="3426"/>
      <w:r w:rsidRPr="00CF5388">
        <w:t>Lunch</w:t>
      </w:r>
      <w:commentRangeEnd w:id="3426"/>
      <w:r w:rsidR="00B46583" w:rsidRPr="00CF5388">
        <w:rPr>
          <w:rStyle w:val="CommentReference"/>
          <w:sz w:val="20"/>
          <w:szCs w:val="20"/>
        </w:rPr>
        <w:commentReference w:id="3426"/>
      </w:r>
      <w:r w:rsidRPr="00CF5388">
        <w:t>” indicates the reason the Agent is not available. The &lt;sessions&gt; array is empty since there are no current sessions.</w:t>
      </w:r>
    </w:p>
    <w:p w14:paraId="48080B66" w14:textId="77777777" w:rsidR="00CF5388" w:rsidRDefault="00CF5388" w:rsidP="00CF5388">
      <w:pPr>
        <w:pStyle w:val="BodyText"/>
        <w:spacing w:after="0" w:line="240" w:lineRule="auto"/>
      </w:pPr>
      <w:r>
        <w:t>&lt;?xml version="1.0" encoding="UTF-8"?&gt;</w:t>
      </w:r>
    </w:p>
    <w:p w14:paraId="77AA3586" w14:textId="77777777" w:rsidR="00CF5388" w:rsidRDefault="00CF5388" w:rsidP="00CF5388">
      <w:pPr>
        <w:pStyle w:val="BodyText"/>
        <w:spacing w:after="0" w:line="240" w:lineRule="auto"/>
      </w:pPr>
      <w:r>
        <w:t>&lt;impp:presence</w:t>
      </w:r>
    </w:p>
    <w:p w14:paraId="57D43DFB" w14:textId="77777777" w:rsidR="00CF5388" w:rsidRDefault="00CF5388" w:rsidP="00CF5388">
      <w:pPr>
        <w:pStyle w:val="BodyText"/>
        <w:spacing w:after="0" w:line="240" w:lineRule="auto"/>
      </w:pPr>
      <w:r>
        <w:tab/>
        <w:t>xmlns:xs="http://www.w3.org/2001/XMLSchema"</w:t>
      </w:r>
    </w:p>
    <w:p w14:paraId="045A9A08" w14:textId="77777777" w:rsidR="00CF5388" w:rsidRDefault="00CF5388" w:rsidP="00CF5388">
      <w:pPr>
        <w:pStyle w:val="BodyText"/>
        <w:spacing w:after="0" w:line="240" w:lineRule="auto"/>
      </w:pPr>
      <w:r>
        <w:tab/>
        <w:t>xmlns:impp="urn:ietf:params:xml:ns:pidf"</w:t>
      </w:r>
    </w:p>
    <w:p w14:paraId="22D3E233" w14:textId="77777777" w:rsidR="00CF5388" w:rsidRDefault="00CF5388" w:rsidP="00CF5388">
      <w:pPr>
        <w:pStyle w:val="BodyText"/>
        <w:spacing w:after="0" w:line="240" w:lineRule="auto"/>
      </w:pPr>
      <w:r>
        <w:tab/>
        <w:t>xmlns:as="urn:emergency:xml:ns:pidfExt:ActivityState"</w:t>
      </w:r>
    </w:p>
    <w:p w14:paraId="35998855" w14:textId="77777777" w:rsidR="00CF5388" w:rsidRDefault="00CF5388" w:rsidP="00CF5388">
      <w:pPr>
        <w:pStyle w:val="BodyText"/>
        <w:spacing w:after="0" w:line="240" w:lineRule="auto"/>
      </w:pPr>
      <w:r>
        <w:t xml:space="preserve">  entity="John.Smith@myagency.mycounty.gov" &gt;</w:t>
      </w:r>
    </w:p>
    <w:p w14:paraId="5E0FFB7F" w14:textId="77777777" w:rsidR="00CF5388" w:rsidRDefault="00CF5388" w:rsidP="00CF5388">
      <w:pPr>
        <w:pStyle w:val="BodyText"/>
        <w:spacing w:after="0" w:line="240" w:lineRule="auto"/>
      </w:pPr>
      <w:r>
        <w:tab/>
        <w:t>&lt;impp:tuple id="sg89ae"&gt;</w:t>
      </w:r>
    </w:p>
    <w:p w14:paraId="26301014" w14:textId="77777777" w:rsidR="00CF5388" w:rsidRDefault="00CF5388" w:rsidP="00CF5388">
      <w:pPr>
        <w:pStyle w:val="BodyText"/>
        <w:spacing w:after="0" w:line="240" w:lineRule="auto"/>
      </w:pPr>
      <w:r>
        <w:tab/>
      </w:r>
      <w:r>
        <w:tab/>
        <w:t>&lt;impp:status&gt;</w:t>
      </w:r>
    </w:p>
    <w:p w14:paraId="1CE59A0C" w14:textId="77777777" w:rsidR="00CF5388" w:rsidRDefault="00CF5388" w:rsidP="00CF5388">
      <w:pPr>
        <w:pStyle w:val="BodyText"/>
        <w:spacing w:after="0" w:line="240" w:lineRule="auto"/>
      </w:pPr>
      <w:r>
        <w:lastRenderedPageBreak/>
        <w:tab/>
      </w:r>
      <w:r>
        <w:tab/>
      </w:r>
      <w:r>
        <w:tab/>
        <w:t>&lt;impp:basic&gt;closed&lt;/impp:basic&gt;</w:t>
      </w:r>
    </w:p>
    <w:p w14:paraId="2F537C7A" w14:textId="77777777" w:rsidR="00CF5388" w:rsidRDefault="00CF5388" w:rsidP="00CF5388">
      <w:pPr>
        <w:pStyle w:val="BodyText"/>
        <w:spacing w:after="0" w:line="240" w:lineRule="auto"/>
      </w:pPr>
      <w:r>
        <w:tab/>
      </w:r>
      <w:r>
        <w:tab/>
      </w:r>
      <w:r>
        <w:tab/>
        <w:t>&lt;!-- Overall Agent availability --&gt;</w:t>
      </w:r>
    </w:p>
    <w:p w14:paraId="30DB1E0D" w14:textId="77777777" w:rsidR="00CF5388" w:rsidRDefault="00CF5388" w:rsidP="00CF5388">
      <w:pPr>
        <w:pStyle w:val="BodyText"/>
        <w:spacing w:after="0" w:line="240" w:lineRule="auto"/>
      </w:pPr>
      <w:r>
        <w:tab/>
      </w:r>
      <w:r>
        <w:tab/>
      </w:r>
      <w:r>
        <w:tab/>
        <w:t>&lt;as:reasonCode&gt;Lunch&lt;/as:reasonCode&gt;</w:t>
      </w:r>
    </w:p>
    <w:p w14:paraId="611CA85F" w14:textId="77777777" w:rsidR="00CF5388" w:rsidRDefault="00CF5388" w:rsidP="00CF5388">
      <w:pPr>
        <w:pStyle w:val="BodyText"/>
        <w:spacing w:after="0" w:line="240" w:lineRule="auto"/>
      </w:pPr>
      <w:r>
        <w:tab/>
      </w:r>
      <w:r>
        <w:tab/>
      </w:r>
      <w:r>
        <w:tab/>
        <w:t>&lt;as:activityState&gt;</w:t>
      </w:r>
    </w:p>
    <w:p w14:paraId="23742193" w14:textId="77777777" w:rsidR="00CF5388" w:rsidRDefault="00CF5388" w:rsidP="00CF5388">
      <w:pPr>
        <w:pStyle w:val="BodyText"/>
        <w:spacing w:after="0" w:line="240" w:lineRule="auto"/>
      </w:pPr>
      <w:r>
        <w:tab/>
      </w:r>
      <w:r>
        <w:tab/>
      </w:r>
      <w:r>
        <w:tab/>
      </w:r>
      <w:r>
        <w:tab/>
        <w:t>&lt;as:fe impp:mustUnderstand="1"&gt;CallHandling&lt;/as:fe&gt;</w:t>
      </w:r>
    </w:p>
    <w:p w14:paraId="3938CECF" w14:textId="77777777" w:rsidR="00CF5388" w:rsidRDefault="00CF5388" w:rsidP="00CF5388">
      <w:pPr>
        <w:pStyle w:val="BodyText"/>
        <w:spacing w:after="0" w:line="240" w:lineRule="auto"/>
      </w:pPr>
      <w:r>
        <w:tab/>
      </w:r>
      <w:r>
        <w:tab/>
      </w:r>
      <w:r>
        <w:tab/>
      </w:r>
      <w:r>
        <w:tab/>
        <w:t>&lt;as:supportedIncomingMedia&gt;</w:t>
      </w:r>
    </w:p>
    <w:p w14:paraId="53629CD6" w14:textId="77777777" w:rsidR="00CF5388" w:rsidRDefault="00CF5388" w:rsidP="00CF5388">
      <w:pPr>
        <w:pStyle w:val="BodyText"/>
        <w:spacing w:after="0" w:line="240" w:lineRule="auto"/>
      </w:pPr>
      <w:r>
        <w:tab/>
      </w:r>
      <w:r>
        <w:tab/>
      </w:r>
      <w:r>
        <w:tab/>
      </w:r>
      <w:r>
        <w:tab/>
      </w:r>
      <w:r>
        <w:tab/>
        <w:t>&lt;as:voiceMedia&gt;</w:t>
      </w:r>
    </w:p>
    <w:p w14:paraId="09279C15" w14:textId="77777777" w:rsidR="00CF5388" w:rsidRDefault="00CF5388" w:rsidP="00CF5388">
      <w:pPr>
        <w:pStyle w:val="BodyText"/>
        <w:spacing w:after="0" w:line="240" w:lineRule="auto"/>
      </w:pPr>
      <w:r>
        <w:tab/>
      </w:r>
      <w:r>
        <w:tab/>
      </w:r>
      <w:r>
        <w:tab/>
      </w:r>
      <w:r>
        <w:tab/>
      </w:r>
      <w:r>
        <w:tab/>
      </w:r>
      <w:r>
        <w:tab/>
        <w:t>&lt;as:isAvailable&gt;false&lt;/as:isAvailable&gt;</w:t>
      </w:r>
    </w:p>
    <w:p w14:paraId="4F9B790A" w14:textId="42ED51AA" w:rsidR="00CF5388" w:rsidRDefault="00CF5388" w:rsidP="00CF5388">
      <w:pPr>
        <w:pStyle w:val="BodyText"/>
        <w:spacing w:after="0" w:line="240" w:lineRule="auto"/>
      </w:pPr>
      <w:r>
        <w:tab/>
      </w:r>
      <w:r>
        <w:tab/>
      </w:r>
      <w:r>
        <w:tab/>
        <w:t>&lt;as:isAvailableForEmergency&gt;false&lt;/as:isAvailableForEmergency&gt;</w:t>
      </w:r>
    </w:p>
    <w:p w14:paraId="1A7F634E" w14:textId="77777777" w:rsidR="00CF5388" w:rsidRDefault="00CF5388" w:rsidP="00CF5388">
      <w:pPr>
        <w:pStyle w:val="BodyText"/>
        <w:spacing w:after="0" w:line="240" w:lineRule="auto"/>
      </w:pPr>
      <w:r>
        <w:tab/>
      </w:r>
      <w:r>
        <w:tab/>
      </w:r>
      <w:r>
        <w:tab/>
      </w:r>
      <w:r>
        <w:tab/>
      </w:r>
      <w:r>
        <w:tab/>
        <w:t>&lt;/as:voiceMedia&gt;</w:t>
      </w:r>
    </w:p>
    <w:p w14:paraId="241165AE" w14:textId="77777777" w:rsidR="00CF5388" w:rsidRDefault="00CF5388" w:rsidP="00CF5388">
      <w:pPr>
        <w:pStyle w:val="BodyText"/>
        <w:spacing w:after="0" w:line="240" w:lineRule="auto"/>
      </w:pPr>
      <w:r>
        <w:tab/>
      </w:r>
      <w:r>
        <w:tab/>
      </w:r>
      <w:r>
        <w:tab/>
      </w:r>
      <w:r>
        <w:tab/>
      </w:r>
      <w:r>
        <w:tab/>
        <w:t>&lt;as:videoMedia&gt;</w:t>
      </w:r>
    </w:p>
    <w:p w14:paraId="4A767C7B" w14:textId="77777777" w:rsidR="00CF5388" w:rsidRDefault="00CF5388" w:rsidP="00CF5388">
      <w:pPr>
        <w:pStyle w:val="BodyText"/>
        <w:spacing w:after="0" w:line="240" w:lineRule="auto"/>
      </w:pPr>
      <w:r>
        <w:tab/>
      </w:r>
      <w:r>
        <w:tab/>
      </w:r>
      <w:r>
        <w:tab/>
      </w:r>
      <w:r>
        <w:tab/>
      </w:r>
      <w:r>
        <w:tab/>
      </w:r>
      <w:r>
        <w:tab/>
        <w:t>&lt;as:isAvailable&gt;false&lt;/as:isAvailable&gt;</w:t>
      </w:r>
    </w:p>
    <w:p w14:paraId="3E926455" w14:textId="05C996B2" w:rsidR="00CF5388" w:rsidRDefault="00CF5388" w:rsidP="00CF5388">
      <w:pPr>
        <w:pStyle w:val="BodyText"/>
        <w:spacing w:after="0" w:line="240" w:lineRule="auto"/>
      </w:pPr>
      <w:r>
        <w:tab/>
      </w:r>
      <w:r>
        <w:tab/>
      </w:r>
      <w:r>
        <w:tab/>
        <w:t>&lt;as:isAvailableForEmergency&gt;false&lt;/as:isAvailableForEmergency&gt;</w:t>
      </w:r>
    </w:p>
    <w:p w14:paraId="111FEF11" w14:textId="77777777" w:rsidR="00CF5388" w:rsidRDefault="00CF5388" w:rsidP="00CF5388">
      <w:pPr>
        <w:pStyle w:val="BodyText"/>
        <w:spacing w:after="0" w:line="240" w:lineRule="auto"/>
      </w:pPr>
      <w:r>
        <w:tab/>
      </w:r>
      <w:r>
        <w:tab/>
      </w:r>
      <w:r>
        <w:tab/>
      </w:r>
      <w:r>
        <w:tab/>
      </w:r>
      <w:r>
        <w:tab/>
        <w:t>&lt;/as:videoMedia&gt;</w:t>
      </w:r>
    </w:p>
    <w:p w14:paraId="11231F05" w14:textId="77777777" w:rsidR="00CF5388" w:rsidRDefault="00CF5388" w:rsidP="00CF5388">
      <w:pPr>
        <w:pStyle w:val="BodyText"/>
        <w:spacing w:after="0" w:line="240" w:lineRule="auto"/>
      </w:pPr>
      <w:r>
        <w:tab/>
      </w:r>
      <w:r>
        <w:tab/>
      </w:r>
      <w:r>
        <w:tab/>
      </w:r>
      <w:r>
        <w:tab/>
      </w:r>
      <w:r>
        <w:tab/>
        <w:t>&lt;as:imMedia&gt;</w:t>
      </w:r>
    </w:p>
    <w:p w14:paraId="0B69AD01" w14:textId="77777777" w:rsidR="00CF5388" w:rsidRDefault="00CF5388" w:rsidP="00CF5388">
      <w:pPr>
        <w:pStyle w:val="BodyText"/>
        <w:spacing w:after="0" w:line="240" w:lineRule="auto"/>
      </w:pPr>
      <w:r>
        <w:tab/>
      </w:r>
      <w:r>
        <w:tab/>
      </w:r>
      <w:r>
        <w:tab/>
      </w:r>
      <w:r>
        <w:tab/>
      </w:r>
      <w:r>
        <w:tab/>
      </w:r>
      <w:r>
        <w:tab/>
        <w:t>&lt;as:isAvailable&gt;false&lt;/as:isAvailable&gt;</w:t>
      </w:r>
    </w:p>
    <w:p w14:paraId="701EBCF4" w14:textId="42AAA662" w:rsidR="00CF5388" w:rsidRDefault="00CF5388" w:rsidP="00CF5388">
      <w:pPr>
        <w:pStyle w:val="BodyText"/>
        <w:spacing w:after="0" w:line="240" w:lineRule="auto"/>
      </w:pPr>
      <w:r>
        <w:tab/>
      </w:r>
      <w:r>
        <w:tab/>
      </w:r>
      <w:r>
        <w:tab/>
        <w:t>&lt;as:isAvailableForEmergency&gt;false&lt;/as:isAvailableForEmergency&gt;</w:t>
      </w:r>
    </w:p>
    <w:p w14:paraId="6643C251" w14:textId="77777777" w:rsidR="00CF5388" w:rsidRDefault="00CF5388" w:rsidP="00CF5388">
      <w:pPr>
        <w:pStyle w:val="BodyText"/>
        <w:spacing w:after="0" w:line="240" w:lineRule="auto"/>
      </w:pPr>
      <w:r>
        <w:tab/>
      </w:r>
      <w:r>
        <w:tab/>
      </w:r>
      <w:r>
        <w:tab/>
      </w:r>
      <w:r>
        <w:tab/>
      </w:r>
      <w:r>
        <w:tab/>
        <w:t>&lt;/as:imMedia&gt;</w:t>
      </w:r>
    </w:p>
    <w:p w14:paraId="508289FF" w14:textId="77777777" w:rsidR="00CF5388" w:rsidRDefault="00CF5388" w:rsidP="00CF5388">
      <w:pPr>
        <w:pStyle w:val="BodyText"/>
        <w:spacing w:after="0" w:line="240" w:lineRule="auto"/>
      </w:pPr>
      <w:r>
        <w:tab/>
      </w:r>
      <w:r>
        <w:tab/>
      </w:r>
      <w:r>
        <w:tab/>
      </w:r>
      <w:r>
        <w:tab/>
        <w:t>&lt;/as:supportedIncomingMedia&gt;</w:t>
      </w:r>
    </w:p>
    <w:p w14:paraId="3AF4DD0B" w14:textId="77777777" w:rsidR="00CF5388" w:rsidRDefault="00CF5388" w:rsidP="00CF5388">
      <w:pPr>
        <w:pStyle w:val="BodyText"/>
        <w:spacing w:after="0" w:line="240" w:lineRule="auto"/>
      </w:pPr>
      <w:r>
        <w:tab/>
      </w:r>
      <w:r>
        <w:tab/>
      </w:r>
      <w:r>
        <w:tab/>
      </w:r>
      <w:r>
        <w:tab/>
        <w:t>&lt;as:supportedOutgoingMedia&gt;</w:t>
      </w:r>
    </w:p>
    <w:p w14:paraId="5ED0CDEE" w14:textId="77777777" w:rsidR="00CF5388" w:rsidRDefault="00CF5388" w:rsidP="00CF5388">
      <w:pPr>
        <w:pStyle w:val="BodyText"/>
        <w:spacing w:after="0" w:line="240" w:lineRule="auto"/>
      </w:pPr>
      <w:r>
        <w:tab/>
      </w:r>
      <w:r>
        <w:tab/>
      </w:r>
      <w:r>
        <w:tab/>
      </w:r>
      <w:r>
        <w:tab/>
      </w:r>
      <w:r>
        <w:tab/>
        <w:t>&lt;as:voiceMedia&gt;</w:t>
      </w:r>
    </w:p>
    <w:p w14:paraId="0B7902A0" w14:textId="77777777" w:rsidR="00CF5388" w:rsidRDefault="00CF5388" w:rsidP="00CF5388">
      <w:pPr>
        <w:pStyle w:val="BodyText"/>
        <w:spacing w:after="0" w:line="240" w:lineRule="auto"/>
      </w:pPr>
      <w:r>
        <w:tab/>
      </w:r>
      <w:r>
        <w:tab/>
      </w:r>
      <w:r>
        <w:tab/>
      </w:r>
      <w:r>
        <w:tab/>
      </w:r>
      <w:r>
        <w:tab/>
      </w:r>
      <w:r>
        <w:tab/>
        <w:t>&lt;as:isAvailable&gt;false&lt;/as:isAvailable&gt;</w:t>
      </w:r>
    </w:p>
    <w:p w14:paraId="3C665B77" w14:textId="293EEB35" w:rsidR="00CF5388" w:rsidRDefault="00CF5388" w:rsidP="00CF5388">
      <w:pPr>
        <w:pStyle w:val="BodyText"/>
        <w:spacing w:after="0" w:line="240" w:lineRule="auto"/>
      </w:pPr>
      <w:r>
        <w:tab/>
      </w:r>
      <w:r>
        <w:tab/>
      </w:r>
      <w:r>
        <w:tab/>
        <w:t>&lt;as:isAvailableForEmergency&gt;false&lt;/as:isAvailableForEmergency&gt;</w:t>
      </w:r>
    </w:p>
    <w:p w14:paraId="3DCFA592" w14:textId="77777777" w:rsidR="00CF5388" w:rsidRDefault="00CF5388" w:rsidP="00CF5388">
      <w:pPr>
        <w:pStyle w:val="BodyText"/>
        <w:spacing w:after="0" w:line="240" w:lineRule="auto"/>
      </w:pPr>
      <w:r>
        <w:tab/>
      </w:r>
      <w:r>
        <w:tab/>
      </w:r>
      <w:r>
        <w:tab/>
      </w:r>
      <w:r>
        <w:tab/>
      </w:r>
      <w:r>
        <w:tab/>
        <w:t>&lt;/as:voiceMedia&gt;</w:t>
      </w:r>
    </w:p>
    <w:p w14:paraId="620F9480" w14:textId="77777777" w:rsidR="00CF5388" w:rsidRDefault="00CF5388" w:rsidP="00CF5388">
      <w:pPr>
        <w:pStyle w:val="BodyText"/>
        <w:spacing w:after="0" w:line="240" w:lineRule="auto"/>
      </w:pPr>
      <w:r>
        <w:tab/>
      </w:r>
      <w:r>
        <w:tab/>
      </w:r>
      <w:r>
        <w:tab/>
      </w:r>
      <w:r>
        <w:tab/>
      </w:r>
      <w:r>
        <w:tab/>
        <w:t>&lt;as:imMedia&gt;</w:t>
      </w:r>
    </w:p>
    <w:p w14:paraId="0AC0D0C3" w14:textId="77777777" w:rsidR="00CF5388" w:rsidRDefault="00CF5388" w:rsidP="00CF5388">
      <w:pPr>
        <w:pStyle w:val="BodyText"/>
        <w:spacing w:after="0" w:line="240" w:lineRule="auto"/>
      </w:pPr>
      <w:r>
        <w:tab/>
      </w:r>
      <w:r>
        <w:tab/>
      </w:r>
      <w:r>
        <w:tab/>
      </w:r>
      <w:r>
        <w:tab/>
      </w:r>
      <w:r>
        <w:tab/>
      </w:r>
      <w:r>
        <w:tab/>
        <w:t>&lt;as:isAvailable&gt;false&lt;/as:isAvailable&gt;</w:t>
      </w:r>
    </w:p>
    <w:p w14:paraId="22158FA6" w14:textId="25586E4C" w:rsidR="00CF5388" w:rsidRDefault="00CF5388" w:rsidP="00CF5388">
      <w:pPr>
        <w:pStyle w:val="BodyText"/>
        <w:spacing w:after="0" w:line="240" w:lineRule="auto"/>
      </w:pPr>
      <w:r>
        <w:tab/>
      </w:r>
      <w:r>
        <w:tab/>
      </w:r>
      <w:r>
        <w:tab/>
        <w:t>&lt;as:isAvailableForEmergency&gt;false&lt;/as:isAvailableForEmergency&gt;</w:t>
      </w:r>
    </w:p>
    <w:p w14:paraId="30349FBC" w14:textId="77777777" w:rsidR="00CF5388" w:rsidRDefault="00CF5388" w:rsidP="00CF5388">
      <w:pPr>
        <w:pStyle w:val="BodyText"/>
        <w:spacing w:after="0" w:line="240" w:lineRule="auto"/>
      </w:pPr>
      <w:r>
        <w:tab/>
      </w:r>
      <w:r>
        <w:tab/>
      </w:r>
      <w:r>
        <w:tab/>
      </w:r>
      <w:r>
        <w:tab/>
      </w:r>
      <w:r>
        <w:tab/>
        <w:t>&lt;/as:imMedia&gt;</w:t>
      </w:r>
    </w:p>
    <w:p w14:paraId="6DE0AD43" w14:textId="77777777" w:rsidR="00CF5388" w:rsidRDefault="00CF5388" w:rsidP="00CF5388">
      <w:pPr>
        <w:pStyle w:val="BodyText"/>
        <w:spacing w:after="0" w:line="240" w:lineRule="auto"/>
      </w:pPr>
      <w:r>
        <w:tab/>
      </w:r>
      <w:r>
        <w:tab/>
      </w:r>
      <w:r>
        <w:tab/>
      </w:r>
      <w:r>
        <w:tab/>
        <w:t>&lt;/as:supportedOutgoingMedia&gt;</w:t>
      </w:r>
    </w:p>
    <w:p w14:paraId="5F63C57F" w14:textId="77777777" w:rsidR="00CF5388" w:rsidRDefault="00CF5388" w:rsidP="00CF5388">
      <w:pPr>
        <w:pStyle w:val="BodyText"/>
        <w:spacing w:after="0" w:line="240" w:lineRule="auto"/>
      </w:pPr>
      <w:r>
        <w:tab/>
      </w:r>
      <w:r>
        <w:tab/>
      </w:r>
      <w:r>
        <w:tab/>
      </w:r>
      <w:r>
        <w:tab/>
        <w:t>&lt;as:sessions&gt;</w:t>
      </w:r>
    </w:p>
    <w:p w14:paraId="119C712E" w14:textId="77777777" w:rsidR="00CF5388" w:rsidRDefault="00CF5388" w:rsidP="00CF5388">
      <w:pPr>
        <w:pStyle w:val="BodyText"/>
        <w:spacing w:after="0" w:line="240" w:lineRule="auto"/>
      </w:pPr>
      <w:r>
        <w:tab/>
      </w:r>
      <w:r>
        <w:tab/>
      </w:r>
      <w:r>
        <w:tab/>
      </w:r>
      <w:r>
        <w:tab/>
      </w:r>
      <w:r>
        <w:tab/>
        <w:t>&lt;!--array of 0 or more session elements--&gt;</w:t>
      </w:r>
    </w:p>
    <w:p w14:paraId="39AEB599" w14:textId="77777777" w:rsidR="00CF5388" w:rsidRDefault="00CF5388" w:rsidP="00CF5388">
      <w:pPr>
        <w:pStyle w:val="BodyText"/>
        <w:spacing w:after="0" w:line="240" w:lineRule="auto"/>
      </w:pPr>
      <w:r>
        <w:tab/>
      </w:r>
      <w:r>
        <w:tab/>
      </w:r>
      <w:r>
        <w:tab/>
      </w:r>
      <w:r>
        <w:tab/>
        <w:t>&lt;/as:sessions&gt;</w:t>
      </w:r>
    </w:p>
    <w:p w14:paraId="7E7977C9" w14:textId="77777777" w:rsidR="00CF5388" w:rsidRDefault="00CF5388" w:rsidP="00CF5388">
      <w:pPr>
        <w:pStyle w:val="BodyText"/>
        <w:spacing w:after="0" w:line="240" w:lineRule="auto"/>
      </w:pPr>
      <w:r>
        <w:tab/>
      </w:r>
      <w:r>
        <w:tab/>
      </w:r>
      <w:r>
        <w:tab/>
        <w:t>&lt;/as:activityState&gt;</w:t>
      </w:r>
    </w:p>
    <w:p w14:paraId="14F5459F" w14:textId="77777777" w:rsidR="00CF5388" w:rsidRDefault="00CF5388" w:rsidP="00CF5388">
      <w:pPr>
        <w:pStyle w:val="BodyText"/>
        <w:spacing w:after="0" w:line="240" w:lineRule="auto"/>
      </w:pPr>
      <w:r>
        <w:tab/>
      </w:r>
      <w:r>
        <w:tab/>
        <w:t>&lt;/impp:status&gt;</w:t>
      </w:r>
    </w:p>
    <w:p w14:paraId="207C91F2" w14:textId="77777777" w:rsidR="00CF5388" w:rsidRDefault="00CF5388" w:rsidP="00CF5388">
      <w:pPr>
        <w:pStyle w:val="BodyText"/>
        <w:spacing w:after="0" w:line="240" w:lineRule="auto"/>
      </w:pPr>
      <w:r>
        <w:tab/>
      </w:r>
      <w:r>
        <w:tab/>
        <w:t>&lt;impp:contact priority="0.8"&gt;sip:jsmith@agency911.gov&lt;/impp:contact&gt;</w:t>
      </w:r>
    </w:p>
    <w:p w14:paraId="65F7B8B2" w14:textId="77777777" w:rsidR="00CF5388" w:rsidRDefault="00CF5388" w:rsidP="00CF5388">
      <w:pPr>
        <w:pStyle w:val="BodyText"/>
        <w:spacing w:after="0" w:line="240" w:lineRule="auto"/>
      </w:pPr>
      <w:r>
        <w:tab/>
      </w:r>
      <w:r>
        <w:tab/>
        <w:t>&lt;as:agentRoles&gt;CallTaking,Supervisor&lt;/as:agentRoles&gt;</w:t>
      </w:r>
    </w:p>
    <w:p w14:paraId="6B755EF3" w14:textId="77777777" w:rsidR="00CF5388" w:rsidRDefault="00CF5388" w:rsidP="00CF5388">
      <w:pPr>
        <w:pStyle w:val="BodyText"/>
        <w:spacing w:after="0" w:line="240" w:lineRule="auto"/>
      </w:pPr>
      <w:r>
        <w:tab/>
      </w:r>
      <w:r>
        <w:tab/>
        <w:t>&lt;impp:timestamp&gt;2025-01-06T16:49:29Z&lt;/impp:timestamp&gt;</w:t>
      </w:r>
    </w:p>
    <w:p w14:paraId="10C88BC3" w14:textId="77777777" w:rsidR="00CF5388" w:rsidRDefault="00CF5388" w:rsidP="00CF5388">
      <w:pPr>
        <w:pStyle w:val="BodyText"/>
        <w:spacing w:after="0" w:line="240" w:lineRule="auto"/>
      </w:pPr>
      <w:r>
        <w:tab/>
        <w:t>&lt;/impp:tuple&gt;</w:t>
      </w:r>
    </w:p>
    <w:p w14:paraId="58BDE402" w14:textId="77777777" w:rsidR="00A11682" w:rsidRDefault="00CF5388" w:rsidP="00A11682">
      <w:pPr>
        <w:pStyle w:val="BodyText"/>
        <w:spacing w:line="240" w:lineRule="auto"/>
      </w:pPr>
      <w:r>
        <w:t>&lt;/impp:presence&gt;</w:t>
      </w:r>
    </w:p>
    <w:p w14:paraId="3C102B29" w14:textId="4783CBE9" w:rsidR="00A11682" w:rsidRDefault="00CF5388" w:rsidP="00A11682">
      <w:pPr>
        <w:pStyle w:val="BodyText"/>
        <w:spacing w:line="240" w:lineRule="auto"/>
      </w:pPr>
      <w:r w:rsidRPr="00CF5388">
        <w:t>In the following example, the Agent is in an emergency Instant Media (IM) session but is available for Emergency voiceMedia, videoMedia, imMedia, or rttMedia. The FE uses PUBLISH to send the following PIDF to the Presence Server.</w:t>
      </w:r>
    </w:p>
    <w:p w14:paraId="7F729805" w14:textId="77777777" w:rsidR="00023C31" w:rsidRDefault="00023C31" w:rsidP="00023C31">
      <w:pPr>
        <w:pStyle w:val="BodyText"/>
        <w:spacing w:after="0" w:line="240" w:lineRule="auto"/>
      </w:pPr>
      <w:r>
        <w:t>&lt;?xml version="1.0" encoding="UTF-8"?&gt;</w:t>
      </w:r>
    </w:p>
    <w:p w14:paraId="6A3F05F4" w14:textId="77777777" w:rsidR="00023C31" w:rsidRDefault="00023C31" w:rsidP="00023C31">
      <w:pPr>
        <w:pStyle w:val="BodyText"/>
        <w:spacing w:after="0" w:line="240" w:lineRule="auto"/>
      </w:pPr>
      <w:r>
        <w:t>&lt;impp:presence</w:t>
      </w:r>
    </w:p>
    <w:p w14:paraId="0ED45183" w14:textId="77777777" w:rsidR="00023C31" w:rsidRDefault="00023C31" w:rsidP="00023C31">
      <w:pPr>
        <w:pStyle w:val="BodyText"/>
        <w:spacing w:after="0" w:line="240" w:lineRule="auto"/>
      </w:pPr>
      <w:r>
        <w:tab/>
        <w:t>xmlns:xs="http://www.w3.org/2001/XMLSchema"</w:t>
      </w:r>
    </w:p>
    <w:p w14:paraId="0247C956" w14:textId="77777777" w:rsidR="00023C31" w:rsidRDefault="00023C31" w:rsidP="00023C31">
      <w:pPr>
        <w:pStyle w:val="BodyText"/>
        <w:spacing w:after="0" w:line="240" w:lineRule="auto"/>
      </w:pPr>
      <w:r>
        <w:tab/>
        <w:t>xmlns:impp="urn:ietf:params:xml:ns:pidf"</w:t>
      </w:r>
    </w:p>
    <w:p w14:paraId="1703AB4E" w14:textId="77777777" w:rsidR="00023C31" w:rsidRDefault="00023C31" w:rsidP="00023C31">
      <w:pPr>
        <w:pStyle w:val="BodyText"/>
        <w:spacing w:after="0" w:line="240" w:lineRule="auto"/>
      </w:pPr>
      <w:r>
        <w:tab/>
        <w:t>xmlns:as="urn:emergency:xml:ns:pidfExt:ActivityState"</w:t>
      </w:r>
    </w:p>
    <w:p w14:paraId="02CF989F" w14:textId="77777777" w:rsidR="00023C31" w:rsidRDefault="00023C31" w:rsidP="00023C31">
      <w:pPr>
        <w:pStyle w:val="BodyText"/>
        <w:spacing w:after="0" w:line="240" w:lineRule="auto"/>
      </w:pPr>
      <w:r>
        <w:t xml:space="preserve">  entity="John.Smith@myagency.mycounty.gov" &gt;</w:t>
      </w:r>
    </w:p>
    <w:p w14:paraId="711EC89A" w14:textId="77777777" w:rsidR="00023C31" w:rsidRDefault="00023C31" w:rsidP="00023C31">
      <w:pPr>
        <w:pStyle w:val="BodyText"/>
        <w:spacing w:after="0" w:line="240" w:lineRule="auto"/>
      </w:pPr>
      <w:r>
        <w:tab/>
        <w:t>&lt;impp:tuple id="sg89ae"&gt;</w:t>
      </w:r>
    </w:p>
    <w:p w14:paraId="4502A8AB" w14:textId="77777777" w:rsidR="00023C31" w:rsidRDefault="00023C31" w:rsidP="00023C31">
      <w:pPr>
        <w:pStyle w:val="BodyText"/>
        <w:spacing w:after="0" w:line="240" w:lineRule="auto"/>
      </w:pPr>
      <w:r>
        <w:tab/>
      </w:r>
      <w:r>
        <w:tab/>
        <w:t>&lt;impp:status&gt;</w:t>
      </w:r>
    </w:p>
    <w:p w14:paraId="120D881B" w14:textId="77777777" w:rsidR="00023C31" w:rsidRDefault="00023C31" w:rsidP="00023C31">
      <w:pPr>
        <w:pStyle w:val="BodyText"/>
        <w:spacing w:after="0" w:line="240" w:lineRule="auto"/>
      </w:pPr>
      <w:r>
        <w:tab/>
      </w:r>
      <w:r>
        <w:tab/>
      </w:r>
      <w:r>
        <w:tab/>
        <w:t>&lt;impp:basic&gt;open&lt;/impp:basic&gt;</w:t>
      </w:r>
    </w:p>
    <w:p w14:paraId="2C2B4170" w14:textId="77777777" w:rsidR="00023C31" w:rsidRDefault="00023C31" w:rsidP="00023C31">
      <w:pPr>
        <w:pStyle w:val="BodyText"/>
        <w:spacing w:after="0" w:line="240" w:lineRule="auto"/>
      </w:pPr>
      <w:r>
        <w:tab/>
      </w:r>
      <w:r>
        <w:tab/>
      </w:r>
      <w:r>
        <w:tab/>
        <w:t>&lt;!-- Overall Agent availability --&gt;</w:t>
      </w:r>
    </w:p>
    <w:p w14:paraId="127A200F" w14:textId="77777777" w:rsidR="00023C31" w:rsidRDefault="00023C31" w:rsidP="00023C31">
      <w:pPr>
        <w:pStyle w:val="BodyText"/>
        <w:spacing w:after="0" w:line="240" w:lineRule="auto"/>
      </w:pPr>
      <w:r>
        <w:lastRenderedPageBreak/>
        <w:tab/>
      </w:r>
      <w:r>
        <w:tab/>
      </w:r>
      <w:r>
        <w:tab/>
        <w:t>&lt;as:activityState&gt;</w:t>
      </w:r>
    </w:p>
    <w:p w14:paraId="722CA607" w14:textId="77777777" w:rsidR="00023C31" w:rsidRDefault="00023C31" w:rsidP="00023C31">
      <w:pPr>
        <w:pStyle w:val="BodyText"/>
        <w:spacing w:after="0" w:line="240" w:lineRule="auto"/>
      </w:pPr>
      <w:r>
        <w:tab/>
      </w:r>
      <w:r>
        <w:tab/>
      </w:r>
      <w:r>
        <w:tab/>
      </w:r>
      <w:r>
        <w:tab/>
        <w:t>&lt;as:fe impp:mustUnderstand="true"&gt;CallHandling&lt;/as:fe&gt;</w:t>
      </w:r>
    </w:p>
    <w:p w14:paraId="35EA5ECB" w14:textId="77777777" w:rsidR="00023C31" w:rsidRDefault="00023C31" w:rsidP="00023C31">
      <w:pPr>
        <w:pStyle w:val="BodyText"/>
        <w:spacing w:after="0" w:line="240" w:lineRule="auto"/>
      </w:pPr>
      <w:r>
        <w:tab/>
      </w:r>
      <w:r>
        <w:tab/>
      </w:r>
      <w:r>
        <w:tab/>
      </w:r>
      <w:r>
        <w:tab/>
        <w:t>&lt;as:supportedIncomingMedia&gt;</w:t>
      </w:r>
    </w:p>
    <w:p w14:paraId="7B435C26" w14:textId="77777777" w:rsidR="00023C31" w:rsidRDefault="00023C31" w:rsidP="00023C31">
      <w:pPr>
        <w:pStyle w:val="BodyText"/>
        <w:spacing w:after="0" w:line="240" w:lineRule="auto"/>
      </w:pPr>
      <w:r>
        <w:tab/>
      </w:r>
      <w:r>
        <w:tab/>
      </w:r>
      <w:r>
        <w:tab/>
      </w:r>
      <w:r>
        <w:tab/>
      </w:r>
      <w:r>
        <w:tab/>
        <w:t>&lt;as:voiceMedia&gt;</w:t>
      </w:r>
    </w:p>
    <w:p w14:paraId="623305CE" w14:textId="77777777" w:rsidR="00023C31" w:rsidRDefault="00023C31" w:rsidP="00023C31">
      <w:pPr>
        <w:pStyle w:val="BodyText"/>
        <w:spacing w:after="0" w:line="240" w:lineRule="auto"/>
      </w:pPr>
      <w:r>
        <w:tab/>
      </w:r>
      <w:r>
        <w:tab/>
      </w:r>
      <w:r>
        <w:tab/>
      </w:r>
      <w:r>
        <w:tab/>
      </w:r>
      <w:r>
        <w:tab/>
      </w:r>
      <w:r>
        <w:tab/>
        <w:t>&lt;as:isAvailable&gt;true&lt;/as:isAvailable&gt;</w:t>
      </w:r>
    </w:p>
    <w:p w14:paraId="5A728E2B" w14:textId="567A3B6F" w:rsidR="00023C31" w:rsidRDefault="00023C31" w:rsidP="00023C31">
      <w:pPr>
        <w:pStyle w:val="BodyText"/>
        <w:spacing w:after="0" w:line="240" w:lineRule="auto"/>
      </w:pPr>
      <w:r>
        <w:tab/>
      </w:r>
      <w:r>
        <w:tab/>
      </w:r>
      <w:r>
        <w:tab/>
      </w:r>
      <w:r>
        <w:tab/>
        <w:t>&lt;as:isAvailableForEmergency&gt;true&lt;/as:isAvailableForEmergency&gt;</w:t>
      </w:r>
    </w:p>
    <w:p w14:paraId="77C4FBC2" w14:textId="77777777" w:rsidR="00023C31" w:rsidRDefault="00023C31" w:rsidP="00023C31">
      <w:pPr>
        <w:pStyle w:val="BodyText"/>
        <w:spacing w:after="0" w:line="240" w:lineRule="auto"/>
      </w:pPr>
      <w:r>
        <w:tab/>
      </w:r>
      <w:r>
        <w:tab/>
      </w:r>
      <w:r>
        <w:tab/>
      </w:r>
      <w:r>
        <w:tab/>
      </w:r>
      <w:r>
        <w:tab/>
        <w:t>&lt;/as:voiceMedia&gt;</w:t>
      </w:r>
    </w:p>
    <w:p w14:paraId="5AFB3025" w14:textId="77777777" w:rsidR="00023C31" w:rsidRDefault="00023C31" w:rsidP="00023C31">
      <w:pPr>
        <w:pStyle w:val="BodyText"/>
        <w:spacing w:after="0" w:line="240" w:lineRule="auto"/>
      </w:pPr>
      <w:r>
        <w:tab/>
      </w:r>
      <w:r>
        <w:tab/>
      </w:r>
      <w:r>
        <w:tab/>
      </w:r>
      <w:r>
        <w:tab/>
      </w:r>
      <w:r>
        <w:tab/>
        <w:t>&lt;as:videoMedia&gt;</w:t>
      </w:r>
    </w:p>
    <w:p w14:paraId="7172E038" w14:textId="77777777" w:rsidR="00023C31" w:rsidRDefault="00023C31" w:rsidP="00023C31">
      <w:pPr>
        <w:pStyle w:val="BodyText"/>
        <w:spacing w:after="0" w:line="240" w:lineRule="auto"/>
      </w:pPr>
      <w:r>
        <w:tab/>
      </w:r>
      <w:r>
        <w:tab/>
      </w:r>
      <w:r>
        <w:tab/>
      </w:r>
      <w:r>
        <w:tab/>
      </w:r>
      <w:r>
        <w:tab/>
      </w:r>
      <w:r>
        <w:tab/>
        <w:t>&lt;as:isAvailable&gt;true&lt;/as:isAvailable&gt;</w:t>
      </w:r>
    </w:p>
    <w:p w14:paraId="5F10A9F2" w14:textId="5BDA3BE4" w:rsidR="00023C31" w:rsidRDefault="00023C31" w:rsidP="00023C31">
      <w:pPr>
        <w:pStyle w:val="BodyText"/>
        <w:spacing w:after="0" w:line="240" w:lineRule="auto"/>
      </w:pPr>
      <w:r>
        <w:tab/>
      </w:r>
      <w:r>
        <w:tab/>
      </w:r>
      <w:r>
        <w:tab/>
      </w:r>
      <w:r>
        <w:tab/>
        <w:t>&lt;as:isAvailableForEmergency&gt;true&lt;/as:isAvailableForEmergency&gt;</w:t>
      </w:r>
    </w:p>
    <w:p w14:paraId="1D548E72" w14:textId="77777777" w:rsidR="00023C31" w:rsidRDefault="00023C31" w:rsidP="00023C31">
      <w:pPr>
        <w:pStyle w:val="BodyText"/>
        <w:spacing w:after="0" w:line="240" w:lineRule="auto"/>
      </w:pPr>
      <w:r>
        <w:tab/>
      </w:r>
      <w:r>
        <w:tab/>
      </w:r>
      <w:r>
        <w:tab/>
      </w:r>
      <w:r>
        <w:tab/>
      </w:r>
      <w:r>
        <w:tab/>
        <w:t>&lt;/as:videoMedia&gt;</w:t>
      </w:r>
    </w:p>
    <w:p w14:paraId="4FE9639C" w14:textId="77777777" w:rsidR="00023C31" w:rsidRDefault="00023C31" w:rsidP="00023C31">
      <w:pPr>
        <w:pStyle w:val="BodyText"/>
        <w:spacing w:after="0" w:line="240" w:lineRule="auto"/>
      </w:pPr>
      <w:r>
        <w:tab/>
      </w:r>
      <w:r>
        <w:tab/>
      </w:r>
      <w:r>
        <w:tab/>
      </w:r>
      <w:r>
        <w:tab/>
      </w:r>
      <w:r>
        <w:tab/>
        <w:t>&lt;as:imMedia&gt;</w:t>
      </w:r>
    </w:p>
    <w:p w14:paraId="479F3A5A" w14:textId="77777777" w:rsidR="00023C31" w:rsidRDefault="00023C31" w:rsidP="00023C31">
      <w:pPr>
        <w:pStyle w:val="BodyText"/>
        <w:spacing w:after="0" w:line="240" w:lineRule="auto"/>
      </w:pPr>
      <w:r>
        <w:tab/>
      </w:r>
      <w:r>
        <w:tab/>
      </w:r>
      <w:r>
        <w:tab/>
      </w:r>
      <w:r>
        <w:tab/>
      </w:r>
      <w:r>
        <w:tab/>
      </w:r>
      <w:r>
        <w:tab/>
        <w:t>&lt;as:isAvailable&gt;true&lt;/as:isAvailable&gt;</w:t>
      </w:r>
    </w:p>
    <w:p w14:paraId="428E7100" w14:textId="6A39C0FD" w:rsidR="00023C31" w:rsidRDefault="00023C31" w:rsidP="00023C31">
      <w:pPr>
        <w:pStyle w:val="BodyText"/>
        <w:spacing w:after="0" w:line="240" w:lineRule="auto"/>
      </w:pPr>
      <w:r>
        <w:tab/>
      </w:r>
      <w:r>
        <w:tab/>
      </w:r>
      <w:r>
        <w:tab/>
      </w:r>
      <w:r>
        <w:tab/>
        <w:t>&lt;as:isAvailableForEmergency&gt;true&lt;/as:isAvailableForEmergency&gt;</w:t>
      </w:r>
    </w:p>
    <w:p w14:paraId="6D91F2D3" w14:textId="77777777" w:rsidR="00023C31" w:rsidRDefault="00023C31" w:rsidP="00023C31">
      <w:pPr>
        <w:pStyle w:val="BodyText"/>
        <w:spacing w:after="0" w:line="240" w:lineRule="auto"/>
      </w:pPr>
      <w:r>
        <w:tab/>
      </w:r>
      <w:r>
        <w:tab/>
      </w:r>
      <w:r>
        <w:tab/>
      </w:r>
      <w:r>
        <w:tab/>
      </w:r>
      <w:r>
        <w:tab/>
        <w:t>&lt;/as:imMedia&gt;</w:t>
      </w:r>
    </w:p>
    <w:p w14:paraId="131D8317" w14:textId="77777777" w:rsidR="00023C31" w:rsidRDefault="00023C31" w:rsidP="00023C31">
      <w:pPr>
        <w:pStyle w:val="BodyText"/>
        <w:spacing w:after="0" w:line="240" w:lineRule="auto"/>
      </w:pPr>
      <w:r>
        <w:tab/>
      </w:r>
      <w:r>
        <w:tab/>
      </w:r>
      <w:r>
        <w:tab/>
      </w:r>
      <w:r>
        <w:tab/>
      </w:r>
      <w:r>
        <w:tab/>
        <w:t>&lt;as:rttMedia&gt;</w:t>
      </w:r>
    </w:p>
    <w:p w14:paraId="6E3AB556" w14:textId="77777777" w:rsidR="00023C31" w:rsidRDefault="00023C31" w:rsidP="00023C31">
      <w:pPr>
        <w:pStyle w:val="BodyText"/>
        <w:spacing w:after="0" w:line="240" w:lineRule="auto"/>
      </w:pPr>
      <w:r>
        <w:tab/>
      </w:r>
      <w:r>
        <w:tab/>
      </w:r>
      <w:r>
        <w:tab/>
      </w:r>
      <w:r>
        <w:tab/>
      </w:r>
      <w:r>
        <w:tab/>
      </w:r>
      <w:r>
        <w:tab/>
        <w:t>&lt;as:isAvailable&gt;true&lt;/as:isAvailable&gt;</w:t>
      </w:r>
    </w:p>
    <w:p w14:paraId="5D4B95FB" w14:textId="0FC04EE4" w:rsidR="00023C31" w:rsidRDefault="00023C31" w:rsidP="00023C31">
      <w:pPr>
        <w:pStyle w:val="BodyText"/>
        <w:spacing w:after="0" w:line="240" w:lineRule="auto"/>
      </w:pPr>
      <w:r>
        <w:tab/>
      </w:r>
      <w:r>
        <w:tab/>
      </w:r>
      <w:r>
        <w:tab/>
      </w:r>
      <w:r>
        <w:tab/>
        <w:t>&lt;as:isAvailableForEmergency&gt;true&lt;/as:isAvailableForEmergency&gt;</w:t>
      </w:r>
    </w:p>
    <w:p w14:paraId="37C5B432" w14:textId="77777777" w:rsidR="00023C31" w:rsidRDefault="00023C31" w:rsidP="00023C31">
      <w:pPr>
        <w:pStyle w:val="BodyText"/>
        <w:spacing w:after="0" w:line="240" w:lineRule="auto"/>
      </w:pPr>
      <w:r>
        <w:tab/>
      </w:r>
      <w:r>
        <w:tab/>
      </w:r>
      <w:r>
        <w:tab/>
      </w:r>
      <w:r>
        <w:tab/>
      </w:r>
      <w:r>
        <w:tab/>
        <w:t>&lt;/as:rttMedia&gt;</w:t>
      </w:r>
    </w:p>
    <w:p w14:paraId="369EBF3A" w14:textId="77777777" w:rsidR="00023C31" w:rsidRDefault="00023C31" w:rsidP="00023C31">
      <w:pPr>
        <w:pStyle w:val="BodyText"/>
        <w:spacing w:after="0" w:line="240" w:lineRule="auto"/>
      </w:pPr>
      <w:r>
        <w:tab/>
      </w:r>
      <w:r>
        <w:tab/>
      </w:r>
      <w:r>
        <w:tab/>
      </w:r>
      <w:r>
        <w:tab/>
        <w:t>&lt;/as:supportedIncomingMedia&gt;</w:t>
      </w:r>
    </w:p>
    <w:p w14:paraId="031ADE7A" w14:textId="77777777" w:rsidR="00023C31" w:rsidRDefault="00023C31" w:rsidP="00023C31">
      <w:pPr>
        <w:pStyle w:val="BodyText"/>
        <w:spacing w:after="0" w:line="240" w:lineRule="auto"/>
      </w:pPr>
      <w:r>
        <w:tab/>
      </w:r>
      <w:r>
        <w:tab/>
      </w:r>
      <w:r>
        <w:tab/>
      </w:r>
      <w:r>
        <w:tab/>
        <w:t>&lt;as:supportedOutgoingMedia&gt;</w:t>
      </w:r>
    </w:p>
    <w:p w14:paraId="38D5AFF5" w14:textId="77777777" w:rsidR="00023C31" w:rsidRDefault="00023C31" w:rsidP="00023C31">
      <w:pPr>
        <w:pStyle w:val="BodyText"/>
        <w:spacing w:after="0" w:line="240" w:lineRule="auto"/>
      </w:pPr>
      <w:r>
        <w:tab/>
      </w:r>
      <w:r>
        <w:tab/>
      </w:r>
      <w:r>
        <w:tab/>
      </w:r>
      <w:r>
        <w:tab/>
      </w:r>
      <w:r>
        <w:tab/>
        <w:t>&lt;as:voiceMedia&gt;</w:t>
      </w:r>
    </w:p>
    <w:p w14:paraId="78CC2856" w14:textId="77777777" w:rsidR="00023C31" w:rsidRDefault="00023C31" w:rsidP="00023C31">
      <w:pPr>
        <w:pStyle w:val="BodyText"/>
        <w:spacing w:after="0" w:line="240" w:lineRule="auto"/>
      </w:pPr>
      <w:r>
        <w:tab/>
      </w:r>
      <w:r>
        <w:tab/>
      </w:r>
      <w:r>
        <w:tab/>
      </w:r>
      <w:r>
        <w:tab/>
      </w:r>
      <w:r>
        <w:tab/>
      </w:r>
      <w:r>
        <w:tab/>
        <w:t>&lt;as:isAvailable&gt;true&lt;/as:isAvailable&gt;</w:t>
      </w:r>
    </w:p>
    <w:p w14:paraId="4B347662" w14:textId="428AEB6A" w:rsidR="00023C31" w:rsidRDefault="00023C31" w:rsidP="00023C31">
      <w:pPr>
        <w:pStyle w:val="BodyText"/>
        <w:spacing w:after="0" w:line="240" w:lineRule="auto"/>
      </w:pPr>
      <w:r>
        <w:tab/>
      </w:r>
      <w:r>
        <w:tab/>
      </w:r>
      <w:r>
        <w:tab/>
      </w:r>
      <w:r>
        <w:tab/>
        <w:t>&lt;as:isAvailableForEmergency&gt;true&lt;/as:isAvailableForEmergency&gt;</w:t>
      </w:r>
    </w:p>
    <w:p w14:paraId="36AE7348" w14:textId="77777777" w:rsidR="00023C31" w:rsidRDefault="00023C31" w:rsidP="00023C31">
      <w:pPr>
        <w:pStyle w:val="BodyText"/>
        <w:spacing w:after="0" w:line="240" w:lineRule="auto"/>
      </w:pPr>
      <w:r>
        <w:tab/>
      </w:r>
      <w:r>
        <w:tab/>
      </w:r>
      <w:r>
        <w:tab/>
      </w:r>
      <w:r>
        <w:tab/>
      </w:r>
      <w:r>
        <w:tab/>
        <w:t>&lt;/as:voiceMedia&gt;</w:t>
      </w:r>
    </w:p>
    <w:p w14:paraId="5D89574A" w14:textId="77777777" w:rsidR="00023C31" w:rsidRDefault="00023C31" w:rsidP="00023C31">
      <w:pPr>
        <w:pStyle w:val="BodyText"/>
        <w:spacing w:after="0" w:line="240" w:lineRule="auto"/>
      </w:pPr>
      <w:r>
        <w:tab/>
      </w:r>
      <w:r>
        <w:tab/>
      </w:r>
      <w:r>
        <w:tab/>
      </w:r>
      <w:r>
        <w:tab/>
      </w:r>
      <w:r>
        <w:tab/>
        <w:t>&lt;as:imMedia&gt;</w:t>
      </w:r>
    </w:p>
    <w:p w14:paraId="78E68C51" w14:textId="77777777" w:rsidR="00023C31" w:rsidRDefault="00023C31" w:rsidP="00023C31">
      <w:pPr>
        <w:pStyle w:val="BodyText"/>
        <w:spacing w:after="0" w:line="240" w:lineRule="auto"/>
      </w:pPr>
      <w:r>
        <w:tab/>
      </w:r>
      <w:r>
        <w:tab/>
      </w:r>
      <w:r>
        <w:tab/>
      </w:r>
      <w:r>
        <w:tab/>
      </w:r>
      <w:r>
        <w:tab/>
      </w:r>
      <w:r>
        <w:tab/>
        <w:t>&lt;as:isAvailable&gt;true&lt;/as:isAvailable&gt;</w:t>
      </w:r>
    </w:p>
    <w:p w14:paraId="3FA208D8" w14:textId="56EF971B" w:rsidR="00023C31" w:rsidRDefault="00023C31" w:rsidP="00023C31">
      <w:pPr>
        <w:pStyle w:val="BodyText"/>
        <w:spacing w:after="0" w:line="240" w:lineRule="auto"/>
      </w:pPr>
      <w:r>
        <w:tab/>
      </w:r>
      <w:r>
        <w:tab/>
      </w:r>
      <w:r>
        <w:tab/>
      </w:r>
      <w:r>
        <w:tab/>
        <w:t>&lt;as:isAvailableForEmergency&gt;true&lt;/as:isAvailableForEmergency&gt;</w:t>
      </w:r>
    </w:p>
    <w:p w14:paraId="463A2567" w14:textId="77777777" w:rsidR="00023C31" w:rsidRDefault="00023C31" w:rsidP="00023C31">
      <w:pPr>
        <w:pStyle w:val="BodyText"/>
        <w:spacing w:after="0" w:line="240" w:lineRule="auto"/>
      </w:pPr>
      <w:r>
        <w:tab/>
      </w:r>
      <w:r>
        <w:tab/>
      </w:r>
      <w:r>
        <w:tab/>
      </w:r>
      <w:r>
        <w:tab/>
      </w:r>
      <w:r>
        <w:tab/>
        <w:t>&lt;/as:imMedia&gt;</w:t>
      </w:r>
    </w:p>
    <w:p w14:paraId="3FB9BF94" w14:textId="77777777" w:rsidR="00023C31" w:rsidRDefault="00023C31" w:rsidP="00023C31">
      <w:pPr>
        <w:pStyle w:val="BodyText"/>
        <w:spacing w:after="0" w:line="240" w:lineRule="auto"/>
      </w:pPr>
      <w:r>
        <w:tab/>
      </w:r>
      <w:r>
        <w:tab/>
      </w:r>
      <w:r>
        <w:tab/>
      </w:r>
      <w:r>
        <w:tab/>
      </w:r>
      <w:r>
        <w:tab/>
        <w:t>&lt;as:rttMedia&gt;</w:t>
      </w:r>
    </w:p>
    <w:p w14:paraId="53F75E77" w14:textId="77777777" w:rsidR="00023C31" w:rsidRDefault="00023C31" w:rsidP="00023C31">
      <w:pPr>
        <w:pStyle w:val="BodyText"/>
        <w:spacing w:after="0" w:line="240" w:lineRule="auto"/>
      </w:pPr>
      <w:r>
        <w:tab/>
      </w:r>
      <w:r>
        <w:tab/>
      </w:r>
      <w:r>
        <w:tab/>
      </w:r>
      <w:r>
        <w:tab/>
      </w:r>
      <w:r>
        <w:tab/>
      </w:r>
      <w:r>
        <w:tab/>
        <w:t>&lt;as:isAvailable&gt;true&lt;/as:isAvailable&gt;</w:t>
      </w:r>
    </w:p>
    <w:p w14:paraId="53EFE2EE" w14:textId="610D8BFE" w:rsidR="00023C31" w:rsidRDefault="00023C31" w:rsidP="00023C31">
      <w:pPr>
        <w:pStyle w:val="BodyText"/>
        <w:spacing w:after="0" w:line="240" w:lineRule="auto"/>
      </w:pPr>
      <w:r>
        <w:tab/>
      </w:r>
      <w:r>
        <w:tab/>
      </w:r>
      <w:r>
        <w:tab/>
      </w:r>
      <w:r>
        <w:tab/>
        <w:t>&lt;as:isAvailableForEmergency&gt;true&lt;/as:isAvailableForEmergency&gt;</w:t>
      </w:r>
    </w:p>
    <w:p w14:paraId="34E1AD49" w14:textId="77777777" w:rsidR="00023C31" w:rsidRDefault="00023C31" w:rsidP="00023C31">
      <w:pPr>
        <w:pStyle w:val="BodyText"/>
        <w:spacing w:after="0" w:line="240" w:lineRule="auto"/>
      </w:pPr>
      <w:r>
        <w:tab/>
      </w:r>
      <w:r>
        <w:tab/>
      </w:r>
      <w:r>
        <w:tab/>
      </w:r>
      <w:r>
        <w:tab/>
      </w:r>
      <w:r>
        <w:tab/>
        <w:t>&lt;/as:rttMedia&gt;</w:t>
      </w:r>
    </w:p>
    <w:p w14:paraId="50C1A7C7" w14:textId="77777777" w:rsidR="00023C31" w:rsidRDefault="00023C31" w:rsidP="00023C31">
      <w:pPr>
        <w:pStyle w:val="BodyText"/>
        <w:spacing w:after="0" w:line="240" w:lineRule="auto"/>
      </w:pPr>
      <w:r>
        <w:tab/>
      </w:r>
      <w:r>
        <w:tab/>
      </w:r>
      <w:r>
        <w:tab/>
      </w:r>
      <w:r>
        <w:tab/>
        <w:t>&lt;/as:supportedOutgoingMedia&gt;</w:t>
      </w:r>
    </w:p>
    <w:p w14:paraId="304E6A77" w14:textId="77777777" w:rsidR="00023C31" w:rsidRDefault="00023C31" w:rsidP="00023C31">
      <w:pPr>
        <w:pStyle w:val="BodyText"/>
        <w:spacing w:after="0" w:line="240" w:lineRule="auto"/>
      </w:pPr>
      <w:r>
        <w:tab/>
      </w:r>
      <w:r>
        <w:tab/>
      </w:r>
      <w:r>
        <w:tab/>
      </w:r>
      <w:r>
        <w:tab/>
        <w:t>&lt;as:sessions&gt;</w:t>
      </w:r>
    </w:p>
    <w:p w14:paraId="4B5723A8" w14:textId="77777777" w:rsidR="00023C31" w:rsidRDefault="00023C31" w:rsidP="00023C31">
      <w:pPr>
        <w:pStyle w:val="BodyText"/>
        <w:spacing w:after="0" w:line="240" w:lineRule="auto"/>
      </w:pPr>
      <w:r>
        <w:tab/>
      </w:r>
      <w:r>
        <w:tab/>
      </w:r>
      <w:r>
        <w:tab/>
      </w:r>
      <w:r>
        <w:tab/>
      </w:r>
      <w:r>
        <w:tab/>
        <w:t>&lt;!--array of 0 or more session elements--&gt;</w:t>
      </w:r>
    </w:p>
    <w:p w14:paraId="68FFC85C" w14:textId="77777777" w:rsidR="00023C31" w:rsidRDefault="00023C31" w:rsidP="00023C31">
      <w:pPr>
        <w:pStyle w:val="BodyText"/>
        <w:spacing w:after="0" w:line="240" w:lineRule="auto"/>
      </w:pPr>
      <w:r>
        <w:tab/>
      </w:r>
      <w:r>
        <w:tab/>
      </w:r>
      <w:r>
        <w:tab/>
      </w:r>
      <w:r>
        <w:tab/>
      </w:r>
      <w:r>
        <w:tab/>
        <w:t>&lt;as:session&gt;</w:t>
      </w:r>
    </w:p>
    <w:p w14:paraId="37B65394" w14:textId="77777777" w:rsidR="00023C31" w:rsidRDefault="00023C31" w:rsidP="00023C31">
      <w:pPr>
        <w:pStyle w:val="BodyText"/>
        <w:spacing w:after="0" w:line="240" w:lineRule="auto"/>
      </w:pPr>
      <w:r>
        <w:tab/>
      </w:r>
      <w:r>
        <w:tab/>
      </w:r>
      <w:r>
        <w:tab/>
      </w:r>
      <w:r>
        <w:tab/>
      </w:r>
      <w:r>
        <w:tab/>
      </w:r>
      <w:r>
        <w:tab/>
        <w:t>&lt;as:incomingMedia&gt;</w:t>
      </w:r>
    </w:p>
    <w:p w14:paraId="68B12CA8" w14:textId="77777777" w:rsidR="00023C31" w:rsidRDefault="00023C31" w:rsidP="00023C31">
      <w:pPr>
        <w:pStyle w:val="BodyText"/>
        <w:spacing w:after="0" w:line="240" w:lineRule="auto"/>
      </w:pPr>
      <w:r>
        <w:tab/>
      </w:r>
      <w:r>
        <w:tab/>
      </w:r>
      <w:r>
        <w:tab/>
      </w:r>
      <w:r>
        <w:tab/>
      </w:r>
      <w:r>
        <w:tab/>
      </w:r>
      <w:r>
        <w:tab/>
      </w:r>
      <w:r>
        <w:tab/>
        <w:t>&lt;as:mediaType&gt;IM&lt;/as:mediaType&gt;</w:t>
      </w:r>
    </w:p>
    <w:p w14:paraId="700B0557" w14:textId="60844569" w:rsidR="00023C31" w:rsidRDefault="003C52E8" w:rsidP="003C52E8">
      <w:pPr>
        <w:pStyle w:val="BodyText"/>
        <w:spacing w:after="0" w:line="240" w:lineRule="auto"/>
        <w:ind w:left="4320" w:firstLine="720"/>
      </w:pPr>
      <w:r>
        <w:t xml:space="preserve">  </w:t>
      </w:r>
      <w:r w:rsidR="00023C31">
        <w:t>&lt;/as:incomingMedia&gt;</w:t>
      </w:r>
    </w:p>
    <w:p w14:paraId="71D8D26A" w14:textId="77777777" w:rsidR="00023C31" w:rsidRDefault="00023C31" w:rsidP="00023C31">
      <w:pPr>
        <w:pStyle w:val="BodyText"/>
        <w:spacing w:after="0" w:line="240" w:lineRule="auto"/>
      </w:pPr>
      <w:r>
        <w:tab/>
      </w:r>
      <w:r>
        <w:tab/>
      </w:r>
      <w:r>
        <w:tab/>
      </w:r>
      <w:r>
        <w:tab/>
      </w:r>
      <w:r>
        <w:tab/>
      </w:r>
      <w:r>
        <w:tab/>
        <w:t>&lt;as:outgoingMedia&gt;</w:t>
      </w:r>
    </w:p>
    <w:p w14:paraId="260D176F" w14:textId="77777777" w:rsidR="00023C31" w:rsidRDefault="00023C31" w:rsidP="00023C31">
      <w:pPr>
        <w:pStyle w:val="BodyText"/>
        <w:spacing w:after="0" w:line="240" w:lineRule="auto"/>
      </w:pPr>
      <w:r>
        <w:tab/>
      </w:r>
      <w:r>
        <w:tab/>
      </w:r>
      <w:r>
        <w:tab/>
      </w:r>
      <w:r>
        <w:tab/>
      </w:r>
      <w:r>
        <w:tab/>
      </w:r>
      <w:r>
        <w:tab/>
      </w:r>
      <w:r>
        <w:tab/>
        <w:t>&lt;as:mediaType&gt;IM&lt;/as:mediaType&gt;</w:t>
      </w:r>
    </w:p>
    <w:p w14:paraId="5F48B897" w14:textId="6C48AA69" w:rsidR="00023C31" w:rsidRDefault="003C52E8" w:rsidP="003C52E8">
      <w:pPr>
        <w:pStyle w:val="BodyText"/>
        <w:spacing w:after="0" w:line="240" w:lineRule="auto"/>
        <w:ind w:left="4320" w:firstLine="720"/>
      </w:pPr>
      <w:r>
        <w:t xml:space="preserve">  </w:t>
      </w:r>
      <w:r w:rsidR="00023C31">
        <w:t>&lt;/as:outgoingMedia&gt;</w:t>
      </w:r>
    </w:p>
    <w:p w14:paraId="03DE6CB3" w14:textId="77777777" w:rsidR="00023C31" w:rsidRDefault="00023C31" w:rsidP="00023C31">
      <w:pPr>
        <w:pStyle w:val="BodyText"/>
        <w:spacing w:after="0" w:line="240" w:lineRule="auto"/>
      </w:pPr>
      <w:r>
        <w:tab/>
      </w:r>
      <w:r>
        <w:tab/>
      </w:r>
      <w:r>
        <w:tab/>
      </w:r>
      <w:r>
        <w:tab/>
      </w:r>
      <w:r>
        <w:tab/>
      </w:r>
      <w:r>
        <w:tab/>
        <w:t>&lt;as:isEmergency&gt;true&lt;/as:isEmergency&gt;</w:t>
      </w:r>
    </w:p>
    <w:p w14:paraId="06FCBB77" w14:textId="77777777" w:rsidR="00023C31" w:rsidRDefault="00023C31" w:rsidP="00023C31">
      <w:pPr>
        <w:pStyle w:val="BodyText"/>
        <w:spacing w:after="0" w:line="240" w:lineRule="auto"/>
      </w:pPr>
      <w:r>
        <w:tab/>
      </w:r>
      <w:r>
        <w:tab/>
      </w:r>
      <w:r>
        <w:tab/>
      </w:r>
      <w:r>
        <w:tab/>
      </w:r>
      <w:r>
        <w:tab/>
        <w:t>&lt;/as:session&gt;</w:t>
      </w:r>
    </w:p>
    <w:p w14:paraId="28B06CB2" w14:textId="77777777" w:rsidR="00023C31" w:rsidRDefault="00023C31" w:rsidP="00023C31">
      <w:pPr>
        <w:pStyle w:val="BodyText"/>
        <w:spacing w:after="0" w:line="240" w:lineRule="auto"/>
      </w:pPr>
      <w:r>
        <w:tab/>
      </w:r>
      <w:r>
        <w:tab/>
      </w:r>
      <w:r>
        <w:tab/>
      </w:r>
      <w:r>
        <w:tab/>
        <w:t>&lt;/as:sessions&gt;</w:t>
      </w:r>
    </w:p>
    <w:p w14:paraId="13469F71" w14:textId="77777777" w:rsidR="00023C31" w:rsidRDefault="00023C31" w:rsidP="00023C31">
      <w:pPr>
        <w:pStyle w:val="BodyText"/>
        <w:spacing w:after="0" w:line="240" w:lineRule="auto"/>
      </w:pPr>
      <w:r>
        <w:tab/>
      </w:r>
      <w:r>
        <w:tab/>
      </w:r>
      <w:r>
        <w:tab/>
        <w:t>&lt;/as:activityState&gt;</w:t>
      </w:r>
    </w:p>
    <w:p w14:paraId="175F5D10" w14:textId="77777777" w:rsidR="00023C31" w:rsidRDefault="00023C31" w:rsidP="00023C31">
      <w:pPr>
        <w:pStyle w:val="BodyText"/>
        <w:spacing w:after="0" w:line="240" w:lineRule="auto"/>
      </w:pPr>
      <w:r>
        <w:tab/>
      </w:r>
      <w:r>
        <w:tab/>
        <w:t>&lt;/impp:status&gt;</w:t>
      </w:r>
    </w:p>
    <w:p w14:paraId="4081EC54" w14:textId="77777777" w:rsidR="00023C31" w:rsidRDefault="00023C31" w:rsidP="00023C31">
      <w:pPr>
        <w:pStyle w:val="BodyText"/>
        <w:spacing w:after="0" w:line="240" w:lineRule="auto"/>
      </w:pPr>
      <w:r>
        <w:tab/>
      </w:r>
      <w:r>
        <w:tab/>
        <w:t>&lt;impp:contact priority="0.8"&gt;sip:jsmith@agency911.gov&lt;/impp:contact&gt;</w:t>
      </w:r>
    </w:p>
    <w:p w14:paraId="53543139" w14:textId="77777777" w:rsidR="00023C31" w:rsidRDefault="00023C31" w:rsidP="00023C31">
      <w:pPr>
        <w:pStyle w:val="BodyText"/>
        <w:spacing w:after="0" w:line="240" w:lineRule="auto"/>
      </w:pPr>
      <w:r>
        <w:tab/>
      </w:r>
      <w:r>
        <w:tab/>
        <w:t>&lt;as:agentRoles&gt;CallTaking,Supervisor&lt;/as:agentRoles&gt;</w:t>
      </w:r>
    </w:p>
    <w:p w14:paraId="5FF14853" w14:textId="77777777" w:rsidR="00023C31" w:rsidRDefault="00023C31" w:rsidP="00023C31">
      <w:pPr>
        <w:pStyle w:val="BodyText"/>
        <w:spacing w:after="0" w:line="240" w:lineRule="auto"/>
      </w:pPr>
      <w:r>
        <w:tab/>
      </w:r>
      <w:r>
        <w:tab/>
        <w:t>&lt;impp:timestamp&gt;2025-01-06T16:49:29Z&lt;/impp:timestamp&gt;</w:t>
      </w:r>
    </w:p>
    <w:p w14:paraId="46707237" w14:textId="77777777" w:rsidR="00023C31" w:rsidRDefault="00023C31" w:rsidP="00023C31">
      <w:pPr>
        <w:pStyle w:val="BodyText"/>
        <w:spacing w:after="0" w:line="240" w:lineRule="auto"/>
      </w:pPr>
      <w:r>
        <w:tab/>
        <w:t>&lt;/impp:tuple&gt;</w:t>
      </w:r>
    </w:p>
    <w:p w14:paraId="357ED61B" w14:textId="62DA8E8E" w:rsidR="00023C31" w:rsidRDefault="00023C31" w:rsidP="00023C31">
      <w:pPr>
        <w:pStyle w:val="BodyText"/>
        <w:spacing w:after="240" w:line="240" w:lineRule="auto"/>
      </w:pPr>
      <w:r>
        <w:t>&lt;/impp:presence&gt;</w:t>
      </w:r>
    </w:p>
    <w:p w14:paraId="161D2D12" w14:textId="0EA9A2D2" w:rsidR="00023C31" w:rsidRPr="00023C31" w:rsidRDefault="00023C31" w:rsidP="00023C31">
      <w:pPr>
        <w:pStyle w:val="BodyText"/>
      </w:pPr>
      <w:r w:rsidRPr="00023C31">
        <w:lastRenderedPageBreak/>
        <w:t>When the Presence Server receives the PIDF above it applies the Agency’s policy, which specifies that an Agent in an emergency IM session cannot take Voice, Video, or RTT calls, but can take another emergency or non-emergency IM call. The Presence Server sets availability for Voice, Video, and RTT media to false, and IM media to true. Subscribers to the Presence Server will then receive the following policy-adjusted PIDF. Note that the Presence Server has changed the availability values according to the Agency’s policy:</w:t>
      </w:r>
    </w:p>
    <w:p w14:paraId="719F0F4A" w14:textId="77777777" w:rsidR="00023C31" w:rsidRDefault="00023C31" w:rsidP="00023C31">
      <w:pPr>
        <w:pStyle w:val="BodyText"/>
        <w:spacing w:after="0" w:line="240" w:lineRule="auto"/>
      </w:pPr>
      <w:r>
        <w:t>&lt;?xml version="1.0" encoding="UTF-8"?&gt;</w:t>
      </w:r>
    </w:p>
    <w:p w14:paraId="7E1A7F97" w14:textId="77777777" w:rsidR="00023C31" w:rsidRDefault="00023C31" w:rsidP="00023C31">
      <w:pPr>
        <w:pStyle w:val="BodyText"/>
        <w:spacing w:after="0" w:line="240" w:lineRule="auto"/>
      </w:pPr>
      <w:r>
        <w:t>&lt;impp:presence</w:t>
      </w:r>
    </w:p>
    <w:p w14:paraId="599DD1D8" w14:textId="77777777" w:rsidR="00023C31" w:rsidRDefault="00023C31" w:rsidP="00023C31">
      <w:pPr>
        <w:pStyle w:val="BodyText"/>
        <w:spacing w:after="0" w:line="240" w:lineRule="auto"/>
      </w:pPr>
      <w:r>
        <w:tab/>
        <w:t>xmlns:xs="http://www.w3.org/2001/XMLSchema"</w:t>
      </w:r>
    </w:p>
    <w:p w14:paraId="16882D67" w14:textId="77777777" w:rsidR="00023C31" w:rsidRDefault="00023C31" w:rsidP="00023C31">
      <w:pPr>
        <w:pStyle w:val="BodyText"/>
        <w:spacing w:after="0" w:line="240" w:lineRule="auto"/>
      </w:pPr>
      <w:r>
        <w:tab/>
        <w:t>xmlns:impp="urn:ietf:params:xml:ns:pidf"</w:t>
      </w:r>
    </w:p>
    <w:p w14:paraId="01428B68" w14:textId="77777777" w:rsidR="00023C31" w:rsidRDefault="00023C31" w:rsidP="00023C31">
      <w:pPr>
        <w:pStyle w:val="BodyText"/>
        <w:spacing w:after="0" w:line="240" w:lineRule="auto"/>
      </w:pPr>
      <w:r>
        <w:tab/>
        <w:t>xmlns:as="urn:emergency:xml:ns:pidfExt:ActivityState"</w:t>
      </w:r>
    </w:p>
    <w:p w14:paraId="70EAD717" w14:textId="77777777" w:rsidR="00023C31" w:rsidRDefault="00023C31" w:rsidP="00023C31">
      <w:pPr>
        <w:pStyle w:val="BodyText"/>
        <w:spacing w:after="0" w:line="240" w:lineRule="auto"/>
      </w:pPr>
      <w:r>
        <w:t xml:space="preserve">  entity="John.Smith@myagency.mycounty.gov" &gt;</w:t>
      </w:r>
    </w:p>
    <w:p w14:paraId="7C4A840A" w14:textId="77777777" w:rsidR="00023C31" w:rsidRDefault="00023C31" w:rsidP="00023C31">
      <w:pPr>
        <w:pStyle w:val="BodyText"/>
        <w:spacing w:after="0" w:line="240" w:lineRule="auto"/>
      </w:pPr>
      <w:r>
        <w:tab/>
        <w:t>&lt;impp:tuple id="sg89ae"&gt;</w:t>
      </w:r>
    </w:p>
    <w:p w14:paraId="51B87495" w14:textId="77777777" w:rsidR="00023C31" w:rsidRDefault="00023C31" w:rsidP="00023C31">
      <w:pPr>
        <w:pStyle w:val="BodyText"/>
        <w:spacing w:after="0" w:line="240" w:lineRule="auto"/>
      </w:pPr>
      <w:r>
        <w:tab/>
      </w:r>
      <w:r>
        <w:tab/>
        <w:t>&lt;impp:status&gt;</w:t>
      </w:r>
    </w:p>
    <w:p w14:paraId="2C5D6932" w14:textId="77777777" w:rsidR="00023C31" w:rsidRDefault="00023C31" w:rsidP="00023C31">
      <w:pPr>
        <w:pStyle w:val="BodyText"/>
        <w:spacing w:after="0" w:line="240" w:lineRule="auto"/>
      </w:pPr>
      <w:r>
        <w:tab/>
      </w:r>
      <w:r>
        <w:tab/>
      </w:r>
      <w:r>
        <w:tab/>
        <w:t>&lt;impp:basic&gt;open&lt;/impp:basic&gt;</w:t>
      </w:r>
    </w:p>
    <w:p w14:paraId="169980AD" w14:textId="77777777" w:rsidR="00023C31" w:rsidRDefault="00023C31" w:rsidP="00023C31">
      <w:pPr>
        <w:pStyle w:val="BodyText"/>
        <w:spacing w:after="0" w:line="240" w:lineRule="auto"/>
      </w:pPr>
      <w:r>
        <w:tab/>
      </w:r>
      <w:r>
        <w:tab/>
      </w:r>
      <w:r>
        <w:tab/>
        <w:t>&lt;!-- Overall Agent availability --&gt;</w:t>
      </w:r>
    </w:p>
    <w:p w14:paraId="19EA3AB3" w14:textId="77777777" w:rsidR="00023C31" w:rsidRDefault="00023C31" w:rsidP="00023C31">
      <w:pPr>
        <w:pStyle w:val="BodyText"/>
        <w:spacing w:after="0" w:line="240" w:lineRule="auto"/>
      </w:pPr>
      <w:r>
        <w:tab/>
      </w:r>
      <w:r>
        <w:tab/>
      </w:r>
      <w:r>
        <w:tab/>
        <w:t>&lt;as:activityState&gt;</w:t>
      </w:r>
    </w:p>
    <w:p w14:paraId="49DAB44D" w14:textId="77777777" w:rsidR="00023C31" w:rsidRDefault="00023C31" w:rsidP="00023C31">
      <w:pPr>
        <w:pStyle w:val="BodyText"/>
        <w:spacing w:after="0" w:line="240" w:lineRule="auto"/>
      </w:pPr>
      <w:r>
        <w:tab/>
      </w:r>
      <w:r>
        <w:tab/>
      </w:r>
      <w:r>
        <w:tab/>
      </w:r>
      <w:r>
        <w:tab/>
        <w:t>&lt;as:fe impp:mustUnderstand="true"&gt;CallHandling&lt;/as:fe&gt;</w:t>
      </w:r>
    </w:p>
    <w:p w14:paraId="6643CE8E" w14:textId="77777777" w:rsidR="00023C31" w:rsidRDefault="00023C31" w:rsidP="00023C31">
      <w:pPr>
        <w:pStyle w:val="BodyText"/>
        <w:spacing w:after="0" w:line="240" w:lineRule="auto"/>
      </w:pPr>
      <w:r>
        <w:tab/>
      </w:r>
      <w:r>
        <w:tab/>
      </w:r>
      <w:r>
        <w:tab/>
      </w:r>
      <w:r>
        <w:tab/>
        <w:t>&lt;as:supportedIncomingMedia&gt;</w:t>
      </w:r>
    </w:p>
    <w:p w14:paraId="5257FC98" w14:textId="77777777" w:rsidR="00023C31" w:rsidRDefault="00023C31" w:rsidP="00023C31">
      <w:pPr>
        <w:pStyle w:val="BodyText"/>
        <w:spacing w:after="0" w:line="240" w:lineRule="auto"/>
      </w:pPr>
      <w:r>
        <w:tab/>
      </w:r>
      <w:r>
        <w:tab/>
      </w:r>
      <w:r>
        <w:tab/>
      </w:r>
      <w:r>
        <w:tab/>
      </w:r>
      <w:r>
        <w:tab/>
        <w:t>&lt;as:voiceMedia&gt;</w:t>
      </w:r>
    </w:p>
    <w:p w14:paraId="14823959" w14:textId="77777777" w:rsidR="00023C31" w:rsidRDefault="00023C31" w:rsidP="00023C31">
      <w:pPr>
        <w:pStyle w:val="BodyText"/>
        <w:spacing w:after="0" w:line="240" w:lineRule="auto"/>
      </w:pPr>
      <w:r>
        <w:tab/>
      </w:r>
      <w:r>
        <w:tab/>
      </w:r>
      <w:r>
        <w:tab/>
      </w:r>
      <w:r>
        <w:tab/>
      </w:r>
      <w:r>
        <w:tab/>
      </w:r>
      <w:r>
        <w:tab/>
        <w:t>&lt;as:isAvailable&gt;false&lt;/as:isAvailable&gt;</w:t>
      </w:r>
    </w:p>
    <w:p w14:paraId="62DED4E9" w14:textId="67C4AF9D" w:rsidR="00023C31" w:rsidRDefault="00023C31" w:rsidP="00023C31">
      <w:pPr>
        <w:pStyle w:val="BodyText"/>
        <w:spacing w:after="0" w:line="240" w:lineRule="auto"/>
      </w:pPr>
      <w:r>
        <w:tab/>
      </w:r>
      <w:r>
        <w:tab/>
      </w:r>
      <w:r>
        <w:tab/>
        <w:t>&lt;as:isAvailableForEmergency&gt;false&lt;/as:isAvailableForEmergency&gt;</w:t>
      </w:r>
    </w:p>
    <w:p w14:paraId="199AD6B9" w14:textId="77777777" w:rsidR="00023C31" w:rsidRDefault="00023C31" w:rsidP="00023C31">
      <w:pPr>
        <w:pStyle w:val="BodyText"/>
        <w:spacing w:after="0" w:line="240" w:lineRule="auto"/>
      </w:pPr>
      <w:r>
        <w:tab/>
      </w:r>
      <w:r>
        <w:tab/>
      </w:r>
      <w:r>
        <w:tab/>
      </w:r>
      <w:r>
        <w:tab/>
      </w:r>
      <w:r>
        <w:tab/>
        <w:t>&lt;/as:voiceMedia&gt;</w:t>
      </w:r>
    </w:p>
    <w:p w14:paraId="642C3625" w14:textId="77777777" w:rsidR="00023C31" w:rsidRDefault="00023C31" w:rsidP="00023C31">
      <w:pPr>
        <w:pStyle w:val="BodyText"/>
        <w:spacing w:after="0" w:line="240" w:lineRule="auto"/>
      </w:pPr>
      <w:r>
        <w:tab/>
      </w:r>
      <w:r>
        <w:tab/>
      </w:r>
      <w:r>
        <w:tab/>
      </w:r>
      <w:r>
        <w:tab/>
      </w:r>
      <w:r>
        <w:tab/>
        <w:t>&lt;as:videoMedia&gt;</w:t>
      </w:r>
    </w:p>
    <w:p w14:paraId="0F261976" w14:textId="77777777" w:rsidR="00023C31" w:rsidRDefault="00023C31" w:rsidP="00023C31">
      <w:pPr>
        <w:pStyle w:val="BodyText"/>
        <w:spacing w:after="0" w:line="240" w:lineRule="auto"/>
      </w:pPr>
      <w:r>
        <w:tab/>
      </w:r>
      <w:r>
        <w:tab/>
      </w:r>
      <w:r>
        <w:tab/>
      </w:r>
      <w:r>
        <w:tab/>
      </w:r>
      <w:r>
        <w:tab/>
      </w:r>
      <w:r>
        <w:tab/>
        <w:t>&lt;as:isAvailable&gt;false&lt;/as:isAvailable&gt;</w:t>
      </w:r>
    </w:p>
    <w:p w14:paraId="43AB8C8C" w14:textId="4CC91758" w:rsidR="00023C31" w:rsidRDefault="00023C31" w:rsidP="00023C31">
      <w:pPr>
        <w:pStyle w:val="BodyText"/>
        <w:spacing w:after="0" w:line="240" w:lineRule="auto"/>
      </w:pPr>
      <w:r>
        <w:tab/>
      </w:r>
      <w:r>
        <w:tab/>
      </w:r>
      <w:r>
        <w:tab/>
        <w:t>&lt;as:isAvailableForEmergency&gt;false&lt;/as:isAvailableForEmergency&gt;</w:t>
      </w:r>
    </w:p>
    <w:p w14:paraId="273BB80B" w14:textId="77777777" w:rsidR="00023C31" w:rsidRDefault="00023C31" w:rsidP="00023C31">
      <w:pPr>
        <w:pStyle w:val="BodyText"/>
        <w:spacing w:after="0" w:line="240" w:lineRule="auto"/>
      </w:pPr>
      <w:r>
        <w:tab/>
      </w:r>
      <w:r>
        <w:tab/>
      </w:r>
      <w:r>
        <w:tab/>
      </w:r>
      <w:r>
        <w:tab/>
      </w:r>
      <w:r>
        <w:tab/>
        <w:t>&lt;/as:videoMedia&gt;</w:t>
      </w:r>
    </w:p>
    <w:p w14:paraId="39104807" w14:textId="77777777" w:rsidR="00023C31" w:rsidRDefault="00023C31" w:rsidP="00023C31">
      <w:pPr>
        <w:pStyle w:val="BodyText"/>
        <w:spacing w:after="0" w:line="240" w:lineRule="auto"/>
      </w:pPr>
      <w:r>
        <w:tab/>
      </w:r>
      <w:r>
        <w:tab/>
      </w:r>
      <w:r>
        <w:tab/>
      </w:r>
      <w:r>
        <w:tab/>
      </w:r>
      <w:r>
        <w:tab/>
        <w:t>&lt;as:imMedia&gt;</w:t>
      </w:r>
    </w:p>
    <w:p w14:paraId="40A7F9B4" w14:textId="77777777" w:rsidR="00023C31" w:rsidRDefault="00023C31" w:rsidP="00023C31">
      <w:pPr>
        <w:pStyle w:val="BodyText"/>
        <w:spacing w:after="0" w:line="240" w:lineRule="auto"/>
      </w:pPr>
      <w:r>
        <w:tab/>
      </w:r>
      <w:r>
        <w:tab/>
      </w:r>
      <w:r>
        <w:tab/>
      </w:r>
      <w:r>
        <w:tab/>
      </w:r>
      <w:r>
        <w:tab/>
      </w:r>
      <w:r>
        <w:tab/>
        <w:t>&lt;as:isAvailable&gt;true&lt;/as:isAvailable&gt;</w:t>
      </w:r>
    </w:p>
    <w:p w14:paraId="07233AF9" w14:textId="22C97EBE" w:rsidR="00023C31" w:rsidRDefault="00023C31" w:rsidP="00023C31">
      <w:pPr>
        <w:pStyle w:val="BodyText"/>
        <w:spacing w:after="0" w:line="240" w:lineRule="auto"/>
      </w:pPr>
      <w:r>
        <w:tab/>
      </w:r>
      <w:r>
        <w:tab/>
      </w:r>
      <w:r>
        <w:tab/>
      </w:r>
      <w:r>
        <w:tab/>
        <w:t>&lt;as:isAvailableForEmergency&gt;true&lt;/as:isAvailableForEmergency&gt;</w:t>
      </w:r>
    </w:p>
    <w:p w14:paraId="6D9A07FE" w14:textId="77777777" w:rsidR="00023C31" w:rsidRDefault="00023C31" w:rsidP="00023C31">
      <w:pPr>
        <w:pStyle w:val="BodyText"/>
        <w:spacing w:after="0" w:line="240" w:lineRule="auto"/>
      </w:pPr>
      <w:r>
        <w:tab/>
      </w:r>
      <w:r>
        <w:tab/>
      </w:r>
      <w:r>
        <w:tab/>
      </w:r>
      <w:r>
        <w:tab/>
      </w:r>
      <w:r>
        <w:tab/>
        <w:t>&lt;/as:imMedia&gt;</w:t>
      </w:r>
    </w:p>
    <w:p w14:paraId="49319B8D" w14:textId="77777777" w:rsidR="00023C31" w:rsidRDefault="00023C31" w:rsidP="00023C31">
      <w:pPr>
        <w:pStyle w:val="BodyText"/>
        <w:spacing w:after="0" w:line="240" w:lineRule="auto"/>
      </w:pPr>
      <w:r>
        <w:tab/>
      </w:r>
      <w:r>
        <w:tab/>
      </w:r>
      <w:r>
        <w:tab/>
      </w:r>
      <w:r>
        <w:tab/>
      </w:r>
      <w:r>
        <w:tab/>
        <w:t>&lt;as:rttMedia&gt;</w:t>
      </w:r>
    </w:p>
    <w:p w14:paraId="0F2948DE" w14:textId="77777777" w:rsidR="00023C31" w:rsidRDefault="00023C31" w:rsidP="00023C31">
      <w:pPr>
        <w:pStyle w:val="BodyText"/>
        <w:spacing w:after="0" w:line="240" w:lineRule="auto"/>
      </w:pPr>
      <w:r>
        <w:tab/>
      </w:r>
      <w:r>
        <w:tab/>
      </w:r>
      <w:r>
        <w:tab/>
      </w:r>
      <w:r>
        <w:tab/>
      </w:r>
      <w:r>
        <w:tab/>
      </w:r>
      <w:r>
        <w:tab/>
        <w:t>&lt;as:isAvailable&gt;false&lt;/as:isAvailable&gt;</w:t>
      </w:r>
    </w:p>
    <w:p w14:paraId="3DDD1B8E" w14:textId="2CC1C321" w:rsidR="00023C31" w:rsidRDefault="00023C31" w:rsidP="00023C31">
      <w:pPr>
        <w:pStyle w:val="BodyText"/>
        <w:spacing w:after="0" w:line="240" w:lineRule="auto"/>
      </w:pPr>
      <w:r>
        <w:tab/>
      </w:r>
      <w:r>
        <w:tab/>
      </w:r>
      <w:r>
        <w:tab/>
        <w:t>&lt;as:isAvailableForEmergency&gt;false&lt;/as:isAvailableForEmergency&gt;</w:t>
      </w:r>
    </w:p>
    <w:p w14:paraId="6676E52F" w14:textId="77777777" w:rsidR="00023C31" w:rsidRDefault="00023C31" w:rsidP="00023C31">
      <w:pPr>
        <w:pStyle w:val="BodyText"/>
        <w:spacing w:after="0" w:line="240" w:lineRule="auto"/>
      </w:pPr>
      <w:r>
        <w:tab/>
      </w:r>
      <w:r>
        <w:tab/>
      </w:r>
      <w:r>
        <w:tab/>
      </w:r>
      <w:r>
        <w:tab/>
      </w:r>
      <w:r>
        <w:tab/>
        <w:t>&lt;/as:rttMedia&gt;</w:t>
      </w:r>
    </w:p>
    <w:p w14:paraId="7A432AAA" w14:textId="77777777" w:rsidR="00023C31" w:rsidRDefault="00023C31" w:rsidP="00023C31">
      <w:pPr>
        <w:pStyle w:val="BodyText"/>
        <w:spacing w:after="0" w:line="240" w:lineRule="auto"/>
      </w:pPr>
      <w:r>
        <w:tab/>
      </w:r>
      <w:r>
        <w:tab/>
      </w:r>
      <w:r>
        <w:tab/>
      </w:r>
      <w:r>
        <w:tab/>
        <w:t>&lt;/as:supportedIncomingMedia&gt;</w:t>
      </w:r>
    </w:p>
    <w:p w14:paraId="7DC8BFDA" w14:textId="77777777" w:rsidR="00023C31" w:rsidRDefault="00023C31" w:rsidP="00023C31">
      <w:pPr>
        <w:pStyle w:val="BodyText"/>
        <w:spacing w:after="0" w:line="240" w:lineRule="auto"/>
      </w:pPr>
      <w:r>
        <w:tab/>
      </w:r>
      <w:r>
        <w:tab/>
      </w:r>
      <w:r>
        <w:tab/>
      </w:r>
      <w:r>
        <w:tab/>
        <w:t>&lt;as:supportedOutgoingMedia&gt;</w:t>
      </w:r>
    </w:p>
    <w:p w14:paraId="19751764" w14:textId="77777777" w:rsidR="00023C31" w:rsidRDefault="00023C31" w:rsidP="00023C31">
      <w:pPr>
        <w:pStyle w:val="BodyText"/>
        <w:spacing w:after="0" w:line="240" w:lineRule="auto"/>
      </w:pPr>
      <w:r>
        <w:tab/>
      </w:r>
      <w:r>
        <w:tab/>
      </w:r>
      <w:r>
        <w:tab/>
      </w:r>
      <w:r>
        <w:tab/>
      </w:r>
      <w:r>
        <w:tab/>
        <w:t>&lt;as:voiceMedia&gt;</w:t>
      </w:r>
    </w:p>
    <w:p w14:paraId="3C0F2148" w14:textId="77777777" w:rsidR="00023C31" w:rsidRDefault="00023C31" w:rsidP="00023C31">
      <w:pPr>
        <w:pStyle w:val="BodyText"/>
        <w:spacing w:after="0" w:line="240" w:lineRule="auto"/>
      </w:pPr>
      <w:r>
        <w:tab/>
      </w:r>
      <w:r>
        <w:tab/>
      </w:r>
      <w:r>
        <w:tab/>
      </w:r>
      <w:r>
        <w:tab/>
      </w:r>
      <w:r>
        <w:tab/>
      </w:r>
      <w:r>
        <w:tab/>
        <w:t>&lt;as:isAvailable&gt;false&lt;/as:isAvailable&gt;</w:t>
      </w:r>
    </w:p>
    <w:p w14:paraId="2B7CABB6" w14:textId="64DC03E3" w:rsidR="00023C31" w:rsidRDefault="00023C31" w:rsidP="00023C31">
      <w:pPr>
        <w:pStyle w:val="BodyText"/>
        <w:spacing w:after="0" w:line="240" w:lineRule="auto"/>
      </w:pPr>
      <w:r>
        <w:tab/>
      </w:r>
      <w:r>
        <w:tab/>
      </w:r>
      <w:r>
        <w:tab/>
        <w:t>&lt;as:isAvailableForEmergency&gt;false&lt;/as:isAvailableForEmergency&gt;</w:t>
      </w:r>
    </w:p>
    <w:p w14:paraId="68D435D0" w14:textId="77777777" w:rsidR="00023C31" w:rsidRDefault="00023C31" w:rsidP="00023C31">
      <w:pPr>
        <w:pStyle w:val="BodyText"/>
        <w:spacing w:after="0" w:line="240" w:lineRule="auto"/>
      </w:pPr>
      <w:r>
        <w:tab/>
      </w:r>
      <w:r>
        <w:tab/>
      </w:r>
      <w:r>
        <w:tab/>
      </w:r>
      <w:r>
        <w:tab/>
      </w:r>
      <w:r>
        <w:tab/>
        <w:t>&lt;/as:voiceMedia&gt;</w:t>
      </w:r>
    </w:p>
    <w:p w14:paraId="30215E74" w14:textId="77777777" w:rsidR="00023C31" w:rsidRDefault="00023C31" w:rsidP="00023C31">
      <w:pPr>
        <w:pStyle w:val="BodyText"/>
        <w:spacing w:after="0" w:line="240" w:lineRule="auto"/>
      </w:pPr>
      <w:r>
        <w:tab/>
      </w:r>
      <w:r>
        <w:tab/>
      </w:r>
      <w:r>
        <w:tab/>
      </w:r>
      <w:r>
        <w:tab/>
      </w:r>
      <w:r>
        <w:tab/>
        <w:t>&lt;as:imMedia&gt;</w:t>
      </w:r>
    </w:p>
    <w:p w14:paraId="0B316594" w14:textId="77777777" w:rsidR="00023C31" w:rsidRDefault="00023C31" w:rsidP="00023C31">
      <w:pPr>
        <w:pStyle w:val="BodyText"/>
        <w:spacing w:after="0" w:line="240" w:lineRule="auto"/>
      </w:pPr>
      <w:r>
        <w:tab/>
      </w:r>
      <w:r>
        <w:tab/>
      </w:r>
      <w:r>
        <w:tab/>
      </w:r>
      <w:r>
        <w:tab/>
      </w:r>
      <w:r>
        <w:tab/>
      </w:r>
      <w:r>
        <w:tab/>
        <w:t>&lt;as:isAvailable&gt;true&lt;/as:isAvailable&gt;</w:t>
      </w:r>
    </w:p>
    <w:p w14:paraId="0112A5A7" w14:textId="7C747D37" w:rsidR="00023C31" w:rsidRDefault="00023C31" w:rsidP="00023C31">
      <w:pPr>
        <w:pStyle w:val="BodyText"/>
        <w:spacing w:after="0" w:line="240" w:lineRule="auto"/>
      </w:pPr>
      <w:r>
        <w:tab/>
      </w:r>
      <w:r>
        <w:tab/>
      </w:r>
      <w:r>
        <w:tab/>
      </w:r>
      <w:r>
        <w:tab/>
        <w:t>&lt;as:isAvailableForEmergency&gt;true&lt;/as:isAvailableForEmergency&gt;</w:t>
      </w:r>
    </w:p>
    <w:p w14:paraId="4369A4B3" w14:textId="77777777" w:rsidR="00023C31" w:rsidRDefault="00023C31" w:rsidP="00023C31">
      <w:pPr>
        <w:pStyle w:val="BodyText"/>
        <w:spacing w:after="0" w:line="240" w:lineRule="auto"/>
      </w:pPr>
      <w:r>
        <w:tab/>
      </w:r>
      <w:r>
        <w:tab/>
      </w:r>
      <w:r>
        <w:tab/>
      </w:r>
      <w:r>
        <w:tab/>
      </w:r>
      <w:r>
        <w:tab/>
        <w:t>&lt;/as:imMedia&gt;</w:t>
      </w:r>
    </w:p>
    <w:p w14:paraId="46E0473D" w14:textId="77777777" w:rsidR="00023C31" w:rsidRDefault="00023C31" w:rsidP="00023C31">
      <w:pPr>
        <w:pStyle w:val="BodyText"/>
        <w:spacing w:after="0" w:line="240" w:lineRule="auto"/>
      </w:pPr>
      <w:r>
        <w:tab/>
      </w:r>
      <w:r>
        <w:tab/>
      </w:r>
      <w:r>
        <w:tab/>
      </w:r>
      <w:r>
        <w:tab/>
      </w:r>
      <w:r>
        <w:tab/>
        <w:t>&lt;as:rttMedia&gt;</w:t>
      </w:r>
    </w:p>
    <w:p w14:paraId="2519B6CB" w14:textId="77777777" w:rsidR="00023C31" w:rsidRDefault="00023C31" w:rsidP="00023C31">
      <w:pPr>
        <w:pStyle w:val="BodyText"/>
        <w:spacing w:after="0" w:line="240" w:lineRule="auto"/>
      </w:pPr>
      <w:r>
        <w:tab/>
      </w:r>
      <w:r>
        <w:tab/>
      </w:r>
      <w:r>
        <w:tab/>
      </w:r>
      <w:r>
        <w:tab/>
      </w:r>
      <w:r>
        <w:tab/>
      </w:r>
      <w:r>
        <w:tab/>
        <w:t>&lt;as:isAvailable&gt;false&lt;/as:isAvailable&gt;</w:t>
      </w:r>
    </w:p>
    <w:p w14:paraId="66865619" w14:textId="7FA5B7F6" w:rsidR="00023C31" w:rsidRDefault="00023C31" w:rsidP="00023C31">
      <w:pPr>
        <w:pStyle w:val="BodyText"/>
        <w:spacing w:after="0" w:line="240" w:lineRule="auto"/>
      </w:pPr>
      <w:r>
        <w:tab/>
      </w:r>
      <w:r>
        <w:tab/>
      </w:r>
      <w:r>
        <w:tab/>
        <w:t>&lt;as:isAvailableForEmergency&gt;false&lt;/as:isAvailableForEmergency&gt;</w:t>
      </w:r>
    </w:p>
    <w:p w14:paraId="4AA1DA71" w14:textId="77777777" w:rsidR="00023C31" w:rsidRDefault="00023C31" w:rsidP="00023C31">
      <w:pPr>
        <w:pStyle w:val="BodyText"/>
        <w:spacing w:after="0" w:line="240" w:lineRule="auto"/>
      </w:pPr>
      <w:r>
        <w:tab/>
      </w:r>
      <w:r>
        <w:tab/>
      </w:r>
      <w:r>
        <w:tab/>
      </w:r>
      <w:r>
        <w:tab/>
      </w:r>
      <w:r>
        <w:tab/>
        <w:t>&lt;/as:rttMedia&gt;</w:t>
      </w:r>
    </w:p>
    <w:p w14:paraId="3E460754" w14:textId="77777777" w:rsidR="00023C31" w:rsidRDefault="00023C31" w:rsidP="00023C31">
      <w:pPr>
        <w:pStyle w:val="BodyText"/>
        <w:spacing w:after="0" w:line="240" w:lineRule="auto"/>
      </w:pPr>
      <w:r>
        <w:tab/>
      </w:r>
      <w:r>
        <w:tab/>
      </w:r>
      <w:r>
        <w:tab/>
      </w:r>
      <w:r>
        <w:tab/>
        <w:t>&lt;/as:supportedOutgoingMedia&gt;</w:t>
      </w:r>
    </w:p>
    <w:p w14:paraId="1F93F909" w14:textId="77777777" w:rsidR="00023C31" w:rsidRDefault="00023C31" w:rsidP="00023C31">
      <w:pPr>
        <w:pStyle w:val="BodyText"/>
        <w:spacing w:after="0" w:line="240" w:lineRule="auto"/>
      </w:pPr>
      <w:r>
        <w:tab/>
      </w:r>
      <w:r>
        <w:tab/>
      </w:r>
      <w:r>
        <w:tab/>
      </w:r>
      <w:r>
        <w:tab/>
        <w:t>&lt;as:sessions&gt;</w:t>
      </w:r>
    </w:p>
    <w:p w14:paraId="0AC587BE" w14:textId="77777777" w:rsidR="00023C31" w:rsidRDefault="00023C31" w:rsidP="00023C31">
      <w:pPr>
        <w:pStyle w:val="BodyText"/>
        <w:spacing w:after="0" w:line="240" w:lineRule="auto"/>
      </w:pPr>
      <w:r>
        <w:tab/>
      </w:r>
      <w:r>
        <w:tab/>
      </w:r>
      <w:r>
        <w:tab/>
      </w:r>
      <w:r>
        <w:tab/>
      </w:r>
      <w:r>
        <w:tab/>
        <w:t>&lt;!--array of 0 or more session elements--&gt;</w:t>
      </w:r>
    </w:p>
    <w:p w14:paraId="56F543B6" w14:textId="77777777" w:rsidR="00023C31" w:rsidRDefault="00023C31" w:rsidP="00023C31">
      <w:pPr>
        <w:pStyle w:val="BodyText"/>
        <w:spacing w:after="0" w:line="240" w:lineRule="auto"/>
      </w:pPr>
      <w:r>
        <w:lastRenderedPageBreak/>
        <w:tab/>
      </w:r>
      <w:r>
        <w:tab/>
      </w:r>
      <w:r>
        <w:tab/>
      </w:r>
      <w:r>
        <w:tab/>
      </w:r>
      <w:r>
        <w:tab/>
        <w:t>&lt;as:session&gt;</w:t>
      </w:r>
    </w:p>
    <w:p w14:paraId="1A338618" w14:textId="77777777" w:rsidR="00023C31" w:rsidRDefault="00023C31" w:rsidP="00023C31">
      <w:pPr>
        <w:pStyle w:val="BodyText"/>
        <w:spacing w:after="0" w:line="240" w:lineRule="auto"/>
      </w:pPr>
      <w:r>
        <w:tab/>
      </w:r>
      <w:r>
        <w:tab/>
      </w:r>
      <w:r>
        <w:tab/>
      </w:r>
      <w:r>
        <w:tab/>
      </w:r>
      <w:r>
        <w:tab/>
      </w:r>
      <w:r>
        <w:tab/>
        <w:t>&lt;as:incomingMedia&gt;</w:t>
      </w:r>
    </w:p>
    <w:p w14:paraId="45AC0C8D" w14:textId="77777777" w:rsidR="00023C31" w:rsidRDefault="00023C31" w:rsidP="00023C31">
      <w:pPr>
        <w:pStyle w:val="BodyText"/>
        <w:spacing w:after="0" w:line="240" w:lineRule="auto"/>
      </w:pPr>
      <w:r>
        <w:tab/>
      </w:r>
      <w:r>
        <w:tab/>
      </w:r>
      <w:r>
        <w:tab/>
      </w:r>
      <w:r>
        <w:tab/>
      </w:r>
      <w:r>
        <w:tab/>
      </w:r>
      <w:r>
        <w:tab/>
      </w:r>
      <w:r>
        <w:tab/>
        <w:t>&lt;as:mediaType&gt;IM&lt;/as:mediaType&gt;</w:t>
      </w:r>
    </w:p>
    <w:p w14:paraId="746A6226" w14:textId="0DB8B79E" w:rsidR="00023C31" w:rsidRDefault="003C52E8" w:rsidP="003C52E8">
      <w:pPr>
        <w:pStyle w:val="BodyText"/>
        <w:spacing w:after="0" w:line="240" w:lineRule="auto"/>
        <w:ind w:left="4320" w:firstLine="720"/>
      </w:pPr>
      <w:r>
        <w:t xml:space="preserve">  </w:t>
      </w:r>
      <w:r w:rsidR="00023C31">
        <w:t>&lt;/as:incomingMedia&gt;</w:t>
      </w:r>
    </w:p>
    <w:p w14:paraId="30443F58" w14:textId="77777777" w:rsidR="00023C31" w:rsidRDefault="00023C31" w:rsidP="00023C31">
      <w:pPr>
        <w:pStyle w:val="BodyText"/>
        <w:spacing w:after="0" w:line="240" w:lineRule="auto"/>
      </w:pPr>
      <w:r>
        <w:tab/>
      </w:r>
      <w:r>
        <w:tab/>
      </w:r>
      <w:r>
        <w:tab/>
      </w:r>
      <w:r>
        <w:tab/>
      </w:r>
      <w:r>
        <w:tab/>
      </w:r>
      <w:r>
        <w:tab/>
        <w:t>&lt;as:outgoingMedia&gt;</w:t>
      </w:r>
    </w:p>
    <w:p w14:paraId="453EF068" w14:textId="77777777" w:rsidR="00023C31" w:rsidRDefault="00023C31" w:rsidP="00023C31">
      <w:pPr>
        <w:pStyle w:val="BodyText"/>
        <w:spacing w:after="0" w:line="240" w:lineRule="auto"/>
      </w:pPr>
      <w:r>
        <w:tab/>
      </w:r>
      <w:r>
        <w:tab/>
      </w:r>
      <w:r>
        <w:tab/>
      </w:r>
      <w:r>
        <w:tab/>
      </w:r>
      <w:r>
        <w:tab/>
      </w:r>
      <w:r>
        <w:tab/>
      </w:r>
      <w:r>
        <w:tab/>
        <w:t>&lt;as:mediaType&gt;IM&lt;/as:mediaType&gt;</w:t>
      </w:r>
    </w:p>
    <w:p w14:paraId="1A998CAB" w14:textId="61CA63EA" w:rsidR="00023C31" w:rsidRDefault="003C52E8" w:rsidP="003C52E8">
      <w:pPr>
        <w:pStyle w:val="BodyText"/>
        <w:spacing w:after="0" w:line="240" w:lineRule="auto"/>
        <w:ind w:left="4320" w:firstLine="720"/>
      </w:pPr>
      <w:r>
        <w:t xml:space="preserve">  </w:t>
      </w:r>
      <w:r w:rsidR="00023C31">
        <w:t>&lt;/as:outgoingMedia&gt;</w:t>
      </w:r>
    </w:p>
    <w:p w14:paraId="0FB62928" w14:textId="77777777" w:rsidR="00023C31" w:rsidRDefault="00023C31" w:rsidP="00023C31">
      <w:pPr>
        <w:pStyle w:val="BodyText"/>
        <w:spacing w:after="0" w:line="240" w:lineRule="auto"/>
      </w:pPr>
      <w:r>
        <w:tab/>
      </w:r>
      <w:r>
        <w:tab/>
      </w:r>
      <w:r>
        <w:tab/>
      </w:r>
      <w:r>
        <w:tab/>
      </w:r>
      <w:r>
        <w:tab/>
      </w:r>
      <w:r>
        <w:tab/>
        <w:t>&lt;as:isEmergency&gt;true&lt;/as:isEmergency&gt;</w:t>
      </w:r>
    </w:p>
    <w:p w14:paraId="5A559D60" w14:textId="77777777" w:rsidR="00023C31" w:rsidRDefault="00023C31" w:rsidP="00023C31">
      <w:pPr>
        <w:pStyle w:val="BodyText"/>
        <w:spacing w:after="0" w:line="240" w:lineRule="auto"/>
      </w:pPr>
      <w:r>
        <w:tab/>
      </w:r>
      <w:r>
        <w:tab/>
      </w:r>
      <w:r>
        <w:tab/>
      </w:r>
      <w:r>
        <w:tab/>
      </w:r>
      <w:r>
        <w:tab/>
        <w:t>&lt;/as:session&gt;</w:t>
      </w:r>
    </w:p>
    <w:p w14:paraId="21834E68" w14:textId="77777777" w:rsidR="00023C31" w:rsidRDefault="00023C31" w:rsidP="00023C31">
      <w:pPr>
        <w:pStyle w:val="BodyText"/>
        <w:spacing w:after="0" w:line="240" w:lineRule="auto"/>
      </w:pPr>
      <w:r>
        <w:tab/>
      </w:r>
      <w:r>
        <w:tab/>
      </w:r>
      <w:r>
        <w:tab/>
      </w:r>
      <w:r>
        <w:tab/>
        <w:t>&lt;/as:sessions&gt;</w:t>
      </w:r>
    </w:p>
    <w:p w14:paraId="4563C027" w14:textId="77777777" w:rsidR="00023C31" w:rsidRDefault="00023C31" w:rsidP="00023C31">
      <w:pPr>
        <w:pStyle w:val="BodyText"/>
        <w:spacing w:after="0" w:line="240" w:lineRule="auto"/>
      </w:pPr>
      <w:r>
        <w:tab/>
      </w:r>
      <w:r>
        <w:tab/>
      </w:r>
      <w:r>
        <w:tab/>
        <w:t>&lt;/as:activityState&gt;</w:t>
      </w:r>
    </w:p>
    <w:p w14:paraId="1ECF5FE0" w14:textId="77777777" w:rsidR="00023C31" w:rsidRDefault="00023C31" w:rsidP="00023C31">
      <w:pPr>
        <w:pStyle w:val="BodyText"/>
        <w:spacing w:after="0" w:line="240" w:lineRule="auto"/>
      </w:pPr>
      <w:r>
        <w:tab/>
      </w:r>
      <w:r>
        <w:tab/>
        <w:t>&lt;/impp:status&gt;</w:t>
      </w:r>
    </w:p>
    <w:p w14:paraId="149DE7B3" w14:textId="77777777" w:rsidR="00023C31" w:rsidRDefault="00023C31" w:rsidP="00023C31">
      <w:pPr>
        <w:pStyle w:val="BodyText"/>
        <w:spacing w:after="0" w:line="240" w:lineRule="auto"/>
      </w:pPr>
      <w:r>
        <w:tab/>
      </w:r>
      <w:r>
        <w:tab/>
        <w:t>&lt;impp:contact priority="0.8"&gt;sip:jsmith@agency911.gov&lt;/impp:contact&gt;</w:t>
      </w:r>
    </w:p>
    <w:p w14:paraId="08CE70E8" w14:textId="77777777" w:rsidR="00023C31" w:rsidRDefault="00023C31" w:rsidP="00023C31">
      <w:pPr>
        <w:pStyle w:val="BodyText"/>
        <w:spacing w:after="0" w:line="240" w:lineRule="auto"/>
      </w:pPr>
      <w:r>
        <w:tab/>
      </w:r>
      <w:r>
        <w:tab/>
        <w:t>&lt;as:agentRoles&gt;CallTaking,Supervisor&lt;/as:agentRoles&gt;</w:t>
      </w:r>
    </w:p>
    <w:p w14:paraId="72CE3491" w14:textId="77777777" w:rsidR="00023C31" w:rsidRDefault="00023C31" w:rsidP="00023C31">
      <w:pPr>
        <w:pStyle w:val="BodyText"/>
        <w:spacing w:after="0" w:line="240" w:lineRule="auto"/>
      </w:pPr>
      <w:r>
        <w:tab/>
      </w:r>
      <w:r>
        <w:tab/>
        <w:t>&lt;impp:timestamp&gt;2025-01-06T16:49:29Z&lt;/impp:timestamp&gt;</w:t>
      </w:r>
    </w:p>
    <w:p w14:paraId="6BC39908" w14:textId="77777777" w:rsidR="00023C31" w:rsidRDefault="00023C31" w:rsidP="00023C31">
      <w:pPr>
        <w:pStyle w:val="BodyText"/>
        <w:spacing w:after="0" w:line="240" w:lineRule="auto"/>
      </w:pPr>
      <w:r>
        <w:tab/>
        <w:t>&lt;/impp:tuple&gt;</w:t>
      </w:r>
    </w:p>
    <w:p w14:paraId="503A163E" w14:textId="49D2B992" w:rsidR="00A11682" w:rsidRDefault="00023C31" w:rsidP="00023C31">
      <w:pPr>
        <w:pStyle w:val="BodyText"/>
        <w:spacing w:after="240" w:line="240" w:lineRule="auto"/>
      </w:pPr>
      <w:r>
        <w:t>&lt;/impp:presence&gt;</w:t>
      </w:r>
    </w:p>
    <w:p w14:paraId="57587C94" w14:textId="6E672673" w:rsidR="00023C31" w:rsidRPr="00023C31" w:rsidRDefault="00023C31" w:rsidP="00023C31">
      <w:pPr>
        <w:pStyle w:val="BodyText"/>
      </w:pPr>
      <w:r w:rsidRPr="00023C31">
        <w:t>In the following example, the application publishing the PIDF document implements two FEs – CallHandling and Collaboration. The activityState for each FE is in its own separate tuple. The Agent is on an emergency call with voice+video, and simultaneously in a non-emergency IM (i.e., MSRP) Collaboration session. Note the difference in contact URIs for the two FEs due to the difference in protocols.</w:t>
      </w:r>
    </w:p>
    <w:p w14:paraId="6193597D" w14:textId="77777777" w:rsidR="00023C31" w:rsidRDefault="00023C31" w:rsidP="00023C31">
      <w:r>
        <w:t>&lt;?xml version="1.0" encoding="UTF-8"?&gt;</w:t>
      </w:r>
    </w:p>
    <w:p w14:paraId="6CDD0D50" w14:textId="77777777" w:rsidR="00023C31" w:rsidRDefault="00023C31" w:rsidP="00023C31">
      <w:r>
        <w:t>&lt;impp:presence</w:t>
      </w:r>
    </w:p>
    <w:p w14:paraId="7754AE65" w14:textId="77777777" w:rsidR="00023C31" w:rsidRDefault="00023C31" w:rsidP="00023C31">
      <w:r>
        <w:tab/>
        <w:t>xmlns:xs="http://www.w3.org/2001/XMLSchema"</w:t>
      </w:r>
    </w:p>
    <w:p w14:paraId="06B34E1C" w14:textId="77777777" w:rsidR="00023C31" w:rsidRDefault="00023C31" w:rsidP="00023C31">
      <w:r>
        <w:tab/>
        <w:t>xmlns:impp="urn:ietf:params:xml:ns:pidf"</w:t>
      </w:r>
    </w:p>
    <w:p w14:paraId="27C82D90" w14:textId="77777777" w:rsidR="00023C31" w:rsidRDefault="00023C31" w:rsidP="00023C31">
      <w:r>
        <w:tab/>
        <w:t>xmlns:as="urn:emergency:xml:ns:pidfExt:ActivityState"</w:t>
      </w:r>
    </w:p>
    <w:p w14:paraId="4588B94A" w14:textId="77777777" w:rsidR="00023C31" w:rsidRDefault="00023C31" w:rsidP="00023C31">
      <w:r>
        <w:t xml:space="preserve">  entity="John.Smith@myagency.mycounty.gov" &gt;</w:t>
      </w:r>
    </w:p>
    <w:p w14:paraId="29392CC4" w14:textId="77777777" w:rsidR="00023C31" w:rsidRDefault="00023C31" w:rsidP="00023C31">
      <w:r>
        <w:tab/>
        <w:t>&lt;impp:tuple id="sg89ae"&gt;</w:t>
      </w:r>
    </w:p>
    <w:p w14:paraId="11772FBA" w14:textId="77777777" w:rsidR="00023C31" w:rsidRDefault="00023C31" w:rsidP="00023C31">
      <w:r>
        <w:tab/>
      </w:r>
      <w:r>
        <w:tab/>
        <w:t>&lt;impp:status&gt;</w:t>
      </w:r>
    </w:p>
    <w:p w14:paraId="246EA1DA" w14:textId="77777777" w:rsidR="00023C31" w:rsidRDefault="00023C31" w:rsidP="00023C31">
      <w:r>
        <w:tab/>
      </w:r>
      <w:r>
        <w:tab/>
      </w:r>
      <w:r>
        <w:tab/>
        <w:t>&lt;impp:basic&gt;open&lt;/impp:basic&gt;</w:t>
      </w:r>
    </w:p>
    <w:p w14:paraId="4343F346" w14:textId="77777777" w:rsidR="00023C31" w:rsidRDefault="00023C31" w:rsidP="00023C31">
      <w:r>
        <w:tab/>
      </w:r>
      <w:r>
        <w:tab/>
      </w:r>
      <w:r>
        <w:tab/>
        <w:t>&lt;!-- Overall Agent availability --&gt;</w:t>
      </w:r>
    </w:p>
    <w:p w14:paraId="20D89E6C" w14:textId="77777777" w:rsidR="00023C31" w:rsidRDefault="00023C31" w:rsidP="00023C31">
      <w:r>
        <w:tab/>
      </w:r>
      <w:r>
        <w:tab/>
      </w:r>
      <w:r>
        <w:tab/>
        <w:t>&lt;as:activityState&gt;</w:t>
      </w:r>
    </w:p>
    <w:p w14:paraId="31424E7B" w14:textId="77777777" w:rsidR="00023C31" w:rsidRDefault="00023C31" w:rsidP="00023C31">
      <w:r>
        <w:tab/>
      </w:r>
      <w:r>
        <w:tab/>
      </w:r>
      <w:r>
        <w:tab/>
      </w:r>
      <w:r>
        <w:tab/>
        <w:t>&lt;as:fe impp:mustUnderstand="true"&gt;CallHandling&lt;/as:fe&gt;</w:t>
      </w:r>
    </w:p>
    <w:p w14:paraId="57C995D4" w14:textId="77777777" w:rsidR="00023C31" w:rsidRPr="00D77EC0" w:rsidRDefault="00023C31" w:rsidP="00023C31">
      <w:r>
        <w:tab/>
      </w:r>
      <w:r>
        <w:tab/>
      </w:r>
      <w:r>
        <w:tab/>
      </w:r>
      <w:r>
        <w:tab/>
      </w:r>
      <w:r w:rsidRPr="00D77EC0">
        <w:t>&lt;as:</w:t>
      </w:r>
      <w:r>
        <w:t>supportedIncomingMedia</w:t>
      </w:r>
      <w:r w:rsidRPr="00D77EC0">
        <w:t>&gt;</w:t>
      </w:r>
    </w:p>
    <w:p w14:paraId="6B85DB5A" w14:textId="77777777" w:rsidR="00023C31" w:rsidRPr="00D77EC0" w:rsidRDefault="00023C31" w:rsidP="00023C31">
      <w:r w:rsidRPr="00D77EC0">
        <w:tab/>
      </w:r>
      <w:r w:rsidRPr="00D77EC0">
        <w:tab/>
      </w:r>
      <w:r w:rsidRPr="00D77EC0">
        <w:tab/>
      </w:r>
      <w:r w:rsidRPr="00D77EC0">
        <w:tab/>
      </w:r>
      <w:r w:rsidRPr="00D77EC0">
        <w:tab/>
        <w:t>&lt;as:voiceMedia&gt;</w:t>
      </w:r>
    </w:p>
    <w:p w14:paraId="093CF6C6" w14:textId="77777777" w:rsidR="00023C31" w:rsidRPr="00D77EC0" w:rsidRDefault="00023C31" w:rsidP="00023C31">
      <w:r w:rsidRPr="00D77EC0">
        <w:tab/>
      </w:r>
      <w:r w:rsidRPr="00D77EC0">
        <w:tab/>
      </w:r>
      <w:r w:rsidRPr="00D77EC0">
        <w:tab/>
      </w:r>
      <w:r w:rsidRPr="00D77EC0">
        <w:tab/>
      </w:r>
      <w:r w:rsidRPr="00D77EC0">
        <w:tab/>
      </w:r>
      <w:r w:rsidRPr="00D77EC0">
        <w:tab/>
        <w:t>&lt;as:isAvailable&gt;false&lt;/as:isAvailable&gt;</w:t>
      </w:r>
    </w:p>
    <w:p w14:paraId="02D3ACC7" w14:textId="5F755823" w:rsidR="00023C31" w:rsidRPr="00D77EC0" w:rsidRDefault="00023C31" w:rsidP="00023C31">
      <w:r w:rsidRPr="00D77EC0">
        <w:tab/>
      </w:r>
      <w:r w:rsidRPr="00D77EC0">
        <w:tab/>
      </w:r>
      <w:r w:rsidRPr="00D77EC0">
        <w:tab/>
        <w:t>&lt;as:isAvailableForEmergency&gt;false&lt;/as:isAvailableForEmergency&gt;</w:t>
      </w:r>
    </w:p>
    <w:p w14:paraId="0D97ED2B" w14:textId="77777777" w:rsidR="00023C31" w:rsidRPr="00D77EC0" w:rsidRDefault="00023C31" w:rsidP="00023C31">
      <w:r w:rsidRPr="00D77EC0">
        <w:tab/>
      </w:r>
      <w:r w:rsidRPr="00D77EC0">
        <w:tab/>
      </w:r>
      <w:r w:rsidRPr="00D77EC0">
        <w:tab/>
      </w:r>
      <w:r w:rsidRPr="00D77EC0">
        <w:tab/>
      </w:r>
      <w:r w:rsidRPr="00D77EC0">
        <w:tab/>
        <w:t>&lt;/as:voiceMedia&gt;</w:t>
      </w:r>
    </w:p>
    <w:p w14:paraId="187237CF" w14:textId="77777777" w:rsidR="00023C31" w:rsidRPr="00D77EC0" w:rsidRDefault="00023C31" w:rsidP="00023C31">
      <w:r w:rsidRPr="00D77EC0">
        <w:tab/>
      </w:r>
      <w:r w:rsidRPr="00D77EC0">
        <w:tab/>
      </w:r>
      <w:r w:rsidRPr="00D77EC0">
        <w:tab/>
      </w:r>
      <w:r w:rsidRPr="00D77EC0">
        <w:tab/>
      </w:r>
      <w:r w:rsidRPr="00D77EC0">
        <w:tab/>
        <w:t>&lt;as:videoMedia&gt;</w:t>
      </w:r>
    </w:p>
    <w:p w14:paraId="70D3B89E" w14:textId="77777777" w:rsidR="00023C31" w:rsidRPr="00D77EC0" w:rsidRDefault="00023C31" w:rsidP="00023C31">
      <w:r w:rsidRPr="00D77EC0">
        <w:tab/>
      </w:r>
      <w:r w:rsidRPr="00D77EC0">
        <w:tab/>
      </w:r>
      <w:r w:rsidRPr="00D77EC0">
        <w:tab/>
      </w:r>
      <w:r w:rsidRPr="00D77EC0">
        <w:tab/>
      </w:r>
      <w:r w:rsidRPr="00D77EC0">
        <w:tab/>
      </w:r>
      <w:r w:rsidRPr="00D77EC0">
        <w:tab/>
        <w:t>&lt;as:isAvailable&gt;false&lt;/as:isAvailable&gt;</w:t>
      </w:r>
    </w:p>
    <w:p w14:paraId="055E7CFD" w14:textId="47585258" w:rsidR="00023C31" w:rsidRPr="00D77EC0" w:rsidRDefault="00023C31" w:rsidP="00023C31">
      <w:r w:rsidRPr="00D77EC0">
        <w:tab/>
      </w:r>
      <w:r w:rsidRPr="00D77EC0">
        <w:tab/>
      </w:r>
      <w:r w:rsidRPr="00D77EC0">
        <w:tab/>
        <w:t>&lt;as:isAvailableForEmergency&gt;false&lt;/as:isAvailableForEmergency&gt;</w:t>
      </w:r>
    </w:p>
    <w:p w14:paraId="14EDA57E" w14:textId="77777777" w:rsidR="00023C31" w:rsidRPr="00D77EC0" w:rsidRDefault="00023C31" w:rsidP="00023C31">
      <w:r w:rsidRPr="00D77EC0">
        <w:tab/>
      </w:r>
      <w:r w:rsidRPr="00D77EC0">
        <w:tab/>
      </w:r>
      <w:r w:rsidRPr="00D77EC0">
        <w:tab/>
      </w:r>
      <w:r w:rsidRPr="00D77EC0">
        <w:tab/>
      </w:r>
      <w:r w:rsidRPr="00D77EC0">
        <w:tab/>
        <w:t>&lt;/as:videoMedia&gt;</w:t>
      </w:r>
    </w:p>
    <w:p w14:paraId="7BF2935C" w14:textId="77777777" w:rsidR="00023C31" w:rsidRPr="00D77EC0" w:rsidRDefault="00023C31" w:rsidP="00023C31">
      <w:r w:rsidRPr="00D77EC0">
        <w:tab/>
      </w:r>
      <w:r w:rsidRPr="00D77EC0">
        <w:tab/>
      </w:r>
      <w:r w:rsidRPr="00D77EC0">
        <w:tab/>
      </w:r>
      <w:r w:rsidRPr="00D77EC0">
        <w:tab/>
      </w:r>
      <w:r w:rsidRPr="00D77EC0">
        <w:tab/>
        <w:t>&lt;as:imMedia&gt;</w:t>
      </w:r>
    </w:p>
    <w:p w14:paraId="240C204B" w14:textId="77777777" w:rsidR="00023C31" w:rsidRPr="00D77EC0" w:rsidRDefault="00023C31" w:rsidP="00023C31">
      <w:r w:rsidRPr="00D77EC0">
        <w:tab/>
      </w:r>
      <w:r w:rsidRPr="00D77EC0">
        <w:tab/>
      </w:r>
      <w:r w:rsidRPr="00D77EC0">
        <w:tab/>
      </w:r>
      <w:r w:rsidRPr="00D77EC0">
        <w:tab/>
      </w:r>
      <w:r w:rsidRPr="00D77EC0">
        <w:tab/>
      </w:r>
      <w:r w:rsidRPr="00D77EC0">
        <w:tab/>
        <w:t>&lt;as:isAvailable&gt;true&lt;/as:isAvailable&gt;</w:t>
      </w:r>
    </w:p>
    <w:p w14:paraId="003F9812" w14:textId="095BFC82" w:rsidR="00023C31" w:rsidRPr="00D77EC0" w:rsidRDefault="00023C31" w:rsidP="00023C31">
      <w:r w:rsidRPr="00D77EC0">
        <w:tab/>
      </w:r>
      <w:r w:rsidRPr="00D77EC0">
        <w:tab/>
      </w:r>
      <w:r w:rsidRPr="00D77EC0">
        <w:tab/>
      </w:r>
      <w:r w:rsidRPr="00D77EC0">
        <w:tab/>
        <w:t>&lt;as:isAvailableForEmergency&gt;true&lt;/as:isAvailableForEmergency&gt;</w:t>
      </w:r>
    </w:p>
    <w:p w14:paraId="22B98E35" w14:textId="77777777" w:rsidR="00023C31" w:rsidRPr="00D77EC0" w:rsidRDefault="00023C31" w:rsidP="00023C31">
      <w:r w:rsidRPr="00D77EC0">
        <w:tab/>
      </w:r>
      <w:r w:rsidRPr="00D77EC0">
        <w:tab/>
      </w:r>
      <w:r w:rsidRPr="00D77EC0">
        <w:tab/>
      </w:r>
      <w:r w:rsidRPr="00D77EC0">
        <w:tab/>
      </w:r>
      <w:r w:rsidRPr="00D77EC0">
        <w:tab/>
        <w:t>&lt;/as:imMedia&gt;</w:t>
      </w:r>
    </w:p>
    <w:p w14:paraId="43914C6A" w14:textId="77777777" w:rsidR="00023C31" w:rsidRDefault="00023C31" w:rsidP="00023C31">
      <w:r w:rsidRPr="00D77EC0">
        <w:tab/>
      </w:r>
      <w:r w:rsidRPr="00D77EC0">
        <w:tab/>
      </w:r>
      <w:r w:rsidRPr="00D77EC0">
        <w:tab/>
      </w:r>
      <w:r w:rsidRPr="00D77EC0">
        <w:tab/>
        <w:t>&lt;/as:</w:t>
      </w:r>
      <w:r>
        <w:t>supportedIncomingMedia</w:t>
      </w:r>
      <w:r w:rsidRPr="00D77EC0">
        <w:t>&gt;</w:t>
      </w:r>
    </w:p>
    <w:p w14:paraId="382D5979" w14:textId="77777777" w:rsidR="00023C31" w:rsidRPr="00D77EC0" w:rsidRDefault="00023C31" w:rsidP="00023C31">
      <w:r>
        <w:tab/>
      </w:r>
      <w:r>
        <w:tab/>
      </w:r>
      <w:r>
        <w:tab/>
      </w:r>
      <w:r>
        <w:tab/>
      </w:r>
      <w:r w:rsidRPr="00D77EC0">
        <w:t>&lt;as:</w:t>
      </w:r>
      <w:r>
        <w:t>supportedOutgoingMedia</w:t>
      </w:r>
      <w:r w:rsidRPr="00D77EC0">
        <w:t>&gt;</w:t>
      </w:r>
    </w:p>
    <w:p w14:paraId="3ECE3E10" w14:textId="77777777" w:rsidR="00023C31" w:rsidRPr="00D77EC0" w:rsidRDefault="00023C31" w:rsidP="00023C31">
      <w:r w:rsidRPr="00D77EC0">
        <w:tab/>
      </w:r>
      <w:r w:rsidRPr="00D77EC0">
        <w:tab/>
      </w:r>
      <w:r w:rsidRPr="00D77EC0">
        <w:tab/>
      </w:r>
      <w:r w:rsidRPr="00D77EC0">
        <w:tab/>
      </w:r>
      <w:r w:rsidRPr="00D77EC0">
        <w:tab/>
        <w:t>&lt;as:voiceMedia&gt;</w:t>
      </w:r>
    </w:p>
    <w:p w14:paraId="092FD41E" w14:textId="77777777" w:rsidR="00023C31" w:rsidRPr="00D77EC0" w:rsidRDefault="00023C31" w:rsidP="00023C31">
      <w:r w:rsidRPr="00D77EC0">
        <w:tab/>
      </w:r>
      <w:r w:rsidRPr="00D77EC0">
        <w:tab/>
      </w:r>
      <w:r w:rsidRPr="00D77EC0">
        <w:tab/>
      </w:r>
      <w:r w:rsidRPr="00D77EC0">
        <w:tab/>
      </w:r>
      <w:r w:rsidRPr="00D77EC0">
        <w:tab/>
      </w:r>
      <w:r w:rsidRPr="00D77EC0">
        <w:tab/>
        <w:t>&lt;as:isAvailable&gt;false&lt;/as:isAvailable&gt;</w:t>
      </w:r>
    </w:p>
    <w:p w14:paraId="0AE93062" w14:textId="0D458EAE" w:rsidR="00023C31" w:rsidRPr="00D77EC0" w:rsidRDefault="00023C31" w:rsidP="00023C31">
      <w:r w:rsidRPr="00D77EC0">
        <w:lastRenderedPageBreak/>
        <w:tab/>
      </w:r>
      <w:r w:rsidRPr="00D77EC0">
        <w:tab/>
      </w:r>
      <w:r w:rsidRPr="00D77EC0">
        <w:tab/>
        <w:t>&lt;as:isAvailableForEmergency&gt;false&lt;/as:isAvailableForEmergency&gt;</w:t>
      </w:r>
    </w:p>
    <w:p w14:paraId="2EF1DCE5" w14:textId="77777777" w:rsidR="00023C31" w:rsidRPr="00D77EC0" w:rsidRDefault="00023C31" w:rsidP="00023C31">
      <w:r w:rsidRPr="00D77EC0">
        <w:tab/>
      </w:r>
      <w:r w:rsidRPr="00D77EC0">
        <w:tab/>
      </w:r>
      <w:r w:rsidRPr="00D77EC0">
        <w:tab/>
      </w:r>
      <w:r w:rsidRPr="00D77EC0">
        <w:tab/>
      </w:r>
      <w:r w:rsidRPr="00D77EC0">
        <w:tab/>
        <w:t>&lt;/as:voiceMedia&gt;</w:t>
      </w:r>
    </w:p>
    <w:p w14:paraId="0FB40700" w14:textId="77777777" w:rsidR="00023C31" w:rsidRPr="00D77EC0" w:rsidRDefault="00023C31" w:rsidP="00023C31">
      <w:r w:rsidRPr="00D77EC0">
        <w:tab/>
      </w:r>
      <w:r w:rsidRPr="00D77EC0">
        <w:tab/>
      </w:r>
      <w:r w:rsidRPr="00D77EC0">
        <w:tab/>
      </w:r>
      <w:r w:rsidRPr="00D77EC0">
        <w:tab/>
      </w:r>
      <w:r w:rsidRPr="00D77EC0">
        <w:tab/>
        <w:t>&lt;as:imMedia&gt;</w:t>
      </w:r>
    </w:p>
    <w:p w14:paraId="087D3B42" w14:textId="77777777" w:rsidR="00023C31" w:rsidRPr="00A46E31" w:rsidRDefault="00023C31" w:rsidP="00023C31">
      <w:r w:rsidRPr="00D77EC0">
        <w:tab/>
      </w:r>
      <w:r w:rsidRPr="00D77EC0">
        <w:tab/>
      </w:r>
      <w:r w:rsidRPr="00D77EC0">
        <w:tab/>
      </w:r>
      <w:r w:rsidRPr="00D77EC0">
        <w:tab/>
      </w:r>
      <w:r w:rsidRPr="00D77EC0">
        <w:tab/>
      </w:r>
      <w:r w:rsidRPr="00D77EC0">
        <w:tab/>
        <w:t>&lt;as:isAvailable&gt;</w:t>
      </w:r>
      <w:r w:rsidRPr="00A46E31">
        <w:t>true&lt;/as:isAvailable&gt;</w:t>
      </w:r>
    </w:p>
    <w:p w14:paraId="4757058E" w14:textId="68B0971C" w:rsidR="00023C31" w:rsidRPr="00D77EC0" w:rsidRDefault="00023C31" w:rsidP="00023C31">
      <w:r w:rsidRPr="00A46E31">
        <w:tab/>
      </w:r>
      <w:r w:rsidRPr="00A46E31">
        <w:tab/>
      </w:r>
      <w:r w:rsidRPr="00A46E31">
        <w:tab/>
      </w:r>
      <w:r w:rsidRPr="00A46E31">
        <w:tab/>
        <w:t>&lt;as:isAvailableForEmergency&gt;true&lt;/</w:t>
      </w:r>
      <w:r w:rsidRPr="00D77EC0">
        <w:t>as:isAvailableForEmergency&gt;</w:t>
      </w:r>
    </w:p>
    <w:p w14:paraId="707CE35D" w14:textId="77777777" w:rsidR="00023C31" w:rsidRPr="00D77EC0" w:rsidRDefault="00023C31" w:rsidP="00023C31">
      <w:r w:rsidRPr="00D77EC0">
        <w:tab/>
      </w:r>
      <w:r w:rsidRPr="00D77EC0">
        <w:tab/>
      </w:r>
      <w:r w:rsidRPr="00D77EC0">
        <w:tab/>
      </w:r>
      <w:r w:rsidRPr="00D77EC0">
        <w:tab/>
      </w:r>
      <w:r w:rsidRPr="00D77EC0">
        <w:tab/>
        <w:t>&lt;/as:imMedia&gt;</w:t>
      </w:r>
    </w:p>
    <w:p w14:paraId="022B4B45" w14:textId="77777777" w:rsidR="00023C31" w:rsidRPr="00D77EC0" w:rsidRDefault="00023C31" w:rsidP="00023C31">
      <w:r w:rsidRPr="00D77EC0">
        <w:tab/>
      </w:r>
      <w:r w:rsidRPr="00D77EC0">
        <w:tab/>
      </w:r>
      <w:r w:rsidRPr="00D77EC0">
        <w:tab/>
      </w:r>
      <w:r w:rsidRPr="00D77EC0">
        <w:tab/>
        <w:t>&lt;/as:</w:t>
      </w:r>
      <w:r>
        <w:t>supportedOutgoingMedia</w:t>
      </w:r>
      <w:r w:rsidRPr="00D77EC0">
        <w:t>&gt;</w:t>
      </w:r>
    </w:p>
    <w:p w14:paraId="51F33982" w14:textId="77777777" w:rsidR="00023C31" w:rsidRDefault="00023C31" w:rsidP="00023C31">
      <w:r>
        <w:tab/>
      </w:r>
      <w:r>
        <w:tab/>
      </w:r>
      <w:r>
        <w:tab/>
      </w:r>
      <w:r>
        <w:tab/>
        <w:t>&lt;as:sessions&gt;</w:t>
      </w:r>
    </w:p>
    <w:p w14:paraId="7AF206D8" w14:textId="77777777" w:rsidR="00023C31" w:rsidRDefault="00023C31" w:rsidP="00023C31">
      <w:r>
        <w:tab/>
      </w:r>
      <w:r>
        <w:tab/>
      </w:r>
      <w:r>
        <w:tab/>
      </w:r>
      <w:r>
        <w:tab/>
      </w:r>
      <w:r>
        <w:tab/>
        <w:t>&lt;!--array of 0 or more session elements--&gt;</w:t>
      </w:r>
    </w:p>
    <w:p w14:paraId="31FD7C6A" w14:textId="77777777" w:rsidR="00023C31" w:rsidRDefault="00023C31" w:rsidP="00023C31">
      <w:r>
        <w:tab/>
      </w:r>
      <w:r>
        <w:tab/>
      </w:r>
      <w:r>
        <w:tab/>
      </w:r>
      <w:r>
        <w:tab/>
      </w:r>
      <w:r>
        <w:tab/>
        <w:t>&lt;as:session&gt;</w:t>
      </w:r>
    </w:p>
    <w:p w14:paraId="649AB05E" w14:textId="77777777" w:rsidR="00023C31" w:rsidRDefault="00023C31" w:rsidP="00023C31">
      <w:r>
        <w:tab/>
      </w:r>
      <w:r>
        <w:tab/>
      </w:r>
      <w:r>
        <w:tab/>
      </w:r>
      <w:r>
        <w:tab/>
      </w:r>
      <w:r>
        <w:tab/>
      </w:r>
      <w:r>
        <w:tab/>
        <w:t>&lt;as:incomingMedia&gt;</w:t>
      </w:r>
    </w:p>
    <w:p w14:paraId="1D6CF964" w14:textId="77777777" w:rsidR="00023C31" w:rsidRDefault="00023C31" w:rsidP="00023C31">
      <w:r>
        <w:tab/>
      </w:r>
      <w:r>
        <w:tab/>
      </w:r>
      <w:r>
        <w:tab/>
      </w:r>
      <w:r>
        <w:tab/>
      </w:r>
      <w:r>
        <w:tab/>
      </w:r>
      <w:r>
        <w:tab/>
      </w:r>
      <w:r>
        <w:tab/>
        <w:t>&lt;as:mediaType&gt;Voice&lt;/as:mediaType&gt;</w:t>
      </w:r>
    </w:p>
    <w:p w14:paraId="78A832BD" w14:textId="77777777" w:rsidR="00023C31" w:rsidRDefault="00023C31" w:rsidP="00023C31">
      <w:r>
        <w:tab/>
      </w:r>
      <w:r>
        <w:tab/>
      </w:r>
      <w:r>
        <w:tab/>
      </w:r>
      <w:r>
        <w:tab/>
      </w:r>
      <w:r>
        <w:tab/>
      </w:r>
      <w:r>
        <w:tab/>
      </w:r>
      <w:r>
        <w:tab/>
        <w:t>&lt;as:mediaType&gt;Video&lt;/as:mediaType&gt;</w:t>
      </w:r>
    </w:p>
    <w:p w14:paraId="67AF6C73" w14:textId="5339DBA1" w:rsidR="00023C31" w:rsidRDefault="003C52E8" w:rsidP="003C52E8">
      <w:pPr>
        <w:ind w:left="4680" w:firstLine="360"/>
      </w:pPr>
      <w:r>
        <w:t xml:space="preserve">  </w:t>
      </w:r>
      <w:r w:rsidR="00023C31">
        <w:t>&lt;/as:incomingMedia&gt;</w:t>
      </w:r>
    </w:p>
    <w:p w14:paraId="4FE07847" w14:textId="77777777" w:rsidR="00023C31" w:rsidRDefault="00023C31" w:rsidP="00023C31">
      <w:r>
        <w:tab/>
      </w:r>
      <w:r>
        <w:tab/>
      </w:r>
      <w:r>
        <w:tab/>
      </w:r>
      <w:r>
        <w:tab/>
      </w:r>
      <w:r>
        <w:tab/>
      </w:r>
      <w:r>
        <w:tab/>
        <w:t>&lt;as:outgoingMedia&gt;</w:t>
      </w:r>
    </w:p>
    <w:p w14:paraId="71732956" w14:textId="77777777" w:rsidR="00023C31" w:rsidRDefault="00023C31" w:rsidP="00023C31">
      <w:r>
        <w:tab/>
      </w:r>
      <w:r>
        <w:tab/>
      </w:r>
      <w:r>
        <w:tab/>
      </w:r>
      <w:r>
        <w:tab/>
      </w:r>
      <w:r>
        <w:tab/>
      </w:r>
      <w:r>
        <w:tab/>
      </w:r>
      <w:r>
        <w:tab/>
        <w:t>&lt;as:mediaType&gt;Voice&lt;/as:mediaType&gt;</w:t>
      </w:r>
    </w:p>
    <w:p w14:paraId="6A05B782" w14:textId="7EC6D79A" w:rsidR="00023C31" w:rsidRDefault="003C52E8" w:rsidP="003C52E8">
      <w:pPr>
        <w:ind w:left="4680" w:firstLine="360"/>
      </w:pPr>
      <w:r>
        <w:t xml:space="preserve">  </w:t>
      </w:r>
      <w:r w:rsidR="00023C31">
        <w:t>&lt;/as:outgoingMedia&gt;</w:t>
      </w:r>
    </w:p>
    <w:p w14:paraId="785DEC63" w14:textId="77777777" w:rsidR="00023C31" w:rsidRDefault="00023C31" w:rsidP="00023C31">
      <w:r>
        <w:tab/>
      </w:r>
      <w:r>
        <w:tab/>
      </w:r>
      <w:r>
        <w:tab/>
      </w:r>
      <w:r>
        <w:tab/>
      </w:r>
      <w:r>
        <w:tab/>
      </w:r>
      <w:r>
        <w:tab/>
        <w:t>&lt;as:isEmergency&gt;true&lt;/as:isEmergency&gt;</w:t>
      </w:r>
    </w:p>
    <w:p w14:paraId="46427CF6" w14:textId="77777777" w:rsidR="00023C31" w:rsidRDefault="00023C31" w:rsidP="00023C31">
      <w:r>
        <w:tab/>
      </w:r>
      <w:r>
        <w:tab/>
      </w:r>
      <w:r>
        <w:tab/>
      </w:r>
      <w:r>
        <w:tab/>
      </w:r>
      <w:r>
        <w:tab/>
        <w:t>&lt;/as:session&gt;</w:t>
      </w:r>
    </w:p>
    <w:p w14:paraId="7FC0D1E3" w14:textId="77777777" w:rsidR="00023C31" w:rsidRDefault="00023C31" w:rsidP="00023C31">
      <w:r>
        <w:tab/>
      </w:r>
      <w:r>
        <w:tab/>
      </w:r>
      <w:r>
        <w:tab/>
      </w:r>
      <w:r>
        <w:tab/>
        <w:t>&lt;/as:sessions&gt;</w:t>
      </w:r>
    </w:p>
    <w:p w14:paraId="23410094" w14:textId="77777777" w:rsidR="00023C31" w:rsidRDefault="00023C31" w:rsidP="00023C31">
      <w:r>
        <w:tab/>
      </w:r>
      <w:r>
        <w:tab/>
      </w:r>
      <w:r>
        <w:tab/>
        <w:t>&lt;/as:activityState&gt;</w:t>
      </w:r>
    </w:p>
    <w:p w14:paraId="0FC00536" w14:textId="77777777" w:rsidR="00023C31" w:rsidRDefault="00023C31" w:rsidP="00023C31">
      <w:r>
        <w:tab/>
      </w:r>
      <w:r>
        <w:tab/>
        <w:t>&lt;/impp:status&gt;</w:t>
      </w:r>
    </w:p>
    <w:p w14:paraId="54949B1E" w14:textId="77777777" w:rsidR="00023C31" w:rsidRDefault="00023C31" w:rsidP="00023C31">
      <w:r>
        <w:tab/>
      </w:r>
      <w:r>
        <w:tab/>
        <w:t>&lt;impp:contact priority="0.8"&gt;sip:jsmith@agency911.gov&lt;/impp:contact&gt;</w:t>
      </w:r>
    </w:p>
    <w:p w14:paraId="640FB812" w14:textId="77777777" w:rsidR="00023C31" w:rsidRDefault="00023C31" w:rsidP="00023C31">
      <w:r>
        <w:tab/>
      </w:r>
      <w:r>
        <w:tab/>
        <w:t>&lt;as:agentRoles&gt;CallTaking,Supervisor&lt;/as:agentRoles&gt;</w:t>
      </w:r>
    </w:p>
    <w:p w14:paraId="4A157323" w14:textId="77777777" w:rsidR="00023C31" w:rsidRDefault="00023C31" w:rsidP="00023C31">
      <w:r>
        <w:tab/>
      </w:r>
      <w:r>
        <w:tab/>
        <w:t>&lt;impp:timestamp&gt;2025-01-06T16:49:29Z&lt;/impp:timestamp&gt;</w:t>
      </w:r>
    </w:p>
    <w:p w14:paraId="33EEF56F" w14:textId="77777777" w:rsidR="00023C31" w:rsidRDefault="00023C31" w:rsidP="00023C31">
      <w:r>
        <w:tab/>
        <w:t>&lt;/impp:tuple&gt;</w:t>
      </w:r>
    </w:p>
    <w:p w14:paraId="714A767E" w14:textId="77777777" w:rsidR="00023C31" w:rsidRDefault="00023C31" w:rsidP="00023C31">
      <w:r>
        <w:tab/>
        <w:t>&lt;impp:tuple id="sg90bf"&gt;</w:t>
      </w:r>
    </w:p>
    <w:p w14:paraId="50B0B170" w14:textId="77777777" w:rsidR="00023C31" w:rsidRDefault="00023C31" w:rsidP="00023C31">
      <w:r>
        <w:tab/>
      </w:r>
      <w:r>
        <w:tab/>
        <w:t>&lt;impp:status&gt;</w:t>
      </w:r>
    </w:p>
    <w:p w14:paraId="259404A9" w14:textId="77777777" w:rsidR="00023C31" w:rsidRDefault="00023C31" w:rsidP="00023C31">
      <w:r>
        <w:tab/>
      </w:r>
      <w:r>
        <w:tab/>
      </w:r>
      <w:r>
        <w:tab/>
        <w:t>&lt;impp:basic&gt;open&lt;/impp:basic&gt;</w:t>
      </w:r>
    </w:p>
    <w:p w14:paraId="3A837B3F" w14:textId="77777777" w:rsidR="00023C31" w:rsidRDefault="00023C31" w:rsidP="00023C31">
      <w:r>
        <w:tab/>
      </w:r>
      <w:r>
        <w:tab/>
      </w:r>
      <w:r>
        <w:tab/>
        <w:t>&lt;as:activityState&gt;</w:t>
      </w:r>
    </w:p>
    <w:p w14:paraId="611BEE09" w14:textId="77777777" w:rsidR="00023C31" w:rsidRDefault="00023C31" w:rsidP="00023C31">
      <w:r>
        <w:tab/>
      </w:r>
      <w:r>
        <w:tab/>
      </w:r>
      <w:r>
        <w:tab/>
      </w:r>
      <w:r>
        <w:tab/>
        <w:t>&lt;as:fe impp:mustUnderstand="true"&gt;Collaboration&lt;/as:fe&gt;</w:t>
      </w:r>
    </w:p>
    <w:p w14:paraId="0787BA6C" w14:textId="77777777" w:rsidR="00023C31" w:rsidRDefault="00023C31" w:rsidP="00023C31">
      <w:r>
        <w:tab/>
      </w:r>
      <w:r>
        <w:tab/>
      </w:r>
      <w:r>
        <w:tab/>
      </w:r>
      <w:r>
        <w:tab/>
      </w:r>
      <w:r w:rsidRPr="00D77EC0">
        <w:t>&lt;as:</w:t>
      </w:r>
      <w:r>
        <w:t>supportedIncomingMedia</w:t>
      </w:r>
      <w:r w:rsidRPr="00D77EC0">
        <w:t>&gt;</w:t>
      </w:r>
    </w:p>
    <w:p w14:paraId="7D076AF7" w14:textId="77777777" w:rsidR="00023C31" w:rsidRPr="00D77EC0" w:rsidRDefault="00023C31" w:rsidP="00023C31">
      <w:r w:rsidRPr="00D77EC0">
        <w:tab/>
      </w:r>
      <w:r w:rsidRPr="00D77EC0">
        <w:tab/>
      </w:r>
      <w:r w:rsidRPr="00D77EC0">
        <w:tab/>
      </w:r>
      <w:r w:rsidRPr="00D77EC0">
        <w:tab/>
      </w:r>
      <w:r w:rsidRPr="00D77EC0">
        <w:tab/>
        <w:t>&lt;as:voice</w:t>
      </w:r>
      <w:r>
        <w:t>Collaboration</w:t>
      </w:r>
      <w:r w:rsidRPr="00D77EC0">
        <w:t>Media&gt;</w:t>
      </w:r>
    </w:p>
    <w:p w14:paraId="209F8C9B" w14:textId="77777777" w:rsidR="00023C31" w:rsidRPr="00D77EC0" w:rsidRDefault="00023C31" w:rsidP="00023C31">
      <w:r w:rsidRPr="00D77EC0">
        <w:tab/>
      </w:r>
      <w:r w:rsidRPr="00D77EC0">
        <w:tab/>
      </w:r>
      <w:r w:rsidRPr="00D77EC0">
        <w:tab/>
      </w:r>
      <w:r w:rsidRPr="00D77EC0">
        <w:tab/>
      </w:r>
      <w:r w:rsidRPr="00D77EC0">
        <w:tab/>
      </w:r>
      <w:r w:rsidRPr="00D77EC0">
        <w:tab/>
        <w:t>&lt;as:isAvailable&gt;</w:t>
      </w:r>
      <w:r>
        <w:t>true</w:t>
      </w:r>
      <w:r w:rsidRPr="00D77EC0">
        <w:t>&lt;/as:isAvailable&gt;</w:t>
      </w:r>
    </w:p>
    <w:p w14:paraId="23E1C7FD" w14:textId="78C1AEDD" w:rsidR="00023C31" w:rsidRPr="00D77EC0" w:rsidRDefault="00023C31" w:rsidP="00023C31">
      <w:r w:rsidRPr="00D77EC0">
        <w:tab/>
      </w:r>
      <w:r w:rsidRPr="00D77EC0">
        <w:tab/>
      </w:r>
      <w:r w:rsidRPr="00D77EC0">
        <w:tab/>
      </w:r>
      <w:r w:rsidRPr="00D77EC0">
        <w:tab/>
        <w:t>&lt;as:isAvailableForEmergency&gt;</w:t>
      </w:r>
      <w:r>
        <w:t>true</w:t>
      </w:r>
      <w:r w:rsidRPr="00D77EC0">
        <w:t>&lt;/as:isAvailableForEmergency&gt;</w:t>
      </w:r>
    </w:p>
    <w:p w14:paraId="27C1F8CC" w14:textId="77777777" w:rsidR="00023C31" w:rsidRPr="00D77EC0" w:rsidRDefault="00023C31" w:rsidP="00023C31">
      <w:r w:rsidRPr="00D77EC0">
        <w:tab/>
      </w:r>
      <w:r w:rsidRPr="00D77EC0">
        <w:tab/>
      </w:r>
      <w:r w:rsidRPr="00D77EC0">
        <w:tab/>
      </w:r>
      <w:r w:rsidRPr="00D77EC0">
        <w:tab/>
      </w:r>
      <w:r w:rsidRPr="00D77EC0">
        <w:tab/>
        <w:t>&lt;/as:voice</w:t>
      </w:r>
      <w:r>
        <w:t>Collaboration</w:t>
      </w:r>
      <w:r w:rsidRPr="00D77EC0">
        <w:t>Media&gt;</w:t>
      </w:r>
    </w:p>
    <w:p w14:paraId="57727350" w14:textId="77777777" w:rsidR="00023C31" w:rsidRPr="00D77EC0" w:rsidRDefault="00023C31" w:rsidP="00023C31">
      <w:r w:rsidRPr="00D77EC0">
        <w:tab/>
      </w:r>
      <w:r w:rsidRPr="00D77EC0">
        <w:tab/>
      </w:r>
      <w:r w:rsidRPr="00D77EC0">
        <w:tab/>
      </w:r>
      <w:r w:rsidRPr="00D77EC0">
        <w:tab/>
      </w:r>
      <w:r w:rsidRPr="00D77EC0">
        <w:tab/>
        <w:t>&lt;as:video</w:t>
      </w:r>
      <w:r>
        <w:t>Collaboration</w:t>
      </w:r>
      <w:r w:rsidRPr="00D77EC0">
        <w:t>Media&gt;</w:t>
      </w:r>
    </w:p>
    <w:p w14:paraId="5CBEAFA8" w14:textId="77777777" w:rsidR="00023C31" w:rsidRPr="00D77EC0" w:rsidRDefault="00023C31" w:rsidP="00023C31">
      <w:r w:rsidRPr="00D77EC0">
        <w:tab/>
      </w:r>
      <w:r w:rsidRPr="00D77EC0">
        <w:tab/>
      </w:r>
      <w:r w:rsidRPr="00D77EC0">
        <w:tab/>
      </w:r>
      <w:r w:rsidRPr="00D77EC0">
        <w:tab/>
      </w:r>
      <w:r w:rsidRPr="00D77EC0">
        <w:tab/>
      </w:r>
      <w:r w:rsidRPr="00D77EC0">
        <w:tab/>
        <w:t>&lt;as:isAvailable&gt;</w:t>
      </w:r>
      <w:r>
        <w:t>true</w:t>
      </w:r>
      <w:r w:rsidRPr="00D77EC0">
        <w:t>&lt;/as:isAvailable&gt;</w:t>
      </w:r>
    </w:p>
    <w:p w14:paraId="1A65B9F1" w14:textId="4D6A307A" w:rsidR="00023C31" w:rsidRPr="00D77EC0" w:rsidRDefault="00023C31" w:rsidP="00023C31">
      <w:r w:rsidRPr="00D77EC0">
        <w:tab/>
      </w:r>
      <w:r w:rsidRPr="00D77EC0">
        <w:tab/>
      </w:r>
      <w:r w:rsidRPr="00D77EC0">
        <w:tab/>
      </w:r>
      <w:r w:rsidRPr="00D77EC0">
        <w:tab/>
        <w:t>&lt;as:isAvailableForEmergency&gt;</w:t>
      </w:r>
      <w:r>
        <w:t>true</w:t>
      </w:r>
      <w:r w:rsidRPr="00D77EC0">
        <w:t>&lt;/as:isAvailableForEmergency&gt;</w:t>
      </w:r>
    </w:p>
    <w:p w14:paraId="4B9B1A55" w14:textId="77777777" w:rsidR="00023C31" w:rsidRDefault="00023C31" w:rsidP="00023C31">
      <w:r w:rsidRPr="00D77EC0">
        <w:tab/>
      </w:r>
      <w:r w:rsidRPr="00D77EC0">
        <w:tab/>
      </w:r>
      <w:r w:rsidRPr="00D77EC0">
        <w:tab/>
      </w:r>
      <w:r w:rsidRPr="00D77EC0">
        <w:tab/>
      </w:r>
      <w:r w:rsidRPr="00D77EC0">
        <w:tab/>
        <w:t>&lt;/as:video</w:t>
      </w:r>
      <w:r>
        <w:t>Collaboration</w:t>
      </w:r>
      <w:r w:rsidRPr="00D77EC0">
        <w:t>Media&gt;</w:t>
      </w:r>
    </w:p>
    <w:p w14:paraId="184E092C" w14:textId="77777777" w:rsidR="00023C31" w:rsidRDefault="00023C31" w:rsidP="00023C31">
      <w:r>
        <w:tab/>
      </w:r>
      <w:r>
        <w:tab/>
      </w:r>
      <w:r>
        <w:tab/>
      </w:r>
      <w:r>
        <w:tab/>
      </w:r>
      <w:r>
        <w:tab/>
        <w:t>&lt;as:imCollaborationMedia&gt;</w:t>
      </w:r>
    </w:p>
    <w:p w14:paraId="04C28BBE" w14:textId="77777777" w:rsidR="00023C31" w:rsidRPr="00D77EC0" w:rsidRDefault="00023C31" w:rsidP="00023C31">
      <w:r w:rsidRPr="00D77EC0">
        <w:tab/>
      </w:r>
      <w:r w:rsidRPr="00D77EC0">
        <w:tab/>
      </w:r>
      <w:r w:rsidRPr="00D77EC0">
        <w:tab/>
      </w:r>
      <w:r w:rsidRPr="00D77EC0">
        <w:tab/>
      </w:r>
      <w:r w:rsidRPr="00D77EC0">
        <w:tab/>
      </w:r>
      <w:r w:rsidRPr="00D77EC0">
        <w:tab/>
        <w:t>&lt;as:isAvailable&gt;</w:t>
      </w:r>
      <w:r>
        <w:t>true</w:t>
      </w:r>
      <w:r w:rsidRPr="00D77EC0">
        <w:t>&lt;/as:isAvailable&gt;</w:t>
      </w:r>
    </w:p>
    <w:p w14:paraId="3677B8B0" w14:textId="207819D4" w:rsidR="00023C31" w:rsidRPr="00D77EC0" w:rsidRDefault="00023C31" w:rsidP="00023C31">
      <w:r w:rsidRPr="00D77EC0">
        <w:tab/>
      </w:r>
      <w:r w:rsidRPr="00D77EC0">
        <w:tab/>
      </w:r>
      <w:r w:rsidRPr="00D77EC0">
        <w:tab/>
      </w:r>
      <w:r w:rsidRPr="00D77EC0">
        <w:tab/>
        <w:t>&lt;as:isAvailableForEmergency&gt;</w:t>
      </w:r>
      <w:r>
        <w:t>true</w:t>
      </w:r>
      <w:r w:rsidRPr="00D77EC0">
        <w:t>&lt;/as:isAvailableForEmergency&gt;</w:t>
      </w:r>
    </w:p>
    <w:p w14:paraId="29F5086A" w14:textId="77777777" w:rsidR="00023C31" w:rsidRDefault="00023C31" w:rsidP="00023C31">
      <w:r>
        <w:tab/>
      </w:r>
      <w:r>
        <w:tab/>
      </w:r>
      <w:r>
        <w:tab/>
      </w:r>
      <w:r>
        <w:tab/>
      </w:r>
      <w:r>
        <w:tab/>
        <w:t>&lt;/as:imCollaborationMedia&gt;</w:t>
      </w:r>
    </w:p>
    <w:p w14:paraId="38508122" w14:textId="77777777" w:rsidR="00023C31" w:rsidRDefault="00023C31" w:rsidP="00023C31">
      <w:r>
        <w:tab/>
      </w:r>
      <w:r>
        <w:tab/>
      </w:r>
      <w:r>
        <w:tab/>
      </w:r>
      <w:r>
        <w:tab/>
      </w:r>
      <w:r>
        <w:tab/>
        <w:t>&lt;as:rttCollaborationMedia&gt;</w:t>
      </w:r>
    </w:p>
    <w:p w14:paraId="0376B8CB" w14:textId="77777777" w:rsidR="00023C31" w:rsidRPr="00D77EC0" w:rsidRDefault="00023C31" w:rsidP="00023C31">
      <w:r w:rsidRPr="00D77EC0">
        <w:tab/>
      </w:r>
      <w:r w:rsidRPr="00D77EC0">
        <w:tab/>
      </w:r>
      <w:r w:rsidRPr="00D77EC0">
        <w:tab/>
      </w:r>
      <w:r w:rsidRPr="00D77EC0">
        <w:tab/>
      </w:r>
      <w:r w:rsidRPr="00D77EC0">
        <w:tab/>
      </w:r>
      <w:r w:rsidRPr="00D77EC0">
        <w:tab/>
        <w:t>&lt;as:isAvailable&gt;</w:t>
      </w:r>
      <w:r>
        <w:t>true</w:t>
      </w:r>
      <w:r w:rsidRPr="00D77EC0">
        <w:t>&lt;/as:isAvailable&gt;</w:t>
      </w:r>
    </w:p>
    <w:p w14:paraId="7C9BE323" w14:textId="16FDBC3E" w:rsidR="00023C31" w:rsidRPr="00D77EC0" w:rsidRDefault="00023C31" w:rsidP="00023C31">
      <w:r w:rsidRPr="00D77EC0">
        <w:tab/>
      </w:r>
      <w:r w:rsidRPr="00D77EC0">
        <w:tab/>
      </w:r>
      <w:r w:rsidRPr="00D77EC0">
        <w:tab/>
      </w:r>
      <w:r w:rsidRPr="00D77EC0">
        <w:tab/>
        <w:t>&lt;as:isAvailableForEmergency&gt;</w:t>
      </w:r>
      <w:r>
        <w:t>true</w:t>
      </w:r>
      <w:r w:rsidRPr="00D77EC0">
        <w:t>&lt;/as:isAvailableForEmergency&gt;</w:t>
      </w:r>
    </w:p>
    <w:p w14:paraId="0365BA0B" w14:textId="77777777" w:rsidR="00023C31" w:rsidRPr="00D77EC0" w:rsidRDefault="00023C31" w:rsidP="00023C31">
      <w:r>
        <w:tab/>
      </w:r>
      <w:r>
        <w:tab/>
      </w:r>
      <w:r>
        <w:tab/>
      </w:r>
      <w:r>
        <w:tab/>
      </w:r>
      <w:r>
        <w:tab/>
        <w:t>&lt;/as:rttCollaborationMedia&gt;</w:t>
      </w:r>
    </w:p>
    <w:p w14:paraId="709EE314" w14:textId="77777777" w:rsidR="00023C31" w:rsidRDefault="00023C31" w:rsidP="00023C31">
      <w:r>
        <w:tab/>
      </w:r>
      <w:r>
        <w:tab/>
      </w:r>
      <w:r>
        <w:tab/>
      </w:r>
      <w:r>
        <w:tab/>
        <w:t>&lt;/as:supportedIncomingMedia&gt;</w:t>
      </w:r>
    </w:p>
    <w:p w14:paraId="1A7A611E" w14:textId="77777777" w:rsidR="00023C31" w:rsidRDefault="00023C31" w:rsidP="00023C31">
      <w:r>
        <w:tab/>
      </w:r>
      <w:r>
        <w:tab/>
      </w:r>
      <w:r>
        <w:tab/>
      </w:r>
      <w:r>
        <w:tab/>
      </w:r>
      <w:r w:rsidRPr="00D77EC0">
        <w:t>&lt;as:</w:t>
      </w:r>
      <w:r>
        <w:t>supportedOutgoingMedia</w:t>
      </w:r>
      <w:r w:rsidRPr="00D77EC0">
        <w:t>&gt;</w:t>
      </w:r>
    </w:p>
    <w:p w14:paraId="63EC7045" w14:textId="77777777" w:rsidR="00023C31" w:rsidRPr="00D77EC0" w:rsidRDefault="00023C31" w:rsidP="00023C31">
      <w:r w:rsidRPr="00D77EC0">
        <w:tab/>
      </w:r>
      <w:r w:rsidRPr="00D77EC0">
        <w:tab/>
      </w:r>
      <w:r w:rsidRPr="00D77EC0">
        <w:tab/>
      </w:r>
      <w:r w:rsidRPr="00D77EC0">
        <w:tab/>
      </w:r>
      <w:r w:rsidRPr="00D77EC0">
        <w:tab/>
        <w:t>&lt;as:voice</w:t>
      </w:r>
      <w:r>
        <w:t>Collaboration</w:t>
      </w:r>
      <w:r w:rsidRPr="00D77EC0">
        <w:t>Media&gt;</w:t>
      </w:r>
    </w:p>
    <w:p w14:paraId="009C0600" w14:textId="77777777" w:rsidR="00023C31" w:rsidRPr="00D77EC0" w:rsidRDefault="00023C31" w:rsidP="00023C31">
      <w:r w:rsidRPr="00D77EC0">
        <w:tab/>
      </w:r>
      <w:r w:rsidRPr="00D77EC0">
        <w:tab/>
      </w:r>
      <w:r w:rsidRPr="00D77EC0">
        <w:tab/>
      </w:r>
      <w:r w:rsidRPr="00D77EC0">
        <w:tab/>
      </w:r>
      <w:r w:rsidRPr="00D77EC0">
        <w:tab/>
      </w:r>
      <w:r w:rsidRPr="00D77EC0">
        <w:tab/>
        <w:t>&lt;as:isAvailable&gt;</w:t>
      </w:r>
      <w:r>
        <w:t>true</w:t>
      </w:r>
      <w:r w:rsidRPr="00D77EC0">
        <w:t>&lt;/as:isAvailable&gt;</w:t>
      </w:r>
    </w:p>
    <w:p w14:paraId="7C9ED5EF" w14:textId="2EF5CFB2" w:rsidR="00023C31" w:rsidRPr="00D77EC0" w:rsidRDefault="00023C31" w:rsidP="00023C31">
      <w:r w:rsidRPr="00D77EC0">
        <w:tab/>
      </w:r>
      <w:r w:rsidRPr="00D77EC0">
        <w:tab/>
      </w:r>
      <w:r w:rsidRPr="00D77EC0">
        <w:tab/>
      </w:r>
      <w:r w:rsidRPr="00D77EC0">
        <w:tab/>
        <w:t>&lt;as:isAvailableForEmergency&gt;</w:t>
      </w:r>
      <w:r>
        <w:t>true</w:t>
      </w:r>
      <w:r w:rsidRPr="00D77EC0">
        <w:t>&lt;/as:isAvailableForEmergency&gt;</w:t>
      </w:r>
    </w:p>
    <w:p w14:paraId="74822AE8" w14:textId="77777777" w:rsidR="00023C31" w:rsidRPr="00D77EC0" w:rsidRDefault="00023C31" w:rsidP="00023C31">
      <w:r w:rsidRPr="00D77EC0">
        <w:lastRenderedPageBreak/>
        <w:tab/>
      </w:r>
      <w:r w:rsidRPr="00D77EC0">
        <w:tab/>
      </w:r>
      <w:r w:rsidRPr="00D77EC0">
        <w:tab/>
      </w:r>
      <w:r w:rsidRPr="00D77EC0">
        <w:tab/>
      </w:r>
      <w:r w:rsidRPr="00D77EC0">
        <w:tab/>
        <w:t>&lt;/as:voice</w:t>
      </w:r>
      <w:r>
        <w:t>Collaboration</w:t>
      </w:r>
      <w:r w:rsidRPr="00D77EC0">
        <w:t>Media&gt;</w:t>
      </w:r>
    </w:p>
    <w:p w14:paraId="40B5000A" w14:textId="77777777" w:rsidR="00023C31" w:rsidRPr="00D77EC0" w:rsidRDefault="00023C31" w:rsidP="00023C31">
      <w:r w:rsidRPr="00D77EC0">
        <w:tab/>
      </w:r>
      <w:r w:rsidRPr="00D77EC0">
        <w:tab/>
      </w:r>
      <w:r w:rsidRPr="00D77EC0">
        <w:tab/>
      </w:r>
      <w:r w:rsidRPr="00D77EC0">
        <w:tab/>
      </w:r>
      <w:r w:rsidRPr="00D77EC0">
        <w:tab/>
        <w:t>&lt;as:video</w:t>
      </w:r>
      <w:r>
        <w:t>Collaboration</w:t>
      </w:r>
      <w:r w:rsidRPr="00D77EC0">
        <w:t>Media&gt;</w:t>
      </w:r>
    </w:p>
    <w:p w14:paraId="7ACF5FEA" w14:textId="77777777" w:rsidR="00023C31" w:rsidRPr="00D77EC0" w:rsidRDefault="00023C31" w:rsidP="00023C31">
      <w:r w:rsidRPr="00D77EC0">
        <w:tab/>
      </w:r>
      <w:r w:rsidRPr="00D77EC0">
        <w:tab/>
      </w:r>
      <w:r w:rsidRPr="00D77EC0">
        <w:tab/>
      </w:r>
      <w:r w:rsidRPr="00D77EC0">
        <w:tab/>
      </w:r>
      <w:r w:rsidRPr="00D77EC0">
        <w:tab/>
      </w:r>
      <w:r w:rsidRPr="00D77EC0">
        <w:tab/>
        <w:t>&lt;as:isAvailable&gt;</w:t>
      </w:r>
      <w:r>
        <w:t>true</w:t>
      </w:r>
      <w:r w:rsidRPr="00D77EC0">
        <w:t>&lt;/as:isAvailable&gt;</w:t>
      </w:r>
    </w:p>
    <w:p w14:paraId="009F7D83" w14:textId="608CDBDB" w:rsidR="00023C31" w:rsidRPr="00D77EC0" w:rsidRDefault="00023C31" w:rsidP="00023C31">
      <w:r w:rsidRPr="00D77EC0">
        <w:tab/>
      </w:r>
      <w:r w:rsidRPr="00D77EC0">
        <w:tab/>
      </w:r>
      <w:r w:rsidRPr="00D77EC0">
        <w:tab/>
      </w:r>
      <w:r w:rsidRPr="00D77EC0">
        <w:tab/>
        <w:t>&lt;as:isAvailableForEmergency&gt;</w:t>
      </w:r>
      <w:r>
        <w:t>true</w:t>
      </w:r>
      <w:r w:rsidRPr="00D77EC0">
        <w:t>&lt;/as:isAvailableForEmergency&gt;</w:t>
      </w:r>
    </w:p>
    <w:p w14:paraId="019EB47B" w14:textId="77777777" w:rsidR="00023C31" w:rsidRDefault="00023C31" w:rsidP="00023C31">
      <w:r w:rsidRPr="00D77EC0">
        <w:tab/>
      </w:r>
      <w:r w:rsidRPr="00D77EC0">
        <w:tab/>
      </w:r>
      <w:r w:rsidRPr="00D77EC0">
        <w:tab/>
      </w:r>
      <w:r w:rsidRPr="00D77EC0">
        <w:tab/>
      </w:r>
      <w:r w:rsidRPr="00D77EC0">
        <w:tab/>
        <w:t>&lt;/as:video</w:t>
      </w:r>
      <w:r>
        <w:t>Collaboration</w:t>
      </w:r>
      <w:r w:rsidRPr="00D77EC0">
        <w:t>Media&gt;</w:t>
      </w:r>
    </w:p>
    <w:p w14:paraId="407E7467" w14:textId="77777777" w:rsidR="00023C31" w:rsidRDefault="00023C31" w:rsidP="00023C31">
      <w:r>
        <w:tab/>
      </w:r>
      <w:r>
        <w:tab/>
      </w:r>
      <w:r>
        <w:tab/>
      </w:r>
      <w:r>
        <w:tab/>
      </w:r>
      <w:r>
        <w:tab/>
        <w:t>&lt;as:imCollaborationMedia&gt;</w:t>
      </w:r>
    </w:p>
    <w:p w14:paraId="4E446EB7" w14:textId="77777777" w:rsidR="00023C31" w:rsidRPr="00D77EC0" w:rsidRDefault="00023C31" w:rsidP="00023C31">
      <w:r w:rsidRPr="00D77EC0">
        <w:tab/>
      </w:r>
      <w:r w:rsidRPr="00D77EC0">
        <w:tab/>
      </w:r>
      <w:r w:rsidRPr="00D77EC0">
        <w:tab/>
      </w:r>
      <w:r w:rsidRPr="00D77EC0">
        <w:tab/>
      </w:r>
      <w:r w:rsidRPr="00D77EC0">
        <w:tab/>
      </w:r>
      <w:r w:rsidRPr="00D77EC0">
        <w:tab/>
        <w:t>&lt;as:isAvailable&gt;</w:t>
      </w:r>
      <w:r>
        <w:t>true</w:t>
      </w:r>
      <w:r w:rsidRPr="00D77EC0">
        <w:t>&lt;/as:isAvailable&gt;</w:t>
      </w:r>
    </w:p>
    <w:p w14:paraId="3258452A" w14:textId="2601A27D" w:rsidR="00023C31" w:rsidRPr="00D77EC0" w:rsidRDefault="00023C31" w:rsidP="00023C31">
      <w:r w:rsidRPr="00D77EC0">
        <w:tab/>
      </w:r>
      <w:r w:rsidRPr="00D77EC0">
        <w:tab/>
      </w:r>
      <w:r w:rsidRPr="00D77EC0">
        <w:tab/>
      </w:r>
      <w:r w:rsidRPr="00D77EC0">
        <w:tab/>
        <w:t>&lt;as:isAvailableForEmergency&gt;</w:t>
      </w:r>
      <w:r>
        <w:t>true</w:t>
      </w:r>
      <w:r w:rsidRPr="00D77EC0">
        <w:t>&lt;/as:isAvailableForEmergency&gt;</w:t>
      </w:r>
    </w:p>
    <w:p w14:paraId="7F621832" w14:textId="77777777" w:rsidR="00023C31" w:rsidRDefault="00023C31" w:rsidP="00023C31">
      <w:r>
        <w:tab/>
      </w:r>
      <w:r>
        <w:tab/>
      </w:r>
      <w:r>
        <w:tab/>
      </w:r>
      <w:r>
        <w:tab/>
      </w:r>
      <w:r>
        <w:tab/>
        <w:t>&lt;/as:imCollaborationMedia&gt;</w:t>
      </w:r>
    </w:p>
    <w:p w14:paraId="7147425A" w14:textId="77777777" w:rsidR="00023C31" w:rsidRDefault="00023C31" w:rsidP="00023C31">
      <w:r>
        <w:tab/>
      </w:r>
      <w:r>
        <w:tab/>
      </w:r>
      <w:r>
        <w:tab/>
      </w:r>
      <w:r>
        <w:tab/>
      </w:r>
      <w:r>
        <w:tab/>
        <w:t>&lt;as:rttCollaborationMedia&gt;</w:t>
      </w:r>
    </w:p>
    <w:p w14:paraId="55C97134" w14:textId="77777777" w:rsidR="00023C31" w:rsidRPr="00D77EC0" w:rsidRDefault="00023C31" w:rsidP="00023C31">
      <w:r w:rsidRPr="00D77EC0">
        <w:tab/>
      </w:r>
      <w:r w:rsidRPr="00D77EC0">
        <w:tab/>
      </w:r>
      <w:r w:rsidRPr="00D77EC0">
        <w:tab/>
      </w:r>
      <w:r w:rsidRPr="00D77EC0">
        <w:tab/>
      </w:r>
      <w:r w:rsidRPr="00D77EC0">
        <w:tab/>
      </w:r>
      <w:r w:rsidRPr="00D77EC0">
        <w:tab/>
        <w:t>&lt;as:isAvailable&gt;</w:t>
      </w:r>
      <w:r>
        <w:t>true</w:t>
      </w:r>
      <w:r w:rsidRPr="00D77EC0">
        <w:t>&lt;/as:isAvailable&gt;</w:t>
      </w:r>
    </w:p>
    <w:p w14:paraId="2C08B122" w14:textId="326D62F5" w:rsidR="00023C31" w:rsidRPr="00D77EC0" w:rsidRDefault="00023C31" w:rsidP="00023C31">
      <w:r w:rsidRPr="00D77EC0">
        <w:tab/>
      </w:r>
      <w:r w:rsidRPr="00D77EC0">
        <w:tab/>
      </w:r>
      <w:r w:rsidRPr="00D77EC0">
        <w:tab/>
      </w:r>
      <w:r w:rsidRPr="00D77EC0">
        <w:tab/>
        <w:t>&lt;as:isAvailableForEmergency&gt;</w:t>
      </w:r>
      <w:r>
        <w:t>true</w:t>
      </w:r>
      <w:r w:rsidRPr="00D77EC0">
        <w:t>&lt;/as:isAvailableForEmergency&gt;</w:t>
      </w:r>
    </w:p>
    <w:p w14:paraId="648025A3" w14:textId="77777777" w:rsidR="00023C31" w:rsidRPr="00D77EC0" w:rsidRDefault="00023C31" w:rsidP="00023C31">
      <w:r>
        <w:tab/>
      </w:r>
      <w:r>
        <w:tab/>
      </w:r>
      <w:r>
        <w:tab/>
      </w:r>
      <w:r>
        <w:tab/>
      </w:r>
      <w:r>
        <w:tab/>
        <w:t>&lt;/as:rttCollaborationMedia&gt;</w:t>
      </w:r>
    </w:p>
    <w:p w14:paraId="2330D893" w14:textId="77777777" w:rsidR="00023C31" w:rsidRDefault="00023C31" w:rsidP="00023C31">
      <w:r>
        <w:tab/>
      </w:r>
      <w:r>
        <w:tab/>
      </w:r>
      <w:r>
        <w:tab/>
      </w:r>
      <w:r>
        <w:tab/>
        <w:t>&lt;/as:supportedOutgoingMedia&gt;</w:t>
      </w:r>
    </w:p>
    <w:p w14:paraId="23F14AA2" w14:textId="77777777" w:rsidR="00023C31" w:rsidRDefault="00023C31" w:rsidP="00023C31">
      <w:r>
        <w:tab/>
      </w:r>
      <w:r>
        <w:tab/>
      </w:r>
      <w:r>
        <w:tab/>
      </w:r>
      <w:r>
        <w:tab/>
        <w:t>&lt;as:sessions&gt;</w:t>
      </w:r>
    </w:p>
    <w:p w14:paraId="7AC8EA69" w14:textId="77777777" w:rsidR="00023C31" w:rsidRDefault="00023C31" w:rsidP="00023C31">
      <w:r>
        <w:tab/>
      </w:r>
      <w:r>
        <w:tab/>
      </w:r>
      <w:r>
        <w:tab/>
      </w:r>
      <w:r>
        <w:tab/>
      </w:r>
      <w:r>
        <w:tab/>
        <w:t>&lt;!--array of 0 or more session elements--&gt;</w:t>
      </w:r>
    </w:p>
    <w:p w14:paraId="08D5BBE1" w14:textId="77777777" w:rsidR="00023C31" w:rsidRDefault="00023C31" w:rsidP="00023C31">
      <w:r>
        <w:tab/>
      </w:r>
      <w:r>
        <w:tab/>
      </w:r>
      <w:r>
        <w:tab/>
      </w:r>
      <w:r>
        <w:tab/>
      </w:r>
      <w:r>
        <w:tab/>
        <w:t>&lt;as:session&gt;</w:t>
      </w:r>
    </w:p>
    <w:p w14:paraId="0A95526D" w14:textId="77777777" w:rsidR="00023C31" w:rsidRDefault="00023C31" w:rsidP="00023C31">
      <w:r>
        <w:tab/>
      </w:r>
      <w:r>
        <w:tab/>
      </w:r>
      <w:r>
        <w:tab/>
      </w:r>
      <w:r>
        <w:tab/>
      </w:r>
      <w:r>
        <w:tab/>
      </w:r>
      <w:r>
        <w:tab/>
        <w:t>&lt;as:incomingMedia&gt;</w:t>
      </w:r>
    </w:p>
    <w:p w14:paraId="1D87CF1B" w14:textId="77777777" w:rsidR="00023C31" w:rsidRDefault="00023C31" w:rsidP="00023C31">
      <w:r>
        <w:tab/>
      </w:r>
      <w:r>
        <w:tab/>
      </w:r>
      <w:r>
        <w:tab/>
      </w:r>
      <w:r>
        <w:tab/>
      </w:r>
      <w:r>
        <w:tab/>
      </w:r>
      <w:r>
        <w:tab/>
      </w:r>
      <w:r>
        <w:tab/>
        <w:t>&lt;as:mediaType&gt;IM&lt;/as:mediaType&gt;</w:t>
      </w:r>
    </w:p>
    <w:p w14:paraId="7E20F86D" w14:textId="53CB361A" w:rsidR="00023C31" w:rsidRDefault="003C52E8" w:rsidP="003C52E8">
      <w:pPr>
        <w:ind w:left="4680" w:firstLine="360"/>
      </w:pPr>
      <w:r>
        <w:t xml:space="preserve">  </w:t>
      </w:r>
      <w:r w:rsidR="00023C31">
        <w:t>&lt;/as:incomingMedia</w:t>
      </w:r>
    </w:p>
    <w:p w14:paraId="51E76196" w14:textId="77777777" w:rsidR="00023C31" w:rsidRDefault="00023C31" w:rsidP="00023C31">
      <w:r>
        <w:tab/>
      </w:r>
      <w:r>
        <w:tab/>
      </w:r>
      <w:r>
        <w:tab/>
      </w:r>
      <w:r>
        <w:tab/>
      </w:r>
      <w:r>
        <w:tab/>
      </w:r>
      <w:r>
        <w:tab/>
        <w:t>&lt;as:outgoingMedia&gt;</w:t>
      </w:r>
    </w:p>
    <w:p w14:paraId="3497983A" w14:textId="77777777" w:rsidR="00023C31" w:rsidRDefault="00023C31" w:rsidP="00023C31">
      <w:r>
        <w:tab/>
      </w:r>
      <w:r>
        <w:tab/>
      </w:r>
      <w:r>
        <w:tab/>
      </w:r>
      <w:r>
        <w:tab/>
      </w:r>
      <w:r>
        <w:tab/>
      </w:r>
      <w:r>
        <w:tab/>
      </w:r>
      <w:r>
        <w:tab/>
        <w:t>&lt;as:mediaType&gt;IM&lt;/as:mediaType&gt;</w:t>
      </w:r>
    </w:p>
    <w:p w14:paraId="36B7AFA7" w14:textId="52E9573D" w:rsidR="00023C31" w:rsidRDefault="003C52E8" w:rsidP="003C52E8">
      <w:pPr>
        <w:ind w:left="5040"/>
      </w:pPr>
      <w:r>
        <w:t xml:space="preserve">  </w:t>
      </w:r>
      <w:r w:rsidR="00023C31">
        <w:t>&lt;/as:outgoingMedia&gt;</w:t>
      </w:r>
    </w:p>
    <w:p w14:paraId="3FDA778E" w14:textId="77777777" w:rsidR="00023C31" w:rsidRDefault="00023C31" w:rsidP="00023C31">
      <w:r>
        <w:tab/>
      </w:r>
      <w:r>
        <w:tab/>
      </w:r>
      <w:r>
        <w:tab/>
      </w:r>
      <w:r>
        <w:tab/>
      </w:r>
      <w:r>
        <w:tab/>
      </w:r>
      <w:r>
        <w:tab/>
        <w:t>&lt;as:isEmergency&gt;false&lt;/as:isEmergency&gt;</w:t>
      </w:r>
    </w:p>
    <w:p w14:paraId="3B294CEA" w14:textId="77777777" w:rsidR="00023C31" w:rsidRDefault="00023C31" w:rsidP="00023C31">
      <w:r>
        <w:tab/>
      </w:r>
      <w:r>
        <w:tab/>
      </w:r>
      <w:r>
        <w:tab/>
      </w:r>
      <w:r>
        <w:tab/>
      </w:r>
      <w:r>
        <w:tab/>
        <w:t>&lt;/as:session&gt;</w:t>
      </w:r>
    </w:p>
    <w:p w14:paraId="3A788E0A" w14:textId="77777777" w:rsidR="00023C31" w:rsidRDefault="00023C31" w:rsidP="00023C31">
      <w:r>
        <w:tab/>
      </w:r>
      <w:r>
        <w:tab/>
      </w:r>
      <w:r>
        <w:tab/>
      </w:r>
      <w:r>
        <w:tab/>
        <w:t>&lt;/as:sessions&gt;</w:t>
      </w:r>
    </w:p>
    <w:p w14:paraId="3DEDF817" w14:textId="77777777" w:rsidR="00023C31" w:rsidRPr="00D77EC0" w:rsidRDefault="00023C31" w:rsidP="00023C31">
      <w:r>
        <w:tab/>
      </w:r>
      <w:r>
        <w:tab/>
      </w:r>
      <w:r>
        <w:tab/>
        <w:t>&lt;/as:activityState&gt;</w:t>
      </w:r>
    </w:p>
    <w:p w14:paraId="6D5357C1" w14:textId="1599CAB1" w:rsidR="00023C31" w:rsidRDefault="00023C31" w:rsidP="00023C31">
      <w:r>
        <w:tab/>
        <w:t>&lt;/imp:status&gt;</w:t>
      </w:r>
    </w:p>
    <w:p w14:paraId="315A794E" w14:textId="7BD5469B" w:rsidR="00023C31" w:rsidRDefault="00023C31" w:rsidP="00023C31">
      <w:r>
        <w:tab/>
        <w:t>&lt;impp:contact</w:t>
      </w:r>
      <w:r w:rsidR="003C52E8">
        <w:t xml:space="preserve"> </w:t>
      </w:r>
      <w:r w:rsidRPr="00CD2692">
        <w:t>priority="0.5"&gt;msrp://jsmith@agency911.gov;tcp&lt;/impp:contact</w:t>
      </w:r>
      <w:r>
        <w:t>&gt;</w:t>
      </w:r>
    </w:p>
    <w:p w14:paraId="76EC7847" w14:textId="77777777" w:rsidR="00023C31" w:rsidRDefault="00023C31" w:rsidP="00023C31">
      <w:r>
        <w:tab/>
      </w:r>
      <w:r>
        <w:tab/>
        <w:t>&lt;as:agentRoles&gt;CallTaking,Supervisor&lt;/as:agentRoles&gt;</w:t>
      </w:r>
    </w:p>
    <w:p w14:paraId="68CF3EEA" w14:textId="77777777" w:rsidR="00023C31" w:rsidRDefault="00023C31" w:rsidP="00023C31">
      <w:r>
        <w:tab/>
      </w:r>
      <w:r>
        <w:tab/>
        <w:t>&lt;impp:timestamp&gt;2025-01-06T16:49:29Z&lt;/impp:timestamp&gt;</w:t>
      </w:r>
    </w:p>
    <w:p w14:paraId="71AD9269" w14:textId="77777777" w:rsidR="00023C31" w:rsidRDefault="00023C31" w:rsidP="00023C31">
      <w:r>
        <w:tab/>
        <w:t>&lt;/impp:tuple&gt;</w:t>
      </w:r>
    </w:p>
    <w:p w14:paraId="2AD6CC91" w14:textId="77777777" w:rsidR="00023C31" w:rsidRDefault="00023C31" w:rsidP="00023C31">
      <w:r>
        <w:t>&lt;/impp:presence&gt;</w:t>
      </w:r>
    </w:p>
    <w:p w14:paraId="6A344139" w14:textId="77777777" w:rsidR="00023C31" w:rsidRDefault="00023C31" w:rsidP="003C52E8">
      <w:pPr>
        <w:pStyle w:val="BodyText"/>
      </w:pPr>
    </w:p>
    <w:p w14:paraId="6FEFCC7A" w14:textId="23E80E68" w:rsidR="003C52E8" w:rsidRDefault="00CD2692" w:rsidP="00CD2692">
      <w:pPr>
        <w:pStyle w:val="Heading2"/>
      </w:pPr>
      <w:bookmarkStart w:id="3427" w:name="_Toc233105538"/>
      <w:r w:rsidRPr="00520057">
        <w:t xml:space="preserve">Appendix </w:t>
      </w:r>
      <w:r>
        <w:t>C</w:t>
      </w:r>
      <w:r w:rsidRPr="00520057">
        <w:t>—</w:t>
      </w:r>
      <w:r>
        <w:t>Media Proxy Media Types</w:t>
      </w:r>
      <w:bookmarkEnd w:id="3427"/>
    </w:p>
    <w:p w14:paraId="50E904EC" w14:textId="34FC1DBB" w:rsidR="00CD2692" w:rsidRDefault="00CD2692" w:rsidP="00CD2692">
      <w:pPr>
        <w:pStyle w:val="BodyText"/>
      </w:pPr>
      <w:r w:rsidRPr="00CD2692">
        <w:t xml:space="preserve">The following Media Types from the IANA Media Types registry </w:t>
      </w:r>
      <w:r w:rsidR="00982263">
        <w:fldChar w:fldCharType="begin"/>
      </w:r>
      <w:r w:rsidR="00982263">
        <w:instrText xml:space="preserve"> REF _Ref225852416 \r \h </w:instrText>
      </w:r>
      <w:r w:rsidR="00982263">
        <w:fldChar w:fldCharType="separate"/>
      </w:r>
      <w:r w:rsidR="00982263">
        <w:t>[81]</w:t>
      </w:r>
      <w:r w:rsidR="00982263">
        <w:fldChar w:fldCharType="end"/>
      </w:r>
      <w:r w:rsidRPr="00CD2692">
        <w:t xml:space="preserve"> MUST be supported by the Media Proxy FE:</w:t>
      </w:r>
    </w:p>
    <w:p w14:paraId="7E7ABF62" w14:textId="2E097EFD" w:rsidR="00CD2692" w:rsidRPr="00857F32" w:rsidRDefault="00CD2692" w:rsidP="00CD2692">
      <w:pPr>
        <w:pStyle w:val="Caption"/>
        <w:keepNext/>
        <w:rPr>
          <w:i/>
          <w:iCs/>
          <w:color w:val="1F497D" w:themeColor="text2"/>
          <w:szCs w:val="18"/>
        </w:rPr>
      </w:pPr>
      <w:bookmarkStart w:id="3428" w:name="_Toc232082453"/>
      <w:commentRangeStart w:id="3429"/>
      <w:r w:rsidRPr="0084206B">
        <w:t>Table</w:t>
      </w:r>
      <w:commentRangeEnd w:id="3429"/>
      <w:r w:rsidR="00B46583" w:rsidRPr="0084206B">
        <w:rPr>
          <w:rStyle w:val="CommentReference"/>
          <w:sz w:val="20"/>
          <w:szCs w:val="20"/>
        </w:rPr>
        <w:commentReference w:id="3429"/>
      </w:r>
      <w:r w:rsidRPr="0084206B">
        <w:t xml:space="preserve"> </w:t>
      </w:r>
      <w:fldSimple w:instr=" STYLEREF 1 \s ">
        <w:r w:rsidR="00E371AD">
          <w:rPr>
            <w:noProof/>
          </w:rPr>
          <w:t>11</w:t>
        </w:r>
      </w:fldSimple>
      <w:r w:rsidR="00E371AD">
        <w:noBreakHyphen/>
      </w:r>
      <w:fldSimple w:instr=" SEQ Table \* ARABIC \s 1 ">
        <w:r w:rsidR="00E371AD">
          <w:rPr>
            <w:noProof/>
          </w:rPr>
          <w:t>1</w:t>
        </w:r>
      </w:fldSimple>
      <w:r w:rsidRPr="0084206B">
        <w:t xml:space="preserve"> </w:t>
      </w:r>
      <w:r>
        <w:t>Media Proxy Media Type</w:t>
      </w:r>
      <w:bookmarkEnd w:id="3428"/>
    </w:p>
    <w:tbl>
      <w:tblPr>
        <w:tblStyle w:val="TableGrid"/>
        <w:tblpPr w:leftFromText="187" w:rightFromText="187" w:bottomFromText="288" w:vertAnchor="text" w:tblpXSpec="center"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9720"/>
      </w:tblGrid>
      <w:tr w:rsidR="00CD2692" w14:paraId="73D37A0A" w14:textId="77777777" w:rsidTr="004568AC">
        <w:trPr>
          <w:cantSplit/>
        </w:trPr>
        <w:tc>
          <w:tcPr>
            <w:tcW w:w="9720" w:type="dxa"/>
            <w:shd w:val="clear" w:color="auto" w:fill="D9D9D9" w:themeFill="background1" w:themeFillShade="D9"/>
            <w:vAlign w:val="center"/>
          </w:tcPr>
          <w:p w14:paraId="460D210A" w14:textId="389DB91E" w:rsidR="00CD2692" w:rsidRPr="00F67305" w:rsidRDefault="00CD2692" w:rsidP="00CD2692">
            <w:pPr>
              <w:rPr>
                <w:b/>
                <w:bCs/>
              </w:rPr>
            </w:pPr>
            <w:r>
              <w:rPr>
                <w:b/>
                <w:bCs/>
              </w:rPr>
              <w:t>Media Type</w:t>
            </w:r>
          </w:p>
        </w:tc>
      </w:tr>
      <w:tr w:rsidR="0007299D" w14:paraId="1E69BAC4" w14:textId="77777777" w:rsidTr="004568AC">
        <w:trPr>
          <w:cantSplit/>
        </w:trPr>
        <w:tc>
          <w:tcPr>
            <w:tcW w:w="9720" w:type="dxa"/>
          </w:tcPr>
          <w:p w14:paraId="12FDBEA8" w14:textId="72E54AB0" w:rsidR="0007299D" w:rsidRDefault="0007299D" w:rsidP="0007299D">
            <w:r w:rsidRPr="00C958E2">
              <w:t>application/gzip</w:t>
            </w:r>
          </w:p>
        </w:tc>
      </w:tr>
      <w:tr w:rsidR="0007299D" w14:paraId="58EB41F3" w14:textId="77777777" w:rsidTr="004568AC">
        <w:trPr>
          <w:cantSplit/>
        </w:trPr>
        <w:tc>
          <w:tcPr>
            <w:tcW w:w="9720" w:type="dxa"/>
          </w:tcPr>
          <w:p w14:paraId="592EAA26" w14:textId="04D32A9F" w:rsidR="0007299D" w:rsidRPr="00DA0138" w:rsidRDefault="0007299D" w:rsidP="0007299D">
            <w:r w:rsidRPr="00C958E2">
              <w:t>application/json</w:t>
            </w:r>
          </w:p>
        </w:tc>
      </w:tr>
      <w:tr w:rsidR="0007299D" w14:paraId="2164A914" w14:textId="77777777" w:rsidTr="004568AC">
        <w:trPr>
          <w:cantSplit/>
        </w:trPr>
        <w:tc>
          <w:tcPr>
            <w:tcW w:w="9720" w:type="dxa"/>
          </w:tcPr>
          <w:p w14:paraId="544DEC6E" w14:textId="694719ED" w:rsidR="0007299D" w:rsidRPr="00BE5F23" w:rsidRDefault="0007299D" w:rsidP="0007299D">
            <w:r w:rsidRPr="00C958E2">
              <w:t>application/mp4</w:t>
            </w:r>
          </w:p>
        </w:tc>
      </w:tr>
      <w:tr w:rsidR="0007299D" w14:paraId="7F71BDE2" w14:textId="77777777" w:rsidTr="004568AC">
        <w:trPr>
          <w:cantSplit/>
        </w:trPr>
        <w:tc>
          <w:tcPr>
            <w:tcW w:w="9720" w:type="dxa"/>
          </w:tcPr>
          <w:p w14:paraId="2DB721EF" w14:textId="78340335" w:rsidR="0007299D" w:rsidRPr="00C81C8D" w:rsidRDefault="0007299D" w:rsidP="0007299D">
            <w:r w:rsidRPr="00C958E2">
              <w:t>application/ogg</w:t>
            </w:r>
          </w:p>
        </w:tc>
      </w:tr>
      <w:tr w:rsidR="0007299D" w14:paraId="35E30993" w14:textId="77777777" w:rsidTr="004568AC">
        <w:trPr>
          <w:cantSplit/>
        </w:trPr>
        <w:tc>
          <w:tcPr>
            <w:tcW w:w="9720" w:type="dxa"/>
          </w:tcPr>
          <w:p w14:paraId="498E8D00" w14:textId="117EE2FA" w:rsidR="0007299D" w:rsidRPr="00C81C8D" w:rsidRDefault="0007299D" w:rsidP="0007299D">
            <w:r w:rsidRPr="00C958E2">
              <w:t>application/pgp-encrypted</w:t>
            </w:r>
          </w:p>
        </w:tc>
      </w:tr>
      <w:tr w:rsidR="0007299D" w14:paraId="54601DDA" w14:textId="77777777" w:rsidTr="004568AC">
        <w:trPr>
          <w:cantSplit/>
        </w:trPr>
        <w:tc>
          <w:tcPr>
            <w:tcW w:w="9720" w:type="dxa"/>
          </w:tcPr>
          <w:p w14:paraId="61F3275D" w14:textId="7565F085" w:rsidR="0007299D" w:rsidRPr="002D779B" w:rsidRDefault="0007299D" w:rsidP="0007299D">
            <w:r w:rsidRPr="00C958E2">
              <w:t>application/pdf</w:t>
            </w:r>
          </w:p>
        </w:tc>
      </w:tr>
      <w:tr w:rsidR="0007299D" w14:paraId="61E6E48A" w14:textId="77777777" w:rsidTr="004568AC">
        <w:trPr>
          <w:cantSplit/>
        </w:trPr>
        <w:tc>
          <w:tcPr>
            <w:tcW w:w="9720" w:type="dxa"/>
          </w:tcPr>
          <w:p w14:paraId="066617EE" w14:textId="58AA65CE" w:rsidR="0007299D" w:rsidRPr="002D779B" w:rsidRDefault="0007299D" w:rsidP="0007299D">
            <w:r w:rsidRPr="00C958E2">
              <w:t>application/pidf-dff+xml</w:t>
            </w:r>
          </w:p>
        </w:tc>
      </w:tr>
      <w:tr w:rsidR="0007299D" w14:paraId="38537E02" w14:textId="77777777" w:rsidTr="004568AC">
        <w:trPr>
          <w:cantSplit/>
        </w:trPr>
        <w:tc>
          <w:tcPr>
            <w:tcW w:w="9720" w:type="dxa"/>
          </w:tcPr>
          <w:p w14:paraId="0E0386B5" w14:textId="1C1067F4" w:rsidR="0007299D" w:rsidRPr="00066A38" w:rsidRDefault="0007299D" w:rsidP="0007299D">
            <w:r w:rsidRPr="00C958E2">
              <w:t>application/pidf+xml</w:t>
            </w:r>
          </w:p>
        </w:tc>
      </w:tr>
      <w:tr w:rsidR="0007299D" w14:paraId="05D7BC68" w14:textId="77777777" w:rsidTr="004568AC">
        <w:trPr>
          <w:cantSplit/>
        </w:trPr>
        <w:tc>
          <w:tcPr>
            <w:tcW w:w="9720" w:type="dxa"/>
          </w:tcPr>
          <w:p w14:paraId="32A1D792" w14:textId="3C70C67F" w:rsidR="0007299D" w:rsidRPr="00066A38" w:rsidRDefault="0007299D" w:rsidP="0007299D">
            <w:r w:rsidRPr="00C958E2">
              <w:lastRenderedPageBreak/>
              <w:t>application/postscript</w:t>
            </w:r>
          </w:p>
        </w:tc>
      </w:tr>
      <w:tr w:rsidR="0007299D" w14:paraId="7B48C6BC" w14:textId="77777777" w:rsidTr="004568AC">
        <w:trPr>
          <w:cantSplit/>
        </w:trPr>
        <w:tc>
          <w:tcPr>
            <w:tcW w:w="9720" w:type="dxa"/>
          </w:tcPr>
          <w:p w14:paraId="3EB9DC64" w14:textId="4D7BBB38" w:rsidR="0007299D" w:rsidRPr="00066A38" w:rsidRDefault="0007299D" w:rsidP="0007299D">
            <w:r w:rsidRPr="00C958E2">
              <w:t>application/rtf</w:t>
            </w:r>
          </w:p>
        </w:tc>
      </w:tr>
      <w:tr w:rsidR="0007299D" w14:paraId="6DAAC6F4" w14:textId="77777777" w:rsidTr="004568AC">
        <w:trPr>
          <w:cantSplit/>
        </w:trPr>
        <w:tc>
          <w:tcPr>
            <w:tcW w:w="9720" w:type="dxa"/>
          </w:tcPr>
          <w:p w14:paraId="66ABF389" w14:textId="1ECA3F51" w:rsidR="0007299D" w:rsidRPr="00066A38" w:rsidRDefault="0007299D" w:rsidP="0007299D">
            <w:r w:rsidRPr="00C958E2">
              <w:t>application/vnd.google-earth.kml+xml</w:t>
            </w:r>
          </w:p>
        </w:tc>
      </w:tr>
      <w:tr w:rsidR="0007299D" w14:paraId="069572D3" w14:textId="77777777" w:rsidTr="004568AC">
        <w:trPr>
          <w:cantSplit/>
        </w:trPr>
        <w:tc>
          <w:tcPr>
            <w:tcW w:w="9720" w:type="dxa"/>
          </w:tcPr>
          <w:p w14:paraId="069B1586" w14:textId="4FEBD673" w:rsidR="0007299D" w:rsidRPr="00066A38" w:rsidRDefault="0007299D" w:rsidP="0007299D">
            <w:r w:rsidRPr="00C958E2">
              <w:t>application/vnd.google-earth.kmz</w:t>
            </w:r>
          </w:p>
        </w:tc>
      </w:tr>
      <w:tr w:rsidR="0007299D" w14:paraId="1B592588" w14:textId="77777777" w:rsidTr="004568AC">
        <w:trPr>
          <w:cantSplit/>
        </w:trPr>
        <w:tc>
          <w:tcPr>
            <w:tcW w:w="9720" w:type="dxa"/>
          </w:tcPr>
          <w:p w14:paraId="6E35A71E" w14:textId="258ED352" w:rsidR="0007299D" w:rsidRPr="00066A38" w:rsidRDefault="0007299D" w:rsidP="0007299D">
            <w:r w:rsidRPr="00C958E2">
              <w:t>application/vnd.mcd</w:t>
            </w:r>
          </w:p>
        </w:tc>
      </w:tr>
      <w:tr w:rsidR="0007299D" w14:paraId="42F73DD2" w14:textId="77777777" w:rsidTr="004568AC">
        <w:trPr>
          <w:cantSplit/>
        </w:trPr>
        <w:tc>
          <w:tcPr>
            <w:tcW w:w="9720" w:type="dxa"/>
          </w:tcPr>
          <w:p w14:paraId="389EE656" w14:textId="734DA696" w:rsidR="0007299D" w:rsidRPr="00066A38" w:rsidRDefault="0007299D" w:rsidP="0007299D">
            <w:r w:rsidRPr="00C958E2">
              <w:t>application/vnd.medcalcdata</w:t>
            </w:r>
          </w:p>
        </w:tc>
      </w:tr>
      <w:tr w:rsidR="0007299D" w14:paraId="2EB51247" w14:textId="77777777" w:rsidTr="004568AC">
        <w:trPr>
          <w:cantSplit/>
        </w:trPr>
        <w:tc>
          <w:tcPr>
            <w:tcW w:w="9720" w:type="dxa"/>
          </w:tcPr>
          <w:p w14:paraId="6B04B588" w14:textId="04FCB25F" w:rsidR="0007299D" w:rsidRPr="00066A38" w:rsidRDefault="0007299D" w:rsidP="0007299D">
            <w:r w:rsidRPr="00C958E2">
              <w:t>application/vnd.ms-excel</w:t>
            </w:r>
          </w:p>
        </w:tc>
      </w:tr>
      <w:tr w:rsidR="0007299D" w14:paraId="41AEC5DB" w14:textId="77777777" w:rsidTr="004568AC">
        <w:trPr>
          <w:cantSplit/>
        </w:trPr>
        <w:tc>
          <w:tcPr>
            <w:tcW w:w="9720" w:type="dxa"/>
          </w:tcPr>
          <w:p w14:paraId="2A3EAE3B" w14:textId="6D538CF3" w:rsidR="0007299D" w:rsidRPr="00066A38" w:rsidRDefault="0007299D" w:rsidP="0007299D">
            <w:r w:rsidRPr="00C958E2">
              <w:t>application/vnd.ms-htmlhelp</w:t>
            </w:r>
          </w:p>
        </w:tc>
      </w:tr>
      <w:tr w:rsidR="0007299D" w14:paraId="3A9FEAC2" w14:textId="77777777" w:rsidTr="004568AC">
        <w:trPr>
          <w:cantSplit/>
        </w:trPr>
        <w:tc>
          <w:tcPr>
            <w:tcW w:w="9720" w:type="dxa"/>
          </w:tcPr>
          <w:p w14:paraId="15AA2025" w14:textId="39532716" w:rsidR="0007299D" w:rsidRPr="00066A38" w:rsidRDefault="0007299D" w:rsidP="0007299D">
            <w:r w:rsidRPr="00C958E2">
              <w:t>application/vnd.ms-powerpoint</w:t>
            </w:r>
          </w:p>
        </w:tc>
      </w:tr>
      <w:tr w:rsidR="0007299D" w14:paraId="48DF1C80" w14:textId="77777777" w:rsidTr="004568AC">
        <w:trPr>
          <w:cantSplit/>
        </w:trPr>
        <w:tc>
          <w:tcPr>
            <w:tcW w:w="9720" w:type="dxa"/>
          </w:tcPr>
          <w:p w14:paraId="62329085" w14:textId="460F448B" w:rsidR="0007299D" w:rsidRPr="00066A38" w:rsidRDefault="0007299D" w:rsidP="0007299D">
            <w:r w:rsidRPr="00C958E2">
              <w:t>application/vnd.oasis.opendocument.chart</w:t>
            </w:r>
          </w:p>
        </w:tc>
      </w:tr>
      <w:tr w:rsidR="0007299D" w14:paraId="3C190A18" w14:textId="77777777" w:rsidTr="004568AC">
        <w:trPr>
          <w:cantSplit/>
        </w:trPr>
        <w:tc>
          <w:tcPr>
            <w:tcW w:w="9720" w:type="dxa"/>
          </w:tcPr>
          <w:p w14:paraId="46C985A6" w14:textId="52C56242" w:rsidR="0007299D" w:rsidRPr="00066A38" w:rsidRDefault="0007299D" w:rsidP="0007299D">
            <w:r w:rsidRPr="00C958E2">
              <w:t>application/vnd.oasis.opendocument.database</w:t>
            </w:r>
          </w:p>
        </w:tc>
      </w:tr>
      <w:tr w:rsidR="0007299D" w14:paraId="3DD964DB" w14:textId="77777777" w:rsidTr="004568AC">
        <w:trPr>
          <w:cantSplit/>
        </w:trPr>
        <w:tc>
          <w:tcPr>
            <w:tcW w:w="9720" w:type="dxa"/>
          </w:tcPr>
          <w:p w14:paraId="174E9C93" w14:textId="79576F0A" w:rsidR="0007299D" w:rsidRPr="00066A38" w:rsidRDefault="0007299D" w:rsidP="0007299D">
            <w:r w:rsidRPr="00C958E2">
              <w:t>application/vnd.oasis.opendocument.image</w:t>
            </w:r>
          </w:p>
        </w:tc>
      </w:tr>
      <w:tr w:rsidR="0007299D" w14:paraId="6C25B694" w14:textId="77777777" w:rsidTr="004568AC">
        <w:trPr>
          <w:cantSplit/>
        </w:trPr>
        <w:tc>
          <w:tcPr>
            <w:tcW w:w="9720" w:type="dxa"/>
          </w:tcPr>
          <w:p w14:paraId="7EFDDD74" w14:textId="2A4BD682" w:rsidR="0007299D" w:rsidRPr="00066A38" w:rsidRDefault="0007299D" w:rsidP="0007299D">
            <w:r w:rsidRPr="00C958E2">
              <w:t>application/vnd.oasis.opendocument.presentation</w:t>
            </w:r>
          </w:p>
        </w:tc>
      </w:tr>
      <w:tr w:rsidR="0007299D" w14:paraId="7BFFB349" w14:textId="77777777" w:rsidTr="004568AC">
        <w:trPr>
          <w:cantSplit/>
        </w:trPr>
        <w:tc>
          <w:tcPr>
            <w:tcW w:w="9720" w:type="dxa"/>
          </w:tcPr>
          <w:p w14:paraId="2F0F60C2" w14:textId="3A710714" w:rsidR="0007299D" w:rsidRPr="00066A38" w:rsidRDefault="0007299D" w:rsidP="0007299D">
            <w:r w:rsidRPr="00C958E2">
              <w:t>application/vnd.oasis.opendocument.spreadsheet</w:t>
            </w:r>
          </w:p>
        </w:tc>
      </w:tr>
      <w:tr w:rsidR="0007299D" w14:paraId="4EE39FE9" w14:textId="77777777" w:rsidTr="004568AC">
        <w:trPr>
          <w:cantSplit/>
        </w:trPr>
        <w:tc>
          <w:tcPr>
            <w:tcW w:w="9720" w:type="dxa"/>
          </w:tcPr>
          <w:p w14:paraId="20E6BCBF" w14:textId="1D29598B" w:rsidR="0007299D" w:rsidRPr="00066A38" w:rsidRDefault="0007299D" w:rsidP="0007299D">
            <w:r w:rsidRPr="00C958E2">
              <w:t>application/vnd.oasis.opendocument.text</w:t>
            </w:r>
          </w:p>
        </w:tc>
      </w:tr>
      <w:tr w:rsidR="0007299D" w14:paraId="7575EC78" w14:textId="77777777" w:rsidTr="004568AC">
        <w:trPr>
          <w:cantSplit/>
        </w:trPr>
        <w:tc>
          <w:tcPr>
            <w:tcW w:w="9720" w:type="dxa"/>
          </w:tcPr>
          <w:p w14:paraId="1DDE552A" w14:textId="565CE3B7" w:rsidR="0007299D" w:rsidRPr="00066A38" w:rsidRDefault="0007299D" w:rsidP="0007299D">
            <w:r w:rsidRPr="00C958E2">
              <w:t>application/vnd.openxmlformats-officedocument.presentationml.presentation</w:t>
            </w:r>
          </w:p>
        </w:tc>
      </w:tr>
      <w:tr w:rsidR="0007299D" w14:paraId="7CB3F01D" w14:textId="77777777" w:rsidTr="004568AC">
        <w:trPr>
          <w:cantSplit/>
        </w:trPr>
        <w:tc>
          <w:tcPr>
            <w:tcW w:w="9720" w:type="dxa"/>
          </w:tcPr>
          <w:p w14:paraId="330C5F62" w14:textId="4498C27D" w:rsidR="0007299D" w:rsidRPr="00066A38" w:rsidRDefault="0007299D" w:rsidP="0007299D">
            <w:r w:rsidRPr="00C958E2">
              <w:t>application/vnd.openxmlformats-officedocument.spreadsheetml.sheet</w:t>
            </w:r>
          </w:p>
        </w:tc>
      </w:tr>
      <w:tr w:rsidR="0007299D" w14:paraId="6ECC7D41" w14:textId="77777777" w:rsidTr="004568AC">
        <w:trPr>
          <w:cantSplit/>
        </w:trPr>
        <w:tc>
          <w:tcPr>
            <w:tcW w:w="9720" w:type="dxa"/>
          </w:tcPr>
          <w:p w14:paraId="35E6B578" w14:textId="336A1B8A" w:rsidR="0007299D" w:rsidRPr="00066A38" w:rsidRDefault="0007299D" w:rsidP="0007299D">
            <w:r w:rsidRPr="00C958E2">
              <w:t>application/vnd.openxmlformats-officedocument.wordprocessingml.document</w:t>
            </w:r>
          </w:p>
        </w:tc>
      </w:tr>
      <w:tr w:rsidR="0007299D" w14:paraId="715D9AF3" w14:textId="77777777" w:rsidTr="004568AC">
        <w:trPr>
          <w:cantSplit/>
        </w:trPr>
        <w:tc>
          <w:tcPr>
            <w:tcW w:w="9720" w:type="dxa"/>
          </w:tcPr>
          <w:p w14:paraId="54A8F8CC" w14:textId="08AF46B7" w:rsidR="0007299D" w:rsidRPr="00066A38" w:rsidRDefault="0007299D" w:rsidP="0007299D">
            <w:r w:rsidRPr="00C958E2">
              <w:t>application/x-abiword</w:t>
            </w:r>
          </w:p>
        </w:tc>
      </w:tr>
      <w:tr w:rsidR="0007299D" w14:paraId="25C49B38" w14:textId="77777777" w:rsidTr="004568AC">
        <w:trPr>
          <w:cantSplit/>
        </w:trPr>
        <w:tc>
          <w:tcPr>
            <w:tcW w:w="9720" w:type="dxa"/>
          </w:tcPr>
          <w:p w14:paraId="1617AFEC" w14:textId="47389C31" w:rsidR="0007299D" w:rsidRPr="00066A38" w:rsidRDefault="0007299D" w:rsidP="0007299D">
            <w:r w:rsidRPr="00C958E2">
              <w:t>audio/3gpp</w:t>
            </w:r>
          </w:p>
        </w:tc>
      </w:tr>
      <w:tr w:rsidR="0007299D" w14:paraId="44713F87" w14:textId="77777777" w:rsidTr="004568AC">
        <w:trPr>
          <w:cantSplit/>
        </w:trPr>
        <w:tc>
          <w:tcPr>
            <w:tcW w:w="9720" w:type="dxa"/>
          </w:tcPr>
          <w:p w14:paraId="70F6BB02" w14:textId="61CCE91A" w:rsidR="0007299D" w:rsidRPr="00066A38" w:rsidRDefault="0007299D" w:rsidP="0007299D">
            <w:r w:rsidRPr="00C958E2">
              <w:t>audio/3gpp2</w:t>
            </w:r>
          </w:p>
        </w:tc>
      </w:tr>
      <w:tr w:rsidR="0007299D" w14:paraId="6616BBCB" w14:textId="77777777" w:rsidTr="004568AC">
        <w:trPr>
          <w:cantSplit/>
        </w:trPr>
        <w:tc>
          <w:tcPr>
            <w:tcW w:w="9720" w:type="dxa"/>
          </w:tcPr>
          <w:p w14:paraId="29420DC3" w14:textId="0D177A77" w:rsidR="0007299D" w:rsidRPr="00066A38" w:rsidRDefault="0007299D" w:rsidP="0007299D">
            <w:r w:rsidRPr="00C958E2">
              <w:t>audio/aac</w:t>
            </w:r>
          </w:p>
        </w:tc>
      </w:tr>
      <w:tr w:rsidR="0007299D" w14:paraId="0346F4D2" w14:textId="77777777" w:rsidTr="004568AC">
        <w:trPr>
          <w:cantSplit/>
        </w:trPr>
        <w:tc>
          <w:tcPr>
            <w:tcW w:w="9720" w:type="dxa"/>
          </w:tcPr>
          <w:p w14:paraId="460685C7" w14:textId="58C1EFE9" w:rsidR="0007299D" w:rsidRPr="00066A38" w:rsidRDefault="0007299D" w:rsidP="0007299D">
            <w:r w:rsidRPr="00C958E2">
              <w:t>audio/aiff</w:t>
            </w:r>
          </w:p>
        </w:tc>
      </w:tr>
      <w:tr w:rsidR="0007299D" w14:paraId="4FD7BE21" w14:textId="77777777" w:rsidTr="004568AC">
        <w:trPr>
          <w:cantSplit/>
        </w:trPr>
        <w:tc>
          <w:tcPr>
            <w:tcW w:w="9720" w:type="dxa"/>
          </w:tcPr>
          <w:p w14:paraId="30EB5990" w14:textId="231D9ED4" w:rsidR="0007299D" w:rsidRPr="00066A38" w:rsidRDefault="0007299D" w:rsidP="0007299D">
            <w:r w:rsidRPr="00C958E2">
              <w:t>audio/basic</w:t>
            </w:r>
          </w:p>
        </w:tc>
      </w:tr>
      <w:tr w:rsidR="0007299D" w14:paraId="7D691813" w14:textId="77777777" w:rsidTr="004568AC">
        <w:trPr>
          <w:cantSplit/>
        </w:trPr>
        <w:tc>
          <w:tcPr>
            <w:tcW w:w="9720" w:type="dxa"/>
          </w:tcPr>
          <w:p w14:paraId="0D72851B" w14:textId="4262F50C" w:rsidR="0007299D" w:rsidRPr="00066A38" w:rsidRDefault="0007299D" w:rsidP="0007299D">
            <w:r w:rsidRPr="00C958E2">
              <w:t>audio/ogg</w:t>
            </w:r>
          </w:p>
        </w:tc>
      </w:tr>
      <w:tr w:rsidR="0007299D" w14:paraId="33270E5D" w14:textId="77777777" w:rsidTr="004568AC">
        <w:trPr>
          <w:cantSplit/>
        </w:trPr>
        <w:tc>
          <w:tcPr>
            <w:tcW w:w="9720" w:type="dxa"/>
          </w:tcPr>
          <w:p w14:paraId="3F72D375" w14:textId="695F9284" w:rsidR="0007299D" w:rsidRPr="00066A38" w:rsidRDefault="0007299D" w:rsidP="0007299D">
            <w:r w:rsidRPr="00C958E2">
              <w:t>audio/midi</w:t>
            </w:r>
          </w:p>
        </w:tc>
      </w:tr>
      <w:tr w:rsidR="0007299D" w14:paraId="795764F4" w14:textId="77777777" w:rsidTr="004568AC">
        <w:trPr>
          <w:cantSplit/>
        </w:trPr>
        <w:tc>
          <w:tcPr>
            <w:tcW w:w="9720" w:type="dxa"/>
          </w:tcPr>
          <w:p w14:paraId="47CC07E3" w14:textId="1284C4E5" w:rsidR="0007299D" w:rsidRPr="00066A38" w:rsidRDefault="0007299D" w:rsidP="0007299D">
            <w:r w:rsidRPr="00C958E2">
              <w:t>audio/mp4</w:t>
            </w:r>
          </w:p>
        </w:tc>
      </w:tr>
      <w:tr w:rsidR="0007299D" w14:paraId="14668238" w14:textId="77777777" w:rsidTr="004568AC">
        <w:trPr>
          <w:cantSplit/>
        </w:trPr>
        <w:tc>
          <w:tcPr>
            <w:tcW w:w="9720" w:type="dxa"/>
          </w:tcPr>
          <w:p w14:paraId="1E072D6D" w14:textId="0A825119" w:rsidR="0007299D" w:rsidRPr="00066A38" w:rsidRDefault="0007299D" w:rsidP="0007299D">
            <w:r w:rsidRPr="00C958E2">
              <w:t>audio/mp4a-latm</w:t>
            </w:r>
          </w:p>
        </w:tc>
      </w:tr>
      <w:tr w:rsidR="0007299D" w14:paraId="1141A7E7" w14:textId="77777777" w:rsidTr="004568AC">
        <w:trPr>
          <w:cantSplit/>
        </w:trPr>
        <w:tc>
          <w:tcPr>
            <w:tcW w:w="9720" w:type="dxa"/>
          </w:tcPr>
          <w:p w14:paraId="47EAAED3" w14:textId="446DDFA2" w:rsidR="0007299D" w:rsidRPr="00066A38" w:rsidRDefault="0007299D" w:rsidP="0007299D">
            <w:r w:rsidRPr="00C958E2">
              <w:t>audio/mpeg</w:t>
            </w:r>
          </w:p>
        </w:tc>
      </w:tr>
      <w:tr w:rsidR="0007299D" w14:paraId="0D7E15CD" w14:textId="77777777" w:rsidTr="004568AC">
        <w:trPr>
          <w:cantSplit/>
        </w:trPr>
        <w:tc>
          <w:tcPr>
            <w:tcW w:w="9720" w:type="dxa"/>
          </w:tcPr>
          <w:p w14:paraId="0F6AC116" w14:textId="4629227E" w:rsidR="0007299D" w:rsidRPr="00066A38" w:rsidRDefault="0007299D" w:rsidP="0007299D">
            <w:r w:rsidRPr="00C958E2">
              <w:t>audio/mpeg4-generic</w:t>
            </w:r>
          </w:p>
        </w:tc>
      </w:tr>
      <w:tr w:rsidR="0007299D" w14:paraId="7A2C0188" w14:textId="77777777" w:rsidTr="004568AC">
        <w:trPr>
          <w:cantSplit/>
        </w:trPr>
        <w:tc>
          <w:tcPr>
            <w:tcW w:w="9720" w:type="dxa"/>
          </w:tcPr>
          <w:p w14:paraId="3BC7C70D" w14:textId="331D110B" w:rsidR="0007299D" w:rsidRPr="00066A38" w:rsidRDefault="0007299D" w:rsidP="0007299D">
            <w:r w:rsidRPr="00C958E2">
              <w:t>audio/mp3</w:t>
            </w:r>
          </w:p>
        </w:tc>
      </w:tr>
      <w:tr w:rsidR="0007299D" w14:paraId="0F1C2C13" w14:textId="77777777" w:rsidTr="004568AC">
        <w:trPr>
          <w:cantSplit/>
        </w:trPr>
        <w:tc>
          <w:tcPr>
            <w:tcW w:w="9720" w:type="dxa"/>
          </w:tcPr>
          <w:p w14:paraId="471F1958" w14:textId="7D23A198" w:rsidR="0007299D" w:rsidRPr="00066A38" w:rsidRDefault="0007299D" w:rsidP="0007299D">
            <w:r w:rsidRPr="00C958E2">
              <w:t>audio/vnd.wav</w:t>
            </w:r>
          </w:p>
        </w:tc>
      </w:tr>
      <w:tr w:rsidR="0007299D" w14:paraId="47BA8B78" w14:textId="77777777" w:rsidTr="004568AC">
        <w:trPr>
          <w:cantSplit/>
        </w:trPr>
        <w:tc>
          <w:tcPr>
            <w:tcW w:w="9720" w:type="dxa"/>
          </w:tcPr>
          <w:p w14:paraId="01D44728" w14:textId="5AFB32D0" w:rsidR="0007299D" w:rsidRPr="00066A38" w:rsidRDefault="0007299D" w:rsidP="0007299D">
            <w:r w:rsidRPr="00C958E2">
              <w:t>audio/wav</w:t>
            </w:r>
          </w:p>
        </w:tc>
      </w:tr>
      <w:tr w:rsidR="0007299D" w14:paraId="4F22CC49" w14:textId="77777777" w:rsidTr="004568AC">
        <w:trPr>
          <w:cantSplit/>
        </w:trPr>
        <w:tc>
          <w:tcPr>
            <w:tcW w:w="9720" w:type="dxa"/>
          </w:tcPr>
          <w:p w14:paraId="5FD024DB" w14:textId="71D9334C" w:rsidR="0007299D" w:rsidRPr="00066A38" w:rsidRDefault="0007299D" w:rsidP="0007299D">
            <w:r w:rsidRPr="00C958E2">
              <w:t>audio/x-wav</w:t>
            </w:r>
          </w:p>
        </w:tc>
      </w:tr>
      <w:tr w:rsidR="0007299D" w14:paraId="5BADEBAA" w14:textId="77777777" w:rsidTr="004568AC">
        <w:trPr>
          <w:cantSplit/>
        </w:trPr>
        <w:tc>
          <w:tcPr>
            <w:tcW w:w="9720" w:type="dxa"/>
          </w:tcPr>
          <w:p w14:paraId="1E69CB6E" w14:textId="3491CD5E" w:rsidR="0007299D" w:rsidRPr="00066A38" w:rsidRDefault="0007299D" w:rsidP="0007299D">
            <w:r w:rsidRPr="00C958E2">
              <w:t>audio/vnd.wave</w:t>
            </w:r>
          </w:p>
        </w:tc>
      </w:tr>
      <w:tr w:rsidR="0007299D" w14:paraId="631BEA09" w14:textId="77777777" w:rsidTr="004568AC">
        <w:trPr>
          <w:cantSplit/>
        </w:trPr>
        <w:tc>
          <w:tcPr>
            <w:tcW w:w="9720" w:type="dxa"/>
          </w:tcPr>
          <w:p w14:paraId="78B56CCD" w14:textId="58805235" w:rsidR="0007299D" w:rsidRPr="00066A38" w:rsidRDefault="0007299D" w:rsidP="0007299D">
            <w:r w:rsidRPr="00C958E2">
              <w:t>audio/wave</w:t>
            </w:r>
          </w:p>
        </w:tc>
      </w:tr>
      <w:tr w:rsidR="0007299D" w14:paraId="47F36E7F" w14:textId="77777777" w:rsidTr="004568AC">
        <w:trPr>
          <w:cantSplit/>
        </w:trPr>
        <w:tc>
          <w:tcPr>
            <w:tcW w:w="9720" w:type="dxa"/>
          </w:tcPr>
          <w:p w14:paraId="3BB91F52" w14:textId="4DDEAAE6" w:rsidR="0007299D" w:rsidRPr="00066A38" w:rsidRDefault="0007299D" w:rsidP="0007299D">
            <w:r w:rsidRPr="00C958E2">
              <w:t>audio/x-pn-wav</w:t>
            </w:r>
          </w:p>
        </w:tc>
      </w:tr>
      <w:tr w:rsidR="0007299D" w14:paraId="7F900B07" w14:textId="77777777" w:rsidTr="004568AC">
        <w:trPr>
          <w:cantSplit/>
        </w:trPr>
        <w:tc>
          <w:tcPr>
            <w:tcW w:w="9720" w:type="dxa"/>
          </w:tcPr>
          <w:p w14:paraId="663E5000" w14:textId="724F05C1" w:rsidR="0007299D" w:rsidRPr="00066A38" w:rsidRDefault="0007299D" w:rsidP="0007299D">
            <w:r w:rsidRPr="00C958E2">
              <w:t>audio/x-pn-realaudio</w:t>
            </w:r>
          </w:p>
        </w:tc>
      </w:tr>
      <w:tr w:rsidR="0007299D" w14:paraId="6BAB2C51" w14:textId="77777777" w:rsidTr="004568AC">
        <w:trPr>
          <w:cantSplit/>
        </w:trPr>
        <w:tc>
          <w:tcPr>
            <w:tcW w:w="9720" w:type="dxa"/>
          </w:tcPr>
          <w:p w14:paraId="2D247BB9" w14:textId="5C9CB2E6" w:rsidR="0007299D" w:rsidRPr="00066A38" w:rsidRDefault="0007299D" w:rsidP="0007299D">
            <w:r w:rsidRPr="00C958E2">
              <w:t>audio/vorbis</w:t>
            </w:r>
          </w:p>
        </w:tc>
      </w:tr>
      <w:tr w:rsidR="0007299D" w14:paraId="09825738" w14:textId="77777777" w:rsidTr="004568AC">
        <w:trPr>
          <w:cantSplit/>
        </w:trPr>
        <w:tc>
          <w:tcPr>
            <w:tcW w:w="9720" w:type="dxa"/>
          </w:tcPr>
          <w:p w14:paraId="3013FA9E" w14:textId="02881014" w:rsidR="0007299D" w:rsidRPr="00066A38" w:rsidRDefault="0007299D" w:rsidP="0007299D">
            <w:r w:rsidRPr="00C958E2">
              <w:t>image/bmp</w:t>
            </w:r>
          </w:p>
        </w:tc>
      </w:tr>
      <w:tr w:rsidR="0007299D" w14:paraId="4AC40EB0" w14:textId="77777777" w:rsidTr="004568AC">
        <w:trPr>
          <w:cantSplit/>
        </w:trPr>
        <w:tc>
          <w:tcPr>
            <w:tcW w:w="9720" w:type="dxa"/>
          </w:tcPr>
          <w:p w14:paraId="00229BEA" w14:textId="38DD7FAC" w:rsidR="0007299D" w:rsidRPr="00066A38" w:rsidRDefault="0007299D" w:rsidP="0007299D">
            <w:r w:rsidRPr="00C958E2">
              <w:t>image/gif</w:t>
            </w:r>
          </w:p>
        </w:tc>
      </w:tr>
      <w:tr w:rsidR="0007299D" w14:paraId="0DAB22D3" w14:textId="77777777" w:rsidTr="004568AC">
        <w:trPr>
          <w:cantSplit/>
        </w:trPr>
        <w:tc>
          <w:tcPr>
            <w:tcW w:w="9720" w:type="dxa"/>
          </w:tcPr>
          <w:p w14:paraId="50B3680A" w14:textId="2477AA01" w:rsidR="0007299D" w:rsidRPr="00066A38" w:rsidRDefault="0007299D" w:rsidP="0007299D">
            <w:r w:rsidRPr="00C958E2">
              <w:t>image/jpeg</w:t>
            </w:r>
          </w:p>
        </w:tc>
      </w:tr>
      <w:tr w:rsidR="0007299D" w14:paraId="50875A4A" w14:textId="77777777" w:rsidTr="004568AC">
        <w:trPr>
          <w:cantSplit/>
        </w:trPr>
        <w:tc>
          <w:tcPr>
            <w:tcW w:w="9720" w:type="dxa"/>
          </w:tcPr>
          <w:p w14:paraId="3797AAFC" w14:textId="1DC19B8B" w:rsidR="0007299D" w:rsidRPr="00066A38" w:rsidRDefault="0007299D" w:rsidP="0007299D">
            <w:r w:rsidRPr="00C958E2">
              <w:lastRenderedPageBreak/>
              <w:t>image/pjpeg</w:t>
            </w:r>
          </w:p>
        </w:tc>
      </w:tr>
      <w:tr w:rsidR="0007299D" w14:paraId="31A81E6B" w14:textId="77777777" w:rsidTr="004568AC">
        <w:trPr>
          <w:cantSplit/>
        </w:trPr>
        <w:tc>
          <w:tcPr>
            <w:tcW w:w="9720" w:type="dxa"/>
          </w:tcPr>
          <w:p w14:paraId="0703A39B" w14:textId="2778D94C" w:rsidR="0007299D" w:rsidRPr="00066A38" w:rsidRDefault="0007299D" w:rsidP="0007299D">
            <w:r w:rsidRPr="00C958E2">
              <w:t>image/png</w:t>
            </w:r>
          </w:p>
        </w:tc>
      </w:tr>
      <w:tr w:rsidR="0007299D" w14:paraId="3851E43F" w14:textId="77777777" w:rsidTr="004568AC">
        <w:trPr>
          <w:cantSplit/>
        </w:trPr>
        <w:tc>
          <w:tcPr>
            <w:tcW w:w="9720" w:type="dxa"/>
          </w:tcPr>
          <w:p w14:paraId="56208317" w14:textId="6234FC1E" w:rsidR="0007299D" w:rsidRPr="00066A38" w:rsidRDefault="0007299D" w:rsidP="0007299D">
            <w:r w:rsidRPr="00C958E2">
              <w:t>image/pwg-raster</w:t>
            </w:r>
          </w:p>
        </w:tc>
      </w:tr>
      <w:tr w:rsidR="0007299D" w14:paraId="0730770E" w14:textId="77777777" w:rsidTr="004568AC">
        <w:trPr>
          <w:cantSplit/>
        </w:trPr>
        <w:tc>
          <w:tcPr>
            <w:tcW w:w="9720" w:type="dxa"/>
          </w:tcPr>
          <w:p w14:paraId="7DE2F726" w14:textId="25B8FDFD" w:rsidR="0007299D" w:rsidRPr="00066A38" w:rsidRDefault="0007299D" w:rsidP="0007299D">
            <w:r w:rsidRPr="00C958E2">
              <w:t>image/svg+xml</w:t>
            </w:r>
          </w:p>
        </w:tc>
      </w:tr>
      <w:tr w:rsidR="0007299D" w14:paraId="3D626209" w14:textId="77777777" w:rsidTr="004568AC">
        <w:trPr>
          <w:cantSplit/>
        </w:trPr>
        <w:tc>
          <w:tcPr>
            <w:tcW w:w="9720" w:type="dxa"/>
          </w:tcPr>
          <w:p w14:paraId="7D478FBE" w14:textId="44F4ACC0" w:rsidR="0007299D" w:rsidRPr="00066A38" w:rsidRDefault="0007299D" w:rsidP="0007299D">
            <w:r w:rsidRPr="00C958E2">
              <w:t>image/tiff</w:t>
            </w:r>
          </w:p>
        </w:tc>
      </w:tr>
      <w:tr w:rsidR="0007299D" w14:paraId="06A7E1B8" w14:textId="77777777" w:rsidTr="004568AC">
        <w:trPr>
          <w:cantSplit/>
        </w:trPr>
        <w:tc>
          <w:tcPr>
            <w:tcW w:w="9720" w:type="dxa"/>
          </w:tcPr>
          <w:p w14:paraId="385742BB" w14:textId="7994136B" w:rsidR="0007299D" w:rsidRPr="00066A38" w:rsidRDefault="0007299D" w:rsidP="0007299D">
            <w:r w:rsidRPr="00C958E2">
              <w:t>image/vnd.adobe.photoshop</w:t>
            </w:r>
          </w:p>
        </w:tc>
      </w:tr>
      <w:tr w:rsidR="0007299D" w14:paraId="222B120F" w14:textId="77777777" w:rsidTr="004568AC">
        <w:trPr>
          <w:cantSplit/>
        </w:trPr>
        <w:tc>
          <w:tcPr>
            <w:tcW w:w="9720" w:type="dxa"/>
          </w:tcPr>
          <w:p w14:paraId="68ABCED8" w14:textId="40B9EFA0" w:rsidR="0007299D" w:rsidRPr="00066A38" w:rsidRDefault="0007299D" w:rsidP="0007299D">
            <w:r w:rsidRPr="00C958E2">
              <w:t>image/webp</w:t>
            </w:r>
          </w:p>
        </w:tc>
      </w:tr>
      <w:tr w:rsidR="0007299D" w14:paraId="02CF3C37" w14:textId="77777777" w:rsidTr="004568AC">
        <w:trPr>
          <w:cantSplit/>
        </w:trPr>
        <w:tc>
          <w:tcPr>
            <w:tcW w:w="9720" w:type="dxa"/>
          </w:tcPr>
          <w:p w14:paraId="484E66EC" w14:textId="382A9B6D" w:rsidR="0007299D" w:rsidRPr="00066A38" w:rsidRDefault="0007299D" w:rsidP="0007299D">
            <w:r w:rsidRPr="00C958E2">
              <w:t>image/x-canon-cr2</w:t>
            </w:r>
          </w:p>
        </w:tc>
      </w:tr>
      <w:tr w:rsidR="0007299D" w14:paraId="2FE2F7FA" w14:textId="77777777" w:rsidTr="004568AC">
        <w:trPr>
          <w:cantSplit/>
        </w:trPr>
        <w:tc>
          <w:tcPr>
            <w:tcW w:w="9720" w:type="dxa"/>
          </w:tcPr>
          <w:p w14:paraId="327E3C7B" w14:textId="55997751" w:rsidR="0007299D" w:rsidRPr="00066A38" w:rsidRDefault="0007299D" w:rsidP="0007299D">
            <w:r w:rsidRPr="00C958E2">
              <w:t>image/x-canon-crw</w:t>
            </w:r>
          </w:p>
        </w:tc>
      </w:tr>
      <w:tr w:rsidR="0007299D" w14:paraId="04F201E2" w14:textId="77777777" w:rsidTr="004568AC">
        <w:trPr>
          <w:cantSplit/>
        </w:trPr>
        <w:tc>
          <w:tcPr>
            <w:tcW w:w="9720" w:type="dxa"/>
          </w:tcPr>
          <w:p w14:paraId="16242D7E" w14:textId="7B834CA4" w:rsidR="0007299D" w:rsidRPr="00066A38" w:rsidRDefault="0007299D" w:rsidP="0007299D">
            <w:r w:rsidRPr="00C958E2">
              <w:t>image/x-cmu-raster</w:t>
            </w:r>
          </w:p>
        </w:tc>
      </w:tr>
      <w:tr w:rsidR="0007299D" w14:paraId="69A093C6" w14:textId="77777777" w:rsidTr="004568AC">
        <w:trPr>
          <w:cantSplit/>
        </w:trPr>
        <w:tc>
          <w:tcPr>
            <w:tcW w:w="9720" w:type="dxa"/>
          </w:tcPr>
          <w:p w14:paraId="7407C86B" w14:textId="77203732" w:rsidR="0007299D" w:rsidRPr="00066A38" w:rsidRDefault="0007299D" w:rsidP="0007299D">
            <w:r w:rsidRPr="00C958E2">
              <w:t>image/x-icon</w:t>
            </w:r>
          </w:p>
        </w:tc>
      </w:tr>
      <w:tr w:rsidR="0007299D" w14:paraId="658DCC2C" w14:textId="77777777" w:rsidTr="004568AC">
        <w:trPr>
          <w:cantSplit/>
        </w:trPr>
        <w:tc>
          <w:tcPr>
            <w:tcW w:w="9720" w:type="dxa"/>
          </w:tcPr>
          <w:p w14:paraId="195178A3" w14:textId="29F270AD" w:rsidR="0007299D" w:rsidRPr="00066A38" w:rsidRDefault="0007299D" w:rsidP="0007299D">
            <w:r w:rsidRPr="00C958E2">
              <w:t>image/x-kodak-k25</w:t>
            </w:r>
          </w:p>
        </w:tc>
      </w:tr>
      <w:tr w:rsidR="0007299D" w14:paraId="2D2CAAC8" w14:textId="77777777" w:rsidTr="004568AC">
        <w:trPr>
          <w:cantSplit/>
        </w:trPr>
        <w:tc>
          <w:tcPr>
            <w:tcW w:w="9720" w:type="dxa"/>
          </w:tcPr>
          <w:p w14:paraId="031DE6D2" w14:textId="54D96BE5" w:rsidR="0007299D" w:rsidRPr="00066A38" w:rsidRDefault="0007299D" w:rsidP="0007299D">
            <w:r w:rsidRPr="00C958E2">
              <w:t>image/x-kodak-kdc</w:t>
            </w:r>
          </w:p>
        </w:tc>
      </w:tr>
      <w:tr w:rsidR="0007299D" w14:paraId="368FD120" w14:textId="77777777" w:rsidTr="004568AC">
        <w:trPr>
          <w:cantSplit/>
        </w:trPr>
        <w:tc>
          <w:tcPr>
            <w:tcW w:w="9720" w:type="dxa"/>
          </w:tcPr>
          <w:p w14:paraId="7272BB7E" w14:textId="340D223C" w:rsidR="0007299D" w:rsidRPr="00066A38" w:rsidRDefault="0007299D" w:rsidP="0007299D">
            <w:r w:rsidRPr="00C958E2">
              <w:t>image/x-minolta-mrw</w:t>
            </w:r>
          </w:p>
        </w:tc>
      </w:tr>
      <w:tr w:rsidR="0007299D" w14:paraId="23F25EAA" w14:textId="77777777" w:rsidTr="004568AC">
        <w:trPr>
          <w:cantSplit/>
        </w:trPr>
        <w:tc>
          <w:tcPr>
            <w:tcW w:w="9720" w:type="dxa"/>
          </w:tcPr>
          <w:p w14:paraId="724A3579" w14:textId="76E71CCE" w:rsidR="0007299D" w:rsidRPr="00066A38" w:rsidRDefault="0007299D" w:rsidP="0007299D">
            <w:r w:rsidRPr="00C958E2">
              <w:t>image/x-nikon-nef</w:t>
            </w:r>
          </w:p>
        </w:tc>
      </w:tr>
      <w:tr w:rsidR="0007299D" w14:paraId="72E79751" w14:textId="77777777" w:rsidTr="004568AC">
        <w:trPr>
          <w:cantSplit/>
        </w:trPr>
        <w:tc>
          <w:tcPr>
            <w:tcW w:w="9720" w:type="dxa"/>
          </w:tcPr>
          <w:p w14:paraId="56EA3B08" w14:textId="1B48EFD8" w:rsidR="0007299D" w:rsidRPr="00066A38" w:rsidRDefault="0007299D" w:rsidP="0007299D">
            <w:r w:rsidRPr="00C958E2">
              <w:t>image/x-olympus-orf</w:t>
            </w:r>
          </w:p>
        </w:tc>
      </w:tr>
      <w:tr w:rsidR="0007299D" w14:paraId="70B4D4E4" w14:textId="77777777" w:rsidTr="004568AC">
        <w:trPr>
          <w:cantSplit/>
        </w:trPr>
        <w:tc>
          <w:tcPr>
            <w:tcW w:w="9720" w:type="dxa"/>
          </w:tcPr>
          <w:p w14:paraId="5FE1B39F" w14:textId="5825DF40" w:rsidR="0007299D" w:rsidRPr="00066A38" w:rsidRDefault="0007299D" w:rsidP="0007299D">
            <w:r w:rsidRPr="00C958E2">
              <w:t>image/x-panasonic-raw</w:t>
            </w:r>
          </w:p>
        </w:tc>
      </w:tr>
      <w:tr w:rsidR="0007299D" w14:paraId="1C3734EE" w14:textId="77777777" w:rsidTr="004568AC">
        <w:trPr>
          <w:cantSplit/>
        </w:trPr>
        <w:tc>
          <w:tcPr>
            <w:tcW w:w="9720" w:type="dxa"/>
          </w:tcPr>
          <w:p w14:paraId="3576736F" w14:textId="3FF2736A" w:rsidR="0007299D" w:rsidRPr="00066A38" w:rsidRDefault="0007299D" w:rsidP="0007299D">
            <w:r w:rsidRPr="00C958E2">
              <w:t>image/x-pentax-pef</w:t>
            </w:r>
          </w:p>
        </w:tc>
      </w:tr>
      <w:tr w:rsidR="0007299D" w14:paraId="461C9EB3" w14:textId="77777777" w:rsidTr="004568AC">
        <w:trPr>
          <w:cantSplit/>
        </w:trPr>
        <w:tc>
          <w:tcPr>
            <w:tcW w:w="9720" w:type="dxa"/>
          </w:tcPr>
          <w:p w14:paraId="5EED066E" w14:textId="53428931" w:rsidR="0007299D" w:rsidRPr="00066A38" w:rsidRDefault="0007299D" w:rsidP="0007299D">
            <w:r w:rsidRPr="00C958E2">
              <w:t>image/x-pict</w:t>
            </w:r>
          </w:p>
        </w:tc>
      </w:tr>
      <w:tr w:rsidR="0007299D" w14:paraId="0EEE6384" w14:textId="77777777" w:rsidTr="004568AC">
        <w:trPr>
          <w:cantSplit/>
        </w:trPr>
        <w:tc>
          <w:tcPr>
            <w:tcW w:w="9720" w:type="dxa"/>
          </w:tcPr>
          <w:p w14:paraId="1C83FF85" w14:textId="3A95F4EB" w:rsidR="0007299D" w:rsidRPr="00066A38" w:rsidRDefault="0007299D" w:rsidP="0007299D">
            <w:r w:rsidRPr="00C958E2">
              <w:t>image/x-portable-anymap</w:t>
            </w:r>
          </w:p>
        </w:tc>
      </w:tr>
      <w:tr w:rsidR="0007299D" w14:paraId="474B902C" w14:textId="77777777" w:rsidTr="004568AC">
        <w:trPr>
          <w:cantSplit/>
        </w:trPr>
        <w:tc>
          <w:tcPr>
            <w:tcW w:w="9720" w:type="dxa"/>
          </w:tcPr>
          <w:p w14:paraId="3173ECAE" w14:textId="25E1A63A" w:rsidR="0007299D" w:rsidRPr="00066A38" w:rsidRDefault="0007299D" w:rsidP="0007299D">
            <w:r w:rsidRPr="00C958E2">
              <w:t>image/x-portable-bitmap</w:t>
            </w:r>
          </w:p>
        </w:tc>
      </w:tr>
      <w:tr w:rsidR="0007299D" w14:paraId="6A771688" w14:textId="77777777" w:rsidTr="004568AC">
        <w:trPr>
          <w:cantSplit/>
        </w:trPr>
        <w:tc>
          <w:tcPr>
            <w:tcW w:w="9720" w:type="dxa"/>
          </w:tcPr>
          <w:p w14:paraId="3329ED08" w14:textId="5CB2C427" w:rsidR="0007299D" w:rsidRPr="00066A38" w:rsidRDefault="0007299D" w:rsidP="0007299D">
            <w:r w:rsidRPr="00C958E2">
              <w:t>image/x-portable-graymap</w:t>
            </w:r>
          </w:p>
        </w:tc>
      </w:tr>
      <w:tr w:rsidR="0007299D" w14:paraId="0E5F7575" w14:textId="77777777" w:rsidTr="004568AC">
        <w:trPr>
          <w:cantSplit/>
        </w:trPr>
        <w:tc>
          <w:tcPr>
            <w:tcW w:w="9720" w:type="dxa"/>
          </w:tcPr>
          <w:p w14:paraId="7621EBC9" w14:textId="511BF824" w:rsidR="0007299D" w:rsidRPr="00066A38" w:rsidRDefault="0007299D" w:rsidP="0007299D">
            <w:r w:rsidRPr="00C958E2">
              <w:t>image/x-portable-pixmap</w:t>
            </w:r>
          </w:p>
        </w:tc>
      </w:tr>
      <w:tr w:rsidR="0007299D" w14:paraId="2649DA4E" w14:textId="77777777" w:rsidTr="004568AC">
        <w:trPr>
          <w:cantSplit/>
        </w:trPr>
        <w:tc>
          <w:tcPr>
            <w:tcW w:w="9720" w:type="dxa"/>
          </w:tcPr>
          <w:p w14:paraId="7946A58C" w14:textId="390B4D1A" w:rsidR="0007299D" w:rsidRPr="00066A38" w:rsidRDefault="0007299D" w:rsidP="0007299D">
            <w:r w:rsidRPr="00C958E2">
              <w:t>image/x-rgb</w:t>
            </w:r>
          </w:p>
        </w:tc>
      </w:tr>
      <w:tr w:rsidR="0007299D" w14:paraId="750919DB" w14:textId="77777777" w:rsidTr="004568AC">
        <w:trPr>
          <w:cantSplit/>
        </w:trPr>
        <w:tc>
          <w:tcPr>
            <w:tcW w:w="9720" w:type="dxa"/>
          </w:tcPr>
          <w:p w14:paraId="71FF9521" w14:textId="0199B7FD" w:rsidR="0007299D" w:rsidRPr="00066A38" w:rsidRDefault="0007299D" w:rsidP="0007299D">
            <w:r w:rsidRPr="00C958E2">
              <w:t>image/x-sony-sr2</w:t>
            </w:r>
          </w:p>
        </w:tc>
      </w:tr>
      <w:tr w:rsidR="0007299D" w14:paraId="322F66E1" w14:textId="77777777" w:rsidTr="004568AC">
        <w:trPr>
          <w:cantSplit/>
        </w:trPr>
        <w:tc>
          <w:tcPr>
            <w:tcW w:w="9720" w:type="dxa"/>
          </w:tcPr>
          <w:p w14:paraId="36E960B2" w14:textId="01341AB6" w:rsidR="0007299D" w:rsidRPr="00066A38" w:rsidRDefault="0007299D" w:rsidP="0007299D">
            <w:r w:rsidRPr="00C958E2">
              <w:t>message/http</w:t>
            </w:r>
          </w:p>
        </w:tc>
      </w:tr>
      <w:tr w:rsidR="0007299D" w14:paraId="664B5170" w14:textId="77777777" w:rsidTr="004568AC">
        <w:trPr>
          <w:cantSplit/>
        </w:trPr>
        <w:tc>
          <w:tcPr>
            <w:tcW w:w="9720" w:type="dxa"/>
          </w:tcPr>
          <w:p w14:paraId="3BA93B0E" w14:textId="46F17BA1" w:rsidR="0007299D" w:rsidRPr="00066A38" w:rsidRDefault="0007299D" w:rsidP="0007299D">
            <w:r w:rsidRPr="00C958E2">
              <w:t>message/rfc822</w:t>
            </w:r>
          </w:p>
        </w:tc>
      </w:tr>
      <w:tr w:rsidR="0007299D" w14:paraId="3AF81FAE" w14:textId="77777777" w:rsidTr="004568AC">
        <w:trPr>
          <w:cantSplit/>
        </w:trPr>
        <w:tc>
          <w:tcPr>
            <w:tcW w:w="9720" w:type="dxa"/>
          </w:tcPr>
          <w:p w14:paraId="7DB2446E" w14:textId="3920A7B7" w:rsidR="0007299D" w:rsidRPr="00066A38" w:rsidRDefault="0007299D" w:rsidP="0007299D">
            <w:r w:rsidRPr="00C958E2">
              <w:t>message/sip</w:t>
            </w:r>
          </w:p>
        </w:tc>
      </w:tr>
      <w:tr w:rsidR="0007299D" w14:paraId="5942AB91" w14:textId="77777777" w:rsidTr="004568AC">
        <w:trPr>
          <w:cantSplit/>
        </w:trPr>
        <w:tc>
          <w:tcPr>
            <w:tcW w:w="9720" w:type="dxa"/>
          </w:tcPr>
          <w:p w14:paraId="0C9C0A45" w14:textId="34CEE901" w:rsidR="0007299D" w:rsidRPr="00066A38" w:rsidRDefault="0007299D" w:rsidP="0007299D">
            <w:r w:rsidRPr="00C958E2">
              <w:t>message/sipfrag</w:t>
            </w:r>
          </w:p>
        </w:tc>
      </w:tr>
      <w:tr w:rsidR="0007299D" w14:paraId="1A1E96DE" w14:textId="77777777" w:rsidTr="004568AC">
        <w:trPr>
          <w:cantSplit/>
        </w:trPr>
        <w:tc>
          <w:tcPr>
            <w:tcW w:w="9720" w:type="dxa"/>
          </w:tcPr>
          <w:p w14:paraId="27C05F8E" w14:textId="00CD96D2" w:rsidR="0007299D" w:rsidRPr="00066A38" w:rsidRDefault="0007299D" w:rsidP="0007299D">
            <w:r w:rsidRPr="00C958E2">
              <w:t>multipart/encrypted</w:t>
            </w:r>
          </w:p>
        </w:tc>
      </w:tr>
      <w:tr w:rsidR="0007299D" w14:paraId="06B401D3" w14:textId="77777777" w:rsidTr="004568AC">
        <w:trPr>
          <w:cantSplit/>
        </w:trPr>
        <w:tc>
          <w:tcPr>
            <w:tcW w:w="9720" w:type="dxa"/>
          </w:tcPr>
          <w:p w14:paraId="0B884B0E" w14:textId="6A1FA664" w:rsidR="0007299D" w:rsidRPr="00066A38" w:rsidRDefault="0007299D" w:rsidP="0007299D">
            <w:r w:rsidRPr="00C958E2">
              <w:t>text/csv</w:t>
            </w:r>
          </w:p>
        </w:tc>
      </w:tr>
      <w:tr w:rsidR="0007299D" w14:paraId="5B6E6CE5" w14:textId="77777777" w:rsidTr="004568AC">
        <w:trPr>
          <w:cantSplit/>
        </w:trPr>
        <w:tc>
          <w:tcPr>
            <w:tcW w:w="9720" w:type="dxa"/>
          </w:tcPr>
          <w:p w14:paraId="0611296A" w14:textId="5B3F3BB2" w:rsidR="0007299D" w:rsidRPr="00066A38" w:rsidRDefault="0007299D" w:rsidP="0007299D">
            <w:r w:rsidRPr="00C958E2">
              <w:t>text/html</w:t>
            </w:r>
          </w:p>
        </w:tc>
      </w:tr>
      <w:tr w:rsidR="0007299D" w14:paraId="3E0036A6" w14:textId="77777777" w:rsidTr="004568AC">
        <w:trPr>
          <w:cantSplit/>
        </w:trPr>
        <w:tc>
          <w:tcPr>
            <w:tcW w:w="9720" w:type="dxa"/>
          </w:tcPr>
          <w:p w14:paraId="16F7DDAF" w14:textId="23E1FA27" w:rsidR="0007299D" w:rsidRPr="00066A38" w:rsidRDefault="0007299D" w:rsidP="0007299D">
            <w:r w:rsidRPr="00C958E2">
              <w:t>text/markdown</w:t>
            </w:r>
          </w:p>
        </w:tc>
      </w:tr>
      <w:tr w:rsidR="0007299D" w14:paraId="7AF0AD40" w14:textId="77777777" w:rsidTr="004568AC">
        <w:trPr>
          <w:cantSplit/>
        </w:trPr>
        <w:tc>
          <w:tcPr>
            <w:tcW w:w="9720" w:type="dxa"/>
          </w:tcPr>
          <w:p w14:paraId="6B1AB723" w14:textId="2F465F85" w:rsidR="0007299D" w:rsidRPr="00066A38" w:rsidRDefault="0007299D" w:rsidP="0007299D">
            <w:r w:rsidRPr="00C958E2">
              <w:t>text/plain</w:t>
            </w:r>
          </w:p>
        </w:tc>
      </w:tr>
      <w:tr w:rsidR="0007299D" w14:paraId="54A57F0D" w14:textId="77777777" w:rsidTr="004568AC">
        <w:trPr>
          <w:cantSplit/>
        </w:trPr>
        <w:tc>
          <w:tcPr>
            <w:tcW w:w="9720" w:type="dxa"/>
          </w:tcPr>
          <w:p w14:paraId="2338C9E1" w14:textId="39CB3161" w:rsidR="0007299D" w:rsidRPr="00066A38" w:rsidRDefault="0007299D" w:rsidP="0007299D">
            <w:r w:rsidRPr="00C958E2">
              <w:t>text/sgml</w:t>
            </w:r>
          </w:p>
        </w:tc>
      </w:tr>
      <w:tr w:rsidR="0007299D" w14:paraId="4FE2E509" w14:textId="77777777" w:rsidTr="004568AC">
        <w:trPr>
          <w:cantSplit/>
        </w:trPr>
        <w:tc>
          <w:tcPr>
            <w:tcW w:w="9720" w:type="dxa"/>
          </w:tcPr>
          <w:p w14:paraId="6DAE398E" w14:textId="43323BB1" w:rsidR="0007299D" w:rsidRPr="00066A38" w:rsidRDefault="0007299D" w:rsidP="0007299D">
            <w:r w:rsidRPr="00C958E2">
              <w:t>text/tab-separated-values</w:t>
            </w:r>
          </w:p>
        </w:tc>
      </w:tr>
      <w:tr w:rsidR="0007299D" w14:paraId="71B07CF5" w14:textId="77777777" w:rsidTr="004568AC">
        <w:trPr>
          <w:cantSplit/>
        </w:trPr>
        <w:tc>
          <w:tcPr>
            <w:tcW w:w="9720" w:type="dxa"/>
          </w:tcPr>
          <w:p w14:paraId="6B63E0B5" w14:textId="7928CCE4" w:rsidR="0007299D" w:rsidRPr="00066A38" w:rsidRDefault="0007299D" w:rsidP="0007299D">
            <w:r w:rsidRPr="00C958E2">
              <w:t>video/3gpp</w:t>
            </w:r>
          </w:p>
        </w:tc>
      </w:tr>
      <w:tr w:rsidR="0007299D" w14:paraId="247C7443" w14:textId="77777777" w:rsidTr="004568AC">
        <w:trPr>
          <w:cantSplit/>
        </w:trPr>
        <w:tc>
          <w:tcPr>
            <w:tcW w:w="9720" w:type="dxa"/>
          </w:tcPr>
          <w:p w14:paraId="79C8B95F" w14:textId="2D492DA2" w:rsidR="0007299D" w:rsidRPr="00066A38" w:rsidRDefault="0007299D" w:rsidP="0007299D">
            <w:r w:rsidRPr="00C958E2">
              <w:t>video/3gpp2</w:t>
            </w:r>
          </w:p>
        </w:tc>
      </w:tr>
      <w:tr w:rsidR="0007299D" w14:paraId="1DEE78CB" w14:textId="77777777" w:rsidTr="004568AC">
        <w:trPr>
          <w:cantSplit/>
        </w:trPr>
        <w:tc>
          <w:tcPr>
            <w:tcW w:w="9720" w:type="dxa"/>
          </w:tcPr>
          <w:p w14:paraId="5B95D3E2" w14:textId="6B685B6B" w:rsidR="0007299D" w:rsidRPr="00066A38" w:rsidRDefault="0007299D" w:rsidP="0007299D">
            <w:r w:rsidRPr="00C958E2">
              <w:t>video/h261</w:t>
            </w:r>
          </w:p>
        </w:tc>
      </w:tr>
      <w:tr w:rsidR="0007299D" w14:paraId="3384A557" w14:textId="77777777" w:rsidTr="004568AC">
        <w:trPr>
          <w:cantSplit/>
        </w:trPr>
        <w:tc>
          <w:tcPr>
            <w:tcW w:w="9720" w:type="dxa"/>
          </w:tcPr>
          <w:p w14:paraId="41D21537" w14:textId="1D880139" w:rsidR="0007299D" w:rsidRPr="00066A38" w:rsidRDefault="0007299D" w:rsidP="0007299D">
            <w:r w:rsidRPr="00C958E2">
              <w:t>video/h263</w:t>
            </w:r>
          </w:p>
        </w:tc>
      </w:tr>
      <w:tr w:rsidR="0007299D" w14:paraId="3D869FA0" w14:textId="77777777" w:rsidTr="004568AC">
        <w:trPr>
          <w:cantSplit/>
        </w:trPr>
        <w:tc>
          <w:tcPr>
            <w:tcW w:w="9720" w:type="dxa"/>
          </w:tcPr>
          <w:p w14:paraId="2B82370C" w14:textId="05A3AA2C" w:rsidR="0007299D" w:rsidRPr="00066A38" w:rsidRDefault="0007299D" w:rsidP="0007299D">
            <w:r w:rsidRPr="00C958E2">
              <w:t>video/h264</w:t>
            </w:r>
          </w:p>
        </w:tc>
      </w:tr>
      <w:tr w:rsidR="0007299D" w14:paraId="588A0AAF" w14:textId="77777777" w:rsidTr="004568AC">
        <w:trPr>
          <w:cantSplit/>
        </w:trPr>
        <w:tc>
          <w:tcPr>
            <w:tcW w:w="9720" w:type="dxa"/>
          </w:tcPr>
          <w:p w14:paraId="5BDA15FA" w14:textId="72C411E1" w:rsidR="0007299D" w:rsidRPr="00066A38" w:rsidRDefault="0007299D" w:rsidP="0007299D">
            <w:r w:rsidRPr="00C958E2">
              <w:t>video/mp4</w:t>
            </w:r>
          </w:p>
        </w:tc>
      </w:tr>
      <w:tr w:rsidR="0007299D" w14:paraId="2BCEFC24" w14:textId="77777777" w:rsidTr="004568AC">
        <w:trPr>
          <w:cantSplit/>
        </w:trPr>
        <w:tc>
          <w:tcPr>
            <w:tcW w:w="9720" w:type="dxa"/>
          </w:tcPr>
          <w:p w14:paraId="1C8B6C85" w14:textId="66EED1E8" w:rsidR="0007299D" w:rsidRPr="00066A38" w:rsidRDefault="0007299D" w:rsidP="0007299D">
            <w:r w:rsidRPr="00C958E2">
              <w:lastRenderedPageBreak/>
              <w:t>video/mpeg</w:t>
            </w:r>
          </w:p>
        </w:tc>
      </w:tr>
      <w:tr w:rsidR="0007299D" w14:paraId="6BDE6639" w14:textId="77777777" w:rsidTr="004568AC">
        <w:trPr>
          <w:cantSplit/>
        </w:trPr>
        <w:tc>
          <w:tcPr>
            <w:tcW w:w="9720" w:type="dxa"/>
          </w:tcPr>
          <w:p w14:paraId="7357016B" w14:textId="72F7A425" w:rsidR="0007299D" w:rsidRPr="00066A38" w:rsidRDefault="0007299D" w:rsidP="0007299D">
            <w:r w:rsidRPr="00C958E2">
              <w:t>video/mpeg4-generic</w:t>
            </w:r>
          </w:p>
        </w:tc>
      </w:tr>
      <w:tr w:rsidR="0007299D" w14:paraId="555FE7AF" w14:textId="77777777" w:rsidTr="004568AC">
        <w:trPr>
          <w:cantSplit/>
        </w:trPr>
        <w:tc>
          <w:tcPr>
            <w:tcW w:w="9720" w:type="dxa"/>
          </w:tcPr>
          <w:p w14:paraId="7EF69931" w14:textId="21610ABE" w:rsidR="0007299D" w:rsidRPr="00066A38" w:rsidRDefault="0007299D" w:rsidP="0007299D">
            <w:r w:rsidRPr="00C958E2">
              <w:t>video/ogg</w:t>
            </w:r>
          </w:p>
        </w:tc>
      </w:tr>
      <w:tr w:rsidR="0007299D" w14:paraId="5371D58D" w14:textId="77777777" w:rsidTr="004568AC">
        <w:trPr>
          <w:cantSplit/>
        </w:trPr>
        <w:tc>
          <w:tcPr>
            <w:tcW w:w="9720" w:type="dxa"/>
          </w:tcPr>
          <w:p w14:paraId="46555A31" w14:textId="22E5D2B2" w:rsidR="0007299D" w:rsidRPr="00066A38" w:rsidRDefault="0007299D" w:rsidP="0007299D">
            <w:r w:rsidRPr="00C958E2">
              <w:t>video/quicktime</w:t>
            </w:r>
          </w:p>
        </w:tc>
      </w:tr>
      <w:tr w:rsidR="0007299D" w14:paraId="168C7B0C" w14:textId="77777777" w:rsidTr="004568AC">
        <w:trPr>
          <w:cantSplit/>
        </w:trPr>
        <w:tc>
          <w:tcPr>
            <w:tcW w:w="9720" w:type="dxa"/>
          </w:tcPr>
          <w:p w14:paraId="6CB929FB" w14:textId="65D0CEED" w:rsidR="0007299D" w:rsidRPr="00066A38" w:rsidRDefault="0007299D" w:rsidP="0007299D">
            <w:r w:rsidRPr="00C958E2">
              <w:t>video/raw</w:t>
            </w:r>
          </w:p>
        </w:tc>
      </w:tr>
      <w:tr w:rsidR="0007299D" w14:paraId="7047865E" w14:textId="77777777" w:rsidTr="004568AC">
        <w:trPr>
          <w:cantSplit/>
        </w:trPr>
        <w:tc>
          <w:tcPr>
            <w:tcW w:w="9720" w:type="dxa"/>
          </w:tcPr>
          <w:p w14:paraId="11186781" w14:textId="169F5941" w:rsidR="0007299D" w:rsidRPr="00066A38" w:rsidRDefault="0007299D" w:rsidP="0007299D">
            <w:r w:rsidRPr="00C958E2">
              <w:t>video/vnd.motorola.video</w:t>
            </w:r>
          </w:p>
        </w:tc>
      </w:tr>
      <w:tr w:rsidR="0007299D" w14:paraId="1BEAD787" w14:textId="77777777" w:rsidTr="004568AC">
        <w:trPr>
          <w:cantSplit/>
        </w:trPr>
        <w:tc>
          <w:tcPr>
            <w:tcW w:w="9720" w:type="dxa"/>
          </w:tcPr>
          <w:p w14:paraId="76790612" w14:textId="7A2FCF74" w:rsidR="0007299D" w:rsidRPr="00066A38" w:rsidRDefault="0007299D" w:rsidP="0007299D">
            <w:r w:rsidRPr="00C958E2">
              <w:t>video/vnd.youtube.yt</w:t>
            </w:r>
          </w:p>
        </w:tc>
      </w:tr>
      <w:tr w:rsidR="0007299D" w14:paraId="6AEE0AF3" w14:textId="77777777" w:rsidTr="004568AC">
        <w:trPr>
          <w:cantSplit/>
        </w:trPr>
        <w:tc>
          <w:tcPr>
            <w:tcW w:w="9720" w:type="dxa"/>
          </w:tcPr>
          <w:p w14:paraId="298192EB" w14:textId="173681DD" w:rsidR="0007299D" w:rsidRPr="00066A38" w:rsidRDefault="0007299D" w:rsidP="0007299D">
            <w:r w:rsidRPr="00C958E2">
              <w:t>video/x-flv</w:t>
            </w:r>
          </w:p>
        </w:tc>
      </w:tr>
      <w:tr w:rsidR="0007299D" w14:paraId="28998684" w14:textId="77777777" w:rsidTr="004568AC">
        <w:trPr>
          <w:cantSplit/>
        </w:trPr>
        <w:tc>
          <w:tcPr>
            <w:tcW w:w="9720" w:type="dxa"/>
          </w:tcPr>
          <w:p w14:paraId="43A83F84" w14:textId="2120C458" w:rsidR="0007299D" w:rsidRPr="00066A38" w:rsidRDefault="0007299D" w:rsidP="0007299D">
            <w:r w:rsidRPr="00C958E2">
              <w:t>video/x-m4v</w:t>
            </w:r>
          </w:p>
        </w:tc>
      </w:tr>
      <w:tr w:rsidR="0007299D" w14:paraId="449315EC" w14:textId="77777777" w:rsidTr="004568AC">
        <w:trPr>
          <w:cantSplit/>
        </w:trPr>
        <w:tc>
          <w:tcPr>
            <w:tcW w:w="9720" w:type="dxa"/>
          </w:tcPr>
          <w:p w14:paraId="3B86FC8A" w14:textId="01191B45" w:rsidR="0007299D" w:rsidRPr="00066A38" w:rsidRDefault="0007299D" w:rsidP="0007299D">
            <w:r w:rsidRPr="00C958E2">
              <w:t>video/x-ms-wmv</w:t>
            </w:r>
          </w:p>
        </w:tc>
      </w:tr>
      <w:tr w:rsidR="0007299D" w14:paraId="611F4955" w14:textId="77777777" w:rsidTr="004568AC">
        <w:trPr>
          <w:cantSplit/>
        </w:trPr>
        <w:tc>
          <w:tcPr>
            <w:tcW w:w="9720" w:type="dxa"/>
          </w:tcPr>
          <w:p w14:paraId="166CA5BF" w14:textId="3B37DB7E" w:rsidR="0007299D" w:rsidRPr="00066A38" w:rsidRDefault="0007299D" w:rsidP="0007299D">
            <w:r w:rsidRPr="00C958E2">
              <w:t>video/x-msvideo</w:t>
            </w:r>
          </w:p>
        </w:tc>
      </w:tr>
    </w:tbl>
    <w:p w14:paraId="6304987D" w14:textId="1F05AD10" w:rsidR="0007299D" w:rsidRDefault="0007299D" w:rsidP="00CD2692">
      <w:pPr>
        <w:pStyle w:val="BodyText"/>
      </w:pPr>
    </w:p>
    <w:p w14:paraId="37CD0356" w14:textId="77777777" w:rsidR="0007299D" w:rsidRDefault="0007299D">
      <w:r>
        <w:br w:type="page"/>
      </w:r>
    </w:p>
    <w:p w14:paraId="0AACB76E" w14:textId="77777777" w:rsidR="00CD2692" w:rsidRPr="00CD2692" w:rsidRDefault="00CD2692" w:rsidP="00CD2692">
      <w:pPr>
        <w:pStyle w:val="BodyText"/>
      </w:pPr>
    </w:p>
    <w:p w14:paraId="5793F262" w14:textId="54926ABE" w:rsidR="00834F03" w:rsidRPr="00B0659C" w:rsidRDefault="00834F03" w:rsidP="00892BD1">
      <w:pPr>
        <w:pStyle w:val="Header"/>
      </w:pPr>
      <w:bookmarkStart w:id="3430" w:name="_Ref494106712"/>
      <w:bookmarkStart w:id="3431" w:name="_Toc233105539"/>
      <w:r w:rsidRPr="00B0659C">
        <w:t>ACKNOWLEDGMENTS</w:t>
      </w:r>
      <w:bookmarkStart w:id="3432" w:name="_Hlk7636825"/>
      <w:bookmarkEnd w:id="3430"/>
      <w:bookmarkEnd w:id="3431"/>
    </w:p>
    <w:p w14:paraId="61C67A42" w14:textId="516300FF" w:rsidR="00834F03" w:rsidRPr="00106DA2" w:rsidRDefault="00834F03" w:rsidP="00163E5B">
      <w:pPr>
        <w:pStyle w:val="BodyText"/>
      </w:pPr>
      <w:bookmarkStart w:id="3433" w:name="_Toc257210327"/>
      <w:bookmarkEnd w:id="3432"/>
      <w:r w:rsidRPr="00E25798">
        <w:t xml:space="preserve">The National Emergency Number Association (NENA) </w:t>
      </w:r>
      <w:bookmarkStart w:id="3434" w:name="_Hlk132209349"/>
      <w:r w:rsidR="00E25798" w:rsidRPr="00E25798">
        <w:t>Agency Systems Committee</w:t>
      </w:r>
      <w:r w:rsidRPr="00E25798">
        <w:t xml:space="preserve">, </w:t>
      </w:r>
      <w:r w:rsidR="00E25798" w:rsidRPr="00E25798">
        <w:t xml:space="preserve">NG9-1-1 PSAP </w:t>
      </w:r>
      <w:r w:rsidR="00E25798">
        <w:t xml:space="preserve">Systems </w:t>
      </w:r>
      <w:r w:rsidR="00E25798" w:rsidRPr="00E25798">
        <w:t xml:space="preserve">Working Group, developed </w:t>
      </w:r>
      <w:r w:rsidRPr="00106DA2">
        <w:t>this document.</w:t>
      </w:r>
      <w:bookmarkEnd w:id="3434"/>
    </w:p>
    <w:p w14:paraId="67814742" w14:textId="50660D07" w:rsidR="00834F03" w:rsidRPr="00B0659C" w:rsidRDefault="00834F03" w:rsidP="000C7280">
      <w:pPr>
        <w:pStyle w:val="BodyText"/>
      </w:pPr>
      <w:r w:rsidRPr="00B0659C">
        <w:t xml:space="preserve">NENA recognizes the following industry experts and their </w:t>
      </w:r>
      <w:r w:rsidR="005754A6">
        <w:t xml:space="preserve">affiliated organization </w:t>
      </w:r>
      <w:r w:rsidRPr="00B0659C">
        <w:t xml:space="preserve">for their contributions to the </w:t>
      </w:r>
      <w:r w:rsidR="00E25798">
        <w:t xml:space="preserve">development </w:t>
      </w:r>
      <w:r w:rsidRPr="00B0659C">
        <w:t>of this document.</w:t>
      </w:r>
    </w:p>
    <w:tbl>
      <w:tblPr>
        <w:tblStyle w:val="TableGrid"/>
        <w:tblpPr w:leftFromText="187" w:rightFromText="187" w:bottomFromText="288" w:vertAnchor="text" w:tblpY="1"/>
        <w:tblOverlap w:val="never"/>
        <w:tblW w:w="9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020" w:firstRow="1" w:lastRow="0" w:firstColumn="0" w:lastColumn="0" w:noHBand="0" w:noVBand="0"/>
      </w:tblPr>
      <w:tblGrid>
        <w:gridCol w:w="4580"/>
        <w:gridCol w:w="5140"/>
      </w:tblGrid>
      <w:tr w:rsidR="00834F03" w:rsidRPr="00B0659C" w14:paraId="3C156C56" w14:textId="77777777" w:rsidTr="00E25798">
        <w:trPr>
          <w:tblHeader/>
        </w:trPr>
        <w:tc>
          <w:tcPr>
            <w:tcW w:w="4580" w:type="dxa"/>
            <w:shd w:val="clear" w:color="auto" w:fill="D9D9D9" w:themeFill="background1" w:themeFillShade="D9"/>
            <w:vAlign w:val="center"/>
          </w:tcPr>
          <w:p w14:paraId="65979387" w14:textId="77777777" w:rsidR="00834F03" w:rsidRPr="00B0659C" w:rsidRDefault="00834F03" w:rsidP="00253DC6">
            <w:pPr>
              <w:keepNext/>
              <w:jc w:val="center"/>
              <w:rPr>
                <w:rFonts w:cs="Tahoma"/>
                <w:b/>
                <w:bCs/>
              </w:rPr>
            </w:pPr>
            <w:r w:rsidRPr="00B0659C">
              <w:rPr>
                <w:rFonts w:cs="Tahoma"/>
                <w:b/>
                <w:bCs/>
              </w:rPr>
              <w:t>Members</w:t>
            </w:r>
          </w:p>
        </w:tc>
        <w:tc>
          <w:tcPr>
            <w:tcW w:w="5140" w:type="dxa"/>
            <w:shd w:val="clear" w:color="auto" w:fill="D9D9D9" w:themeFill="background1" w:themeFillShade="D9"/>
            <w:vAlign w:val="center"/>
          </w:tcPr>
          <w:p w14:paraId="0303991C" w14:textId="10C7F1EA" w:rsidR="00834F03" w:rsidRPr="00B0659C" w:rsidRDefault="005754A6" w:rsidP="00253DC6">
            <w:pPr>
              <w:keepNext/>
              <w:jc w:val="center"/>
              <w:rPr>
                <w:rFonts w:cs="Tahoma"/>
                <w:b/>
                <w:bCs/>
              </w:rPr>
            </w:pPr>
            <w:r>
              <w:rPr>
                <w:rFonts w:cs="Tahoma"/>
                <w:b/>
                <w:bCs/>
              </w:rPr>
              <w:t>Organization</w:t>
            </w:r>
          </w:p>
        </w:tc>
      </w:tr>
      <w:tr w:rsidR="00E25798" w:rsidRPr="00B0659C" w14:paraId="36BEF269" w14:textId="77777777" w:rsidTr="00E25798">
        <w:tc>
          <w:tcPr>
            <w:tcW w:w="4580" w:type="dxa"/>
          </w:tcPr>
          <w:p w14:paraId="1CE9FCAF" w14:textId="2BEE02BD" w:rsidR="00E25798" w:rsidRPr="00B0659C" w:rsidRDefault="00E25798" w:rsidP="00E25798">
            <w:r w:rsidRPr="00210561">
              <w:t>Michael Smith, Agency Systems Committee Co-Chair</w:t>
            </w:r>
          </w:p>
        </w:tc>
        <w:tc>
          <w:tcPr>
            <w:tcW w:w="5140" w:type="dxa"/>
          </w:tcPr>
          <w:p w14:paraId="578F7D18" w14:textId="1DCD64E0" w:rsidR="00E25798" w:rsidRPr="00B0659C" w:rsidRDefault="00E25798" w:rsidP="00E25798">
            <w:r w:rsidRPr="00210561">
              <w:t>Equature/DSS Corp.</w:t>
            </w:r>
          </w:p>
        </w:tc>
      </w:tr>
      <w:tr w:rsidR="00E25798" w:rsidRPr="00B0659C" w14:paraId="1C37CB3D" w14:textId="77777777" w:rsidTr="00E25798">
        <w:tc>
          <w:tcPr>
            <w:tcW w:w="4580" w:type="dxa"/>
          </w:tcPr>
          <w:p w14:paraId="5666872D" w14:textId="2A21F795" w:rsidR="00E25798" w:rsidRPr="00B0659C" w:rsidRDefault="00E25798" w:rsidP="00E25798">
            <w:r w:rsidRPr="00210561">
              <w:t>Steve McMurrer, ENP, Agency Systems Committee Co-Chair</w:t>
            </w:r>
          </w:p>
        </w:tc>
        <w:tc>
          <w:tcPr>
            <w:tcW w:w="5140" w:type="dxa"/>
          </w:tcPr>
          <w:p w14:paraId="365CABCE" w14:textId="7423D5C9" w:rsidR="00E25798" w:rsidRPr="00B0659C" w:rsidRDefault="00E25798" w:rsidP="00E25798">
            <w:r w:rsidRPr="00210561">
              <w:t>Fairfax County, VA</w:t>
            </w:r>
          </w:p>
        </w:tc>
      </w:tr>
      <w:tr w:rsidR="00E25798" w:rsidRPr="00B0659C" w14:paraId="76A1D3AE" w14:textId="77777777" w:rsidTr="00E25798">
        <w:tc>
          <w:tcPr>
            <w:tcW w:w="4580" w:type="dxa"/>
          </w:tcPr>
          <w:p w14:paraId="5CE2183D" w14:textId="2CE80F9C" w:rsidR="00E25798" w:rsidRPr="00210561" w:rsidRDefault="00E25798" w:rsidP="00E25798">
            <w:r w:rsidRPr="00207413">
              <w:t>Rick Blackwell, ENP</w:t>
            </w:r>
          </w:p>
        </w:tc>
        <w:tc>
          <w:tcPr>
            <w:tcW w:w="5140" w:type="dxa"/>
          </w:tcPr>
          <w:p w14:paraId="68C8B3AD" w14:textId="5DABAD0F" w:rsidR="00E25798" w:rsidRPr="00210561" w:rsidRDefault="00E25798" w:rsidP="00E25798">
            <w:r w:rsidRPr="00207413">
              <w:t>Greenville County, SC (Retired)</w:t>
            </w:r>
          </w:p>
        </w:tc>
      </w:tr>
      <w:tr w:rsidR="00E25798" w:rsidRPr="00B0659C" w14:paraId="3FDE9852" w14:textId="77777777" w:rsidTr="00D92871">
        <w:tc>
          <w:tcPr>
            <w:tcW w:w="4580" w:type="dxa"/>
            <w:vAlign w:val="center"/>
          </w:tcPr>
          <w:p w14:paraId="237CAEFD" w14:textId="75C12A46" w:rsidR="00E25798" w:rsidRPr="00B0659C" w:rsidRDefault="00E25798" w:rsidP="00E25798">
            <w:r w:rsidRPr="00210561">
              <w:t>Michael Smith</w:t>
            </w:r>
            <w:r w:rsidRPr="00B0659C">
              <w:t xml:space="preserve"> , Working Group Co</w:t>
            </w:r>
            <w:r>
              <w:noBreakHyphen/>
            </w:r>
            <w:r w:rsidRPr="00B0659C">
              <w:t>Chair</w:t>
            </w:r>
          </w:p>
        </w:tc>
        <w:tc>
          <w:tcPr>
            <w:tcW w:w="5140" w:type="dxa"/>
          </w:tcPr>
          <w:p w14:paraId="0151F2DC" w14:textId="406C4B83" w:rsidR="00E25798" w:rsidRPr="00B0659C" w:rsidRDefault="00E25798" w:rsidP="00E25798">
            <w:r w:rsidRPr="00210561">
              <w:t>Equature/DSS Corp.</w:t>
            </w:r>
          </w:p>
        </w:tc>
      </w:tr>
      <w:tr w:rsidR="00E25798" w:rsidRPr="00B0659C" w14:paraId="67A7DAB6" w14:textId="77777777" w:rsidTr="00D92871">
        <w:tc>
          <w:tcPr>
            <w:tcW w:w="4580" w:type="dxa"/>
            <w:vAlign w:val="center"/>
          </w:tcPr>
          <w:p w14:paraId="598656AF" w14:textId="374591E7" w:rsidR="00E25798" w:rsidRPr="00B0659C" w:rsidRDefault="00E25798" w:rsidP="00E25798">
            <w:r w:rsidRPr="00210561">
              <w:t>Steve McMurrer, ENP</w:t>
            </w:r>
            <w:r w:rsidRPr="00B0659C">
              <w:t>, Working Group Co</w:t>
            </w:r>
            <w:r>
              <w:noBreakHyphen/>
            </w:r>
            <w:r w:rsidRPr="00B0659C">
              <w:t>Chair</w:t>
            </w:r>
          </w:p>
        </w:tc>
        <w:tc>
          <w:tcPr>
            <w:tcW w:w="5140" w:type="dxa"/>
          </w:tcPr>
          <w:p w14:paraId="11B8552A" w14:textId="1599C05A" w:rsidR="00E25798" w:rsidRPr="00B0659C" w:rsidRDefault="00E25798" w:rsidP="00E25798">
            <w:r w:rsidRPr="00210561">
              <w:t>Fairfax County, VA</w:t>
            </w:r>
          </w:p>
        </w:tc>
      </w:tr>
      <w:tr w:rsidR="00C40889" w:rsidRPr="00B0659C" w14:paraId="5E3A7CAF" w14:textId="77777777" w:rsidTr="00E25798">
        <w:tc>
          <w:tcPr>
            <w:tcW w:w="4580" w:type="dxa"/>
            <w:vAlign w:val="center"/>
          </w:tcPr>
          <w:p w14:paraId="2D7E69A3" w14:textId="1C5D9DDC" w:rsidR="00C40889" w:rsidRPr="00B0659C" w:rsidRDefault="00E25798" w:rsidP="00253DC6">
            <w:pPr>
              <w:rPr>
                <w:color w:val="000000"/>
              </w:rPr>
            </w:pPr>
            <w:r w:rsidRPr="00E25798">
              <w:t>Tony Dunsworth</w:t>
            </w:r>
            <w:r w:rsidR="00C40889" w:rsidRPr="00B0659C">
              <w:t xml:space="preserve">, </w:t>
            </w:r>
            <w:r>
              <w:t>Note Taker</w:t>
            </w:r>
          </w:p>
        </w:tc>
        <w:tc>
          <w:tcPr>
            <w:tcW w:w="5140" w:type="dxa"/>
            <w:vAlign w:val="center"/>
          </w:tcPr>
          <w:p w14:paraId="65A74CCF" w14:textId="5BFF0C0E" w:rsidR="00C40889" w:rsidRPr="00B0659C" w:rsidRDefault="00E25798" w:rsidP="00253DC6">
            <w:r w:rsidRPr="00E25798">
              <w:t>City of Alexandria, VA</w:t>
            </w:r>
          </w:p>
        </w:tc>
      </w:tr>
      <w:tr w:rsidR="00C40889" w:rsidRPr="00B0659C" w14:paraId="073E5743" w14:textId="77777777" w:rsidTr="00E25798">
        <w:tc>
          <w:tcPr>
            <w:tcW w:w="4580" w:type="dxa"/>
            <w:vAlign w:val="center"/>
          </w:tcPr>
          <w:p w14:paraId="04CE3D77" w14:textId="2A1F0BC3" w:rsidR="00C40889" w:rsidRPr="00B0659C" w:rsidRDefault="00E25798" w:rsidP="00253DC6">
            <w:r w:rsidRPr="00E25798">
              <w:t>Sandy Dyre</w:t>
            </w:r>
            <w:r w:rsidR="0095224B" w:rsidRPr="00E25798">
              <w:t xml:space="preserve">, </w:t>
            </w:r>
            <w:r w:rsidRPr="00E25798">
              <w:t xml:space="preserve">ENP, </w:t>
            </w:r>
            <w:r w:rsidR="0095224B" w:rsidRPr="00E25798">
              <w:t>Note Taker</w:t>
            </w:r>
          </w:p>
        </w:tc>
        <w:tc>
          <w:tcPr>
            <w:tcW w:w="5140" w:type="dxa"/>
            <w:vAlign w:val="center"/>
          </w:tcPr>
          <w:p w14:paraId="7718A351" w14:textId="0BA7E355" w:rsidR="00C40889" w:rsidRPr="00B0659C" w:rsidDel="00CA141E" w:rsidRDefault="00E25798" w:rsidP="00253DC6">
            <w:r>
              <w:t>NENA: The 911 Association</w:t>
            </w:r>
          </w:p>
        </w:tc>
      </w:tr>
      <w:tr w:rsidR="00E25798" w:rsidRPr="00B0659C" w14:paraId="3808838D" w14:textId="77777777" w:rsidTr="009C7CEB">
        <w:tc>
          <w:tcPr>
            <w:tcW w:w="4580" w:type="dxa"/>
          </w:tcPr>
          <w:p w14:paraId="7DA64A20" w14:textId="1371CE59" w:rsidR="00E25798" w:rsidRPr="00B0659C" w:rsidRDefault="00E25798" w:rsidP="00E25798">
            <w:r w:rsidRPr="00A90C79">
              <w:t>Amy McDowell, ENP</w:t>
            </w:r>
          </w:p>
        </w:tc>
        <w:tc>
          <w:tcPr>
            <w:tcW w:w="5140" w:type="dxa"/>
          </w:tcPr>
          <w:p w14:paraId="6F76B4F1" w14:textId="1005E595" w:rsidR="00E25798" w:rsidRPr="00B0659C" w:rsidRDefault="00E25798" w:rsidP="00E25798">
            <w:r w:rsidRPr="00A90C79">
              <w:t>Greenville County, SC</w:t>
            </w:r>
          </w:p>
        </w:tc>
      </w:tr>
      <w:tr w:rsidR="00E25798" w:rsidRPr="00B0659C" w14:paraId="4F377B20" w14:textId="77777777" w:rsidTr="009C7CEB">
        <w:tc>
          <w:tcPr>
            <w:tcW w:w="4580" w:type="dxa"/>
          </w:tcPr>
          <w:p w14:paraId="39AB97C2" w14:textId="724BF2FB" w:rsidR="00E25798" w:rsidRPr="00B0659C" w:rsidRDefault="00E25798" w:rsidP="00E25798">
            <w:r w:rsidRPr="00A90C79">
              <w:t>Etienne Paquet</w:t>
            </w:r>
          </w:p>
        </w:tc>
        <w:tc>
          <w:tcPr>
            <w:tcW w:w="5140" w:type="dxa"/>
          </w:tcPr>
          <w:p w14:paraId="06E9B7A9" w14:textId="66B57241" w:rsidR="00E25798" w:rsidRPr="00B0659C" w:rsidDel="00CA141E" w:rsidRDefault="00E25798" w:rsidP="00E25798">
            <w:r w:rsidRPr="00A90C79">
              <w:t>Versaterm</w:t>
            </w:r>
          </w:p>
        </w:tc>
      </w:tr>
      <w:tr w:rsidR="00E25798" w:rsidRPr="00B0659C" w14:paraId="15B1CAB6" w14:textId="77777777" w:rsidTr="009C7CEB">
        <w:tc>
          <w:tcPr>
            <w:tcW w:w="4580" w:type="dxa"/>
          </w:tcPr>
          <w:p w14:paraId="1E7B6553" w14:textId="779F2B4E" w:rsidR="00E25798" w:rsidRPr="00B0659C" w:rsidRDefault="00E25798" w:rsidP="00E25798">
            <w:r w:rsidRPr="00A90C79">
              <w:t>Brandon Abley, ENP</w:t>
            </w:r>
          </w:p>
        </w:tc>
        <w:tc>
          <w:tcPr>
            <w:tcW w:w="5140" w:type="dxa"/>
          </w:tcPr>
          <w:p w14:paraId="7EEAEDCD" w14:textId="304D493F" w:rsidR="00E25798" w:rsidRPr="00B0659C" w:rsidRDefault="00E25798" w:rsidP="00E25798">
            <w:r w:rsidRPr="00A90C79">
              <w:t>NENA</w:t>
            </w:r>
          </w:p>
        </w:tc>
      </w:tr>
      <w:tr w:rsidR="00E25798" w:rsidRPr="00B0659C" w14:paraId="45E02CE7" w14:textId="77777777" w:rsidTr="009C7CEB">
        <w:tc>
          <w:tcPr>
            <w:tcW w:w="4580" w:type="dxa"/>
          </w:tcPr>
          <w:p w14:paraId="60BA57B2" w14:textId="311F0348" w:rsidR="00E25798" w:rsidRPr="00B0659C" w:rsidRDefault="00E25798" w:rsidP="00E25798">
            <w:r w:rsidRPr="00A90C79">
              <w:t>Roy Artin</w:t>
            </w:r>
          </w:p>
        </w:tc>
        <w:tc>
          <w:tcPr>
            <w:tcW w:w="5140" w:type="dxa"/>
          </w:tcPr>
          <w:p w14:paraId="67C32E9D" w14:textId="0DCDB228" w:rsidR="00E25798" w:rsidRPr="00B0659C" w:rsidRDefault="00E25798" w:rsidP="00E25798">
            <w:r w:rsidRPr="00A90C79">
              <w:t xml:space="preserve">E-Comm E9 1 1 Vancouver </w:t>
            </w:r>
          </w:p>
        </w:tc>
      </w:tr>
      <w:tr w:rsidR="00E25798" w:rsidRPr="00B0659C" w14:paraId="69B0C996" w14:textId="77777777" w:rsidTr="009C7CEB">
        <w:tc>
          <w:tcPr>
            <w:tcW w:w="4580" w:type="dxa"/>
          </w:tcPr>
          <w:p w14:paraId="44277B06" w14:textId="3A36D2FE" w:rsidR="00E25798" w:rsidRPr="00B0659C" w:rsidRDefault="00E25798" w:rsidP="00E25798">
            <w:r w:rsidRPr="00A90C79">
              <w:t>Bernard Brabant</w:t>
            </w:r>
          </w:p>
        </w:tc>
        <w:tc>
          <w:tcPr>
            <w:tcW w:w="5140" w:type="dxa"/>
          </w:tcPr>
          <w:p w14:paraId="39A77E9B" w14:textId="644922A7" w:rsidR="00E25798" w:rsidRPr="00B0659C" w:rsidRDefault="00E25798" w:rsidP="00E25798">
            <w:r w:rsidRPr="00A90C79">
              <w:t xml:space="preserve">Consultant </w:t>
            </w:r>
          </w:p>
        </w:tc>
      </w:tr>
      <w:tr w:rsidR="00E25798" w:rsidRPr="00B0659C" w14:paraId="5E4C6799" w14:textId="77777777" w:rsidTr="009C7CEB">
        <w:tc>
          <w:tcPr>
            <w:tcW w:w="4580" w:type="dxa"/>
          </w:tcPr>
          <w:p w14:paraId="1502ED19" w14:textId="64C34C57" w:rsidR="00E25798" w:rsidRPr="002671C2" w:rsidRDefault="00E25798" w:rsidP="00E25798">
            <w:pPr>
              <w:rPr>
                <w:color w:val="C00000"/>
              </w:rPr>
            </w:pPr>
            <w:r w:rsidRPr="00A90C79">
              <w:t>Guy Caron</w:t>
            </w:r>
          </w:p>
        </w:tc>
        <w:tc>
          <w:tcPr>
            <w:tcW w:w="5140" w:type="dxa"/>
          </w:tcPr>
          <w:p w14:paraId="2C4E98E6" w14:textId="3354801F" w:rsidR="00E25798" w:rsidRPr="00B0659C" w:rsidRDefault="00E25798" w:rsidP="00E25798">
            <w:r w:rsidRPr="00A90C79">
              <w:t>Individual</w:t>
            </w:r>
          </w:p>
        </w:tc>
      </w:tr>
      <w:tr w:rsidR="00E25798" w:rsidRPr="00B0659C" w14:paraId="52867CB2" w14:textId="77777777" w:rsidTr="009C7CEB">
        <w:tc>
          <w:tcPr>
            <w:tcW w:w="4580" w:type="dxa"/>
          </w:tcPr>
          <w:p w14:paraId="68CAB437" w14:textId="4BC3E8EC" w:rsidR="00E25798" w:rsidRPr="002671C2" w:rsidRDefault="00E25798" w:rsidP="00E25798">
            <w:pPr>
              <w:rPr>
                <w:color w:val="C00000"/>
              </w:rPr>
            </w:pPr>
            <w:r w:rsidRPr="00A90C79">
              <w:t>Rakhee Duneja</w:t>
            </w:r>
          </w:p>
        </w:tc>
        <w:tc>
          <w:tcPr>
            <w:tcW w:w="5140" w:type="dxa"/>
          </w:tcPr>
          <w:p w14:paraId="43709EBC" w14:textId="35CB8066" w:rsidR="00E25798" w:rsidRPr="00B0659C" w:rsidRDefault="00E25798" w:rsidP="00E25798">
            <w:r w:rsidRPr="00A90C79">
              <w:t>Toronto Police Service ON</w:t>
            </w:r>
          </w:p>
        </w:tc>
      </w:tr>
      <w:tr w:rsidR="00E25798" w:rsidRPr="00B0659C" w14:paraId="7452EA3C" w14:textId="77777777" w:rsidTr="009C7CEB">
        <w:tc>
          <w:tcPr>
            <w:tcW w:w="4580" w:type="dxa"/>
          </w:tcPr>
          <w:p w14:paraId="78BE9B40" w14:textId="5B099AA6" w:rsidR="00E25798" w:rsidRPr="002671C2" w:rsidRDefault="00E25798" w:rsidP="00E25798">
            <w:pPr>
              <w:rPr>
                <w:color w:val="C00000"/>
              </w:rPr>
            </w:pPr>
            <w:r w:rsidRPr="00A90C79">
              <w:t xml:space="preserve">Simon Farrow </w:t>
            </w:r>
          </w:p>
        </w:tc>
        <w:tc>
          <w:tcPr>
            <w:tcW w:w="5140" w:type="dxa"/>
          </w:tcPr>
          <w:p w14:paraId="4356CF13" w14:textId="1A7ECB17" w:rsidR="00E25798" w:rsidRPr="00B0659C" w:rsidRDefault="00E25798" w:rsidP="00E25798">
            <w:r w:rsidRPr="00A90C79">
              <w:t xml:space="preserve">Stancil </w:t>
            </w:r>
          </w:p>
        </w:tc>
      </w:tr>
      <w:tr w:rsidR="00E25798" w:rsidRPr="00B0659C" w14:paraId="3362D8B9" w14:textId="77777777" w:rsidTr="009C7CEB">
        <w:tc>
          <w:tcPr>
            <w:tcW w:w="4580" w:type="dxa"/>
          </w:tcPr>
          <w:p w14:paraId="02F1FE98" w14:textId="0D4203B5" w:rsidR="00E25798" w:rsidRPr="002671C2" w:rsidRDefault="00E25798" w:rsidP="00E25798">
            <w:pPr>
              <w:rPr>
                <w:color w:val="C00000"/>
              </w:rPr>
            </w:pPr>
            <w:r w:rsidRPr="00A90C79">
              <w:t xml:space="preserve">Pierre Foucault </w:t>
            </w:r>
          </w:p>
        </w:tc>
        <w:tc>
          <w:tcPr>
            <w:tcW w:w="5140" w:type="dxa"/>
          </w:tcPr>
          <w:p w14:paraId="18C0B169" w14:textId="3894DBC5" w:rsidR="00E25798" w:rsidRPr="00B0659C" w:rsidRDefault="00E25798" w:rsidP="00E25798">
            <w:r w:rsidRPr="00A90C79">
              <w:t>Québec 9 1 1 Agency</w:t>
            </w:r>
          </w:p>
        </w:tc>
      </w:tr>
      <w:tr w:rsidR="00E25798" w:rsidRPr="00B0659C" w14:paraId="125888AE" w14:textId="77777777" w:rsidTr="009C7CEB">
        <w:tc>
          <w:tcPr>
            <w:tcW w:w="4580" w:type="dxa"/>
          </w:tcPr>
          <w:p w14:paraId="441AC4A8" w14:textId="41BFE411" w:rsidR="00E25798" w:rsidRPr="002671C2" w:rsidRDefault="00E25798" w:rsidP="00E25798">
            <w:pPr>
              <w:rPr>
                <w:color w:val="C00000"/>
              </w:rPr>
            </w:pPr>
            <w:r w:rsidRPr="00A90C79">
              <w:t xml:space="preserve">Ryan Fouts </w:t>
            </w:r>
          </w:p>
        </w:tc>
        <w:tc>
          <w:tcPr>
            <w:tcW w:w="5140" w:type="dxa"/>
          </w:tcPr>
          <w:p w14:paraId="51F72BCF" w14:textId="799D2F4C" w:rsidR="00E25798" w:rsidRPr="00B0659C" w:rsidRDefault="00E25798" w:rsidP="00E25798">
            <w:r w:rsidRPr="00A90C79">
              <w:t xml:space="preserve">Rapid Deploy </w:t>
            </w:r>
          </w:p>
        </w:tc>
      </w:tr>
      <w:tr w:rsidR="00E25798" w:rsidRPr="00B0659C" w14:paraId="539BCCB6" w14:textId="77777777" w:rsidTr="009C7CEB">
        <w:tc>
          <w:tcPr>
            <w:tcW w:w="4580" w:type="dxa"/>
          </w:tcPr>
          <w:p w14:paraId="1FEBC65F" w14:textId="1E2C6F9F" w:rsidR="00E25798" w:rsidRPr="002671C2" w:rsidRDefault="00E25798" w:rsidP="00E25798">
            <w:pPr>
              <w:rPr>
                <w:color w:val="C00000"/>
              </w:rPr>
            </w:pPr>
            <w:r w:rsidRPr="00A90C79">
              <w:t>Rebecca Green, ENP</w:t>
            </w:r>
          </w:p>
        </w:tc>
        <w:tc>
          <w:tcPr>
            <w:tcW w:w="5140" w:type="dxa"/>
          </w:tcPr>
          <w:p w14:paraId="3325FE5C" w14:textId="29C2E7BA" w:rsidR="00E25798" w:rsidRPr="00B0659C" w:rsidRDefault="00E25798" w:rsidP="00E25798">
            <w:r w:rsidRPr="00A90C79">
              <w:t>City of Murfreesboro TN</w:t>
            </w:r>
          </w:p>
        </w:tc>
      </w:tr>
      <w:tr w:rsidR="00E25798" w:rsidRPr="00B0659C" w14:paraId="7524E254" w14:textId="77777777" w:rsidTr="009C7CEB">
        <w:tc>
          <w:tcPr>
            <w:tcW w:w="4580" w:type="dxa"/>
          </w:tcPr>
          <w:p w14:paraId="3B0544E6" w14:textId="3540908E" w:rsidR="00E25798" w:rsidRPr="002671C2" w:rsidRDefault="00E25798" w:rsidP="00E25798">
            <w:pPr>
              <w:rPr>
                <w:color w:val="C00000"/>
              </w:rPr>
            </w:pPr>
            <w:r w:rsidRPr="00A90C79">
              <w:t xml:space="preserve">Diane Harris </w:t>
            </w:r>
          </w:p>
        </w:tc>
        <w:tc>
          <w:tcPr>
            <w:tcW w:w="5140" w:type="dxa"/>
          </w:tcPr>
          <w:p w14:paraId="5430F49C" w14:textId="08F66417" w:rsidR="00E25798" w:rsidRPr="00B0659C" w:rsidRDefault="00E25798" w:rsidP="00E25798">
            <w:r w:rsidRPr="00A90C79">
              <w:t>Zetron</w:t>
            </w:r>
          </w:p>
        </w:tc>
      </w:tr>
      <w:tr w:rsidR="00E25798" w:rsidRPr="00B0659C" w14:paraId="27CA8214" w14:textId="77777777" w:rsidTr="009C7CEB">
        <w:tc>
          <w:tcPr>
            <w:tcW w:w="4580" w:type="dxa"/>
          </w:tcPr>
          <w:p w14:paraId="5A317EDC" w14:textId="6F6A8B49" w:rsidR="00E25798" w:rsidRPr="002671C2" w:rsidRDefault="00E25798" w:rsidP="00E25798">
            <w:pPr>
              <w:rPr>
                <w:color w:val="C00000"/>
              </w:rPr>
            </w:pPr>
            <w:r w:rsidRPr="00A90C79">
              <w:t>Ryan Keeling</w:t>
            </w:r>
          </w:p>
        </w:tc>
        <w:tc>
          <w:tcPr>
            <w:tcW w:w="5140" w:type="dxa"/>
          </w:tcPr>
          <w:p w14:paraId="37DCAC4B" w14:textId="656E73EA" w:rsidR="00E25798" w:rsidRPr="00B0659C" w:rsidRDefault="00E25798" w:rsidP="00E25798">
            <w:r w:rsidRPr="00A90C79">
              <w:t xml:space="preserve">Bell Canada </w:t>
            </w:r>
          </w:p>
        </w:tc>
      </w:tr>
      <w:tr w:rsidR="00E25798" w:rsidRPr="00B0659C" w14:paraId="68485924" w14:textId="77777777" w:rsidTr="009C7CEB">
        <w:tc>
          <w:tcPr>
            <w:tcW w:w="4580" w:type="dxa"/>
          </w:tcPr>
          <w:p w14:paraId="1F293481" w14:textId="5961D6B6" w:rsidR="00E25798" w:rsidRPr="002671C2" w:rsidRDefault="00E25798" w:rsidP="00E25798">
            <w:pPr>
              <w:rPr>
                <w:color w:val="C00000"/>
              </w:rPr>
            </w:pPr>
            <w:r w:rsidRPr="00A90C79">
              <w:t>James Kinney</w:t>
            </w:r>
          </w:p>
        </w:tc>
        <w:tc>
          <w:tcPr>
            <w:tcW w:w="5140" w:type="dxa"/>
          </w:tcPr>
          <w:p w14:paraId="0ACFFDCD" w14:textId="1976E3E1" w:rsidR="00E25798" w:rsidRPr="00B0659C" w:rsidRDefault="00E25798" w:rsidP="00E25798">
            <w:r w:rsidRPr="00A90C79">
              <w:t>INdigitial</w:t>
            </w:r>
          </w:p>
        </w:tc>
      </w:tr>
      <w:tr w:rsidR="00E25798" w:rsidRPr="00B0659C" w14:paraId="4BB08E86" w14:textId="77777777" w:rsidTr="009C7CEB">
        <w:tc>
          <w:tcPr>
            <w:tcW w:w="4580" w:type="dxa"/>
          </w:tcPr>
          <w:p w14:paraId="4E0855A1" w14:textId="0110E777" w:rsidR="00E25798" w:rsidRPr="002671C2" w:rsidRDefault="00E25798" w:rsidP="00E25798">
            <w:pPr>
              <w:rPr>
                <w:color w:val="C00000"/>
              </w:rPr>
            </w:pPr>
            <w:r w:rsidRPr="00A90C79">
              <w:t>Alain Labrosse</w:t>
            </w:r>
          </w:p>
        </w:tc>
        <w:tc>
          <w:tcPr>
            <w:tcW w:w="5140" w:type="dxa"/>
          </w:tcPr>
          <w:p w14:paraId="30C9E059" w14:textId="008C609B" w:rsidR="00E25798" w:rsidRPr="00B0659C" w:rsidRDefault="00E25798" w:rsidP="00E25798">
            <w:r w:rsidRPr="00A90C79">
              <w:t>Montreal Police QC CA SPVM</w:t>
            </w:r>
          </w:p>
        </w:tc>
      </w:tr>
      <w:tr w:rsidR="00E25798" w:rsidRPr="00B0659C" w14:paraId="06F04385" w14:textId="77777777" w:rsidTr="009C7CEB">
        <w:tc>
          <w:tcPr>
            <w:tcW w:w="4580" w:type="dxa"/>
          </w:tcPr>
          <w:p w14:paraId="64591678" w14:textId="2462B968" w:rsidR="00E25798" w:rsidRPr="002671C2" w:rsidRDefault="00E25798" w:rsidP="00E25798">
            <w:pPr>
              <w:rPr>
                <w:color w:val="C00000"/>
              </w:rPr>
            </w:pPr>
            <w:r w:rsidRPr="00A90C79">
              <w:t>Darrell Marsh, P.Eng, PMP</w:t>
            </w:r>
          </w:p>
        </w:tc>
        <w:tc>
          <w:tcPr>
            <w:tcW w:w="5140" w:type="dxa"/>
          </w:tcPr>
          <w:p w14:paraId="48BFF394" w14:textId="7A6F985D" w:rsidR="00E25798" w:rsidRPr="00B0659C" w:rsidRDefault="00E25798" w:rsidP="00E25798">
            <w:r w:rsidRPr="00A90C79">
              <w:t>Nova Scotia Emergency Management Office NS</w:t>
            </w:r>
          </w:p>
        </w:tc>
      </w:tr>
      <w:tr w:rsidR="00E25798" w:rsidRPr="00B0659C" w14:paraId="60A58C12" w14:textId="77777777" w:rsidTr="009C7CEB">
        <w:tc>
          <w:tcPr>
            <w:tcW w:w="4580" w:type="dxa"/>
          </w:tcPr>
          <w:p w14:paraId="1AABA401" w14:textId="26352794" w:rsidR="00E25798" w:rsidRPr="002671C2" w:rsidRDefault="00E25798" w:rsidP="00E25798">
            <w:pPr>
              <w:rPr>
                <w:color w:val="C00000"/>
              </w:rPr>
            </w:pPr>
            <w:r w:rsidRPr="00A90C79">
              <w:t>Roger Marshall</w:t>
            </w:r>
          </w:p>
        </w:tc>
        <w:tc>
          <w:tcPr>
            <w:tcW w:w="5140" w:type="dxa"/>
          </w:tcPr>
          <w:p w14:paraId="45BF8D89" w14:textId="603C1754" w:rsidR="00E25798" w:rsidRPr="00B0659C" w:rsidRDefault="00E25798" w:rsidP="00E25798">
            <w:r w:rsidRPr="00A90C79">
              <w:t>Comtech</w:t>
            </w:r>
          </w:p>
        </w:tc>
      </w:tr>
      <w:tr w:rsidR="00E25798" w:rsidRPr="00B0659C" w14:paraId="0ACFA128" w14:textId="77777777" w:rsidTr="009C7CEB">
        <w:tc>
          <w:tcPr>
            <w:tcW w:w="4580" w:type="dxa"/>
          </w:tcPr>
          <w:p w14:paraId="48CC8124" w14:textId="7C57E50D" w:rsidR="00E25798" w:rsidRPr="002671C2" w:rsidRDefault="00E25798" w:rsidP="00E25798">
            <w:pPr>
              <w:rPr>
                <w:color w:val="C00000"/>
              </w:rPr>
            </w:pPr>
            <w:r w:rsidRPr="00A90C79">
              <w:t>Richard Maw</w:t>
            </w:r>
          </w:p>
        </w:tc>
        <w:tc>
          <w:tcPr>
            <w:tcW w:w="5140" w:type="dxa"/>
          </w:tcPr>
          <w:p w14:paraId="6883292D" w14:textId="52FB275F" w:rsidR="00E25798" w:rsidRPr="00B0659C" w:rsidRDefault="00E25798" w:rsidP="00E25798">
            <w:r w:rsidRPr="00A90C79">
              <w:t xml:space="preserve">RAM Solutions </w:t>
            </w:r>
          </w:p>
        </w:tc>
      </w:tr>
      <w:tr w:rsidR="00E25798" w:rsidRPr="00B0659C" w14:paraId="062D97FD" w14:textId="77777777" w:rsidTr="009C7CEB">
        <w:tc>
          <w:tcPr>
            <w:tcW w:w="4580" w:type="dxa"/>
          </w:tcPr>
          <w:p w14:paraId="17C8ABD6" w14:textId="082246E6" w:rsidR="00E25798" w:rsidRPr="002671C2" w:rsidRDefault="00E25798" w:rsidP="00E25798">
            <w:pPr>
              <w:rPr>
                <w:color w:val="C00000"/>
              </w:rPr>
            </w:pPr>
            <w:r w:rsidRPr="00A90C79">
              <w:t>Steven McDowall</w:t>
            </w:r>
          </w:p>
        </w:tc>
        <w:tc>
          <w:tcPr>
            <w:tcW w:w="5140" w:type="dxa"/>
          </w:tcPr>
          <w:p w14:paraId="0874DC21" w14:textId="2606A1CD" w:rsidR="00E25798" w:rsidRPr="00B0659C" w:rsidRDefault="00E25798" w:rsidP="00E25798">
            <w:r w:rsidRPr="00A90C79">
              <w:t>Carbyne, Inc</w:t>
            </w:r>
          </w:p>
        </w:tc>
      </w:tr>
      <w:tr w:rsidR="00E25798" w:rsidRPr="00B0659C" w14:paraId="7F43E0DA" w14:textId="77777777" w:rsidTr="009C7CEB">
        <w:tc>
          <w:tcPr>
            <w:tcW w:w="4580" w:type="dxa"/>
          </w:tcPr>
          <w:p w14:paraId="3F6AC145" w14:textId="6779EA72" w:rsidR="00E25798" w:rsidRPr="002671C2" w:rsidRDefault="00E25798" w:rsidP="00E25798">
            <w:pPr>
              <w:rPr>
                <w:color w:val="C00000"/>
              </w:rPr>
            </w:pPr>
            <w:r w:rsidRPr="00A90C79">
              <w:t>George Michallas</w:t>
            </w:r>
          </w:p>
        </w:tc>
        <w:tc>
          <w:tcPr>
            <w:tcW w:w="5140" w:type="dxa"/>
          </w:tcPr>
          <w:p w14:paraId="7D855612" w14:textId="4B24015D" w:rsidR="00E25798" w:rsidRPr="00B0659C" w:rsidRDefault="00E25798" w:rsidP="00E25798">
            <w:r w:rsidRPr="00A90C79">
              <w:t>MicroAutomation, Inc</w:t>
            </w:r>
          </w:p>
        </w:tc>
      </w:tr>
      <w:tr w:rsidR="00E25798" w:rsidRPr="00B0659C" w14:paraId="6FAD16A1" w14:textId="77777777" w:rsidTr="009C7CEB">
        <w:tc>
          <w:tcPr>
            <w:tcW w:w="4580" w:type="dxa"/>
          </w:tcPr>
          <w:p w14:paraId="0AA8076E" w14:textId="3F55207B" w:rsidR="00E25798" w:rsidRPr="002671C2" w:rsidRDefault="00E25798" w:rsidP="00E25798">
            <w:pPr>
              <w:rPr>
                <w:color w:val="C00000"/>
              </w:rPr>
            </w:pPr>
            <w:r w:rsidRPr="00A90C79">
              <w:t>Dan Mongrain</w:t>
            </w:r>
          </w:p>
        </w:tc>
        <w:tc>
          <w:tcPr>
            <w:tcW w:w="5140" w:type="dxa"/>
          </w:tcPr>
          <w:p w14:paraId="6B31C706" w14:textId="3FCBE467" w:rsidR="00E25798" w:rsidRPr="00B0659C" w:rsidRDefault="00E25798" w:rsidP="00E25798">
            <w:r w:rsidRPr="00A90C79">
              <w:t>Motorola Solutions, Inc</w:t>
            </w:r>
          </w:p>
        </w:tc>
      </w:tr>
      <w:tr w:rsidR="00E25798" w:rsidRPr="00B0659C" w14:paraId="58D9FF14" w14:textId="77777777" w:rsidTr="009C7CEB">
        <w:tc>
          <w:tcPr>
            <w:tcW w:w="4580" w:type="dxa"/>
          </w:tcPr>
          <w:p w14:paraId="2A6975CB" w14:textId="0C061578" w:rsidR="00E25798" w:rsidRPr="002671C2" w:rsidRDefault="00E25798" w:rsidP="00E25798">
            <w:pPr>
              <w:rPr>
                <w:color w:val="C00000"/>
              </w:rPr>
            </w:pPr>
            <w:r w:rsidRPr="00A90C79">
              <w:t>Richard Muscat</w:t>
            </w:r>
          </w:p>
        </w:tc>
        <w:tc>
          <w:tcPr>
            <w:tcW w:w="5140" w:type="dxa"/>
          </w:tcPr>
          <w:p w14:paraId="2AD8C3BD" w14:textId="60724C19" w:rsidR="00E25798" w:rsidRPr="00B0659C" w:rsidRDefault="00E25798" w:rsidP="00E25798">
            <w:r w:rsidRPr="00A90C79">
              <w:t>Bexar Metro 9 1 1 Network District TX</w:t>
            </w:r>
          </w:p>
        </w:tc>
      </w:tr>
      <w:tr w:rsidR="00E25798" w:rsidRPr="00B0659C" w14:paraId="0DFD05C0" w14:textId="77777777" w:rsidTr="009C7CEB">
        <w:tc>
          <w:tcPr>
            <w:tcW w:w="4580" w:type="dxa"/>
          </w:tcPr>
          <w:p w14:paraId="06A6642F" w14:textId="1BDE3B11" w:rsidR="00E25798" w:rsidRPr="002671C2" w:rsidRDefault="00E25798" w:rsidP="00E25798">
            <w:pPr>
              <w:rPr>
                <w:color w:val="C00000"/>
              </w:rPr>
            </w:pPr>
            <w:r w:rsidRPr="00A90C79">
              <w:t>Katy Myers, ENP</w:t>
            </w:r>
          </w:p>
        </w:tc>
        <w:tc>
          <w:tcPr>
            <w:tcW w:w="5140" w:type="dxa"/>
          </w:tcPr>
          <w:p w14:paraId="385E1FF7" w14:textId="378CC8CD" w:rsidR="00E25798" w:rsidRPr="00B0659C" w:rsidRDefault="00E25798" w:rsidP="00E25798">
            <w:r w:rsidRPr="00A90C79">
              <w:t>Norcomm Public Saefty Communications Inc</w:t>
            </w:r>
          </w:p>
        </w:tc>
      </w:tr>
      <w:tr w:rsidR="00E25798" w:rsidRPr="00B0659C" w14:paraId="084162E7" w14:textId="77777777" w:rsidTr="009C7CEB">
        <w:tc>
          <w:tcPr>
            <w:tcW w:w="4580" w:type="dxa"/>
          </w:tcPr>
          <w:p w14:paraId="3F3D0A5A" w14:textId="50671047" w:rsidR="00E25798" w:rsidRPr="00A90C79" w:rsidRDefault="00E25798" w:rsidP="00E25798">
            <w:r w:rsidRPr="004B2B4E">
              <w:lastRenderedPageBreak/>
              <w:t>Justin Prahar</w:t>
            </w:r>
          </w:p>
        </w:tc>
        <w:tc>
          <w:tcPr>
            <w:tcW w:w="5140" w:type="dxa"/>
          </w:tcPr>
          <w:p w14:paraId="23C2EE6C" w14:textId="1CE85FFE" w:rsidR="00E25798" w:rsidRPr="00A90C79" w:rsidRDefault="00E25798" w:rsidP="00E25798">
            <w:r w:rsidRPr="004B2B4E">
              <w:t xml:space="preserve">ECats </w:t>
            </w:r>
          </w:p>
        </w:tc>
      </w:tr>
      <w:tr w:rsidR="00E25798" w:rsidRPr="00B0659C" w14:paraId="349CD129" w14:textId="77777777" w:rsidTr="009C7CEB">
        <w:tc>
          <w:tcPr>
            <w:tcW w:w="4580" w:type="dxa"/>
          </w:tcPr>
          <w:p w14:paraId="7278B02F" w14:textId="19B751D7" w:rsidR="00E25798" w:rsidRPr="00A90C79" w:rsidRDefault="00E25798" w:rsidP="00E25798">
            <w:r w:rsidRPr="004B2B4E">
              <w:t>Theresa Reese</w:t>
            </w:r>
          </w:p>
        </w:tc>
        <w:tc>
          <w:tcPr>
            <w:tcW w:w="5140" w:type="dxa"/>
          </w:tcPr>
          <w:p w14:paraId="1B0BF403" w14:textId="28CB7249" w:rsidR="00E25798" w:rsidRPr="00A90C79" w:rsidRDefault="00E25798" w:rsidP="00E25798">
            <w:r w:rsidRPr="004B2B4E">
              <w:t>Ericsson Inc</w:t>
            </w:r>
          </w:p>
        </w:tc>
      </w:tr>
      <w:tr w:rsidR="00E25798" w:rsidRPr="00B0659C" w14:paraId="336AE499" w14:textId="77777777" w:rsidTr="009C7CEB">
        <w:tc>
          <w:tcPr>
            <w:tcW w:w="4580" w:type="dxa"/>
          </w:tcPr>
          <w:p w14:paraId="6638BB35" w14:textId="1FEC1172" w:rsidR="00E25798" w:rsidRPr="00A90C79" w:rsidRDefault="00E25798" w:rsidP="00E25798">
            <w:r w:rsidRPr="004B2B4E">
              <w:t>Brian Rosen</w:t>
            </w:r>
          </w:p>
        </w:tc>
        <w:tc>
          <w:tcPr>
            <w:tcW w:w="5140" w:type="dxa"/>
          </w:tcPr>
          <w:p w14:paraId="2972C7E2" w14:textId="3E65FB5C" w:rsidR="00E25798" w:rsidRPr="00A90C79" w:rsidRDefault="00E25798" w:rsidP="00E25798">
            <w:r w:rsidRPr="004B2B4E">
              <w:t>Consultant</w:t>
            </w:r>
          </w:p>
        </w:tc>
      </w:tr>
      <w:tr w:rsidR="00E25798" w:rsidRPr="00B0659C" w14:paraId="6F5C58F0" w14:textId="77777777" w:rsidTr="009C7CEB">
        <w:tc>
          <w:tcPr>
            <w:tcW w:w="4580" w:type="dxa"/>
          </w:tcPr>
          <w:p w14:paraId="5633F17A" w14:textId="6535C3AD" w:rsidR="00E25798" w:rsidRPr="004B2B4E" w:rsidRDefault="00E25798" w:rsidP="00E25798">
            <w:r w:rsidRPr="00FC47ED">
              <w:t>Michael Salonish</w:t>
            </w:r>
          </w:p>
        </w:tc>
        <w:tc>
          <w:tcPr>
            <w:tcW w:w="5140" w:type="dxa"/>
          </w:tcPr>
          <w:p w14:paraId="21C3CB56" w14:textId="5AA0C2C6" w:rsidR="00E25798" w:rsidRPr="004B2B4E" w:rsidRDefault="00E25798" w:rsidP="00E25798">
            <w:r w:rsidRPr="00FC47ED">
              <w:t>DataTech911</w:t>
            </w:r>
          </w:p>
        </w:tc>
      </w:tr>
      <w:tr w:rsidR="00E25798" w:rsidRPr="00B0659C" w14:paraId="3F4AA41C" w14:textId="77777777" w:rsidTr="009C7CEB">
        <w:tc>
          <w:tcPr>
            <w:tcW w:w="4580" w:type="dxa"/>
          </w:tcPr>
          <w:p w14:paraId="6D543DAB" w14:textId="6968D40F" w:rsidR="00E25798" w:rsidRPr="00A90C79" w:rsidRDefault="00E25798" w:rsidP="00E25798">
            <w:r w:rsidRPr="004B2B4E">
              <w:t>Jerry Schlesinger, PMP</w:t>
            </w:r>
          </w:p>
        </w:tc>
        <w:tc>
          <w:tcPr>
            <w:tcW w:w="5140" w:type="dxa"/>
          </w:tcPr>
          <w:p w14:paraId="53CECAE5" w14:textId="759C22E8" w:rsidR="00E25798" w:rsidRPr="00A90C79" w:rsidRDefault="00E25798" w:rsidP="00E25798">
            <w:r w:rsidRPr="004B2B4E">
              <w:t>Intelligent Systems Inc</w:t>
            </w:r>
          </w:p>
        </w:tc>
      </w:tr>
      <w:tr w:rsidR="00E25798" w:rsidRPr="00B0659C" w14:paraId="7A3FCAD9" w14:textId="77777777" w:rsidTr="009C7CEB">
        <w:tc>
          <w:tcPr>
            <w:tcW w:w="4580" w:type="dxa"/>
          </w:tcPr>
          <w:p w14:paraId="5C0B3FCB" w14:textId="01F407DC" w:rsidR="00E25798" w:rsidRPr="00A90C79" w:rsidRDefault="00E25798" w:rsidP="00E25798">
            <w:r w:rsidRPr="004B2B4E">
              <w:t>Brooks Shannon</w:t>
            </w:r>
          </w:p>
        </w:tc>
        <w:tc>
          <w:tcPr>
            <w:tcW w:w="5140" w:type="dxa"/>
          </w:tcPr>
          <w:p w14:paraId="369B2DFB" w14:textId="09DE33DB" w:rsidR="00E25798" w:rsidRPr="00A90C79" w:rsidRDefault="00E25798" w:rsidP="00E25798">
            <w:r w:rsidRPr="004B2B4E">
              <w:t xml:space="preserve">ESRI </w:t>
            </w:r>
          </w:p>
        </w:tc>
      </w:tr>
      <w:tr w:rsidR="00E25798" w:rsidRPr="00B0659C" w14:paraId="4049452D" w14:textId="77777777" w:rsidTr="009C7CEB">
        <w:tc>
          <w:tcPr>
            <w:tcW w:w="4580" w:type="dxa"/>
          </w:tcPr>
          <w:p w14:paraId="54003FA8" w14:textId="2C77FD21" w:rsidR="00E25798" w:rsidRPr="00A90C79" w:rsidRDefault="00E25798" w:rsidP="00E25798">
            <w:r w:rsidRPr="004B2B4E">
              <w:t>Johanne Tanguay</w:t>
            </w:r>
          </w:p>
        </w:tc>
        <w:tc>
          <w:tcPr>
            <w:tcW w:w="5140" w:type="dxa"/>
          </w:tcPr>
          <w:p w14:paraId="2896E7D9" w14:textId="123697AD" w:rsidR="00E25798" w:rsidRPr="00A90C79" w:rsidRDefault="00E25798" w:rsidP="00E25798">
            <w:r w:rsidRPr="004B2B4E">
              <w:t>Montreal Police QC CA SPVM</w:t>
            </w:r>
          </w:p>
        </w:tc>
      </w:tr>
      <w:tr w:rsidR="00E25798" w:rsidRPr="00B0659C" w14:paraId="1365A599" w14:textId="77777777" w:rsidTr="009C7CEB">
        <w:tc>
          <w:tcPr>
            <w:tcW w:w="4580" w:type="dxa"/>
          </w:tcPr>
          <w:p w14:paraId="5D1BB0AC" w14:textId="53657105" w:rsidR="00E25798" w:rsidRPr="00A90C79" w:rsidRDefault="00E25798" w:rsidP="00E25798">
            <w:r w:rsidRPr="004B2B4E">
              <w:t xml:space="preserve">Matt Tenold </w:t>
            </w:r>
          </w:p>
        </w:tc>
        <w:tc>
          <w:tcPr>
            <w:tcW w:w="5140" w:type="dxa"/>
          </w:tcPr>
          <w:p w14:paraId="0A55A9F4" w14:textId="75ADB29B" w:rsidR="00E25798" w:rsidRPr="00A90C79" w:rsidRDefault="00E25798" w:rsidP="00E25798">
            <w:r w:rsidRPr="004B2B4E">
              <w:t>City of Lynwood WA</w:t>
            </w:r>
          </w:p>
        </w:tc>
      </w:tr>
      <w:tr w:rsidR="00E25798" w:rsidRPr="00B0659C" w14:paraId="44D71B7E" w14:textId="77777777" w:rsidTr="009C7CEB">
        <w:tc>
          <w:tcPr>
            <w:tcW w:w="4580" w:type="dxa"/>
          </w:tcPr>
          <w:p w14:paraId="2F01C4F5" w14:textId="23A9C81D" w:rsidR="00E25798" w:rsidRPr="00A90C79" w:rsidRDefault="00E25798" w:rsidP="00E25798">
            <w:r w:rsidRPr="004B2B4E">
              <w:t>Henry Unger</w:t>
            </w:r>
          </w:p>
        </w:tc>
        <w:tc>
          <w:tcPr>
            <w:tcW w:w="5140" w:type="dxa"/>
          </w:tcPr>
          <w:p w14:paraId="71EDA4C5" w14:textId="436ED847" w:rsidR="00E25798" w:rsidRPr="00A90C79" w:rsidRDefault="00E25798" w:rsidP="00E25798">
            <w:r w:rsidRPr="004B2B4E">
              <w:t>Pulsiam</w:t>
            </w:r>
          </w:p>
        </w:tc>
      </w:tr>
      <w:tr w:rsidR="00E25798" w:rsidRPr="00B0659C" w14:paraId="40FAA72F" w14:textId="77777777" w:rsidTr="009C7CEB">
        <w:tc>
          <w:tcPr>
            <w:tcW w:w="4580" w:type="dxa"/>
          </w:tcPr>
          <w:p w14:paraId="1DD23EE0" w14:textId="0E6BEA2C" w:rsidR="00E25798" w:rsidRPr="00A90C79" w:rsidRDefault="00E25798" w:rsidP="00E25798">
            <w:r w:rsidRPr="004B2B4E">
              <w:t>Ravi Valavandan</w:t>
            </w:r>
          </w:p>
        </w:tc>
        <w:tc>
          <w:tcPr>
            <w:tcW w:w="5140" w:type="dxa"/>
          </w:tcPr>
          <w:p w14:paraId="25C2E5E7" w14:textId="5D034D4F" w:rsidR="00E25798" w:rsidRPr="00A90C79" w:rsidRDefault="00E25798" w:rsidP="00E25798">
            <w:r w:rsidRPr="004B2B4E">
              <w:t>City of Calgary AB CA</w:t>
            </w:r>
          </w:p>
        </w:tc>
      </w:tr>
      <w:tr w:rsidR="00E25798" w:rsidRPr="00B0659C" w14:paraId="787F2D86" w14:textId="77777777" w:rsidTr="009C7CEB">
        <w:tc>
          <w:tcPr>
            <w:tcW w:w="4580" w:type="dxa"/>
          </w:tcPr>
          <w:p w14:paraId="400A9D27" w14:textId="62B9B9CC" w:rsidR="00E25798" w:rsidRPr="00A90C79" w:rsidRDefault="00E25798" w:rsidP="00E25798">
            <w:r w:rsidRPr="004B2B4E">
              <w:t>Michael Vislocky</w:t>
            </w:r>
          </w:p>
        </w:tc>
        <w:tc>
          <w:tcPr>
            <w:tcW w:w="5140" w:type="dxa"/>
          </w:tcPr>
          <w:p w14:paraId="723BBAEE" w14:textId="0A19A8BF" w:rsidR="00E25798" w:rsidRPr="00A90C79" w:rsidRDefault="00E25798" w:rsidP="00E25798">
            <w:r w:rsidRPr="004B2B4E">
              <w:t>Network Orange Inc</w:t>
            </w:r>
          </w:p>
        </w:tc>
      </w:tr>
      <w:tr w:rsidR="00E25798" w:rsidRPr="00B0659C" w14:paraId="3FB713DA" w14:textId="77777777" w:rsidTr="009C7CEB">
        <w:tc>
          <w:tcPr>
            <w:tcW w:w="4580" w:type="dxa"/>
          </w:tcPr>
          <w:p w14:paraId="30D5558D" w14:textId="50AF574C" w:rsidR="00E25798" w:rsidRPr="002671C2" w:rsidRDefault="00E25798" w:rsidP="00E25798">
            <w:pPr>
              <w:rPr>
                <w:color w:val="C00000"/>
              </w:rPr>
            </w:pPr>
            <w:r w:rsidRPr="004B2B4E">
              <w:t>Lisa Wirtanen</w:t>
            </w:r>
          </w:p>
        </w:tc>
        <w:tc>
          <w:tcPr>
            <w:tcW w:w="5140" w:type="dxa"/>
          </w:tcPr>
          <w:p w14:paraId="033FC00B" w14:textId="4039F876" w:rsidR="00E25798" w:rsidRPr="00B0659C" w:rsidRDefault="00E25798" w:rsidP="00E25798">
            <w:r w:rsidRPr="004B2B4E">
              <w:t>AT&amp;T</w:t>
            </w:r>
          </w:p>
        </w:tc>
      </w:tr>
    </w:tbl>
    <w:p w14:paraId="304E78E0" w14:textId="46EE16A3" w:rsidR="00834F03" w:rsidRPr="00B0659C" w:rsidRDefault="00834F03" w:rsidP="00892BD1">
      <w:pPr>
        <w:pStyle w:val="Header"/>
      </w:pPr>
      <w:bookmarkStart w:id="3435" w:name="_Toc233105540"/>
      <w:r w:rsidRPr="00B0659C">
        <w:t>Special Acknowledgments</w:t>
      </w:r>
      <w:bookmarkEnd w:id="3435"/>
    </w:p>
    <w:p w14:paraId="4D7FF188" w14:textId="5ABB0720" w:rsidR="00834F03" w:rsidRPr="00106DA2" w:rsidRDefault="00E25798" w:rsidP="00834F03">
      <w:pPr>
        <w:pStyle w:val="BodyText"/>
        <w:rPr>
          <w:rFonts w:cs="Tahoma"/>
        </w:rPr>
      </w:pPr>
      <w:r>
        <w:rPr>
          <w:rFonts w:cs="Tahoma"/>
        </w:rPr>
        <w:t xml:space="preserve">Sandy Dyre, ENP, of </w:t>
      </w:r>
      <w:r w:rsidR="00E56316">
        <w:rPr>
          <w:rFonts w:cs="Tahoma"/>
        </w:rPr>
        <w:t xml:space="preserve">NENA’s </w:t>
      </w:r>
      <w:r w:rsidR="00834F03" w:rsidRPr="00106DA2">
        <w:rPr>
          <w:rFonts w:cs="Tahoma"/>
        </w:rPr>
        <w:t>Committee Resource Manage</w:t>
      </w:r>
      <w:r w:rsidR="0095224B">
        <w:rPr>
          <w:rFonts w:cs="Tahoma"/>
        </w:rPr>
        <w:t>ment</w:t>
      </w:r>
      <w:r w:rsidR="00E56316">
        <w:rPr>
          <w:rFonts w:cs="Tahoma"/>
        </w:rPr>
        <w:t xml:space="preserve"> Team </w:t>
      </w:r>
      <w:r w:rsidR="00834F03" w:rsidRPr="00106DA2">
        <w:rPr>
          <w:rFonts w:cs="Tahoma"/>
        </w:rPr>
        <w:t>facilitated the production of this document through the prescribed approval process.</w:t>
      </w:r>
    </w:p>
    <w:p w14:paraId="01D60FDD" w14:textId="47CEADF1" w:rsidR="00834F03" w:rsidRPr="00106DA2" w:rsidRDefault="00834F03" w:rsidP="005B0E1A">
      <w:pPr>
        <w:pStyle w:val="BodyText"/>
        <w:rPr>
          <w:rFonts w:cs="Tahoma"/>
        </w:rPr>
      </w:pPr>
      <w:r w:rsidRPr="00106DA2">
        <w:rPr>
          <w:rFonts w:cs="Tahoma"/>
        </w:rPr>
        <w:t xml:space="preserve">The </w:t>
      </w:r>
      <w:r w:rsidR="00E25798">
        <w:rPr>
          <w:rFonts w:cs="Tahoma"/>
        </w:rPr>
        <w:t>NG9-1-1 PSAP Systems</w:t>
      </w:r>
      <w:r w:rsidRPr="00106DA2">
        <w:rPr>
          <w:rFonts w:cs="Tahoma"/>
        </w:rPr>
        <w:t xml:space="preserve"> Working Group is part of the NENA Development Group that is led by:</w:t>
      </w:r>
    </w:p>
    <w:p w14:paraId="0C2B53D3" w14:textId="645C8B1E" w:rsidR="00834F03" w:rsidRPr="00106DA2" w:rsidRDefault="009E1BEE" w:rsidP="00C17553">
      <w:pPr>
        <w:pStyle w:val="ListParagraph"/>
      </w:pPr>
      <w:r w:rsidRPr="00106DA2">
        <w:t>Wendi Rooney,</w:t>
      </w:r>
      <w:r w:rsidR="00834F03" w:rsidRPr="00106DA2">
        <w:t xml:space="preserve"> ENP, and </w:t>
      </w:r>
      <w:r w:rsidR="00F27F85" w:rsidRPr="00106DA2">
        <w:t>Lisa Dodson</w:t>
      </w:r>
      <w:r w:rsidR="00834F03" w:rsidRPr="00106DA2">
        <w:t>, ENP, Development Steering Council Co</w:t>
      </w:r>
      <w:r w:rsidR="00961259" w:rsidRPr="00106DA2">
        <w:noBreakHyphen/>
      </w:r>
      <w:r w:rsidR="00834F03" w:rsidRPr="00106DA2">
        <w:t>Chairs</w:t>
      </w:r>
    </w:p>
    <w:p w14:paraId="753B8484" w14:textId="4D51ED3E" w:rsidR="00834F03" w:rsidRPr="00106DA2" w:rsidRDefault="009E1BEE" w:rsidP="00C17553">
      <w:pPr>
        <w:pStyle w:val="ListParagraph"/>
      </w:pPr>
      <w:r w:rsidRPr="00106DA2">
        <w:t>Brandon Abley,</w:t>
      </w:r>
      <w:r w:rsidR="00834F03" w:rsidRPr="00106DA2">
        <w:t xml:space="preserve"> ENP, </w:t>
      </w:r>
      <w:r w:rsidR="00F27F85" w:rsidRPr="00106DA2">
        <w:t>Chief Technology Officer</w:t>
      </w:r>
    </w:p>
    <w:p w14:paraId="7E608C7F" w14:textId="28A7047D" w:rsidR="00F01075" w:rsidRDefault="009E1BEE" w:rsidP="00C17553">
      <w:pPr>
        <w:pStyle w:val="ListParagraph"/>
      </w:pPr>
      <w:r w:rsidRPr="00106DA2">
        <w:t>April Heinze,</w:t>
      </w:r>
      <w:r w:rsidR="00834F03" w:rsidRPr="00106DA2">
        <w:t xml:space="preserve"> ENP, </w:t>
      </w:r>
      <w:r w:rsidR="00F27F85" w:rsidRPr="00106DA2">
        <w:t xml:space="preserve">VP, Chief of </w:t>
      </w:r>
      <w:r w:rsidR="004B42F3" w:rsidRPr="00106DA2">
        <w:t>9</w:t>
      </w:r>
      <w:r w:rsidR="00961259" w:rsidRPr="00106DA2">
        <w:noBreakHyphen/>
      </w:r>
      <w:r w:rsidR="004B42F3" w:rsidRPr="00106DA2">
        <w:t>1</w:t>
      </w:r>
      <w:r w:rsidR="00961259" w:rsidRPr="00106DA2">
        <w:noBreakHyphen/>
      </w:r>
      <w:r w:rsidR="004B42F3" w:rsidRPr="00106DA2">
        <w:t xml:space="preserve">1 </w:t>
      </w:r>
      <w:r w:rsidR="00834F03" w:rsidRPr="00106DA2">
        <w:t>Operations</w:t>
      </w:r>
      <w:bookmarkEnd w:id="3433"/>
    </w:p>
    <w:p w14:paraId="0DE936A5" w14:textId="443AF0C9" w:rsidR="001F5474" w:rsidRDefault="001F5474">
      <w:r>
        <w:br w:type="page"/>
      </w:r>
    </w:p>
    <w:p w14:paraId="0E6DAEB0" w14:textId="08686146" w:rsidR="001F5474" w:rsidRPr="005F1567" w:rsidRDefault="002C1D76" w:rsidP="00892BD1">
      <w:pPr>
        <w:pStyle w:val="Header"/>
      </w:pPr>
      <w:bookmarkStart w:id="3436" w:name="GeneralDocumentEditingHelp"/>
      <w:bookmarkStart w:id="3437" w:name="_Toc233105541"/>
      <w:bookmarkEnd w:id="3436"/>
      <w:r>
        <w:lastRenderedPageBreak/>
        <w:t xml:space="preserve">GENERAL DOCUMENT EDITING </w:t>
      </w:r>
      <w:commentRangeStart w:id="3438"/>
      <w:r>
        <w:t>HELP</w:t>
      </w:r>
      <w:bookmarkEnd w:id="3437"/>
      <w:commentRangeEnd w:id="3438"/>
      <w:r w:rsidR="00B46583" w:rsidRPr="005F1567">
        <w:rPr>
          <w:rStyle w:val="CommentReference"/>
          <w:sz w:val="20"/>
          <w:szCs w:val="20"/>
        </w:rPr>
        <w:commentReference w:id="3438"/>
      </w:r>
    </w:p>
    <w:p w14:paraId="223CE1EA" w14:textId="741952BE" w:rsidR="00DA0F2A" w:rsidRPr="00F75318" w:rsidRDefault="00665B59" w:rsidP="0011344E">
      <w:pPr>
        <w:pStyle w:val="BodyText"/>
      </w:pPr>
      <w:r w:rsidRPr="002671C2">
        <w:rPr>
          <w:rFonts w:cs="Tahoma"/>
          <w:b/>
          <w:color w:val="C00000"/>
        </w:rPr>
        <w:t>NOTE to document editor:</w:t>
      </w:r>
      <w:r w:rsidRPr="00103142">
        <w:rPr>
          <w:rFonts w:cs="Tahoma"/>
          <w:color w:val="C00000"/>
        </w:rPr>
        <w:t xml:space="preserve"> </w:t>
      </w:r>
      <w:r w:rsidR="00DA0F2A" w:rsidRPr="00665B59">
        <w:rPr>
          <w:color w:val="C00000"/>
        </w:rPr>
        <w:t xml:space="preserve">NENA </w:t>
      </w:r>
      <w:r w:rsidR="002806CE" w:rsidRPr="00665B59">
        <w:rPr>
          <w:color w:val="C00000"/>
        </w:rPr>
        <w:t xml:space="preserve">documents follow the </w:t>
      </w:r>
      <w:r w:rsidR="00DA0F2A" w:rsidRPr="00665B59">
        <w:rPr>
          <w:color w:val="C00000"/>
        </w:rPr>
        <w:t xml:space="preserve">Chicago Manual of Style (CMOS). </w:t>
      </w:r>
      <w:r w:rsidR="002806CE" w:rsidRPr="00665B59">
        <w:rPr>
          <w:color w:val="C00000"/>
        </w:rPr>
        <w:t>Document editors are to use t</w:t>
      </w:r>
      <w:r w:rsidR="00DA0F2A" w:rsidRPr="00665B59">
        <w:rPr>
          <w:color w:val="C00000"/>
        </w:rPr>
        <w:t xml:space="preserve">he following guidelines </w:t>
      </w:r>
      <w:r w:rsidR="002806CE" w:rsidRPr="00665B59">
        <w:rPr>
          <w:color w:val="C00000"/>
        </w:rPr>
        <w:t>when editing NENA documents. If there are any questions regarding this section, contact the CRM team.</w:t>
      </w:r>
    </w:p>
    <w:p w14:paraId="0DFD40C5" w14:textId="3E3C45A5" w:rsidR="00CC77C0" w:rsidRPr="00DA0F2A" w:rsidRDefault="00CC77C0" w:rsidP="0011344E">
      <w:pPr>
        <w:pStyle w:val="BodyText"/>
      </w:pPr>
      <w:r>
        <w:rPr>
          <w:color w:val="C00000"/>
        </w:rPr>
        <w:t>D</w:t>
      </w:r>
      <w:r w:rsidRPr="00CC77C0">
        <w:rPr>
          <w:color w:val="C00000"/>
        </w:rPr>
        <w:t>elete th</w:t>
      </w:r>
      <w:r>
        <w:rPr>
          <w:color w:val="C00000"/>
        </w:rPr>
        <w:t>is entire</w:t>
      </w:r>
      <w:r w:rsidRPr="00CC77C0">
        <w:rPr>
          <w:color w:val="C00000"/>
        </w:rPr>
        <w:t xml:space="preserve"> section</w:t>
      </w:r>
      <w:r>
        <w:rPr>
          <w:color w:val="C00000"/>
        </w:rPr>
        <w:t xml:space="preserve"> from the document before </w:t>
      </w:r>
      <w:r w:rsidR="00BC36F3">
        <w:rPr>
          <w:color w:val="C00000"/>
        </w:rPr>
        <w:t>submitting the document</w:t>
      </w:r>
      <w:r>
        <w:rPr>
          <w:color w:val="C00000"/>
        </w:rPr>
        <w:t xml:space="preserve"> for external review.</w:t>
      </w:r>
    </w:p>
    <w:p w14:paraId="776B6C24" w14:textId="77777777" w:rsidR="00C542C7" w:rsidRPr="00F75318" w:rsidRDefault="00C542C7" w:rsidP="00C542C7">
      <w:pPr>
        <w:pStyle w:val="BodyText"/>
        <w:keepNext/>
        <w:rPr>
          <w:b/>
          <w:bCs/>
        </w:rPr>
      </w:pPr>
      <w:r>
        <w:rPr>
          <w:b/>
          <w:bCs/>
        </w:rPr>
        <w:t>Navigating the Styles Gallery and Styles Pane</w:t>
      </w:r>
    </w:p>
    <w:p w14:paraId="17617BE2" w14:textId="01332146" w:rsidR="00C542C7" w:rsidRDefault="00903C15" w:rsidP="00C542C7">
      <w:pPr>
        <w:pStyle w:val="BodyText"/>
      </w:pPr>
      <w:r w:rsidRPr="00F83182">
        <w:rPr>
          <w:b/>
          <w:bCs/>
        </w:rPr>
        <w:t xml:space="preserve">NOTE: </w:t>
      </w:r>
      <w:r>
        <w:t xml:space="preserve">Document editors </w:t>
      </w:r>
      <w:r w:rsidR="000F15C8">
        <w:t xml:space="preserve">MUST use the </w:t>
      </w:r>
      <w:r>
        <w:t xml:space="preserve">styles listed in the </w:t>
      </w:r>
      <w:r w:rsidRPr="00F83182">
        <w:rPr>
          <w:b/>
          <w:bCs/>
        </w:rPr>
        <w:t>Styles</w:t>
      </w:r>
      <w:r w:rsidRPr="00F31D7A">
        <w:rPr>
          <w:b/>
          <w:bCs/>
        </w:rPr>
        <w:t xml:space="preserve"> </w:t>
      </w:r>
      <w:r w:rsidR="00F31D7A" w:rsidRPr="00F31D7A">
        <w:rPr>
          <w:b/>
          <w:bCs/>
        </w:rPr>
        <w:t>Gallery</w:t>
      </w:r>
      <w:r w:rsidR="00F31D7A">
        <w:t xml:space="preserve"> </w:t>
      </w:r>
      <w:r>
        <w:t xml:space="preserve">in this template. These </w:t>
      </w:r>
      <w:r w:rsidR="00F31D7A">
        <w:t xml:space="preserve">predefined </w:t>
      </w:r>
      <w:r>
        <w:t xml:space="preserve">Word styles </w:t>
      </w:r>
      <w:r w:rsidR="003C192F">
        <w:t>are</w:t>
      </w:r>
      <w:r>
        <w:t xml:space="preserve"> set to follow NENA’s required font and formatting options.</w:t>
      </w:r>
    </w:p>
    <w:p w14:paraId="3608A2C4" w14:textId="29AA53C9" w:rsidR="00F31D7A" w:rsidRDefault="00F31D7A" w:rsidP="00F31D7A">
      <w:pPr>
        <w:pStyle w:val="ListParagraph"/>
      </w:pPr>
      <w:r>
        <w:t xml:space="preserve">The most frequently used styles are shown in the </w:t>
      </w:r>
      <w:r w:rsidRPr="00227753">
        <w:rPr>
          <w:b/>
          <w:bCs/>
        </w:rPr>
        <w:t>Styles Gallery</w:t>
      </w:r>
      <w:r>
        <w:t xml:space="preserve"> on the </w:t>
      </w:r>
      <w:r w:rsidRPr="00227753">
        <w:rPr>
          <w:b/>
          <w:bCs/>
        </w:rPr>
        <w:t>Home</w:t>
      </w:r>
      <w:r>
        <w:t xml:space="preserve"> tab.</w:t>
      </w:r>
    </w:p>
    <w:p w14:paraId="09571680" w14:textId="67229897" w:rsidR="00F31D7A" w:rsidRDefault="00F31D7A" w:rsidP="00F31D7A">
      <w:pPr>
        <w:pStyle w:val="ListParagraph"/>
      </w:pPr>
      <w:r>
        <w:t xml:space="preserve">Open the </w:t>
      </w:r>
      <w:r w:rsidRPr="00227753">
        <w:rPr>
          <w:b/>
          <w:bCs/>
        </w:rPr>
        <w:t>Styles Panel</w:t>
      </w:r>
      <w:r>
        <w:t xml:space="preserve"> to see additional styles available in the document</w:t>
      </w:r>
      <w:r w:rsidR="00227753">
        <w:t xml:space="preserve"> by clicking</w:t>
      </w:r>
      <w:r>
        <w:t xml:space="preserve"> on the small arrow in the bottom</w:t>
      </w:r>
      <w:r w:rsidR="00227753">
        <w:t xml:space="preserve"> right corner of the </w:t>
      </w:r>
      <w:r w:rsidR="00227753" w:rsidRPr="00227753">
        <w:rPr>
          <w:b/>
          <w:bCs/>
        </w:rPr>
        <w:t>Styles Gallery</w:t>
      </w:r>
      <w:r w:rsidR="00227753">
        <w:t>.</w:t>
      </w:r>
    </w:p>
    <w:p w14:paraId="09917306" w14:textId="195CB833" w:rsidR="00E02145" w:rsidRPr="00E02145" w:rsidRDefault="00F31D7A" w:rsidP="00F31D7A">
      <w:pPr>
        <w:pStyle w:val="ListParagraph"/>
      </w:pPr>
      <w:r>
        <w:t xml:space="preserve">To apply a style, select the text to be formatted, and then click on the desired style in the </w:t>
      </w:r>
      <w:r w:rsidRPr="00227753">
        <w:rPr>
          <w:b/>
          <w:bCs/>
        </w:rPr>
        <w:t>Style Gallery</w:t>
      </w:r>
      <w:r w:rsidR="00227753" w:rsidRPr="00227753">
        <w:t xml:space="preserve"> or </w:t>
      </w:r>
      <w:r w:rsidR="00227753">
        <w:rPr>
          <w:b/>
          <w:bCs/>
        </w:rPr>
        <w:t>Styles Panel</w:t>
      </w:r>
      <w:r w:rsidR="00D92128">
        <w:rPr>
          <w:b/>
          <w:bCs/>
        </w:rPr>
        <w:t>.</w:t>
      </w:r>
    </w:p>
    <w:p w14:paraId="7E2395E5" w14:textId="105C7738" w:rsidR="00F31D7A" w:rsidRPr="00C542C7" w:rsidRDefault="00E02145" w:rsidP="00F31D7A">
      <w:pPr>
        <w:pStyle w:val="ListParagraph"/>
      </w:pPr>
      <w:r>
        <w:t xml:space="preserve">Use the </w:t>
      </w:r>
      <w:r w:rsidRPr="00E02145">
        <w:rPr>
          <w:b/>
          <w:bCs/>
        </w:rPr>
        <w:t>Font</w:t>
      </w:r>
      <w:r>
        <w:t xml:space="preserve"> options on the </w:t>
      </w:r>
      <w:r w:rsidRPr="00E02145">
        <w:rPr>
          <w:b/>
          <w:bCs/>
        </w:rPr>
        <w:t>Home</w:t>
      </w:r>
      <w:r>
        <w:t xml:space="preserve"> tab to apply formatting (e.g., bold, italics)</w:t>
      </w:r>
      <w:r w:rsidR="00227753" w:rsidRPr="00E02145">
        <w:t>.</w:t>
      </w:r>
    </w:p>
    <w:p w14:paraId="2F67FED9" w14:textId="142C5FDF" w:rsidR="00E04C78" w:rsidRDefault="00E04C78" w:rsidP="00E04C78">
      <w:pPr>
        <w:pStyle w:val="BodyText"/>
        <w:keepNext/>
        <w:rPr>
          <w:b/>
          <w:bCs/>
        </w:rPr>
      </w:pPr>
      <w:r>
        <w:rPr>
          <w:b/>
          <w:bCs/>
        </w:rPr>
        <w:t>Watermark</w:t>
      </w:r>
    </w:p>
    <w:p w14:paraId="027780B6" w14:textId="13FBEC86" w:rsidR="00E04C78" w:rsidRPr="00E04C78" w:rsidRDefault="00E04C78" w:rsidP="00C17553">
      <w:pPr>
        <w:pStyle w:val="ListParagraph"/>
      </w:pPr>
      <w:r w:rsidRPr="00E04C78">
        <w:t xml:space="preserve">All pages </w:t>
      </w:r>
      <w:r>
        <w:t xml:space="preserve">must include a </w:t>
      </w:r>
      <w:r w:rsidRPr="00E04C78">
        <w:rPr>
          <w:b/>
          <w:bCs/>
        </w:rPr>
        <w:t>DRAFT</w:t>
      </w:r>
      <w:r>
        <w:t xml:space="preserve"> watermark.</w:t>
      </w:r>
    </w:p>
    <w:p w14:paraId="19CD6E1E" w14:textId="315CC08D" w:rsidR="00646B13" w:rsidRDefault="0011344E" w:rsidP="009C78D8">
      <w:pPr>
        <w:pStyle w:val="BodyText"/>
        <w:keepNext/>
        <w:rPr>
          <w:b/>
          <w:bCs/>
        </w:rPr>
      </w:pPr>
      <w:r w:rsidRPr="007D34AD">
        <w:rPr>
          <w:b/>
          <w:bCs/>
        </w:rPr>
        <w:t>Font</w:t>
      </w:r>
    </w:p>
    <w:p w14:paraId="352E1508" w14:textId="4DAEA22C" w:rsidR="002B3780" w:rsidRPr="006A5B96" w:rsidRDefault="002B3780" w:rsidP="00C17553">
      <w:pPr>
        <w:pStyle w:val="ListParagraph"/>
        <w:rPr>
          <w:b/>
          <w:bCs/>
        </w:rPr>
      </w:pPr>
      <w:r w:rsidRPr="006A5B96">
        <w:rPr>
          <w:b/>
          <w:bCs/>
        </w:rPr>
        <w:t>Ver</w:t>
      </w:r>
      <w:r w:rsidR="00D763AC" w:rsidRPr="006A5B96">
        <w:rPr>
          <w:b/>
          <w:bCs/>
        </w:rPr>
        <w:t>d</w:t>
      </w:r>
      <w:r w:rsidRPr="006A5B96">
        <w:rPr>
          <w:b/>
          <w:bCs/>
        </w:rPr>
        <w:t>ana 10 pt</w:t>
      </w:r>
    </w:p>
    <w:p w14:paraId="420DD4E1" w14:textId="21902EBB" w:rsidR="0011344E" w:rsidRDefault="0011344E" w:rsidP="00C17553">
      <w:pPr>
        <w:pStyle w:val="ListParagraph"/>
      </w:pPr>
      <w:r w:rsidRPr="00CD38C9">
        <w:t>When copying in text</w:t>
      </w:r>
      <w:r w:rsidR="00646B13">
        <w:t xml:space="preserve"> from a document, email, chat box, or other source</w:t>
      </w:r>
      <w:r w:rsidRPr="00CD38C9">
        <w:t xml:space="preserve">, use the </w:t>
      </w:r>
      <w:r w:rsidRPr="00646B13">
        <w:rPr>
          <w:b/>
          <w:bCs/>
        </w:rPr>
        <w:t>Keep Text Only</w:t>
      </w:r>
      <w:r w:rsidRPr="00CD38C9">
        <w:t xml:space="preserve"> paste option so text is added </w:t>
      </w:r>
      <w:r w:rsidR="0075526C">
        <w:t>with</w:t>
      </w:r>
      <w:r w:rsidRPr="00CD38C9">
        <w:t xml:space="preserve"> the correct font and formatting.</w:t>
      </w:r>
    </w:p>
    <w:p w14:paraId="6309C0BD" w14:textId="77777777" w:rsidR="00815EBD" w:rsidRPr="00C80DA3" w:rsidRDefault="00815EBD" w:rsidP="009C78D8">
      <w:pPr>
        <w:pStyle w:val="BodyText"/>
        <w:keepNext/>
        <w:rPr>
          <w:b/>
          <w:bCs/>
        </w:rPr>
      </w:pPr>
      <w:r w:rsidRPr="00C80DA3">
        <w:rPr>
          <w:b/>
          <w:bCs/>
        </w:rPr>
        <w:t>Paragraph Formatting</w:t>
      </w:r>
    </w:p>
    <w:p w14:paraId="08340F1F" w14:textId="36B170E4" w:rsidR="00815EBD" w:rsidRDefault="00815EBD" w:rsidP="00C17553">
      <w:pPr>
        <w:pStyle w:val="ListParagraph"/>
      </w:pPr>
      <w:r>
        <w:t xml:space="preserve">Use the Word Style </w:t>
      </w:r>
      <w:r w:rsidRPr="00F83182">
        <w:rPr>
          <w:b/>
          <w:bCs/>
        </w:rPr>
        <w:t>Body Text</w:t>
      </w:r>
      <w:r>
        <w:t xml:space="preserve"> for text in the </w:t>
      </w:r>
      <w:r w:rsidR="007E41A5">
        <w:t xml:space="preserve">document’s </w:t>
      </w:r>
      <w:r>
        <w:t>main body. This adds visual space between paragraphs, eliminating the need for a blank line.</w:t>
      </w:r>
    </w:p>
    <w:p w14:paraId="77153520" w14:textId="77777777" w:rsidR="002D2C55" w:rsidRDefault="002D2C55" w:rsidP="002D2C55">
      <w:pPr>
        <w:pStyle w:val="BodyText"/>
        <w:keepNext/>
        <w:rPr>
          <w:b/>
          <w:bCs/>
        </w:rPr>
      </w:pPr>
      <w:r>
        <w:rPr>
          <w:b/>
          <w:bCs/>
        </w:rPr>
        <w:t>Messages/Code in Text</w:t>
      </w:r>
    </w:p>
    <w:p w14:paraId="03A3F54E" w14:textId="3B0DAF48" w:rsidR="002D2C55" w:rsidRDefault="002D2C55" w:rsidP="00C17553">
      <w:pPr>
        <w:pStyle w:val="ListParagraph"/>
      </w:pPr>
      <w:r w:rsidRPr="004245B3">
        <w:rPr>
          <w:b/>
          <w:bCs/>
        </w:rPr>
        <w:t>Font:</w:t>
      </w:r>
      <w:r>
        <w:t xml:space="preserve"> </w:t>
      </w:r>
      <w:r w:rsidR="00133853" w:rsidRPr="00133853">
        <w:t>Lucida Console 10pt</w:t>
      </w:r>
    </w:p>
    <w:p w14:paraId="44065B5F" w14:textId="77777777" w:rsidR="002D2C55" w:rsidRDefault="002D2C55" w:rsidP="00C17553">
      <w:pPr>
        <w:pStyle w:val="ListParagraph"/>
      </w:pPr>
      <w:r w:rsidRPr="006A5B96">
        <w:rPr>
          <w:b/>
          <w:bCs/>
        </w:rPr>
        <w:t>Left indent:</w:t>
      </w:r>
      <w:r w:rsidRPr="004245B3">
        <w:t xml:space="preserve"> .5</w:t>
      </w:r>
    </w:p>
    <w:p w14:paraId="42EC2188" w14:textId="77777777" w:rsidR="002D2C55" w:rsidRDefault="002D2C55" w:rsidP="00C17553">
      <w:pPr>
        <w:pStyle w:val="ListParagraph"/>
      </w:pPr>
      <w:r w:rsidRPr="004245B3">
        <w:rPr>
          <w:b/>
          <w:bCs/>
        </w:rPr>
        <w:t>XML elements:</w:t>
      </w:r>
      <w:r>
        <w:t xml:space="preserve"> </w:t>
      </w:r>
      <w:r w:rsidRPr="004245B3">
        <w:t>shown in brackets (&lt;...&gt;)</w:t>
      </w:r>
    </w:p>
    <w:p w14:paraId="77CF25F6" w14:textId="77777777" w:rsidR="002D2C55" w:rsidRDefault="002D2C55" w:rsidP="00C17553">
      <w:pPr>
        <w:pStyle w:val="ListParagraph"/>
      </w:pPr>
      <w:r w:rsidRPr="004245B3">
        <w:rPr>
          <w:b/>
          <w:bCs/>
        </w:rPr>
        <w:t>JSON objects:</w:t>
      </w:r>
      <w:r>
        <w:t xml:space="preserve"> </w:t>
      </w:r>
      <w:r w:rsidRPr="004245B3">
        <w:t xml:space="preserve">shown in double quotes </w:t>
      </w:r>
      <w:r>
        <w:t xml:space="preserve">with brackets </w:t>
      </w:r>
      <w:r w:rsidRPr="004245B3">
        <w:t>(</w:t>
      </w:r>
      <w:r>
        <w:t>{</w:t>
      </w:r>
      <w:r w:rsidRPr="004245B3">
        <w:t>"..."</w:t>
      </w:r>
      <w:r>
        <w:t>}</w:t>
      </w:r>
      <w:r w:rsidRPr="004245B3">
        <w:t>)</w:t>
      </w:r>
    </w:p>
    <w:p w14:paraId="60F03A1D" w14:textId="545A8239" w:rsidR="002D2C55" w:rsidRDefault="002D2C55" w:rsidP="00C17553">
      <w:pPr>
        <w:pStyle w:val="ListParagraph"/>
      </w:pPr>
      <w:r w:rsidRPr="004245B3">
        <w:rPr>
          <w:b/>
          <w:bCs/>
        </w:rPr>
        <w:t>Values:</w:t>
      </w:r>
      <w:r>
        <w:t xml:space="preserve"> </w:t>
      </w:r>
      <w:r w:rsidRPr="004245B3">
        <w:t xml:space="preserve">shown in </w:t>
      </w:r>
      <w:r>
        <w:t>double</w:t>
      </w:r>
      <w:r w:rsidRPr="004245B3">
        <w:t xml:space="preserve"> quotes (</w:t>
      </w:r>
      <w:r w:rsidR="00201005" w:rsidRPr="004245B3">
        <w:t>"..."</w:t>
      </w:r>
      <w:r w:rsidRPr="004245B3">
        <w:t>)</w:t>
      </w:r>
    </w:p>
    <w:p w14:paraId="7AF24C2A" w14:textId="77777777" w:rsidR="002D2C55" w:rsidRDefault="002D2C55" w:rsidP="00C17553">
      <w:pPr>
        <w:pStyle w:val="ListParagraph"/>
        <w:rPr>
          <w:b/>
          <w:bCs/>
        </w:rPr>
      </w:pPr>
      <w:r w:rsidRPr="006A5B96">
        <w:rPr>
          <w:b/>
          <w:bCs/>
        </w:rPr>
        <w:t>Examples:</w:t>
      </w:r>
    </w:p>
    <w:p w14:paraId="3C60DB19" w14:textId="77777777" w:rsidR="002D2C55" w:rsidRPr="00A81229" w:rsidRDefault="002D2C55" w:rsidP="002D2C55">
      <w:pPr>
        <w:ind w:left="720"/>
        <w:rPr>
          <w:rFonts w:ascii="Lucida Console" w:hAnsi="Lucida Console" w:cs="Courier New"/>
        </w:rPr>
      </w:pPr>
      <w:r w:rsidRPr="00A81229">
        <w:rPr>
          <w:rFonts w:ascii="Lucida Console" w:hAnsi="Lucida Console" w:cs="Courier New"/>
        </w:rPr>
        <w:t>&lt;note&gt;</w:t>
      </w:r>
    </w:p>
    <w:p w14:paraId="6AC22106" w14:textId="77777777" w:rsidR="002D2C55" w:rsidRPr="00A81229" w:rsidRDefault="002D2C55" w:rsidP="002D2C55">
      <w:pPr>
        <w:ind w:left="1440"/>
        <w:rPr>
          <w:rFonts w:ascii="Lucida Console" w:hAnsi="Lucida Console" w:cs="Courier New"/>
        </w:rPr>
      </w:pPr>
      <w:r w:rsidRPr="00A81229">
        <w:rPr>
          <w:rFonts w:ascii="Lucida Console" w:hAnsi="Lucida Console" w:cs="Courier New"/>
        </w:rPr>
        <w:t>&lt;to&gt;Dern Handy&lt;/to&gt;</w:t>
      </w:r>
    </w:p>
    <w:p w14:paraId="3479E64E" w14:textId="77777777" w:rsidR="002D2C55" w:rsidRPr="00A81229" w:rsidRDefault="002D2C55" w:rsidP="002D2C55">
      <w:pPr>
        <w:ind w:left="1440"/>
        <w:rPr>
          <w:rFonts w:ascii="Lucida Console" w:hAnsi="Lucida Console" w:cs="Courier New"/>
        </w:rPr>
      </w:pPr>
      <w:r w:rsidRPr="00A81229">
        <w:rPr>
          <w:rFonts w:ascii="Lucida Console" w:hAnsi="Lucida Console" w:cs="Courier New"/>
        </w:rPr>
        <w:t>&lt;from&gt;Brandon&lt;/from&gt;</w:t>
      </w:r>
    </w:p>
    <w:p w14:paraId="4385133B" w14:textId="77777777" w:rsidR="002D2C55" w:rsidRPr="00A81229" w:rsidRDefault="002D2C55" w:rsidP="002D2C55">
      <w:pPr>
        <w:ind w:left="1440"/>
        <w:rPr>
          <w:rFonts w:ascii="Lucida Console" w:hAnsi="Lucida Console" w:cs="Courier New"/>
        </w:rPr>
      </w:pPr>
      <w:r w:rsidRPr="00A81229">
        <w:rPr>
          <w:rFonts w:ascii="Lucida Console" w:hAnsi="Lucida Console" w:cs="Courier New"/>
        </w:rPr>
        <w:t>&lt;heading&gt;Reminder&lt;/heading&gt;</w:t>
      </w:r>
    </w:p>
    <w:p w14:paraId="633F908E" w14:textId="77777777" w:rsidR="002D2C55" w:rsidRPr="00A81229" w:rsidRDefault="002D2C55" w:rsidP="002D2C55">
      <w:pPr>
        <w:ind w:left="1440"/>
        <w:rPr>
          <w:rFonts w:ascii="Lucida Console" w:hAnsi="Lucida Console" w:cs="Courier New"/>
        </w:rPr>
      </w:pPr>
      <w:r w:rsidRPr="00A81229">
        <w:rPr>
          <w:rFonts w:ascii="Lucida Console" w:hAnsi="Lucida Console" w:cs="Courier New"/>
        </w:rPr>
        <w:t>&lt;body&gt;Don't forget to book!&lt;/body&gt;</w:t>
      </w:r>
    </w:p>
    <w:p w14:paraId="1899746D" w14:textId="77777777" w:rsidR="002D2C55" w:rsidRPr="00A81229" w:rsidRDefault="002D2C55" w:rsidP="002D2C55">
      <w:pPr>
        <w:ind w:left="720"/>
        <w:rPr>
          <w:rFonts w:ascii="Lucida Console" w:hAnsi="Lucida Console" w:cs="Courier New"/>
        </w:rPr>
      </w:pPr>
      <w:r w:rsidRPr="00A81229">
        <w:rPr>
          <w:rFonts w:ascii="Lucida Console" w:hAnsi="Lucida Console" w:cs="Courier New"/>
        </w:rPr>
        <w:t>&lt;/note&gt;</w:t>
      </w:r>
    </w:p>
    <w:p w14:paraId="52142F18" w14:textId="77777777" w:rsidR="002D2C55" w:rsidRPr="00A81229" w:rsidRDefault="002D2C55" w:rsidP="002D2C55">
      <w:pPr>
        <w:ind w:left="720"/>
        <w:rPr>
          <w:rFonts w:ascii="Lucida Console" w:hAnsi="Lucida Console" w:cs="Courier New"/>
        </w:rPr>
      </w:pPr>
    </w:p>
    <w:p w14:paraId="6B5FA014" w14:textId="77777777" w:rsidR="002D2C55" w:rsidRPr="00A81229" w:rsidRDefault="002D2C55" w:rsidP="002D2C55">
      <w:pPr>
        <w:ind w:left="720"/>
        <w:rPr>
          <w:rFonts w:ascii="Lucida Console" w:hAnsi="Lucida Console" w:cs="Courier New"/>
        </w:rPr>
      </w:pPr>
      <w:r w:rsidRPr="00A81229">
        <w:rPr>
          <w:rFonts w:ascii="Lucida Console" w:hAnsi="Lucida Console" w:cs="Courier New"/>
        </w:rPr>
        <w:t>{</w:t>
      </w:r>
    </w:p>
    <w:p w14:paraId="4E8D22D7" w14:textId="77777777" w:rsidR="002D2C55" w:rsidRPr="00A81229" w:rsidRDefault="002D2C55" w:rsidP="002D2C55">
      <w:pPr>
        <w:ind w:left="720"/>
        <w:rPr>
          <w:rFonts w:ascii="Lucida Console" w:hAnsi="Lucida Console" w:cs="Courier New"/>
        </w:rPr>
      </w:pPr>
      <w:r w:rsidRPr="00A81229">
        <w:rPr>
          <w:rFonts w:ascii="Lucida Console" w:hAnsi="Lucida Console" w:cs="Courier New"/>
        </w:rPr>
        <w:t xml:space="preserve">    "iFoo":12,</w:t>
      </w:r>
    </w:p>
    <w:p w14:paraId="177E6A73" w14:textId="77777777" w:rsidR="002D2C55" w:rsidRPr="00A81229" w:rsidRDefault="002D2C55" w:rsidP="002D2C55">
      <w:pPr>
        <w:ind w:left="720"/>
        <w:rPr>
          <w:rFonts w:ascii="Lucida Console" w:hAnsi="Lucida Console" w:cs="Courier New"/>
        </w:rPr>
      </w:pPr>
      <w:r w:rsidRPr="00A81229">
        <w:rPr>
          <w:rFonts w:ascii="Lucida Console" w:hAnsi="Lucida Console" w:cs="Courier New"/>
        </w:rPr>
        <w:t xml:space="preserve">    "sBar":"blurdybloop"</w:t>
      </w:r>
    </w:p>
    <w:p w14:paraId="67C6772C" w14:textId="77777777" w:rsidR="002D2C55" w:rsidRPr="00A81229" w:rsidRDefault="002D2C55" w:rsidP="002D2C55">
      <w:pPr>
        <w:ind w:left="720"/>
        <w:rPr>
          <w:rFonts w:ascii="Lucida Console" w:hAnsi="Lucida Console" w:cs="Courier New"/>
        </w:rPr>
      </w:pPr>
      <w:r w:rsidRPr="00A81229">
        <w:rPr>
          <w:rFonts w:ascii="Lucida Console" w:hAnsi="Lucida Console" w:cs="Courier New"/>
        </w:rPr>
        <w:t>}</w:t>
      </w:r>
    </w:p>
    <w:p w14:paraId="43D6B212" w14:textId="77777777" w:rsidR="002D2C55" w:rsidRPr="00A81229" w:rsidRDefault="002D2C55" w:rsidP="002D2C55">
      <w:pPr>
        <w:ind w:left="720"/>
        <w:rPr>
          <w:rFonts w:ascii="Lucida Console" w:hAnsi="Lucida Console" w:cs="Courier New"/>
        </w:rPr>
      </w:pPr>
    </w:p>
    <w:p w14:paraId="1E7A2346" w14:textId="77777777" w:rsidR="002D2C55" w:rsidRPr="00A81229" w:rsidRDefault="002D2C55" w:rsidP="002D2C55">
      <w:pPr>
        <w:ind w:left="720"/>
        <w:rPr>
          <w:rFonts w:ascii="Lucida Console" w:hAnsi="Lucida Console" w:cs="Courier New"/>
        </w:rPr>
      </w:pPr>
      <w:r w:rsidRPr="00A81229">
        <w:rPr>
          <w:rFonts w:ascii="Lucida Console" w:hAnsi="Lucida Console" w:cs="Courier New"/>
        </w:rPr>
        <w:t>“urn:service:sos”</w:t>
      </w:r>
    </w:p>
    <w:p w14:paraId="4EA7F9E3" w14:textId="77777777" w:rsidR="002D2C55" w:rsidRDefault="002D2C55" w:rsidP="002D2C55">
      <w:pPr>
        <w:pStyle w:val="BodyText"/>
        <w:keepNext/>
        <w:rPr>
          <w:b/>
          <w:bCs/>
        </w:rPr>
      </w:pPr>
      <w:r>
        <w:rPr>
          <w:b/>
          <w:bCs/>
        </w:rPr>
        <w:lastRenderedPageBreak/>
        <w:t>Footnotes</w:t>
      </w:r>
    </w:p>
    <w:p w14:paraId="45CC69F3" w14:textId="7FE95889" w:rsidR="002B3780" w:rsidRPr="00D763AC" w:rsidRDefault="002B3780" w:rsidP="00C17553">
      <w:pPr>
        <w:pStyle w:val="ListParagraph"/>
      </w:pPr>
      <w:r w:rsidRPr="00D763AC">
        <w:t>Cited documents</w:t>
      </w:r>
      <w:r w:rsidR="00AB6F74">
        <w:rPr>
          <w:rStyle w:val="FootnoteReference"/>
        </w:rPr>
        <w:footnoteReference w:id="21"/>
      </w:r>
      <w:r w:rsidRPr="00D763AC">
        <w:t>, websites, and other references</w:t>
      </w:r>
      <w:r w:rsidRPr="00AB6F74">
        <w:rPr>
          <w:rStyle w:val="FootnoteReference"/>
        </w:rPr>
        <w:t xml:space="preserve"> </w:t>
      </w:r>
      <w:r w:rsidRPr="00D763AC">
        <w:t>MUST be cited in the References section, not in footnotes.</w:t>
      </w:r>
      <w:r w:rsidR="00274C1F">
        <w:t xml:space="preserve"> If something is important enough to include as a footnote, it is strongly recommended</w:t>
      </w:r>
      <w:r w:rsidR="00C22D21">
        <w:t xml:space="preserve"> that</w:t>
      </w:r>
      <w:r w:rsidR="00274C1F">
        <w:t xml:space="preserve"> the information be included in the document text.</w:t>
      </w:r>
    </w:p>
    <w:p w14:paraId="4E095D0D" w14:textId="75C91E70" w:rsidR="002B3780" w:rsidRDefault="002B3780" w:rsidP="00C17553">
      <w:pPr>
        <w:pStyle w:val="ListParagraph"/>
      </w:pPr>
      <w:r w:rsidRPr="00C0032E">
        <w:rPr>
          <w:b/>
          <w:bCs/>
        </w:rPr>
        <w:t>Numbers:</w:t>
      </w:r>
      <w:r>
        <w:t xml:space="preserve"> Superscript Ver</w:t>
      </w:r>
      <w:r w:rsidR="00D763AC">
        <w:t>d</w:t>
      </w:r>
      <w:r>
        <w:t xml:space="preserve">ana </w:t>
      </w:r>
      <w:r w:rsidR="005738CD">
        <w:t>7</w:t>
      </w:r>
      <w:r>
        <w:t>pt</w:t>
      </w:r>
    </w:p>
    <w:p w14:paraId="5843AA64" w14:textId="4CBE6E6F" w:rsidR="002B3780" w:rsidRPr="00C0032E" w:rsidRDefault="002B3780" w:rsidP="00C17553">
      <w:pPr>
        <w:pStyle w:val="ListParagraph"/>
      </w:pPr>
      <w:r w:rsidRPr="00C0032E">
        <w:rPr>
          <w:b/>
          <w:bCs/>
        </w:rPr>
        <w:t>Text:</w:t>
      </w:r>
      <w:r>
        <w:t xml:space="preserve"> Ver</w:t>
      </w:r>
      <w:r w:rsidR="00D763AC">
        <w:t>d</w:t>
      </w:r>
      <w:r>
        <w:t>ana 8pt</w:t>
      </w:r>
    </w:p>
    <w:p w14:paraId="72A37B98" w14:textId="06AEA3BA" w:rsidR="00E21256" w:rsidRDefault="00E21256" w:rsidP="009C78D8">
      <w:pPr>
        <w:pStyle w:val="BodyText"/>
        <w:keepNext/>
        <w:rPr>
          <w:b/>
          <w:bCs/>
        </w:rPr>
      </w:pPr>
      <w:r>
        <w:rPr>
          <w:b/>
          <w:bCs/>
        </w:rPr>
        <w:t>Punctuation</w:t>
      </w:r>
    </w:p>
    <w:p w14:paraId="0F9130F9" w14:textId="1348764A" w:rsidR="00C0032E" w:rsidRPr="00E37376" w:rsidRDefault="00C0032E" w:rsidP="00C17553">
      <w:pPr>
        <w:pStyle w:val="ListParagraph"/>
      </w:pPr>
      <w:r>
        <w:t xml:space="preserve">A comma is placed </w:t>
      </w:r>
      <w:r w:rsidRPr="00E37376">
        <w:t xml:space="preserve">before </w:t>
      </w:r>
      <w:r>
        <w:t>a conjunction (e.g., and, or)</w:t>
      </w:r>
      <w:r w:rsidRPr="00E37376">
        <w:t xml:space="preserve"> in a series of three or more</w:t>
      </w:r>
      <w:r>
        <w:t>.</w:t>
      </w:r>
    </w:p>
    <w:p w14:paraId="356D8605" w14:textId="79544FE9" w:rsidR="00E21256" w:rsidRDefault="009A3689" w:rsidP="00C17553">
      <w:pPr>
        <w:pStyle w:val="ListParagraph"/>
      </w:pPr>
      <w:r>
        <w:t xml:space="preserve">Periods are followed by a </w:t>
      </w:r>
      <w:r w:rsidRPr="009B5453">
        <w:rPr>
          <w:b/>
          <w:bCs/>
        </w:rPr>
        <w:t>single</w:t>
      </w:r>
      <w:r>
        <w:t xml:space="preserve"> space.</w:t>
      </w:r>
    </w:p>
    <w:p w14:paraId="6AD92A09" w14:textId="2962EEE4" w:rsidR="00FB776C" w:rsidRDefault="009A3689" w:rsidP="00C17553">
      <w:pPr>
        <w:pStyle w:val="ListParagraph"/>
      </w:pPr>
      <w:r>
        <w:t>P</w:t>
      </w:r>
      <w:r w:rsidRPr="009A3689">
        <w:t xml:space="preserve">eriods and commas are </w:t>
      </w:r>
      <w:r w:rsidR="007E41A5">
        <w:t xml:space="preserve">placed </w:t>
      </w:r>
      <w:r w:rsidRPr="00B16066">
        <w:rPr>
          <w:b/>
          <w:bCs/>
        </w:rPr>
        <w:t>within</w:t>
      </w:r>
      <w:r w:rsidRPr="009A3689">
        <w:t xml:space="preserve"> closing quotation marks</w:t>
      </w:r>
      <w:r>
        <w:t>.</w:t>
      </w:r>
    </w:p>
    <w:p w14:paraId="4F206214" w14:textId="00BA7FAA" w:rsidR="009A3689" w:rsidRDefault="009A3689" w:rsidP="00C17553">
      <w:pPr>
        <w:pStyle w:val="ListParagraph"/>
        <w:numPr>
          <w:ilvl w:val="1"/>
          <w:numId w:val="17"/>
        </w:numPr>
      </w:pPr>
      <w:r w:rsidRPr="009B5453">
        <w:rPr>
          <w:b/>
          <w:bCs/>
        </w:rPr>
        <w:t>Exception:</w:t>
      </w:r>
      <w:r>
        <w:t xml:space="preserve"> </w:t>
      </w:r>
      <w:r w:rsidR="009B5453">
        <w:t>If f</w:t>
      </w:r>
      <w:r w:rsidRPr="009A3689">
        <w:t>ile names</w:t>
      </w:r>
      <w:r>
        <w:t>,</w:t>
      </w:r>
      <w:r w:rsidRPr="009A3689">
        <w:t xml:space="preserve"> words</w:t>
      </w:r>
      <w:r>
        <w:t>,</w:t>
      </w:r>
      <w:r w:rsidRPr="009A3689">
        <w:t xml:space="preserve"> or other strings to be typed</w:t>
      </w:r>
      <w:r>
        <w:t xml:space="preserve"> are within quotation marks</w:t>
      </w:r>
      <w:r w:rsidR="009B5453">
        <w:t>,</w:t>
      </w:r>
      <w:r>
        <w:t xml:space="preserve"> </w:t>
      </w:r>
      <w:r w:rsidRPr="009A3689">
        <w:t>any punctuation that belongs to the surrounding sentence should appear outside the quotation marks</w:t>
      </w:r>
      <w:r>
        <w:t>.</w:t>
      </w:r>
    </w:p>
    <w:p w14:paraId="4EA3C3C2" w14:textId="52415CE5" w:rsidR="009A3689" w:rsidRDefault="009A3689" w:rsidP="00C17553">
      <w:pPr>
        <w:pStyle w:val="ListParagraph"/>
      </w:pPr>
      <w:r>
        <w:t>C</w:t>
      </w:r>
      <w:r w:rsidRPr="009A3689">
        <w:t xml:space="preserve">olons, semicolons, question marks, and exclamation points </w:t>
      </w:r>
      <w:r w:rsidR="007E41A5">
        <w:t xml:space="preserve">are placed </w:t>
      </w:r>
      <w:r w:rsidR="007E41A5" w:rsidRPr="00B16066">
        <w:rPr>
          <w:b/>
          <w:bCs/>
        </w:rPr>
        <w:t>outside</w:t>
      </w:r>
      <w:r w:rsidRPr="009A3689">
        <w:t xml:space="preserve"> closing quotation marks (unless they belong within the quoted matter).</w:t>
      </w:r>
      <w:r w:rsidR="00177DA4">
        <w:t xml:space="preserve"> </w:t>
      </w:r>
    </w:p>
    <w:p w14:paraId="37D0320A" w14:textId="57C23263" w:rsidR="00110BA5" w:rsidRDefault="00110BA5" w:rsidP="00C17553">
      <w:pPr>
        <w:pStyle w:val="ListParagraph"/>
      </w:pPr>
      <w:r>
        <w:t xml:space="preserve">CMOS prefers </w:t>
      </w:r>
      <w:r w:rsidRPr="00110BA5">
        <w:t xml:space="preserve">square brackets </w:t>
      </w:r>
      <w:r w:rsidR="00056BA7">
        <w:t xml:space="preserve">[ ] </w:t>
      </w:r>
      <w:r w:rsidRPr="00110BA5">
        <w:t>within parentheses</w:t>
      </w:r>
      <w:r>
        <w:t xml:space="preserve"> instead of </w:t>
      </w:r>
      <w:r w:rsidR="00056BA7">
        <w:t>parentheses</w:t>
      </w:r>
      <w:r>
        <w:t xml:space="preserve"> within parentheses.</w:t>
      </w:r>
    </w:p>
    <w:p w14:paraId="39C3C5F0" w14:textId="622B0A0C" w:rsidR="00C0032E" w:rsidRDefault="00B16066" w:rsidP="00C17553">
      <w:pPr>
        <w:pStyle w:val="ListParagraph"/>
      </w:pPr>
      <w:r>
        <w:t>T</w:t>
      </w:r>
      <w:r w:rsidRPr="00B16066">
        <w:t xml:space="preserve">he abbreviations </w:t>
      </w:r>
      <w:r w:rsidRPr="00B16066">
        <w:rPr>
          <w:b/>
          <w:bCs/>
        </w:rPr>
        <w:t>i.e.</w:t>
      </w:r>
      <w:r w:rsidRPr="00B16066">
        <w:t xml:space="preserve"> (“that is”) and </w:t>
      </w:r>
      <w:r w:rsidRPr="00B16066">
        <w:rPr>
          <w:b/>
          <w:bCs/>
        </w:rPr>
        <w:t>e.g.</w:t>
      </w:r>
      <w:r w:rsidRPr="00B16066">
        <w:t xml:space="preserve"> (“for example”) </w:t>
      </w:r>
      <w:r>
        <w:t xml:space="preserve">are placed within </w:t>
      </w:r>
      <w:r w:rsidRPr="00B16066">
        <w:t>parentheses, where they are followed by a comma</w:t>
      </w:r>
      <w:r>
        <w:t>.</w:t>
      </w:r>
    </w:p>
    <w:p w14:paraId="01732D91" w14:textId="1E18A903" w:rsidR="00B16066" w:rsidRDefault="00D9168E" w:rsidP="00C17553">
      <w:pPr>
        <w:pStyle w:val="ListParagraph"/>
      </w:pPr>
      <w:r>
        <w:t xml:space="preserve">CMOS prefers to limit the abbreviation </w:t>
      </w:r>
      <w:r w:rsidR="00273521" w:rsidRPr="00D9168E">
        <w:rPr>
          <w:b/>
          <w:bCs/>
        </w:rPr>
        <w:t>etc.</w:t>
      </w:r>
      <w:r>
        <w:t xml:space="preserve"> </w:t>
      </w:r>
      <w:r w:rsidRPr="00273521">
        <w:t>(“and other things”)</w:t>
      </w:r>
      <w:r>
        <w:t xml:space="preserve"> </w:t>
      </w:r>
      <w:r w:rsidRPr="00D9168E">
        <w:t>to parentheses</w:t>
      </w:r>
      <w:r>
        <w:t xml:space="preserve">. If used in a sentence, </w:t>
      </w:r>
      <w:r w:rsidRPr="00273521">
        <w:rPr>
          <w:b/>
          <w:bCs/>
        </w:rPr>
        <w:t>etc.</w:t>
      </w:r>
      <w:r>
        <w:t xml:space="preserve"> is preceded by a comma</w:t>
      </w:r>
      <w:r w:rsidRPr="00273521">
        <w:t xml:space="preserve">. </w:t>
      </w:r>
      <w:r>
        <w:t xml:space="preserve">Do NOT use </w:t>
      </w:r>
      <w:r w:rsidRPr="00110BA5">
        <w:rPr>
          <w:b/>
          <w:bCs/>
        </w:rPr>
        <w:t>etc.</w:t>
      </w:r>
      <w:r w:rsidR="00273521" w:rsidRPr="00273521">
        <w:t xml:space="preserve"> at the end of a list that begins with </w:t>
      </w:r>
      <w:r w:rsidR="00273521" w:rsidRPr="00D9168E">
        <w:rPr>
          <w:i/>
          <w:iCs/>
        </w:rPr>
        <w:t>for example</w:t>
      </w:r>
      <w:r w:rsidR="00273521" w:rsidRPr="00273521">
        <w:t xml:space="preserve">, </w:t>
      </w:r>
      <w:r w:rsidR="00273521" w:rsidRPr="00D9168E">
        <w:rPr>
          <w:i/>
          <w:iCs/>
        </w:rPr>
        <w:t>such as</w:t>
      </w:r>
      <w:r w:rsidR="00273521" w:rsidRPr="00273521">
        <w:t xml:space="preserve">, </w:t>
      </w:r>
      <w:r w:rsidR="00273521" w:rsidRPr="00D9168E">
        <w:rPr>
          <w:i/>
          <w:iCs/>
        </w:rPr>
        <w:t>e.g.</w:t>
      </w:r>
      <w:r w:rsidR="00273521" w:rsidRPr="00273521">
        <w:t>, and the like.</w:t>
      </w:r>
    </w:p>
    <w:p w14:paraId="5034C06C" w14:textId="22608872" w:rsidR="00815EBD" w:rsidRPr="007D34AD" w:rsidRDefault="00815EBD" w:rsidP="009C78D8">
      <w:pPr>
        <w:pStyle w:val="BodyText"/>
        <w:keepNext/>
        <w:rPr>
          <w:b/>
          <w:bCs/>
        </w:rPr>
      </w:pPr>
      <w:r>
        <w:rPr>
          <w:b/>
          <w:bCs/>
        </w:rPr>
        <w:t xml:space="preserve">Non-breaking </w:t>
      </w:r>
      <w:r w:rsidRPr="007D34AD">
        <w:rPr>
          <w:b/>
          <w:bCs/>
        </w:rPr>
        <w:t>Hyphens</w:t>
      </w:r>
    </w:p>
    <w:p w14:paraId="49E1A7B9" w14:textId="72F1A158" w:rsidR="00646B13" w:rsidRDefault="00870924" w:rsidP="00C17553">
      <w:pPr>
        <w:pStyle w:val="ListParagraph"/>
      </w:pPr>
      <w:r>
        <w:t xml:space="preserve">The CRM Team will insert </w:t>
      </w:r>
      <w:r w:rsidR="00646B13" w:rsidRPr="00870924">
        <w:t>non-breaking hyphens</w:t>
      </w:r>
      <w:r w:rsidR="00646B13">
        <w:t xml:space="preserve"> for 9-1-1 and all hyphenated words</w:t>
      </w:r>
      <w:r>
        <w:t xml:space="preserve"> at time of publication. Editors should use regular hyphens during document development</w:t>
      </w:r>
      <w:r w:rsidR="00CF309E">
        <w:t xml:space="preserve"> to avoid copy/paste of non-breaking hyphens being changed to spaces (no hyphen)</w:t>
      </w:r>
      <w:r w:rsidR="00646B13">
        <w:t>.</w:t>
      </w:r>
    </w:p>
    <w:p w14:paraId="66BD3D58" w14:textId="10C30B4D" w:rsidR="00C0032E" w:rsidRPr="00C0032E" w:rsidRDefault="00646B13" w:rsidP="00C17553">
      <w:pPr>
        <w:pStyle w:val="ListParagraph"/>
      </w:pPr>
      <w:r w:rsidRPr="00646B13">
        <w:rPr>
          <w:b/>
          <w:bCs/>
        </w:rPr>
        <w:t>alt+shift+hyphen</w:t>
      </w:r>
      <w:r w:rsidRPr="00646B13">
        <w:t xml:space="preserve"> </w:t>
      </w:r>
      <w:r w:rsidR="00815EBD">
        <w:t>inserts</w:t>
      </w:r>
      <w:r w:rsidR="00815EBD" w:rsidRPr="00CD38C9">
        <w:t xml:space="preserve"> a </w:t>
      </w:r>
      <w:r w:rsidR="007E41A5">
        <w:t>non-breaking</w:t>
      </w:r>
      <w:r w:rsidR="00815EBD" w:rsidRPr="00CD38C9">
        <w:t xml:space="preserve"> hyphen </w:t>
      </w:r>
      <w:r w:rsidR="007E41A5">
        <w:t>which</w:t>
      </w:r>
      <w:r w:rsidR="00815EBD">
        <w:t xml:space="preserve"> is</w:t>
      </w:r>
      <w:r w:rsidR="00815EBD" w:rsidRPr="00CD38C9">
        <w:t xml:space="preserve"> treated as a letter</w:t>
      </w:r>
      <w:r w:rsidR="00815EBD">
        <w:t>,</w:t>
      </w:r>
      <w:r w:rsidR="00177DA4">
        <w:t xml:space="preserve"> </w:t>
      </w:r>
      <w:r w:rsidR="00815EBD">
        <w:t>keeping the word on a single line</w:t>
      </w:r>
      <w:r w:rsidR="00815EBD" w:rsidRPr="00CD38C9">
        <w:t>.</w:t>
      </w:r>
    </w:p>
    <w:p w14:paraId="715820A8" w14:textId="1D5E4843" w:rsidR="004A4590" w:rsidRDefault="008333E3" w:rsidP="009C78D8">
      <w:pPr>
        <w:pStyle w:val="BodyText"/>
        <w:keepNext/>
        <w:rPr>
          <w:b/>
          <w:bCs/>
        </w:rPr>
      </w:pPr>
      <w:bookmarkStart w:id="3439" w:name="_Hlk212766227"/>
      <w:bookmarkStart w:id="3440" w:name="_Hlk212766215"/>
      <w:r>
        <w:rPr>
          <w:b/>
          <w:bCs/>
        </w:rPr>
        <w:t xml:space="preserve">Vertical </w:t>
      </w:r>
      <w:r w:rsidR="004A4590">
        <w:rPr>
          <w:b/>
          <w:bCs/>
        </w:rPr>
        <w:t>Lists</w:t>
      </w:r>
      <w:r w:rsidR="006A1088">
        <w:rPr>
          <w:b/>
          <w:bCs/>
        </w:rPr>
        <w:t>—</w:t>
      </w:r>
      <w:r w:rsidR="00BF3001">
        <w:rPr>
          <w:b/>
          <w:bCs/>
        </w:rPr>
        <w:t>bullet</w:t>
      </w:r>
      <w:r w:rsidR="004C7069">
        <w:rPr>
          <w:b/>
          <w:bCs/>
        </w:rPr>
        <w:t xml:space="preserve">ed </w:t>
      </w:r>
      <w:r w:rsidR="006E7413">
        <w:rPr>
          <w:b/>
          <w:bCs/>
        </w:rPr>
        <w:t>vs.</w:t>
      </w:r>
      <w:r w:rsidR="004C7069">
        <w:rPr>
          <w:b/>
          <w:bCs/>
        </w:rPr>
        <w:t xml:space="preserve"> </w:t>
      </w:r>
      <w:bookmarkEnd w:id="3439"/>
      <w:r w:rsidR="00BF3001">
        <w:rPr>
          <w:b/>
          <w:bCs/>
        </w:rPr>
        <w:t>numbered</w:t>
      </w:r>
    </w:p>
    <w:bookmarkEnd w:id="3440"/>
    <w:p w14:paraId="1DE771E2" w14:textId="24E53ED2" w:rsidR="00373FB5" w:rsidRPr="00870D8B" w:rsidRDefault="00373FB5" w:rsidP="00C17553">
      <w:pPr>
        <w:pStyle w:val="ListParagraph"/>
        <w:numPr>
          <w:ilvl w:val="0"/>
          <w:numId w:val="25"/>
        </w:numPr>
      </w:pPr>
      <w:r w:rsidRPr="00870D8B">
        <w:t xml:space="preserve">Numbered lists </w:t>
      </w:r>
      <w:r w:rsidR="007D1017">
        <w:t xml:space="preserve">are </w:t>
      </w:r>
      <w:r w:rsidRPr="00870D8B">
        <w:t>use</w:t>
      </w:r>
      <w:r w:rsidR="007D1017">
        <w:t>d</w:t>
      </w:r>
      <w:r w:rsidRPr="00870D8B">
        <w:t xml:space="preserve"> to indicate the order in which tasks should be done, to suggest chronology or relative importance among the items, or to facilitate text references.</w:t>
      </w:r>
    </w:p>
    <w:p w14:paraId="5308BF8B" w14:textId="77777777" w:rsidR="00373FB5" w:rsidRPr="00870D8B" w:rsidRDefault="00373FB5" w:rsidP="00C17553">
      <w:pPr>
        <w:pStyle w:val="ListParagraph"/>
        <w:numPr>
          <w:ilvl w:val="0"/>
          <w:numId w:val="25"/>
        </w:numPr>
      </w:pPr>
      <w:r w:rsidRPr="00870D8B">
        <w:t>A vertical list is best introduced by a grammatically complete sentence, followed by a colon.</w:t>
      </w:r>
    </w:p>
    <w:p w14:paraId="11A92C8A" w14:textId="77777777" w:rsidR="00373FB5" w:rsidRPr="00870D8B" w:rsidRDefault="00373FB5" w:rsidP="00C17553">
      <w:pPr>
        <w:pStyle w:val="ListParagraph"/>
        <w:numPr>
          <w:ilvl w:val="0"/>
          <w:numId w:val="25"/>
        </w:numPr>
      </w:pPr>
      <w:r w:rsidRPr="00870D8B">
        <w:t>All items should be styled with the same syntax, either sentences or sentence fragments.</w:t>
      </w:r>
    </w:p>
    <w:p w14:paraId="221E52F9" w14:textId="77777777" w:rsidR="00373FB5" w:rsidRPr="00870D8B" w:rsidRDefault="00373FB5" w:rsidP="00C17553">
      <w:pPr>
        <w:pStyle w:val="ListParagraph"/>
        <w:numPr>
          <w:ilvl w:val="0"/>
          <w:numId w:val="25"/>
        </w:numPr>
      </w:pPr>
      <w:r w:rsidRPr="00870D8B">
        <w:t>All items should use the same verb tense.</w:t>
      </w:r>
    </w:p>
    <w:p w14:paraId="31F90746" w14:textId="10F49C5B" w:rsidR="00603434" w:rsidRDefault="00BF3001" w:rsidP="00C17553">
      <w:pPr>
        <w:pStyle w:val="ListParagraph"/>
        <w:numPr>
          <w:ilvl w:val="0"/>
          <w:numId w:val="25"/>
        </w:numPr>
      </w:pPr>
      <w:r w:rsidRPr="00603434">
        <w:t>For bulleted lists</w:t>
      </w:r>
      <w:r>
        <w:t>, u</w:t>
      </w:r>
      <w:r w:rsidR="00603434" w:rsidRPr="00603434">
        <w:t xml:space="preserve">nless the items themselves form complete sentences, </w:t>
      </w:r>
      <w:r w:rsidR="00A3606F">
        <w:t xml:space="preserve">use </w:t>
      </w:r>
      <w:r w:rsidR="00A3606F" w:rsidRPr="00603434">
        <w:t xml:space="preserve">lowercase </w:t>
      </w:r>
      <w:r w:rsidR="00A3606F">
        <w:t xml:space="preserve">for </w:t>
      </w:r>
      <w:r w:rsidR="00A3606F" w:rsidRPr="00603434">
        <w:t xml:space="preserve">the </w:t>
      </w:r>
      <w:r w:rsidR="00603434" w:rsidRPr="00603434">
        <w:t xml:space="preserve">first letter of each item </w:t>
      </w:r>
      <w:r w:rsidR="00603434">
        <w:t xml:space="preserve">(unless </w:t>
      </w:r>
      <w:r w:rsidR="00A3606F">
        <w:t xml:space="preserve">it is </w:t>
      </w:r>
      <w:r w:rsidR="00603434">
        <w:t xml:space="preserve">a proper noun) </w:t>
      </w:r>
      <w:r w:rsidR="00603434" w:rsidRPr="00603434">
        <w:t>and omit periods</w:t>
      </w:r>
      <w:r w:rsidR="00603434">
        <w:t>.</w:t>
      </w:r>
    </w:p>
    <w:p w14:paraId="0424F11C" w14:textId="39F89E8E" w:rsidR="00603434" w:rsidRDefault="004C7069" w:rsidP="00C17553">
      <w:pPr>
        <w:pStyle w:val="ListParagraph"/>
        <w:numPr>
          <w:ilvl w:val="0"/>
          <w:numId w:val="25"/>
        </w:numPr>
      </w:pPr>
      <w:r w:rsidRPr="00603434">
        <w:t>For bulleted lists</w:t>
      </w:r>
      <w:r>
        <w:t xml:space="preserve"> </w:t>
      </w:r>
      <w:r w:rsidR="00603434" w:rsidRPr="00603434">
        <w:t xml:space="preserve">whose items require more prominence, capitalization may </w:t>
      </w:r>
      <w:r>
        <w:t>be preferred</w:t>
      </w:r>
      <w:r w:rsidR="00603434" w:rsidRPr="00603434">
        <w:t>; choose one approach and follow it consistently</w:t>
      </w:r>
      <w:r w:rsidR="00603434">
        <w:t>.</w:t>
      </w:r>
    </w:p>
    <w:p w14:paraId="27C7E083" w14:textId="4E455C5D" w:rsidR="006E7413" w:rsidRDefault="00603434" w:rsidP="00C17553">
      <w:pPr>
        <w:pStyle w:val="ListParagraph"/>
        <w:numPr>
          <w:ilvl w:val="0"/>
          <w:numId w:val="25"/>
        </w:numPr>
      </w:pPr>
      <w:r>
        <w:t>C</w:t>
      </w:r>
      <w:r w:rsidRPr="00603434">
        <w:t>apitalize items in a numbered list even if the items do not consist of complete sentences</w:t>
      </w:r>
      <w:r w:rsidR="008333E3">
        <w:t xml:space="preserve">. </w:t>
      </w:r>
      <w:r w:rsidR="008333E3" w:rsidRPr="008333E3">
        <w:t>Closing punctuation is used only if items consist of complete sentences</w:t>
      </w:r>
      <w:r w:rsidR="008333E3">
        <w:t>.</w:t>
      </w:r>
    </w:p>
    <w:p w14:paraId="2B1EDE0C" w14:textId="131F066F" w:rsidR="004C7069" w:rsidRDefault="004C7069" w:rsidP="00C17553">
      <w:pPr>
        <w:pStyle w:val="ListParagraph"/>
        <w:numPr>
          <w:ilvl w:val="0"/>
          <w:numId w:val="25"/>
        </w:numPr>
      </w:pPr>
      <w:r w:rsidRPr="004C7069">
        <w:t xml:space="preserve">If the items in a vertical list complete a sentence </w:t>
      </w:r>
      <w:r w:rsidR="00A3606F">
        <w:t xml:space="preserve">that began </w:t>
      </w:r>
      <w:r w:rsidRPr="004C7069">
        <w:t xml:space="preserve">in the introductory text, </w:t>
      </w:r>
      <w:r w:rsidRPr="00AC1808">
        <w:t xml:space="preserve">commas </w:t>
      </w:r>
      <w:r w:rsidR="00FB776C" w:rsidRPr="00AC1808">
        <w:t xml:space="preserve">or semicolons </w:t>
      </w:r>
      <w:r w:rsidRPr="00AC1808">
        <w:t>may be used between the items</w:t>
      </w:r>
      <w:r w:rsidR="009661B1" w:rsidRPr="00AC1808">
        <w:t xml:space="preserve"> (use semicolons if the items include internal punctuation)</w:t>
      </w:r>
      <w:r w:rsidRPr="00AC1808">
        <w:t>, a period should follow the final item</w:t>
      </w:r>
      <w:r w:rsidR="00FB776C" w:rsidRPr="00AC1808">
        <w:t>, and no colon is used in the introductory sentence.</w:t>
      </w:r>
      <w:r w:rsidR="009661B1" w:rsidRPr="00AC1808">
        <w:t xml:space="preserve"> A conjunction (</w:t>
      </w:r>
      <w:r w:rsidR="00FB776C" w:rsidRPr="00AC1808">
        <w:t xml:space="preserve">e.g., </w:t>
      </w:r>
      <w:r w:rsidR="009661B1" w:rsidRPr="00AC1808">
        <w:t>and</w:t>
      </w:r>
      <w:r w:rsidR="007E41A5">
        <w:t>,</w:t>
      </w:r>
      <w:r w:rsidR="009661B1" w:rsidRPr="00AC1808">
        <w:t xml:space="preserve"> or) before the final item is optional.</w:t>
      </w:r>
    </w:p>
    <w:p w14:paraId="31E98EF2" w14:textId="374B4934" w:rsidR="000E7FD5" w:rsidRDefault="000E7FD5" w:rsidP="00C17553">
      <w:pPr>
        <w:pStyle w:val="ListParagraph"/>
        <w:numPr>
          <w:ilvl w:val="0"/>
          <w:numId w:val="25"/>
        </w:numPr>
      </w:pPr>
      <w:r>
        <w:lastRenderedPageBreak/>
        <w:t>Items in a vertical list should be s</w:t>
      </w:r>
      <w:r w:rsidR="00195DDA">
        <w:t>h</w:t>
      </w:r>
      <w:r>
        <w:t>ort and to the point.</w:t>
      </w:r>
    </w:p>
    <w:p w14:paraId="4983F63A" w14:textId="1FB0D597" w:rsidR="006E7413" w:rsidRDefault="006E7413" w:rsidP="009C78D8">
      <w:pPr>
        <w:pStyle w:val="BodyText"/>
        <w:keepNext/>
        <w:rPr>
          <w:b/>
          <w:bCs/>
        </w:rPr>
      </w:pPr>
      <w:r>
        <w:rPr>
          <w:b/>
          <w:bCs/>
        </w:rPr>
        <w:t>Vertical List Symbology and Indentation</w:t>
      </w:r>
    </w:p>
    <w:p w14:paraId="13D2A9C6" w14:textId="32B9D6A0" w:rsidR="006E7413" w:rsidRDefault="006E7413" w:rsidP="00C17553">
      <w:pPr>
        <w:pStyle w:val="ListParagraph"/>
        <w:numPr>
          <w:ilvl w:val="0"/>
          <w:numId w:val="25"/>
        </w:numPr>
      </w:pPr>
      <w:r w:rsidRPr="006A5B96">
        <w:rPr>
          <w:b/>
          <w:bCs/>
        </w:rPr>
        <w:t>Hanging Indents:</w:t>
      </w:r>
      <w:r>
        <w:t xml:space="preserve"> All use</w:t>
      </w:r>
      <w:r w:rsidRPr="006E7413">
        <w:t xml:space="preserve"> .25</w:t>
      </w:r>
      <w:r>
        <w:t>”</w:t>
      </w:r>
    </w:p>
    <w:p w14:paraId="12522BF9" w14:textId="77777777" w:rsidR="007E2077" w:rsidRPr="006A5B96" w:rsidRDefault="006E7413" w:rsidP="00C17553">
      <w:pPr>
        <w:pStyle w:val="ListParagraph"/>
        <w:numPr>
          <w:ilvl w:val="0"/>
          <w:numId w:val="25"/>
        </w:numPr>
        <w:rPr>
          <w:b/>
          <w:bCs/>
        </w:rPr>
      </w:pPr>
      <w:r w:rsidRPr="006A5B96">
        <w:rPr>
          <w:b/>
          <w:bCs/>
        </w:rPr>
        <w:t xml:space="preserve">Paragraph </w:t>
      </w:r>
      <w:r w:rsidR="00383E64" w:rsidRPr="006A5B96">
        <w:rPr>
          <w:b/>
          <w:bCs/>
        </w:rPr>
        <w:t xml:space="preserve">Indents and </w:t>
      </w:r>
      <w:r w:rsidRPr="006A5B96">
        <w:rPr>
          <w:b/>
          <w:bCs/>
        </w:rPr>
        <w:t xml:space="preserve">Spacing: </w:t>
      </w:r>
    </w:p>
    <w:p w14:paraId="449FCD9B" w14:textId="5C2BAB29" w:rsidR="006E7413" w:rsidRDefault="00725DB3" w:rsidP="00C17553">
      <w:pPr>
        <w:pStyle w:val="ListParagraph"/>
        <w:numPr>
          <w:ilvl w:val="1"/>
          <w:numId w:val="25"/>
        </w:numPr>
      </w:pPr>
      <w:r w:rsidRPr="00725DB3">
        <w:t xml:space="preserve">Don’t add space between paragraphs of the same style </w:t>
      </w:r>
      <w:r>
        <w:t>(check box)</w:t>
      </w:r>
    </w:p>
    <w:p w14:paraId="1EE7C8F4" w14:textId="77777777" w:rsidR="00AE6621" w:rsidRPr="006A5B96" w:rsidRDefault="00725DB3" w:rsidP="00C17553">
      <w:pPr>
        <w:pStyle w:val="ListParagraph"/>
        <w:numPr>
          <w:ilvl w:val="0"/>
          <w:numId w:val="25"/>
        </w:numPr>
        <w:rPr>
          <w:b/>
          <w:bCs/>
        </w:rPr>
      </w:pPr>
      <w:r w:rsidRPr="006A5B96">
        <w:rPr>
          <w:b/>
          <w:bCs/>
        </w:rPr>
        <w:t xml:space="preserve">Paragraph </w:t>
      </w:r>
      <w:r w:rsidR="00383E64" w:rsidRPr="006A5B96">
        <w:rPr>
          <w:b/>
          <w:bCs/>
        </w:rPr>
        <w:t>Line and Page Breaks</w:t>
      </w:r>
      <w:r w:rsidRPr="006A5B96">
        <w:rPr>
          <w:b/>
          <w:bCs/>
        </w:rPr>
        <w:t>:</w:t>
      </w:r>
    </w:p>
    <w:p w14:paraId="3FA05831" w14:textId="16D0EFEC" w:rsidR="006E7413" w:rsidRDefault="00AE6621" w:rsidP="00C17553">
      <w:pPr>
        <w:pStyle w:val="ListParagraph"/>
        <w:numPr>
          <w:ilvl w:val="1"/>
          <w:numId w:val="25"/>
        </w:numPr>
      </w:pPr>
      <w:r>
        <w:t>Widow/Orphan Control (keep box checked)</w:t>
      </w:r>
      <w:r w:rsidR="007E2077">
        <w:t xml:space="preserve"> *Note: This only affects a </w:t>
      </w:r>
      <w:r w:rsidR="00A31703">
        <w:t xml:space="preserve">bulleted </w:t>
      </w:r>
      <w:r w:rsidR="007E2077">
        <w:t xml:space="preserve">paragraph </w:t>
      </w:r>
      <w:r w:rsidR="007E2077" w:rsidRPr="007E2077">
        <w:t xml:space="preserve">consisting of </w:t>
      </w:r>
      <w:r w:rsidR="007E2077">
        <w:t>2-3</w:t>
      </w:r>
      <w:r w:rsidR="007E2077" w:rsidRPr="007E2077">
        <w:t xml:space="preserve"> lines</w:t>
      </w:r>
      <w:r w:rsidR="007E2077">
        <w:t>. Bullets with a single line are not affected.</w:t>
      </w:r>
    </w:p>
    <w:p w14:paraId="4AEC3772" w14:textId="42912584" w:rsidR="00AE6621" w:rsidRDefault="00AE6621" w:rsidP="00C17553">
      <w:pPr>
        <w:pStyle w:val="ListParagraph"/>
        <w:numPr>
          <w:ilvl w:val="1"/>
          <w:numId w:val="25"/>
        </w:numPr>
      </w:pPr>
      <w:r>
        <w:t>K</w:t>
      </w:r>
      <w:r w:rsidRPr="00725DB3">
        <w:t>eep with next</w:t>
      </w:r>
      <w:r>
        <w:t xml:space="preserve"> (uncheck box)</w:t>
      </w:r>
    </w:p>
    <w:p w14:paraId="6E717EF4" w14:textId="77777777" w:rsidR="00F96FA0" w:rsidRDefault="00F96FA0" w:rsidP="00F96FA0">
      <w:pPr>
        <w:pStyle w:val="BodyText"/>
      </w:pPr>
      <w:r>
        <w:t xml:space="preserve">Bulleted and numbered lists can be formatted by using the </w:t>
      </w:r>
      <w:r w:rsidRPr="0068371F">
        <w:rPr>
          <w:b/>
          <w:bCs/>
        </w:rPr>
        <w:t>Format Painter</w:t>
      </w:r>
      <w:r>
        <w:t xml:space="preserve"> tool to apply the formatting below to the text in the core document. They can also be created by using the styles listed in the </w:t>
      </w:r>
      <w:r w:rsidRPr="00F83182">
        <w:rPr>
          <w:b/>
          <w:bCs/>
        </w:rPr>
        <w:t>Styles</w:t>
      </w:r>
      <w:r w:rsidRPr="00F83182">
        <w:t xml:space="preserve"> gallery on the </w:t>
      </w:r>
      <w:r w:rsidRPr="00F83182">
        <w:rPr>
          <w:b/>
          <w:bCs/>
        </w:rPr>
        <w:t>Home</w:t>
      </w:r>
      <w:r w:rsidRPr="00F83182">
        <w:t xml:space="preserve"> tab</w:t>
      </w:r>
      <w:r>
        <w:t xml:space="preserve"> or by using the </w:t>
      </w:r>
      <w:r w:rsidRPr="00E04C78">
        <w:rPr>
          <w:b/>
          <w:bCs/>
        </w:rPr>
        <w:t>Bullets</w:t>
      </w:r>
      <w:r>
        <w:t xml:space="preserve"> and </w:t>
      </w:r>
      <w:r w:rsidRPr="00E04C78">
        <w:rPr>
          <w:b/>
          <w:bCs/>
        </w:rPr>
        <w:t>Numbering</w:t>
      </w:r>
      <w:r w:rsidRPr="00E04C78">
        <w:t xml:space="preserve"> formatting options within the </w:t>
      </w:r>
      <w:r w:rsidRPr="00E04C78">
        <w:rPr>
          <w:b/>
          <w:bCs/>
        </w:rPr>
        <w:t>Paragraph</w:t>
      </w:r>
      <w:r w:rsidRPr="00E04C78">
        <w:t xml:space="preserve"> group on the </w:t>
      </w:r>
      <w:r w:rsidRPr="00E04C78">
        <w:rPr>
          <w:b/>
          <w:bCs/>
        </w:rPr>
        <w:t>Home</w:t>
      </w:r>
      <w:r w:rsidRPr="00E04C78">
        <w:t xml:space="preserve"> tab</w:t>
      </w:r>
      <w:r>
        <w:t>.</w:t>
      </w:r>
    </w:p>
    <w:p w14:paraId="6641C576" w14:textId="60D1184F" w:rsidR="00AC1808" w:rsidRPr="00C8723E" w:rsidRDefault="0011344E" w:rsidP="00AE6621">
      <w:pPr>
        <w:pStyle w:val="BodyText"/>
        <w:keepNext/>
        <w:rPr>
          <w:u w:val="single"/>
        </w:rPr>
      </w:pPr>
      <w:r w:rsidRPr="00C8723E">
        <w:rPr>
          <w:u w:val="single"/>
        </w:rPr>
        <w:t>Bulleted List</w:t>
      </w:r>
      <w:r w:rsidR="00AC1808" w:rsidRPr="00C8723E">
        <w:rPr>
          <w:u w:val="single"/>
        </w:rPr>
        <w:t xml:space="preserve"> </w:t>
      </w:r>
    </w:p>
    <w:p w14:paraId="700C168C" w14:textId="4E4848CB" w:rsidR="00116355" w:rsidRDefault="00116355" w:rsidP="00C17553">
      <w:pPr>
        <w:pStyle w:val="ListParagraph"/>
        <w:numPr>
          <w:ilvl w:val="0"/>
          <w:numId w:val="22"/>
        </w:numPr>
      </w:pPr>
      <w:r w:rsidRPr="00AC1808">
        <w:t>Left Indent .25</w:t>
      </w:r>
    </w:p>
    <w:p w14:paraId="5DE880EB" w14:textId="5A4AF5D0" w:rsidR="00185B12" w:rsidRPr="00185B12" w:rsidRDefault="00185B12" w:rsidP="00C17553">
      <w:pPr>
        <w:pStyle w:val="ListParagraph"/>
        <w:numPr>
          <w:ilvl w:val="0"/>
          <w:numId w:val="22"/>
        </w:numPr>
      </w:pPr>
      <w:r w:rsidRPr="00AC1808">
        <w:t>Left Indent .25</w:t>
      </w:r>
    </w:p>
    <w:p w14:paraId="4AEF47D1" w14:textId="77777777" w:rsidR="00185B12" w:rsidRPr="00AC1808" w:rsidRDefault="00185B12" w:rsidP="00C17553">
      <w:pPr>
        <w:pStyle w:val="ListParagraph"/>
        <w:numPr>
          <w:ilvl w:val="1"/>
          <w:numId w:val="22"/>
        </w:numPr>
      </w:pPr>
      <w:r w:rsidRPr="00AC1808">
        <w:t>Left Indent .75</w:t>
      </w:r>
    </w:p>
    <w:p w14:paraId="1AC9EFA0" w14:textId="4881F168" w:rsidR="00116355" w:rsidRPr="00AC1808" w:rsidRDefault="00116355" w:rsidP="00C17553">
      <w:pPr>
        <w:pStyle w:val="ListParagraph"/>
        <w:numPr>
          <w:ilvl w:val="1"/>
          <w:numId w:val="22"/>
        </w:numPr>
      </w:pPr>
      <w:r w:rsidRPr="00AC1808">
        <w:t>Left Indent .75</w:t>
      </w:r>
    </w:p>
    <w:p w14:paraId="20685B9D" w14:textId="77777777" w:rsidR="00185B12" w:rsidRPr="00AC1808" w:rsidRDefault="00185B12" w:rsidP="00C17553">
      <w:pPr>
        <w:pStyle w:val="ListParagraph"/>
        <w:numPr>
          <w:ilvl w:val="2"/>
          <w:numId w:val="22"/>
        </w:numPr>
      </w:pPr>
      <w:r w:rsidRPr="00AC1808">
        <w:t>Left Indent 1.25</w:t>
      </w:r>
    </w:p>
    <w:p w14:paraId="1FC513EE" w14:textId="77777777" w:rsidR="00116355" w:rsidRPr="00AC1808" w:rsidRDefault="00116355" w:rsidP="00C17553">
      <w:pPr>
        <w:pStyle w:val="ListParagraph"/>
        <w:numPr>
          <w:ilvl w:val="2"/>
          <w:numId w:val="22"/>
        </w:numPr>
      </w:pPr>
      <w:r w:rsidRPr="00AC1808">
        <w:t>Left Indent 1.25</w:t>
      </w:r>
    </w:p>
    <w:p w14:paraId="65EC04F2" w14:textId="77777777" w:rsidR="00185B12" w:rsidRPr="00AC1808" w:rsidRDefault="00185B12" w:rsidP="00C17553">
      <w:pPr>
        <w:pStyle w:val="ListParagraph"/>
        <w:numPr>
          <w:ilvl w:val="3"/>
          <w:numId w:val="22"/>
        </w:numPr>
      </w:pPr>
      <w:r w:rsidRPr="00AC1808">
        <w:t>Left Indent 1.75</w:t>
      </w:r>
    </w:p>
    <w:p w14:paraId="5E8892D3" w14:textId="322064BA" w:rsidR="0011344E" w:rsidRPr="00AC1808" w:rsidRDefault="00116355" w:rsidP="00C17553">
      <w:pPr>
        <w:pStyle w:val="ListParagraph"/>
        <w:numPr>
          <w:ilvl w:val="3"/>
          <w:numId w:val="22"/>
        </w:numPr>
      </w:pPr>
      <w:r w:rsidRPr="00AC1808">
        <w:t>Left Indent 1.75</w:t>
      </w:r>
    </w:p>
    <w:p w14:paraId="38759F1D" w14:textId="14DFE76F" w:rsidR="0011344E" w:rsidRPr="00C8723E" w:rsidRDefault="0011344E" w:rsidP="00AE6621">
      <w:pPr>
        <w:pStyle w:val="BodyText"/>
        <w:keepNext/>
        <w:rPr>
          <w:u w:val="single"/>
        </w:rPr>
      </w:pPr>
      <w:r w:rsidRPr="00C8723E">
        <w:rPr>
          <w:u w:val="single"/>
        </w:rPr>
        <w:t xml:space="preserve">Numbered </w:t>
      </w:r>
      <w:r w:rsidR="00116355" w:rsidRPr="00C8723E">
        <w:rPr>
          <w:u w:val="single"/>
        </w:rPr>
        <w:t>List</w:t>
      </w:r>
      <w:r w:rsidR="00AC1808" w:rsidRPr="00C8723E">
        <w:rPr>
          <w:u w:val="single"/>
        </w:rPr>
        <w:t xml:space="preserve"> </w:t>
      </w:r>
    </w:p>
    <w:p w14:paraId="06311985" w14:textId="77777777" w:rsidR="00185B12" w:rsidRPr="00AC1808" w:rsidRDefault="00185B12" w:rsidP="00C17553">
      <w:pPr>
        <w:pStyle w:val="ListParagraph"/>
        <w:numPr>
          <w:ilvl w:val="0"/>
          <w:numId w:val="24"/>
        </w:numPr>
      </w:pPr>
      <w:r w:rsidRPr="00AC1808">
        <w:t>Left Indent .25</w:t>
      </w:r>
    </w:p>
    <w:p w14:paraId="0401201A" w14:textId="77777777" w:rsidR="002806CE" w:rsidRPr="00AC1808" w:rsidRDefault="00AE0FA7" w:rsidP="00C17553">
      <w:pPr>
        <w:pStyle w:val="ListParagraph"/>
        <w:numPr>
          <w:ilvl w:val="0"/>
          <w:numId w:val="24"/>
        </w:numPr>
      </w:pPr>
      <w:r w:rsidRPr="00AC1808">
        <w:t>Left Indent .25</w:t>
      </w:r>
    </w:p>
    <w:p w14:paraId="31C77C29" w14:textId="77777777" w:rsidR="00185B12" w:rsidRPr="00AC1808" w:rsidRDefault="00185B12" w:rsidP="00C17553">
      <w:pPr>
        <w:pStyle w:val="ListParagraph"/>
        <w:numPr>
          <w:ilvl w:val="1"/>
          <w:numId w:val="24"/>
        </w:numPr>
      </w:pPr>
      <w:r w:rsidRPr="00AC1808">
        <w:t>Left Indent .75</w:t>
      </w:r>
    </w:p>
    <w:p w14:paraId="5772AC00" w14:textId="77777777" w:rsidR="002806CE" w:rsidRPr="00AC1808" w:rsidRDefault="00AE0FA7" w:rsidP="00C17553">
      <w:pPr>
        <w:pStyle w:val="ListParagraph"/>
        <w:numPr>
          <w:ilvl w:val="1"/>
          <w:numId w:val="24"/>
        </w:numPr>
      </w:pPr>
      <w:r w:rsidRPr="00AC1808">
        <w:t>Left Indent .75</w:t>
      </w:r>
    </w:p>
    <w:p w14:paraId="34098F78" w14:textId="77777777" w:rsidR="00185B12" w:rsidRPr="00AC1808" w:rsidRDefault="00185B12" w:rsidP="00C17553">
      <w:pPr>
        <w:pStyle w:val="ListParagraph"/>
        <w:numPr>
          <w:ilvl w:val="2"/>
          <w:numId w:val="24"/>
        </w:numPr>
      </w:pPr>
      <w:r w:rsidRPr="00AC1808">
        <w:t>Left Indent 1.25</w:t>
      </w:r>
    </w:p>
    <w:p w14:paraId="17515397" w14:textId="77777777" w:rsidR="002806CE" w:rsidRPr="00AC1808" w:rsidRDefault="00AE0FA7" w:rsidP="00C17553">
      <w:pPr>
        <w:pStyle w:val="ListParagraph"/>
        <w:numPr>
          <w:ilvl w:val="2"/>
          <w:numId w:val="24"/>
        </w:numPr>
      </w:pPr>
      <w:r w:rsidRPr="00AC1808">
        <w:t>Left Indent 1.25</w:t>
      </w:r>
    </w:p>
    <w:p w14:paraId="57FBE3B4" w14:textId="77777777" w:rsidR="00185B12" w:rsidRPr="00AC1808" w:rsidRDefault="00185B12" w:rsidP="00C17553">
      <w:pPr>
        <w:pStyle w:val="ListParagraph"/>
        <w:numPr>
          <w:ilvl w:val="3"/>
          <w:numId w:val="24"/>
        </w:numPr>
      </w:pPr>
      <w:r w:rsidRPr="00AC1808">
        <w:t>Left Indent 1.75</w:t>
      </w:r>
    </w:p>
    <w:p w14:paraId="7A151E0A" w14:textId="67829314" w:rsidR="00AE0FA7" w:rsidRPr="00AC1808" w:rsidRDefault="00AE0FA7" w:rsidP="00C17553">
      <w:pPr>
        <w:pStyle w:val="ListParagraph"/>
        <w:numPr>
          <w:ilvl w:val="3"/>
          <w:numId w:val="24"/>
        </w:numPr>
      </w:pPr>
      <w:r w:rsidRPr="00AC1808">
        <w:t>Left Indent 1.75</w:t>
      </w:r>
    </w:p>
    <w:p w14:paraId="3B0B68E1" w14:textId="0A0DCD57" w:rsidR="00AE6767" w:rsidRPr="00AE6767" w:rsidRDefault="00AE6767" w:rsidP="00AE6621">
      <w:pPr>
        <w:pStyle w:val="BodyText"/>
        <w:keepNext/>
        <w:rPr>
          <w:u w:val="single"/>
        </w:rPr>
      </w:pPr>
      <w:r w:rsidRPr="00AE6767">
        <w:rPr>
          <w:u w:val="single"/>
        </w:rPr>
        <w:t>Alp</w:t>
      </w:r>
      <w:r>
        <w:rPr>
          <w:u w:val="single"/>
        </w:rPr>
        <w:t>h</w:t>
      </w:r>
      <w:r w:rsidRPr="00AE6767">
        <w:rPr>
          <w:u w:val="single"/>
        </w:rPr>
        <w:t>a List</w:t>
      </w:r>
    </w:p>
    <w:p w14:paraId="2721CCF8" w14:textId="77777777" w:rsidR="00AE6767" w:rsidRPr="00AC1808" w:rsidRDefault="00AE6767" w:rsidP="00C17553">
      <w:pPr>
        <w:pStyle w:val="ListParagraph"/>
        <w:numPr>
          <w:ilvl w:val="0"/>
          <w:numId w:val="29"/>
        </w:numPr>
      </w:pPr>
      <w:r w:rsidRPr="00AC1808">
        <w:t>Left Indent .25</w:t>
      </w:r>
    </w:p>
    <w:p w14:paraId="56C1015C" w14:textId="0C371987" w:rsidR="00AE6767" w:rsidRPr="00AC1808" w:rsidRDefault="00AE6767" w:rsidP="00C17553">
      <w:pPr>
        <w:pStyle w:val="ListParagraph"/>
        <w:numPr>
          <w:ilvl w:val="0"/>
          <w:numId w:val="29"/>
        </w:numPr>
      </w:pPr>
      <w:r w:rsidRPr="00AC1808">
        <w:t>Left Indent .25</w:t>
      </w:r>
      <w:r>
        <w:t xml:space="preserve"> (</w:t>
      </w:r>
      <w:r w:rsidRPr="00E57D90">
        <w:t>AA-ZZ:</w:t>
      </w:r>
      <w:r>
        <w:t xml:space="preserve"> </w:t>
      </w:r>
      <w:r w:rsidRPr="00AE6767">
        <w:t>Hanging indent .38</w:t>
      </w:r>
      <w:r>
        <w:t>”)</w:t>
      </w:r>
    </w:p>
    <w:p w14:paraId="455E1A43" w14:textId="77777777" w:rsidR="00AE6767" w:rsidRPr="00AC1808" w:rsidRDefault="00AE6767" w:rsidP="00C17553">
      <w:pPr>
        <w:pStyle w:val="ListParagraph"/>
        <w:numPr>
          <w:ilvl w:val="1"/>
          <w:numId w:val="29"/>
        </w:numPr>
      </w:pPr>
      <w:r w:rsidRPr="00AC1808">
        <w:t>Left Indent .75</w:t>
      </w:r>
    </w:p>
    <w:p w14:paraId="46224F23" w14:textId="77777777" w:rsidR="00AE6767" w:rsidRPr="00AC1808" w:rsidRDefault="00AE6767" w:rsidP="00C17553">
      <w:pPr>
        <w:pStyle w:val="ListParagraph"/>
        <w:numPr>
          <w:ilvl w:val="1"/>
          <w:numId w:val="29"/>
        </w:numPr>
      </w:pPr>
      <w:r w:rsidRPr="00AC1808">
        <w:t>Left Indent .75</w:t>
      </w:r>
    </w:p>
    <w:p w14:paraId="2D42C08A" w14:textId="77777777" w:rsidR="00AE6767" w:rsidRPr="00AC1808" w:rsidRDefault="00AE6767" w:rsidP="00C17553">
      <w:pPr>
        <w:pStyle w:val="ListParagraph"/>
        <w:numPr>
          <w:ilvl w:val="2"/>
          <w:numId w:val="29"/>
        </w:numPr>
      </w:pPr>
      <w:r w:rsidRPr="00AC1808">
        <w:t>Left Indent 1.25</w:t>
      </w:r>
    </w:p>
    <w:p w14:paraId="74E14B44" w14:textId="77777777" w:rsidR="00AE6767" w:rsidRPr="00AC1808" w:rsidRDefault="00AE6767" w:rsidP="00C17553">
      <w:pPr>
        <w:pStyle w:val="ListParagraph"/>
        <w:numPr>
          <w:ilvl w:val="2"/>
          <w:numId w:val="29"/>
        </w:numPr>
      </w:pPr>
      <w:r w:rsidRPr="00AC1808">
        <w:t>Left Indent 1.25</w:t>
      </w:r>
    </w:p>
    <w:p w14:paraId="02116771" w14:textId="77777777" w:rsidR="00AE6767" w:rsidRPr="00AC1808" w:rsidRDefault="00AE6767" w:rsidP="00C17553">
      <w:pPr>
        <w:pStyle w:val="ListParagraph"/>
        <w:numPr>
          <w:ilvl w:val="3"/>
          <w:numId w:val="29"/>
        </w:numPr>
      </w:pPr>
      <w:r w:rsidRPr="00AC1808">
        <w:t>Left Indent 1.75</w:t>
      </w:r>
    </w:p>
    <w:p w14:paraId="70BA17B7" w14:textId="77777777" w:rsidR="00AE6767" w:rsidRPr="00AC1808" w:rsidRDefault="00AE6767" w:rsidP="00C17553">
      <w:pPr>
        <w:pStyle w:val="ListParagraph"/>
        <w:numPr>
          <w:ilvl w:val="3"/>
          <w:numId w:val="29"/>
        </w:numPr>
      </w:pPr>
      <w:r w:rsidRPr="00AC1808">
        <w:t>Left Indent 1.75</w:t>
      </w:r>
    </w:p>
    <w:p w14:paraId="64D6EA5F" w14:textId="47799696" w:rsidR="003014D6" w:rsidRPr="00AC1808" w:rsidRDefault="00F96FA0" w:rsidP="009C78D8">
      <w:pPr>
        <w:pStyle w:val="BodyText"/>
        <w:keepNext/>
        <w:rPr>
          <w:b/>
          <w:bCs/>
        </w:rPr>
      </w:pPr>
      <w:r w:rsidRPr="00AC1808">
        <w:rPr>
          <w:b/>
          <w:bCs/>
        </w:rPr>
        <w:t>Tables</w:t>
      </w:r>
    </w:p>
    <w:p w14:paraId="23EA22FE" w14:textId="7C78208C" w:rsidR="003014D6" w:rsidRPr="003E7F61" w:rsidRDefault="003014D6" w:rsidP="003014D6">
      <w:pPr>
        <w:pStyle w:val="BodyText"/>
      </w:pPr>
      <w:r>
        <w:t xml:space="preserve">The example tables below </w:t>
      </w:r>
      <w:r w:rsidR="00FA6837">
        <w:t xml:space="preserve">MUST </w:t>
      </w:r>
      <w:r>
        <w:t>be copied and pasted into the document and adjusted as needed.</w:t>
      </w:r>
    </w:p>
    <w:p w14:paraId="684D3400" w14:textId="77777777" w:rsidR="003014D6" w:rsidRPr="00EE4F5B" w:rsidRDefault="003014D6" w:rsidP="00C17553">
      <w:pPr>
        <w:pStyle w:val="ListParagraph"/>
      </w:pPr>
      <w:r>
        <w:rPr>
          <w:b/>
          <w:bCs/>
        </w:rPr>
        <w:t>Table Alignment:</w:t>
      </w:r>
      <w:r w:rsidRPr="00EE4F5B">
        <w:t xml:space="preserve"> Centered on page</w:t>
      </w:r>
    </w:p>
    <w:p w14:paraId="74D0DA02" w14:textId="77777777" w:rsidR="003014D6" w:rsidRDefault="003014D6" w:rsidP="00C17553">
      <w:pPr>
        <w:pStyle w:val="ListParagraph"/>
      </w:pPr>
      <w:r>
        <w:rPr>
          <w:b/>
          <w:bCs/>
        </w:rPr>
        <w:t>Table Width:</w:t>
      </w:r>
      <w:r w:rsidRPr="00EE4F5B">
        <w:t xml:space="preserve"> 6.75” (maximum)</w:t>
      </w:r>
    </w:p>
    <w:p w14:paraId="0B488228" w14:textId="48E43D14" w:rsidR="003014D6" w:rsidRDefault="003014D6" w:rsidP="00C17553">
      <w:pPr>
        <w:pStyle w:val="ListParagraph"/>
      </w:pPr>
      <w:r w:rsidRPr="003E7F61">
        <w:rPr>
          <w:b/>
          <w:bCs/>
        </w:rPr>
        <w:t>Table Caption:</w:t>
      </w:r>
      <w:r>
        <w:t xml:space="preserve"> Centered above table, </w:t>
      </w:r>
      <w:r w:rsidR="00F96FA0">
        <w:t>Ver</w:t>
      </w:r>
      <w:r w:rsidR="001A124A">
        <w:t>da</w:t>
      </w:r>
      <w:r w:rsidR="00F96FA0">
        <w:t xml:space="preserve">na 10pt </w:t>
      </w:r>
      <w:r>
        <w:t xml:space="preserve">Bold, Keep with Next pagination </w:t>
      </w:r>
    </w:p>
    <w:p w14:paraId="77B5DCB8" w14:textId="77777777" w:rsidR="003014D6" w:rsidRDefault="003014D6" w:rsidP="00C17553">
      <w:pPr>
        <w:pStyle w:val="ListParagraph"/>
      </w:pPr>
      <w:r>
        <w:rPr>
          <w:b/>
          <w:bCs/>
        </w:rPr>
        <w:lastRenderedPageBreak/>
        <w:t>Cell Margins:</w:t>
      </w:r>
      <w:r w:rsidRPr="00490121">
        <w:t xml:space="preserve"> R/L: 0.08”; Top: 0”; Bottom: 0.04”</w:t>
      </w:r>
    </w:p>
    <w:p w14:paraId="16E174C9" w14:textId="77777777" w:rsidR="003014D6" w:rsidRDefault="003014D6" w:rsidP="00C17553">
      <w:pPr>
        <w:pStyle w:val="ListParagraph"/>
      </w:pPr>
      <w:r w:rsidRPr="00415C19">
        <w:rPr>
          <w:b/>
          <w:bCs/>
        </w:rPr>
        <w:t>Table Tex</w:t>
      </w:r>
      <w:r>
        <w:rPr>
          <w:b/>
          <w:bCs/>
        </w:rPr>
        <w:t>t</w:t>
      </w:r>
      <w:r w:rsidRPr="00415C19">
        <w:rPr>
          <w:b/>
          <w:bCs/>
        </w:rPr>
        <w:t xml:space="preserve"> Wrapping:</w:t>
      </w:r>
      <w:r>
        <w:t xml:space="preserve"> Around</w:t>
      </w:r>
      <w:r>
        <w:sym w:font="Wingdings" w:char="F0E0"/>
      </w:r>
      <w:r>
        <w:t>Positioning</w:t>
      </w:r>
      <w:r>
        <w:sym w:font="Wingdings" w:char="F0E0"/>
      </w:r>
      <w:r>
        <w:t xml:space="preserve"> Bottom 0.2”</w:t>
      </w:r>
    </w:p>
    <w:p w14:paraId="6271753B" w14:textId="77777777" w:rsidR="00F96FA0" w:rsidRDefault="00F96FA0" w:rsidP="00C17553">
      <w:pPr>
        <w:pStyle w:val="ListParagraph"/>
      </w:pPr>
      <w:r w:rsidRPr="003E7F61">
        <w:rPr>
          <w:b/>
          <w:bCs/>
        </w:rPr>
        <w:t>Header Row:</w:t>
      </w:r>
      <w:r>
        <w:t xml:space="preserve"> Bold, repeats every page</w:t>
      </w:r>
    </w:p>
    <w:p w14:paraId="492AFB2D" w14:textId="68A53B03" w:rsidR="000359EA" w:rsidRDefault="000359EA" w:rsidP="00A73384">
      <w:pPr>
        <w:pStyle w:val="BodyText"/>
      </w:pPr>
      <w:r>
        <w:t xml:space="preserve">To update the Table Number to reflect the correct section it was copied into, highlight the table number, right-click on the number, and select </w:t>
      </w:r>
      <w:r w:rsidRPr="00A73384">
        <w:rPr>
          <w:b/>
          <w:bCs/>
        </w:rPr>
        <w:t>Update Field</w:t>
      </w:r>
      <w:r>
        <w:t>.</w:t>
      </w:r>
    </w:p>
    <w:p w14:paraId="35AB3918" w14:textId="75EF3664" w:rsidR="00F96FA0" w:rsidRPr="0084206B" w:rsidRDefault="00F96FA0" w:rsidP="00F96FA0">
      <w:pPr>
        <w:pStyle w:val="Caption"/>
        <w:keepNext/>
      </w:pPr>
      <w:bookmarkStart w:id="3441" w:name="_Toc197543020"/>
      <w:bookmarkStart w:id="3442" w:name="_Toc232082454"/>
      <w:r w:rsidRPr="0084206B">
        <w:t xml:space="preserve">Table </w:t>
      </w:r>
      <w:fldSimple w:instr=" STYLEREF 1 \s ">
        <w:r w:rsidR="00E371AD">
          <w:rPr>
            <w:noProof/>
          </w:rPr>
          <w:t>11</w:t>
        </w:r>
      </w:fldSimple>
      <w:r w:rsidR="00E371AD">
        <w:noBreakHyphen/>
      </w:r>
      <w:fldSimple w:instr=" SEQ Table \* ARABIC \s 1 ">
        <w:r w:rsidR="00E371AD">
          <w:rPr>
            <w:noProof/>
          </w:rPr>
          <w:t>2</w:t>
        </w:r>
      </w:fldSimple>
      <w:r w:rsidRPr="0084206B">
        <w:t xml:space="preserve"> </w:t>
      </w:r>
      <w:r w:rsidR="00F248E1">
        <w:t xml:space="preserve">General Document Editing </w:t>
      </w:r>
      <w:r w:rsidRPr="0084206B">
        <w:t xml:space="preserve">Example Table </w:t>
      </w:r>
      <w:r w:rsidR="00225679">
        <w:t xml:space="preserve">with 3 </w:t>
      </w:r>
      <w:r w:rsidRPr="0084206B">
        <w:t>Heading</w:t>
      </w:r>
      <w:bookmarkEnd w:id="3441"/>
      <w:r w:rsidR="00225679">
        <w:t>s</w:t>
      </w:r>
      <w:r w:rsidR="0009512B">
        <w:t xml:space="preserve"> (3 columns)</w:t>
      </w:r>
      <w:bookmarkEnd w:id="3442"/>
    </w:p>
    <w:tbl>
      <w:tblPr>
        <w:tblStyle w:val="TableGrid"/>
        <w:tblpPr w:leftFromText="187" w:rightFromText="187" w:bottomFromText="288" w:vertAnchor="text" w:tblpY="1"/>
        <w:tblOverlap w:val="neve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3238"/>
        <w:gridCol w:w="3237"/>
        <w:gridCol w:w="3235"/>
      </w:tblGrid>
      <w:tr w:rsidR="00F96FA0" w14:paraId="293F1280" w14:textId="77777777" w:rsidTr="000975C4">
        <w:trPr>
          <w:tblHeader/>
        </w:trPr>
        <w:tc>
          <w:tcPr>
            <w:tcW w:w="1667" w:type="pct"/>
            <w:shd w:val="clear" w:color="auto" w:fill="D9D9D9" w:themeFill="background1" w:themeFillShade="D9"/>
          </w:tcPr>
          <w:p w14:paraId="04BA0D56" w14:textId="77777777" w:rsidR="00F96FA0" w:rsidRPr="00F67305" w:rsidRDefault="00F96FA0" w:rsidP="006F1777">
            <w:pPr>
              <w:rPr>
                <w:b/>
                <w:bCs/>
              </w:rPr>
            </w:pPr>
          </w:p>
        </w:tc>
        <w:tc>
          <w:tcPr>
            <w:tcW w:w="1667" w:type="pct"/>
            <w:shd w:val="clear" w:color="auto" w:fill="D9D9D9" w:themeFill="background1" w:themeFillShade="D9"/>
          </w:tcPr>
          <w:p w14:paraId="709E57E2" w14:textId="77777777" w:rsidR="00F96FA0" w:rsidRPr="00F67305" w:rsidRDefault="00F96FA0" w:rsidP="006F1777">
            <w:pPr>
              <w:rPr>
                <w:b/>
                <w:bCs/>
              </w:rPr>
            </w:pPr>
          </w:p>
        </w:tc>
        <w:tc>
          <w:tcPr>
            <w:tcW w:w="1666" w:type="pct"/>
            <w:shd w:val="clear" w:color="auto" w:fill="D9D9D9" w:themeFill="background1" w:themeFillShade="D9"/>
          </w:tcPr>
          <w:p w14:paraId="059E696C" w14:textId="77777777" w:rsidR="00F96FA0" w:rsidRPr="00F67305" w:rsidRDefault="00F96FA0" w:rsidP="006F1777">
            <w:pPr>
              <w:rPr>
                <w:b/>
                <w:bCs/>
              </w:rPr>
            </w:pPr>
          </w:p>
        </w:tc>
      </w:tr>
      <w:tr w:rsidR="00F96FA0" w14:paraId="451FD94A" w14:textId="77777777" w:rsidTr="000975C4">
        <w:tc>
          <w:tcPr>
            <w:tcW w:w="1667" w:type="pct"/>
          </w:tcPr>
          <w:p w14:paraId="73B5902A" w14:textId="77777777" w:rsidR="00F96FA0" w:rsidRDefault="00F96FA0" w:rsidP="006F1777"/>
        </w:tc>
        <w:tc>
          <w:tcPr>
            <w:tcW w:w="1667" w:type="pct"/>
          </w:tcPr>
          <w:p w14:paraId="17688908" w14:textId="77777777" w:rsidR="00F96FA0" w:rsidRDefault="00F96FA0" w:rsidP="006F1777"/>
        </w:tc>
        <w:tc>
          <w:tcPr>
            <w:tcW w:w="1666" w:type="pct"/>
          </w:tcPr>
          <w:p w14:paraId="205DAF6E" w14:textId="77777777" w:rsidR="00F96FA0" w:rsidRDefault="00F96FA0" w:rsidP="006F1777"/>
        </w:tc>
      </w:tr>
      <w:tr w:rsidR="00F96FA0" w14:paraId="4223736C" w14:textId="77777777" w:rsidTr="000975C4">
        <w:tc>
          <w:tcPr>
            <w:tcW w:w="1667" w:type="pct"/>
          </w:tcPr>
          <w:p w14:paraId="71DFCCEA" w14:textId="77777777" w:rsidR="00F96FA0" w:rsidRDefault="00F96FA0" w:rsidP="006F1777"/>
        </w:tc>
        <w:tc>
          <w:tcPr>
            <w:tcW w:w="1667" w:type="pct"/>
          </w:tcPr>
          <w:p w14:paraId="31C50F77" w14:textId="77777777" w:rsidR="00F96FA0" w:rsidRDefault="00F96FA0" w:rsidP="006F1777"/>
        </w:tc>
        <w:tc>
          <w:tcPr>
            <w:tcW w:w="1666" w:type="pct"/>
          </w:tcPr>
          <w:p w14:paraId="6FEF15C7" w14:textId="77777777" w:rsidR="00F96FA0" w:rsidRDefault="00F96FA0" w:rsidP="006F1777"/>
        </w:tc>
      </w:tr>
    </w:tbl>
    <w:p w14:paraId="650FC116" w14:textId="0059AA13" w:rsidR="00F96FA0" w:rsidRPr="0084206B" w:rsidRDefault="00F96FA0" w:rsidP="00F96FA0">
      <w:pPr>
        <w:pStyle w:val="Caption"/>
        <w:keepNext/>
      </w:pPr>
      <w:bookmarkStart w:id="3443" w:name="_Toc197543021"/>
      <w:bookmarkStart w:id="3444" w:name="_Toc232082455"/>
      <w:r w:rsidRPr="0084206B">
        <w:t xml:space="preserve">Table </w:t>
      </w:r>
      <w:fldSimple w:instr=" STYLEREF 1 \s ">
        <w:r w:rsidR="00E371AD">
          <w:rPr>
            <w:noProof/>
          </w:rPr>
          <w:t>11</w:t>
        </w:r>
      </w:fldSimple>
      <w:r w:rsidR="00E371AD">
        <w:noBreakHyphen/>
      </w:r>
      <w:fldSimple w:instr=" SEQ Table \* ARABIC \s 1 ">
        <w:r w:rsidR="00E371AD">
          <w:rPr>
            <w:noProof/>
          </w:rPr>
          <w:t>3</w:t>
        </w:r>
      </w:fldSimple>
      <w:r w:rsidRPr="0084206B">
        <w:t xml:space="preserve"> </w:t>
      </w:r>
      <w:r w:rsidR="00F248E1">
        <w:t xml:space="preserve">General Document Editing </w:t>
      </w:r>
      <w:r w:rsidRPr="0084206B">
        <w:t xml:space="preserve">Example Table </w:t>
      </w:r>
      <w:r w:rsidR="00225679">
        <w:t xml:space="preserve">with 4 </w:t>
      </w:r>
      <w:r w:rsidRPr="0084206B">
        <w:t>Heading</w:t>
      </w:r>
      <w:bookmarkEnd w:id="3443"/>
      <w:r w:rsidR="00225679">
        <w:t>s</w:t>
      </w:r>
      <w:r w:rsidR="0009512B">
        <w:t xml:space="preserve"> (</w:t>
      </w:r>
      <w:r w:rsidR="0050682C">
        <w:t>4</w:t>
      </w:r>
      <w:r w:rsidR="0009512B">
        <w:t xml:space="preserve"> columns)</w:t>
      </w:r>
      <w:bookmarkEnd w:id="3444"/>
    </w:p>
    <w:tbl>
      <w:tblPr>
        <w:tblStyle w:val="TableGrid"/>
        <w:tblpPr w:leftFromText="187" w:rightFromText="187" w:bottomFromText="288" w:vertAnchor="text" w:tblpY="1"/>
        <w:tblOverlap w:val="neve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2427"/>
        <w:gridCol w:w="2427"/>
        <w:gridCol w:w="2428"/>
        <w:gridCol w:w="2428"/>
      </w:tblGrid>
      <w:tr w:rsidR="00F96FA0" w14:paraId="39D34562" w14:textId="77777777" w:rsidTr="000975C4">
        <w:trPr>
          <w:trHeight w:val="290"/>
          <w:tblHeader/>
        </w:trPr>
        <w:tc>
          <w:tcPr>
            <w:tcW w:w="1250" w:type="pct"/>
            <w:shd w:val="clear" w:color="auto" w:fill="D9D9D9" w:themeFill="background1" w:themeFillShade="D9"/>
          </w:tcPr>
          <w:p w14:paraId="286F5471" w14:textId="77777777" w:rsidR="00F96FA0" w:rsidRPr="00F67305" w:rsidRDefault="00F96FA0" w:rsidP="006F1777">
            <w:pPr>
              <w:rPr>
                <w:b/>
                <w:bCs/>
              </w:rPr>
            </w:pPr>
          </w:p>
        </w:tc>
        <w:tc>
          <w:tcPr>
            <w:tcW w:w="1250" w:type="pct"/>
            <w:shd w:val="clear" w:color="auto" w:fill="D9D9D9" w:themeFill="background1" w:themeFillShade="D9"/>
          </w:tcPr>
          <w:p w14:paraId="520738A9" w14:textId="77777777" w:rsidR="00F96FA0" w:rsidRPr="00F67305" w:rsidRDefault="00F96FA0" w:rsidP="006F1777">
            <w:pPr>
              <w:rPr>
                <w:b/>
                <w:bCs/>
              </w:rPr>
            </w:pPr>
          </w:p>
        </w:tc>
        <w:tc>
          <w:tcPr>
            <w:tcW w:w="1250" w:type="pct"/>
            <w:shd w:val="clear" w:color="auto" w:fill="D9D9D9" w:themeFill="background1" w:themeFillShade="D9"/>
          </w:tcPr>
          <w:p w14:paraId="7A157B6A" w14:textId="77777777" w:rsidR="00F96FA0" w:rsidRPr="00F67305" w:rsidRDefault="00F96FA0" w:rsidP="006F1777">
            <w:pPr>
              <w:rPr>
                <w:b/>
                <w:bCs/>
              </w:rPr>
            </w:pPr>
          </w:p>
        </w:tc>
        <w:tc>
          <w:tcPr>
            <w:tcW w:w="1250" w:type="pct"/>
            <w:shd w:val="clear" w:color="auto" w:fill="D9D9D9" w:themeFill="background1" w:themeFillShade="D9"/>
          </w:tcPr>
          <w:p w14:paraId="252C916A" w14:textId="77777777" w:rsidR="00F96FA0" w:rsidRPr="00F67305" w:rsidRDefault="00F96FA0" w:rsidP="006F1777">
            <w:pPr>
              <w:rPr>
                <w:b/>
                <w:bCs/>
              </w:rPr>
            </w:pPr>
          </w:p>
        </w:tc>
      </w:tr>
      <w:tr w:rsidR="00F96FA0" w14:paraId="0978CF34" w14:textId="77777777" w:rsidTr="000975C4">
        <w:trPr>
          <w:trHeight w:val="290"/>
        </w:trPr>
        <w:tc>
          <w:tcPr>
            <w:tcW w:w="1250" w:type="pct"/>
          </w:tcPr>
          <w:p w14:paraId="79198B14" w14:textId="77777777" w:rsidR="00F96FA0" w:rsidRDefault="00F96FA0" w:rsidP="006F1777"/>
        </w:tc>
        <w:tc>
          <w:tcPr>
            <w:tcW w:w="1250" w:type="pct"/>
          </w:tcPr>
          <w:p w14:paraId="63F96D3C" w14:textId="77777777" w:rsidR="00F96FA0" w:rsidRDefault="00F96FA0" w:rsidP="006F1777"/>
        </w:tc>
        <w:tc>
          <w:tcPr>
            <w:tcW w:w="1250" w:type="pct"/>
          </w:tcPr>
          <w:p w14:paraId="72E07115" w14:textId="77777777" w:rsidR="00F96FA0" w:rsidRDefault="00F96FA0" w:rsidP="006F1777"/>
        </w:tc>
        <w:tc>
          <w:tcPr>
            <w:tcW w:w="1250" w:type="pct"/>
          </w:tcPr>
          <w:p w14:paraId="275F2E1D" w14:textId="77777777" w:rsidR="00F96FA0" w:rsidRDefault="00F96FA0" w:rsidP="006F1777"/>
        </w:tc>
      </w:tr>
      <w:tr w:rsidR="00F96FA0" w14:paraId="26402F35" w14:textId="77777777" w:rsidTr="000975C4">
        <w:trPr>
          <w:trHeight w:val="290"/>
        </w:trPr>
        <w:tc>
          <w:tcPr>
            <w:tcW w:w="1250" w:type="pct"/>
          </w:tcPr>
          <w:p w14:paraId="7AB1A7FF" w14:textId="77777777" w:rsidR="00F96FA0" w:rsidRDefault="00F96FA0" w:rsidP="006F1777"/>
        </w:tc>
        <w:tc>
          <w:tcPr>
            <w:tcW w:w="1250" w:type="pct"/>
          </w:tcPr>
          <w:p w14:paraId="0C86E4FD" w14:textId="77777777" w:rsidR="00F96FA0" w:rsidRDefault="00F96FA0" w:rsidP="006F1777"/>
        </w:tc>
        <w:tc>
          <w:tcPr>
            <w:tcW w:w="1250" w:type="pct"/>
          </w:tcPr>
          <w:p w14:paraId="2E0B816C" w14:textId="77777777" w:rsidR="00F96FA0" w:rsidRDefault="00F96FA0" w:rsidP="006F1777"/>
        </w:tc>
        <w:tc>
          <w:tcPr>
            <w:tcW w:w="1250" w:type="pct"/>
          </w:tcPr>
          <w:p w14:paraId="0A70D8F7" w14:textId="77777777" w:rsidR="00F96FA0" w:rsidRDefault="00F96FA0" w:rsidP="006F1777"/>
        </w:tc>
      </w:tr>
    </w:tbl>
    <w:p w14:paraId="6EC52AAF" w14:textId="77777777" w:rsidR="003014D6" w:rsidRDefault="003014D6" w:rsidP="009C78D8">
      <w:pPr>
        <w:pStyle w:val="BodyText"/>
        <w:keepNext/>
        <w:rPr>
          <w:b/>
          <w:bCs/>
        </w:rPr>
      </w:pPr>
      <w:r w:rsidRPr="007D34AD">
        <w:rPr>
          <w:b/>
          <w:bCs/>
        </w:rPr>
        <w:t>Figures</w:t>
      </w:r>
    </w:p>
    <w:p w14:paraId="3A409634" w14:textId="77777777" w:rsidR="009A42A3" w:rsidRDefault="009A42A3" w:rsidP="009A42A3">
      <w:pPr>
        <w:pStyle w:val="BodyText"/>
      </w:pPr>
      <w:r w:rsidRPr="009A42A3">
        <w:t xml:space="preserve">Figures are typically inserted between paragraphs or are placed at the end of a numbered section. Figure numbers should update automatically as they are inserted into the document, but if needed, they can be manually updated. To do so, highlight the figure number, right-click on the number, and select </w:t>
      </w:r>
      <w:r w:rsidRPr="009A42A3">
        <w:rPr>
          <w:b/>
          <w:bCs/>
        </w:rPr>
        <w:t>Update Field</w:t>
      </w:r>
      <w:r w:rsidRPr="009A42A3">
        <w:t xml:space="preserve">. </w:t>
      </w:r>
    </w:p>
    <w:p w14:paraId="5ACF189D" w14:textId="798F1F8F" w:rsidR="009A42A3" w:rsidRPr="009A42A3" w:rsidRDefault="009A42A3" w:rsidP="009A42A3">
      <w:pPr>
        <w:pStyle w:val="BodyText"/>
      </w:pPr>
      <w:r w:rsidRPr="009A42A3">
        <w:t xml:space="preserve">Insert figures on their own line using the following </w:t>
      </w:r>
      <w:r w:rsidRPr="009A42A3">
        <w:rPr>
          <w:b/>
          <w:bCs/>
        </w:rPr>
        <w:t>Layout</w:t>
      </w:r>
      <w:r w:rsidRPr="009A42A3">
        <w:t xml:space="preserve"> settings</w:t>
      </w:r>
      <w:r>
        <w:t>:</w:t>
      </w:r>
    </w:p>
    <w:p w14:paraId="6A58D0E7" w14:textId="77777777" w:rsidR="009A42A3" w:rsidRPr="00E66136" w:rsidRDefault="009A42A3" w:rsidP="00C17553">
      <w:pPr>
        <w:pStyle w:val="ListParagraph"/>
      </w:pPr>
      <w:r w:rsidRPr="00EF5204">
        <w:rPr>
          <w:b/>
          <w:bCs/>
        </w:rPr>
        <w:t>Text Wrapping:</w:t>
      </w:r>
      <w:r>
        <w:t xml:space="preserve"> Top and bottom</w:t>
      </w:r>
    </w:p>
    <w:p w14:paraId="69488C21" w14:textId="77777777" w:rsidR="009A42A3" w:rsidRDefault="009A42A3" w:rsidP="00C17553">
      <w:pPr>
        <w:pStyle w:val="ListParagraph"/>
      </w:pPr>
      <w:r>
        <w:rPr>
          <w:b/>
          <w:bCs/>
        </w:rPr>
        <w:t>Size:</w:t>
      </w:r>
      <w:r w:rsidRPr="00EE4F5B">
        <w:t xml:space="preserve"> </w:t>
      </w:r>
      <w:r>
        <w:t xml:space="preserve">Use </w:t>
      </w:r>
      <w:r w:rsidRPr="00EF5204">
        <w:rPr>
          <w:b/>
          <w:bCs/>
        </w:rPr>
        <w:t>Absolute</w:t>
      </w:r>
      <w:r>
        <w:t xml:space="preserve"> settings with </w:t>
      </w:r>
      <w:r w:rsidRPr="00EE4F5B">
        <w:t>6.75” maximum</w:t>
      </w:r>
      <w:r>
        <w:t xml:space="preserve"> width</w:t>
      </w:r>
    </w:p>
    <w:p w14:paraId="640E137C" w14:textId="77777777" w:rsidR="00F434CF" w:rsidRPr="002540D6" w:rsidRDefault="00F434CF" w:rsidP="00C17553">
      <w:pPr>
        <w:pStyle w:val="ListParagraph"/>
        <w:rPr>
          <w:b/>
          <w:bCs/>
        </w:rPr>
      </w:pPr>
      <w:r w:rsidRPr="002540D6">
        <w:rPr>
          <w:b/>
          <w:bCs/>
        </w:rPr>
        <w:t>Position</w:t>
      </w:r>
    </w:p>
    <w:p w14:paraId="0B0E554A" w14:textId="77777777" w:rsidR="00F434CF" w:rsidRDefault="00F434CF" w:rsidP="00C17553">
      <w:pPr>
        <w:pStyle w:val="ListParagraph"/>
        <w:numPr>
          <w:ilvl w:val="1"/>
          <w:numId w:val="17"/>
        </w:numPr>
      </w:pPr>
      <w:r>
        <w:rPr>
          <w:b/>
          <w:bCs/>
        </w:rPr>
        <w:t>Horizontal</w:t>
      </w:r>
      <w:r w:rsidRPr="009B5453">
        <w:rPr>
          <w:b/>
          <w:bCs/>
        </w:rPr>
        <w:t>:</w:t>
      </w:r>
      <w:r>
        <w:t xml:space="preserve"> Alignment Centered relative to column</w:t>
      </w:r>
    </w:p>
    <w:p w14:paraId="3FEAB82C" w14:textId="77777777" w:rsidR="00F434CF" w:rsidRDefault="00F434CF" w:rsidP="00C17553">
      <w:pPr>
        <w:pStyle w:val="ListParagraph"/>
        <w:numPr>
          <w:ilvl w:val="1"/>
          <w:numId w:val="17"/>
        </w:numPr>
      </w:pPr>
      <w:r>
        <w:rPr>
          <w:b/>
          <w:bCs/>
        </w:rPr>
        <w:t>Vertical:</w:t>
      </w:r>
      <w:r>
        <w:t xml:space="preserve"> Absolute position 0” below Line</w:t>
      </w:r>
    </w:p>
    <w:p w14:paraId="2AA843FB" w14:textId="77777777" w:rsidR="00F434CF" w:rsidRDefault="00F434CF" w:rsidP="00C17553">
      <w:pPr>
        <w:pStyle w:val="ListParagraph"/>
        <w:numPr>
          <w:ilvl w:val="1"/>
          <w:numId w:val="17"/>
        </w:numPr>
      </w:pPr>
      <w:r w:rsidRPr="002540D6">
        <w:rPr>
          <w:b/>
          <w:bCs/>
        </w:rPr>
        <w:t>Options:</w:t>
      </w:r>
      <w:r>
        <w:t xml:space="preserve"> Check </w:t>
      </w:r>
      <w:r w:rsidRPr="006A5B96">
        <w:rPr>
          <w:b/>
          <w:bCs/>
        </w:rPr>
        <w:t>Move object with text</w:t>
      </w:r>
      <w:r>
        <w:t xml:space="preserve"> and </w:t>
      </w:r>
      <w:r w:rsidRPr="006A5B96">
        <w:rPr>
          <w:b/>
          <w:bCs/>
        </w:rPr>
        <w:t>Lock anchor</w:t>
      </w:r>
    </w:p>
    <w:p w14:paraId="60CC14E7" w14:textId="18B4D027" w:rsidR="00F434CF" w:rsidRPr="00EE4F5B" w:rsidRDefault="00F434CF" w:rsidP="00F434CF">
      <w:pPr>
        <w:pStyle w:val="BodyText"/>
      </w:pPr>
      <w:r>
        <w:t xml:space="preserve">Add captions once the figures are properly placed and sized. If figure size or position is </w:t>
      </w:r>
      <w:r w:rsidR="004D10D9">
        <w:t xml:space="preserve">adjusted </w:t>
      </w:r>
      <w:r>
        <w:t xml:space="preserve">later, captions may need to be redone for proper spacing between the caption and figure. Use the following </w:t>
      </w:r>
      <w:r w:rsidRPr="00F434CF">
        <w:rPr>
          <w:b/>
          <w:bCs/>
        </w:rPr>
        <w:t>Caption</w:t>
      </w:r>
      <w:r>
        <w:t xml:space="preserve"> settings</w:t>
      </w:r>
      <w:r w:rsidR="009A42A3">
        <w:t>:</w:t>
      </w:r>
    </w:p>
    <w:p w14:paraId="37B8035F" w14:textId="77777777" w:rsidR="00AE23FD" w:rsidRDefault="00AE23FD" w:rsidP="00C17553">
      <w:pPr>
        <w:pStyle w:val="ListParagraph"/>
      </w:pPr>
      <w:r>
        <w:rPr>
          <w:b/>
          <w:bCs/>
        </w:rPr>
        <w:t>Label</w:t>
      </w:r>
      <w:r w:rsidRPr="006A2DD3">
        <w:rPr>
          <w:b/>
          <w:bCs/>
        </w:rPr>
        <w:t>:</w:t>
      </w:r>
      <w:r>
        <w:t xml:space="preserve"> Figure</w:t>
      </w:r>
    </w:p>
    <w:p w14:paraId="296634B2" w14:textId="77777777" w:rsidR="00AE23FD" w:rsidRDefault="00AE23FD" w:rsidP="00C17553">
      <w:pPr>
        <w:pStyle w:val="ListParagraph"/>
      </w:pPr>
      <w:r>
        <w:rPr>
          <w:b/>
          <w:bCs/>
        </w:rPr>
        <w:t>Position:</w:t>
      </w:r>
      <w:r>
        <w:t xml:space="preserve"> Below selected item</w:t>
      </w:r>
    </w:p>
    <w:p w14:paraId="52553A7B" w14:textId="77777777" w:rsidR="000C6E14" w:rsidRDefault="000C6E14" w:rsidP="00C17553">
      <w:pPr>
        <w:pStyle w:val="ListParagraph"/>
      </w:pPr>
      <w:r w:rsidRPr="00AE23FD">
        <w:rPr>
          <w:b/>
          <w:bCs/>
        </w:rPr>
        <w:t>Style:</w:t>
      </w:r>
      <w:r>
        <w:t xml:space="preserve"> Caption (Verdana 10pt, bold)</w:t>
      </w:r>
    </w:p>
    <w:p w14:paraId="2ACC4513" w14:textId="3647182B" w:rsidR="00587365" w:rsidRDefault="00587365" w:rsidP="00722DE5">
      <w:pPr>
        <w:pStyle w:val="BodyText"/>
      </w:pPr>
      <w:r w:rsidRPr="006A2DD3">
        <w:rPr>
          <w:b/>
          <w:bCs/>
        </w:rPr>
        <w:t>Alt Text:</w:t>
      </w:r>
      <w:r>
        <w:t xml:space="preserve"> Add a brief sentence to describe the diagram for someone who is blind or low vision.</w:t>
      </w:r>
      <w:r w:rsidR="003B064F">
        <w:t xml:space="preserve"> </w:t>
      </w:r>
      <w:r w:rsidR="007F4FBA">
        <w:t>Example Alt text has been added to the figures below.</w:t>
      </w:r>
    </w:p>
    <w:p w14:paraId="7982A697" w14:textId="77777777" w:rsidR="00587365" w:rsidRDefault="00587365" w:rsidP="00722DE5">
      <w:pPr>
        <w:pStyle w:val="BodyText"/>
      </w:pPr>
      <w:r w:rsidRPr="009C5020">
        <w:rPr>
          <w:b/>
          <w:bCs/>
        </w:rPr>
        <w:t>Copyrighted figure from an external source:</w:t>
      </w:r>
      <w:r>
        <w:t xml:space="preserve"> Permission must be granted by the o</w:t>
      </w:r>
      <w:r w:rsidRPr="009C5020">
        <w:t>wner</w:t>
      </w:r>
      <w:r>
        <w:t xml:space="preserve"> and may require a “used with permission” statement.</w:t>
      </w:r>
    </w:p>
    <w:p w14:paraId="0B27932C" w14:textId="7CF24FBE" w:rsidR="00F434CF" w:rsidRDefault="00587365" w:rsidP="00722DE5">
      <w:pPr>
        <w:pStyle w:val="BodyText"/>
      </w:pPr>
      <w:r w:rsidRPr="00587365">
        <w:rPr>
          <w:b/>
          <w:bCs/>
        </w:rPr>
        <w:t>Store source files on NENA Workspace:</w:t>
      </w:r>
      <w:r>
        <w:t xml:space="preserve"> Upload source files </w:t>
      </w:r>
      <w:r w:rsidRPr="009C5020">
        <w:t>for all diagrams, images, and illustrations (e.g., Visio, Illustrator, PowerPoint) into NENA Workspace for future editing.</w:t>
      </w:r>
    </w:p>
    <w:p w14:paraId="5796BE1B" w14:textId="0A78657F" w:rsidR="00C86C06" w:rsidRDefault="009A42A3" w:rsidP="00225E79">
      <w:pPr>
        <w:pStyle w:val="BodyText"/>
      </w:pPr>
      <w:r>
        <w:rPr>
          <w:noProof/>
        </w:rPr>
        <w:lastRenderedPageBreak/>
        <mc:AlternateContent>
          <mc:Choice Requires="wps">
            <w:drawing>
              <wp:anchor distT="0" distB="0" distL="114300" distR="114300" simplePos="0" relativeHeight="251677696" behindDoc="0" locked="0" layoutInCell="1" allowOverlap="1" wp14:anchorId="47DA754E" wp14:editId="465BBCAD">
                <wp:simplePos x="0" y="0"/>
                <wp:positionH relativeFrom="column">
                  <wp:posOffset>342900</wp:posOffset>
                </wp:positionH>
                <wp:positionV relativeFrom="paragraph">
                  <wp:posOffset>3110865</wp:posOffset>
                </wp:positionV>
                <wp:extent cx="5486400" cy="635"/>
                <wp:effectExtent l="0" t="0" r="0" b="0"/>
                <wp:wrapTopAndBottom/>
                <wp:docPr id="1399046617"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1091CAD9" w14:textId="362E6426" w:rsidR="009A42A3" w:rsidRPr="0012775D" w:rsidRDefault="009A42A3" w:rsidP="009A42A3">
                            <w:pPr>
                              <w:pStyle w:val="Caption"/>
                              <w:rPr>
                                <w:rFonts w:cs="Times New Roman"/>
                                <w:noProof/>
                              </w:rPr>
                            </w:pPr>
                            <w:bookmarkStart w:id="3445" w:name="_Toc232082462"/>
                            <w:r>
                              <w:t xml:space="preserve">Figure </w:t>
                            </w:r>
                            <w:fldSimple w:instr=" STYLEREF 1 \s ">
                              <w:r w:rsidR="00983198">
                                <w:rPr>
                                  <w:noProof/>
                                </w:rPr>
                                <w:t>11</w:t>
                              </w:r>
                            </w:fldSimple>
                            <w:r w:rsidR="00195DDA">
                              <w:noBreakHyphen/>
                            </w:r>
                            <w:fldSimple w:instr=" SEQ Figure \* ARABIC \s 1 ">
                              <w:r w:rsidR="00983198">
                                <w:rPr>
                                  <w:noProof/>
                                </w:rPr>
                                <w:t>1</w:t>
                              </w:r>
                            </w:fldSimple>
                            <w:r w:rsidRPr="00910BD8">
                              <w:t xml:space="preserve"> </w:t>
                            </w:r>
                            <w:r w:rsidR="00F248E1">
                              <w:t xml:space="preserve">General Document Editing </w:t>
                            </w:r>
                            <w:r w:rsidRPr="00910BD8">
                              <w:t>Effect of Geocoding Addresses against Actual Address Ranges</w:t>
                            </w:r>
                            <w:bookmarkEnd w:id="34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DA754E" id="_x0000_s1042" type="#_x0000_t202" style="position:absolute;margin-left:27pt;margin-top:244.95pt;width:6in;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0utGgIAAD8EAAAOAAAAZHJzL2Uyb0RvYy54bWysU8Fu2zAMvQ/YPwi6L066Nui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" stroked="f">
                <v:textbox style="mso-fit-shape-to-text:t" inset="0,0,0,0">
                  <w:txbxContent>
                    <w:p w14:paraId="1091CAD9" w14:textId="362E6426" w:rsidR="009A42A3" w:rsidRPr="0012775D" w:rsidRDefault="009A42A3" w:rsidP="009A42A3">
                      <w:pPr>
                        <w:pStyle w:val="Caption"/>
                        <w:rPr>
                          <w:rFonts w:cs="Times New Roman"/>
                          <w:noProof/>
                        </w:rPr>
                      </w:pPr>
                      <w:bookmarkStart w:id="3446" w:name="_Toc232082462"/>
                      <w:r>
                        <w:t xml:space="preserve">Figure </w:t>
                      </w:r>
                      <w:fldSimple w:instr=" STYLEREF 1 \s ">
                        <w:r w:rsidR="00983198">
                          <w:rPr>
                            <w:noProof/>
                          </w:rPr>
                          <w:t>11</w:t>
                        </w:r>
                      </w:fldSimple>
                      <w:r w:rsidR="00195DDA">
                        <w:noBreakHyphen/>
                      </w:r>
                      <w:fldSimple w:instr=" SEQ Figure \* ARABIC \s 1 ">
                        <w:r w:rsidR="00983198">
                          <w:rPr>
                            <w:noProof/>
                          </w:rPr>
                          <w:t>1</w:t>
                        </w:r>
                      </w:fldSimple>
                      <w:r w:rsidRPr="00910BD8">
                        <w:t xml:space="preserve"> </w:t>
                      </w:r>
                      <w:r w:rsidR="00F248E1">
                        <w:t xml:space="preserve">General Document Editing </w:t>
                      </w:r>
                      <w:r w:rsidRPr="00910BD8">
                        <w:t>Effect of Geocoding Addresses against Actual Address Ranges</w:t>
                      </w:r>
                      <w:bookmarkEnd w:id="3446"/>
                    </w:p>
                  </w:txbxContent>
                </v:textbox>
                <w10:wrap type="topAndBottom"/>
              </v:shape>
            </w:pict>
          </mc:Fallback>
        </mc:AlternateContent>
      </w:r>
      <w:r w:rsidR="00C86C06">
        <w:rPr>
          <w:noProof/>
        </w:rPr>
        <w:drawing>
          <wp:anchor distT="0" distB="0" distL="114300" distR="114300" simplePos="0" relativeHeight="251675648" behindDoc="0" locked="1" layoutInCell="1" allowOverlap="0" wp14:anchorId="740963D0" wp14:editId="74CAC10E">
            <wp:simplePos x="914400" y="931653"/>
            <wp:positionH relativeFrom="column">
              <wp:align>center</wp:align>
            </wp:positionH>
            <wp:positionV relativeFrom="line">
              <wp:posOffset>0</wp:posOffset>
            </wp:positionV>
            <wp:extent cx="5486400" cy="3054096"/>
            <wp:effectExtent l="0" t="0" r="0" b="0"/>
            <wp:wrapTopAndBottom/>
            <wp:docPr id="1403882335" name="Picture 8" descr="An example diagram showing address point placement geocoding results for roads with actual address r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82335" name="Picture 8" descr="An example diagram showing address point placement geocoding results for roads with actual address ranges."/>
                    <pic:cNvPicPr/>
                  </pic:nvPicPr>
                  <pic:blipFill>
                    <a:blip r:embed="rId133">
                      <a:extLst>
                        <a:ext uri="{28A0092B-C50C-407E-A947-70E740481C1C}">
                          <a14:useLocalDpi xmlns:a14="http://schemas.microsoft.com/office/drawing/2010/main" val="0"/>
                        </a:ext>
                      </a:extLst>
                    </a:blip>
                    <a:stretch>
                      <a:fillRect/>
                    </a:stretch>
                  </pic:blipFill>
                  <pic:spPr>
                    <a:xfrm>
                      <a:off x="0" y="0"/>
                      <a:ext cx="5486400" cy="3054096"/>
                    </a:xfrm>
                    <a:prstGeom prst="rect">
                      <a:avLst/>
                    </a:prstGeom>
                  </pic:spPr>
                </pic:pic>
              </a:graphicData>
            </a:graphic>
            <wp14:sizeRelH relativeFrom="margin">
              <wp14:pctWidth>0</wp14:pctWidth>
            </wp14:sizeRelH>
            <wp14:sizeRelV relativeFrom="margin">
              <wp14:pctHeight>0</wp14:pctHeight>
            </wp14:sizeRelV>
          </wp:anchor>
        </w:drawing>
      </w:r>
    </w:p>
    <w:p w14:paraId="624AF5BF" w14:textId="58693803" w:rsidR="00F160E0" w:rsidRPr="00F160E0" w:rsidRDefault="00225E79" w:rsidP="00225E79">
      <w:pPr>
        <w:pStyle w:val="BodyText"/>
      </w:pPr>
      <w:r>
        <w:rPr>
          <w:noProof/>
        </w:rPr>
        <mc:AlternateContent>
          <mc:Choice Requires="wps">
            <w:drawing>
              <wp:anchor distT="0" distB="0" distL="114300" distR="114300" simplePos="0" relativeHeight="251672576" behindDoc="0" locked="0" layoutInCell="1" allowOverlap="1" wp14:anchorId="484A2A2B" wp14:editId="28875D15">
                <wp:simplePos x="0" y="0"/>
                <wp:positionH relativeFrom="column">
                  <wp:posOffset>0</wp:posOffset>
                </wp:positionH>
                <wp:positionV relativeFrom="paragraph">
                  <wp:posOffset>2196465</wp:posOffset>
                </wp:positionV>
                <wp:extent cx="6172200" cy="635"/>
                <wp:effectExtent l="0" t="0" r="0" b="0"/>
                <wp:wrapTopAndBottom/>
                <wp:docPr id="409432291" name="Text Box 1"/>
                <wp:cNvGraphicFramePr/>
                <a:graphic xmlns:a="http://schemas.openxmlformats.org/drawingml/2006/main">
                  <a:graphicData uri="http://schemas.microsoft.com/office/word/2010/wordprocessingShape">
                    <wps:wsp>
                      <wps:cNvSpPr txBox="1"/>
                      <wps:spPr>
                        <a:xfrm>
                          <a:off x="0" y="0"/>
                          <a:ext cx="6172200" cy="635"/>
                        </a:xfrm>
                        <a:prstGeom prst="rect">
                          <a:avLst/>
                        </a:prstGeom>
                        <a:solidFill>
                          <a:prstClr val="white"/>
                        </a:solidFill>
                        <a:ln>
                          <a:noFill/>
                        </a:ln>
                      </wps:spPr>
                      <wps:txbx>
                        <w:txbxContent>
                          <w:p w14:paraId="35FD29E2" w14:textId="0079471E" w:rsidR="00225E79" w:rsidRPr="00423544" w:rsidRDefault="00225E79" w:rsidP="00225E79">
                            <w:pPr>
                              <w:pStyle w:val="Caption"/>
                              <w:rPr>
                                <w:rFonts w:cs="Times New Roman"/>
                                <w:noProof/>
                              </w:rPr>
                            </w:pPr>
                            <w:bookmarkStart w:id="3447" w:name="_Toc232082463"/>
                            <w:r>
                              <w:t xml:space="preserve">Figure </w:t>
                            </w:r>
                            <w:fldSimple w:instr=" STYLEREF 1 \s ">
                              <w:r w:rsidR="00983198">
                                <w:rPr>
                                  <w:noProof/>
                                </w:rPr>
                                <w:t>11</w:t>
                              </w:r>
                            </w:fldSimple>
                            <w:r w:rsidR="00195DDA">
                              <w:noBreakHyphen/>
                            </w:r>
                            <w:fldSimple w:instr=" SEQ Figure \* ARABIC \s 1 ">
                              <w:r w:rsidR="00983198">
                                <w:rPr>
                                  <w:noProof/>
                                </w:rPr>
                                <w:t>2</w:t>
                              </w:r>
                            </w:fldSimple>
                            <w:r w:rsidRPr="004B7974">
                              <w:t xml:space="preserve"> </w:t>
                            </w:r>
                            <w:r w:rsidR="00F248E1">
                              <w:t xml:space="preserve">General Document Editing </w:t>
                            </w:r>
                            <w:r w:rsidRPr="004B7974">
                              <w:t>NENA i3 NG9-1-1 Reference Architecture</w:t>
                            </w:r>
                            <w:bookmarkEnd w:id="34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4A2A2B" id="_x0000_s1043" type="#_x0000_t202" style="position:absolute;margin-left:0;margin-top:172.95pt;width:486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" stroked="f">
                <v:textbox style="mso-fit-shape-to-text:t" inset="0,0,0,0">
                  <w:txbxContent>
                    <w:p w14:paraId="35FD29E2" w14:textId="0079471E" w:rsidR="00225E79" w:rsidRPr="00423544" w:rsidRDefault="00225E79" w:rsidP="00225E79">
                      <w:pPr>
                        <w:pStyle w:val="Caption"/>
                        <w:rPr>
                          <w:rFonts w:cs="Times New Roman"/>
                          <w:noProof/>
                        </w:rPr>
                      </w:pPr>
                      <w:bookmarkStart w:id="3448" w:name="_Toc232082463"/>
                      <w:r>
                        <w:t xml:space="preserve">Figure </w:t>
                      </w:r>
                      <w:fldSimple w:instr=" STYLEREF 1 \s ">
                        <w:r w:rsidR="00983198">
                          <w:rPr>
                            <w:noProof/>
                          </w:rPr>
                          <w:t>11</w:t>
                        </w:r>
                      </w:fldSimple>
                      <w:r w:rsidR="00195DDA">
                        <w:noBreakHyphen/>
                      </w:r>
                      <w:fldSimple w:instr=" SEQ Figure \* ARABIC \s 1 ">
                        <w:r w:rsidR="00983198">
                          <w:rPr>
                            <w:noProof/>
                          </w:rPr>
                          <w:t>2</w:t>
                        </w:r>
                      </w:fldSimple>
                      <w:r w:rsidRPr="004B7974">
                        <w:t xml:space="preserve"> </w:t>
                      </w:r>
                      <w:r w:rsidR="00F248E1">
                        <w:t xml:space="preserve">General Document Editing </w:t>
                      </w:r>
                      <w:r w:rsidRPr="004B7974">
                        <w:t>NENA i3 NG9-1-1 Reference Architecture</w:t>
                      </w:r>
                      <w:bookmarkEnd w:id="3448"/>
                    </w:p>
                  </w:txbxContent>
                </v:textbox>
                <w10:wrap type="topAndBottom"/>
              </v:shape>
            </w:pict>
          </mc:Fallback>
        </mc:AlternateContent>
      </w:r>
      <w:r w:rsidR="0075505F">
        <w:rPr>
          <w:noProof/>
        </w:rPr>
        <w:drawing>
          <wp:anchor distT="0" distB="0" distL="114300" distR="114300" simplePos="0" relativeHeight="251665408" behindDoc="0" locked="1" layoutInCell="1" allowOverlap="0" wp14:anchorId="28EF5AC9" wp14:editId="188E061B">
            <wp:simplePos x="0" y="0"/>
            <wp:positionH relativeFrom="column">
              <wp:align>center</wp:align>
            </wp:positionH>
            <wp:positionV relativeFrom="line">
              <wp:posOffset>0</wp:posOffset>
            </wp:positionV>
            <wp:extent cx="6172200" cy="2139696"/>
            <wp:effectExtent l="0" t="0" r="0" b="0"/>
            <wp:wrapTopAndBottom/>
            <wp:docPr id="366323058" name="Picture 5" descr="An example diagram showing a cloud compu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23058" name="Picture 5" descr="An example diagram showing a cloud computing system"/>
                    <pic:cNvPicPr/>
                  </pic:nvPicPr>
                  <pic:blipFill>
                    <a:blip r:embed="rId134">
                      <a:extLst>
                        <a:ext uri="{28A0092B-C50C-407E-A947-70E740481C1C}">
                          <a14:useLocalDpi xmlns:a14="http://schemas.microsoft.com/office/drawing/2010/main" val="0"/>
                        </a:ext>
                      </a:extLst>
                    </a:blip>
                    <a:stretch>
                      <a:fillRect/>
                    </a:stretch>
                  </pic:blipFill>
                  <pic:spPr>
                    <a:xfrm>
                      <a:off x="0" y="0"/>
                      <a:ext cx="6172200" cy="2139696"/>
                    </a:xfrm>
                    <a:prstGeom prst="rect">
                      <a:avLst/>
                    </a:prstGeom>
                  </pic:spPr>
                </pic:pic>
              </a:graphicData>
            </a:graphic>
            <wp14:sizeRelH relativeFrom="margin">
              <wp14:pctWidth>0</wp14:pctWidth>
            </wp14:sizeRelH>
            <wp14:sizeRelV relativeFrom="margin">
              <wp14:pctHeight>0</wp14:pctHeight>
            </wp14:sizeRelV>
          </wp:anchor>
        </w:drawing>
      </w:r>
    </w:p>
    <w:p w14:paraId="399C6A6A" w14:textId="2A548132" w:rsidR="00B06D05" w:rsidRPr="00632390" w:rsidRDefault="00B06D05" w:rsidP="00CC4F89">
      <w:pPr>
        <w:pStyle w:val="BodyText"/>
        <w:keepNext/>
        <w:widowControl w:val="0"/>
        <w:rPr>
          <w:b/>
          <w:bCs/>
        </w:rPr>
      </w:pPr>
      <w:bookmarkStart w:id="3449" w:name="_Hlk212766267"/>
      <w:r w:rsidRPr="00632390">
        <w:rPr>
          <w:b/>
          <w:bCs/>
        </w:rPr>
        <w:t>Cross-References</w:t>
      </w:r>
      <w:r w:rsidR="006A1088">
        <w:rPr>
          <w:b/>
          <w:bCs/>
        </w:rPr>
        <w:t>—</w:t>
      </w:r>
      <w:r w:rsidRPr="00632390">
        <w:rPr>
          <w:b/>
          <w:bCs/>
        </w:rPr>
        <w:t xml:space="preserve">How to </w:t>
      </w:r>
      <w:r w:rsidR="004E77E6" w:rsidRPr="00632390">
        <w:rPr>
          <w:b/>
          <w:bCs/>
        </w:rPr>
        <w:t xml:space="preserve">Jump Between </w:t>
      </w:r>
      <w:bookmarkEnd w:id="3449"/>
      <w:r w:rsidR="000639A3" w:rsidRPr="00632390">
        <w:rPr>
          <w:b/>
          <w:bCs/>
        </w:rPr>
        <w:t>the Citations</w:t>
      </w:r>
    </w:p>
    <w:p w14:paraId="4718D21E" w14:textId="7E0C7350" w:rsidR="006D4C59" w:rsidRDefault="006D4C59" w:rsidP="00C17553">
      <w:pPr>
        <w:pStyle w:val="ListParagraph"/>
      </w:pPr>
      <w:r>
        <w:t>U</w:t>
      </w:r>
      <w:r w:rsidR="000639A3" w:rsidRPr="000639A3">
        <w:t xml:space="preserve">se </w:t>
      </w:r>
      <w:r w:rsidR="003F07A5">
        <w:t>&lt;</w:t>
      </w:r>
      <w:r>
        <w:t>C</w:t>
      </w:r>
      <w:r w:rsidR="000639A3" w:rsidRPr="000639A3">
        <w:t>trl+click</w:t>
      </w:r>
      <w:r w:rsidR="003F07A5">
        <w:t>&gt;</w:t>
      </w:r>
      <w:r w:rsidR="000639A3" w:rsidRPr="000639A3">
        <w:t xml:space="preserve"> on a cross-reference to jump to </w:t>
      </w:r>
      <w:r>
        <w:t>the cited reference in the References section or to the</w:t>
      </w:r>
      <w:r w:rsidR="000639A3" w:rsidRPr="000639A3">
        <w:t xml:space="preserve"> target</w:t>
      </w:r>
      <w:r>
        <w:t>ed</w:t>
      </w:r>
      <w:r w:rsidR="000639A3" w:rsidRPr="000639A3">
        <w:t xml:space="preserve"> </w:t>
      </w:r>
      <w:r>
        <w:t>section, table, or figure</w:t>
      </w:r>
      <w:r w:rsidR="000639A3" w:rsidRPr="000639A3">
        <w:t xml:space="preserve"> in the document</w:t>
      </w:r>
      <w:r>
        <w:t>.</w:t>
      </w:r>
    </w:p>
    <w:p w14:paraId="3FF0E53C" w14:textId="461D6209" w:rsidR="00B06D05" w:rsidRPr="000639A3" w:rsidRDefault="006D4C59" w:rsidP="00C17553">
      <w:pPr>
        <w:pStyle w:val="ListParagraph"/>
      </w:pPr>
      <w:r>
        <w:t xml:space="preserve">To return to the clicked cross-reference, use </w:t>
      </w:r>
      <w:r w:rsidR="003F07A5">
        <w:t>&lt;</w:t>
      </w:r>
      <w:r>
        <w:t>A</w:t>
      </w:r>
      <w:r w:rsidR="000639A3" w:rsidRPr="000639A3">
        <w:t>lt+</w:t>
      </w:r>
      <w:r>
        <w:t>L</w:t>
      </w:r>
      <w:r w:rsidR="000639A3" w:rsidRPr="000639A3">
        <w:t xml:space="preserve">eft </w:t>
      </w:r>
      <w:r>
        <w:t>A</w:t>
      </w:r>
      <w:r w:rsidR="000639A3" w:rsidRPr="000639A3">
        <w:t>rrow key</w:t>
      </w:r>
      <w:r w:rsidR="003F07A5">
        <w:t>&gt;</w:t>
      </w:r>
      <w:r w:rsidR="000639A3" w:rsidRPr="000639A3">
        <w:t>.</w:t>
      </w:r>
    </w:p>
    <w:p w14:paraId="7EF7E021" w14:textId="5C717EC0" w:rsidR="009C78D8" w:rsidRDefault="00557CBE" w:rsidP="00632390">
      <w:pPr>
        <w:pStyle w:val="BodyText"/>
        <w:keepNext/>
        <w:rPr>
          <w:b/>
          <w:bCs/>
        </w:rPr>
      </w:pPr>
      <w:bookmarkStart w:id="3450" w:name="_Hlk212766298"/>
      <w:bookmarkStart w:id="3451" w:name="_Hlk212766288"/>
      <w:r>
        <w:rPr>
          <w:b/>
          <w:bCs/>
        </w:rPr>
        <w:t>Cross-Reference</w:t>
      </w:r>
      <w:r w:rsidR="00E3107F">
        <w:rPr>
          <w:b/>
          <w:bCs/>
        </w:rPr>
        <w:t>s</w:t>
      </w:r>
      <w:r w:rsidR="006A1088">
        <w:rPr>
          <w:b/>
          <w:bCs/>
        </w:rPr>
        <w:t>—</w:t>
      </w:r>
      <w:r w:rsidR="00E3107F">
        <w:rPr>
          <w:b/>
          <w:bCs/>
        </w:rPr>
        <w:t>How to Add</w:t>
      </w:r>
      <w:bookmarkEnd w:id="3450"/>
    </w:p>
    <w:bookmarkEnd w:id="3451"/>
    <w:p w14:paraId="509BB279" w14:textId="60EE4596" w:rsidR="00E3107F" w:rsidRDefault="00E3107F" w:rsidP="00B06D05">
      <w:pPr>
        <w:pStyle w:val="BodyText"/>
      </w:pPr>
      <w:r>
        <w:t xml:space="preserve">To add a Cross-reference </w:t>
      </w:r>
      <w:r w:rsidRPr="00BC6777">
        <w:rPr>
          <w:b/>
          <w:bCs/>
        </w:rPr>
        <w:t xml:space="preserve">to a cited document, web page, or other cited item </w:t>
      </w:r>
      <w:r w:rsidR="00A824DA">
        <w:rPr>
          <w:b/>
          <w:bCs/>
        </w:rPr>
        <w:t xml:space="preserve">listed </w:t>
      </w:r>
      <w:r w:rsidRPr="00BC6777">
        <w:rPr>
          <w:b/>
          <w:bCs/>
        </w:rPr>
        <w:t>in the References section</w:t>
      </w:r>
      <w:r w:rsidR="004B162C">
        <w:t>, use these steps to insert the Reference number:</w:t>
      </w:r>
    </w:p>
    <w:p w14:paraId="2AF3B27D" w14:textId="560CD944" w:rsidR="009C78D8" w:rsidRDefault="00E3107F" w:rsidP="00C17553">
      <w:pPr>
        <w:pStyle w:val="ListParagraph"/>
      </w:pPr>
      <w:r w:rsidRPr="00E3107F">
        <w:lastRenderedPageBreak/>
        <w:t xml:space="preserve">Insert the curser after the cited reference </w:t>
      </w:r>
      <w:r w:rsidR="00D47C58">
        <w:t xml:space="preserve">in the text </w:t>
      </w:r>
      <w:r w:rsidRPr="00E3107F">
        <w:t xml:space="preserve">and on the </w:t>
      </w:r>
      <w:r w:rsidRPr="00E3107F">
        <w:rPr>
          <w:b/>
          <w:bCs/>
        </w:rPr>
        <w:t>References</w:t>
      </w:r>
      <w:r w:rsidRPr="00E3107F">
        <w:t xml:space="preserve"> tab, select </w:t>
      </w:r>
      <w:r w:rsidRPr="00E3107F">
        <w:rPr>
          <w:b/>
          <w:bCs/>
        </w:rPr>
        <w:t>Cross-reference</w:t>
      </w:r>
      <w:r w:rsidRPr="00E3107F">
        <w:t>.</w:t>
      </w:r>
    </w:p>
    <w:p w14:paraId="2E8E033D" w14:textId="1953E26C" w:rsidR="00E3107F" w:rsidRDefault="00E3107F" w:rsidP="00C17553">
      <w:pPr>
        <w:pStyle w:val="ListParagraph"/>
      </w:pPr>
      <w:r>
        <w:t xml:space="preserve">To add the cited reference number, in the </w:t>
      </w:r>
      <w:r w:rsidRPr="006A5B96">
        <w:rPr>
          <w:b/>
          <w:bCs/>
        </w:rPr>
        <w:t>Cross-reference</w:t>
      </w:r>
      <w:r>
        <w:t xml:space="preserve"> pop-up box, set </w:t>
      </w:r>
      <w:r w:rsidRPr="006A5B96">
        <w:rPr>
          <w:b/>
          <w:bCs/>
        </w:rPr>
        <w:t>Reference</w:t>
      </w:r>
      <w:r w:rsidRPr="00E3107F">
        <w:t xml:space="preserve"> </w:t>
      </w:r>
      <w:r w:rsidRPr="006A5B96">
        <w:rPr>
          <w:b/>
          <w:bCs/>
        </w:rPr>
        <w:t>type</w:t>
      </w:r>
      <w:r w:rsidR="00A824DA" w:rsidRPr="006A5B96">
        <w:rPr>
          <w:b/>
          <w:bCs/>
        </w:rPr>
        <w:t>:</w:t>
      </w:r>
      <w:r>
        <w:t xml:space="preserve"> to </w:t>
      </w:r>
      <w:r w:rsidRPr="006A5B96">
        <w:rPr>
          <w:b/>
          <w:bCs/>
        </w:rPr>
        <w:t>Numbered item</w:t>
      </w:r>
      <w:r>
        <w:t xml:space="preserve">, and set </w:t>
      </w:r>
      <w:r w:rsidRPr="006A5B96">
        <w:rPr>
          <w:b/>
          <w:bCs/>
        </w:rPr>
        <w:t>Insert reference</w:t>
      </w:r>
      <w:r w:rsidR="00A824DA" w:rsidRPr="006A5B96">
        <w:rPr>
          <w:b/>
          <w:bCs/>
        </w:rPr>
        <w:t xml:space="preserve"> to:</w:t>
      </w:r>
      <w:r>
        <w:t xml:space="preserve"> to </w:t>
      </w:r>
      <w:r w:rsidR="00A824DA" w:rsidRPr="006A5B96">
        <w:rPr>
          <w:b/>
          <w:bCs/>
        </w:rPr>
        <w:t xml:space="preserve">Paragraph </w:t>
      </w:r>
      <w:r w:rsidR="00250C52" w:rsidRPr="006A5B96">
        <w:rPr>
          <w:b/>
          <w:bCs/>
        </w:rPr>
        <w:t>n</w:t>
      </w:r>
      <w:r w:rsidR="00E92EF9" w:rsidRPr="006A5B96">
        <w:rPr>
          <w:b/>
          <w:bCs/>
        </w:rPr>
        <w:t>umber</w:t>
      </w:r>
      <w:r>
        <w:t>.</w:t>
      </w:r>
    </w:p>
    <w:p w14:paraId="7A4A848D" w14:textId="4F2A363D" w:rsidR="00E92EF9" w:rsidRDefault="00E92EF9" w:rsidP="00C17553">
      <w:pPr>
        <w:pStyle w:val="ListParagraph"/>
      </w:pPr>
      <w:r>
        <w:t xml:space="preserve">Scroll through the </w:t>
      </w:r>
      <w:r w:rsidRPr="00E92EF9">
        <w:rPr>
          <w:b/>
          <w:bCs/>
        </w:rPr>
        <w:t xml:space="preserve">For which </w:t>
      </w:r>
      <w:r w:rsidR="00A824DA">
        <w:rPr>
          <w:b/>
          <w:bCs/>
        </w:rPr>
        <w:t>numbered item</w:t>
      </w:r>
      <w:r w:rsidR="00250C52">
        <w:rPr>
          <w:b/>
          <w:bCs/>
        </w:rPr>
        <w:t>:</w:t>
      </w:r>
      <w:r>
        <w:t xml:space="preserve"> </w:t>
      </w:r>
      <w:r w:rsidR="00A31703">
        <w:t xml:space="preserve">list and </w:t>
      </w:r>
      <w:r>
        <w:t xml:space="preserve">select the appropriate </w:t>
      </w:r>
      <w:r w:rsidR="00A824DA">
        <w:t xml:space="preserve">Reference </w:t>
      </w:r>
      <w:r>
        <w:t>that is being cited.</w:t>
      </w:r>
    </w:p>
    <w:p w14:paraId="1A49D2E0" w14:textId="5F59EF0E" w:rsidR="00E3107F" w:rsidRDefault="00E3107F" w:rsidP="00C17553">
      <w:pPr>
        <w:pStyle w:val="ListParagraph"/>
      </w:pPr>
      <w:r w:rsidRPr="00E92EF9">
        <w:t xml:space="preserve">Select the </w:t>
      </w:r>
      <w:r w:rsidRPr="00E92EF9">
        <w:rPr>
          <w:b/>
          <w:bCs/>
        </w:rPr>
        <w:t>Insert</w:t>
      </w:r>
      <w:r w:rsidRPr="00E92EF9">
        <w:t xml:space="preserve"> button.</w:t>
      </w:r>
    </w:p>
    <w:p w14:paraId="33828859" w14:textId="62D6D5E5" w:rsidR="00AF26DC" w:rsidRDefault="00AF26DC" w:rsidP="00C17553">
      <w:pPr>
        <w:pStyle w:val="ListParagraph"/>
      </w:pPr>
      <w:r>
        <w:t xml:space="preserve">Change the font color of the inserted reference, including the brackets, to </w:t>
      </w:r>
      <w:r w:rsidRPr="009E033F">
        <w:rPr>
          <w:rStyle w:val="BodyTextChar"/>
          <w:color w:val="0000FF"/>
          <w:kern w:val="0"/>
        </w:rPr>
        <w:t>Blue</w:t>
      </w:r>
      <w:r>
        <w:t>.</w:t>
      </w:r>
    </w:p>
    <w:p w14:paraId="2FCC64B1" w14:textId="3DB33B65" w:rsidR="00E92EF9" w:rsidRDefault="00E92EF9" w:rsidP="00B06D05">
      <w:pPr>
        <w:pStyle w:val="BodyText"/>
      </w:pPr>
      <w:r>
        <w:t xml:space="preserve">To add a Cross-reference </w:t>
      </w:r>
      <w:r w:rsidRPr="00166C86">
        <w:rPr>
          <w:b/>
          <w:bCs/>
        </w:rPr>
        <w:t xml:space="preserve">to a cited </w:t>
      </w:r>
      <w:r w:rsidR="00D47C58" w:rsidRPr="00166C86">
        <w:rPr>
          <w:b/>
          <w:bCs/>
        </w:rPr>
        <w:t xml:space="preserve">section </w:t>
      </w:r>
      <w:r w:rsidRPr="00184F30">
        <w:t xml:space="preserve">in the </w:t>
      </w:r>
      <w:r w:rsidR="00D47C58" w:rsidRPr="00184F30">
        <w:t>document</w:t>
      </w:r>
      <w:r w:rsidR="004B162C">
        <w:t>, use these steps to insert the number and title of the section</w:t>
      </w:r>
      <w:r>
        <w:t>:</w:t>
      </w:r>
    </w:p>
    <w:p w14:paraId="763D8DF1" w14:textId="5FDFB10E" w:rsidR="00D47C58" w:rsidRDefault="00D47C58" w:rsidP="00C17553">
      <w:pPr>
        <w:pStyle w:val="ListParagraph"/>
      </w:pPr>
      <w:r w:rsidRPr="00E3107F">
        <w:t xml:space="preserve">Insert the curser </w:t>
      </w:r>
      <w:r w:rsidR="00250C52">
        <w:t xml:space="preserve">where you want to cite the section in the text, </w:t>
      </w:r>
      <w:r w:rsidRPr="00E3107F">
        <w:t xml:space="preserve">and on the </w:t>
      </w:r>
      <w:r w:rsidRPr="00E3107F">
        <w:rPr>
          <w:b/>
          <w:bCs/>
        </w:rPr>
        <w:t>References</w:t>
      </w:r>
      <w:r w:rsidRPr="00E3107F">
        <w:t xml:space="preserve"> tab, select </w:t>
      </w:r>
      <w:r w:rsidRPr="00E3107F">
        <w:rPr>
          <w:b/>
          <w:bCs/>
        </w:rPr>
        <w:t>Cross-reference</w:t>
      </w:r>
      <w:r w:rsidRPr="00E3107F">
        <w:t>.</w:t>
      </w:r>
    </w:p>
    <w:p w14:paraId="327B4F7C" w14:textId="31C00E33" w:rsidR="00D47C58" w:rsidRDefault="002E0672" w:rsidP="00C17553">
      <w:pPr>
        <w:pStyle w:val="ListParagraph"/>
      </w:pPr>
      <w:r>
        <w:t>I</w:t>
      </w:r>
      <w:r w:rsidR="00D47C58">
        <w:t xml:space="preserve">n the </w:t>
      </w:r>
      <w:r w:rsidR="00D47C58" w:rsidRPr="006A5B96">
        <w:rPr>
          <w:b/>
          <w:bCs/>
        </w:rPr>
        <w:t>Cross-reference</w:t>
      </w:r>
      <w:r w:rsidR="00D47C58">
        <w:t xml:space="preserve"> pop-up box, set </w:t>
      </w:r>
      <w:r w:rsidR="00D47C58" w:rsidRPr="006A5B96">
        <w:rPr>
          <w:b/>
          <w:bCs/>
        </w:rPr>
        <w:t>Reference type</w:t>
      </w:r>
      <w:r w:rsidR="00640A5B" w:rsidRPr="006A5B96">
        <w:rPr>
          <w:b/>
          <w:bCs/>
        </w:rPr>
        <w:t>:</w:t>
      </w:r>
      <w:r w:rsidR="00D47C58">
        <w:t xml:space="preserve"> to </w:t>
      </w:r>
      <w:r w:rsidR="00796F6D" w:rsidRPr="006A5B96">
        <w:rPr>
          <w:b/>
          <w:bCs/>
        </w:rPr>
        <w:t>Heading</w:t>
      </w:r>
      <w:r w:rsidR="00D47C58">
        <w:t xml:space="preserve">, and set </w:t>
      </w:r>
      <w:r w:rsidR="00D47C58" w:rsidRPr="006A5B96">
        <w:rPr>
          <w:b/>
          <w:bCs/>
        </w:rPr>
        <w:t>Insert</w:t>
      </w:r>
      <w:r w:rsidR="00D47C58" w:rsidRPr="00E3107F">
        <w:t xml:space="preserve"> </w:t>
      </w:r>
      <w:r w:rsidR="00D47C58" w:rsidRPr="006A5B96">
        <w:rPr>
          <w:b/>
          <w:bCs/>
        </w:rPr>
        <w:t>reference</w:t>
      </w:r>
      <w:r w:rsidR="00640A5B" w:rsidRPr="006A5B96">
        <w:rPr>
          <w:b/>
          <w:bCs/>
        </w:rPr>
        <w:t xml:space="preserve"> to:</w:t>
      </w:r>
      <w:r w:rsidR="00D47C58">
        <w:t xml:space="preserve"> to </w:t>
      </w:r>
      <w:r w:rsidR="00640A5B" w:rsidRPr="006A5B96">
        <w:rPr>
          <w:b/>
          <w:bCs/>
        </w:rPr>
        <w:t xml:space="preserve">Heading </w:t>
      </w:r>
      <w:r w:rsidR="00BA7998" w:rsidRPr="006A5B96">
        <w:rPr>
          <w:b/>
          <w:bCs/>
        </w:rPr>
        <w:t>Number</w:t>
      </w:r>
      <w:r w:rsidR="00D47C58">
        <w:t>.</w:t>
      </w:r>
    </w:p>
    <w:p w14:paraId="3FA5287B" w14:textId="216F9316" w:rsidR="00D47C58" w:rsidRDefault="00D47C58" w:rsidP="00C17553">
      <w:pPr>
        <w:pStyle w:val="ListParagraph"/>
      </w:pPr>
      <w:r>
        <w:t xml:space="preserve">Scroll through the </w:t>
      </w:r>
      <w:r w:rsidRPr="00E92EF9">
        <w:rPr>
          <w:b/>
          <w:bCs/>
        </w:rPr>
        <w:t xml:space="preserve">For which </w:t>
      </w:r>
      <w:r w:rsidR="00ED2FB1">
        <w:rPr>
          <w:b/>
          <w:bCs/>
        </w:rPr>
        <w:t>heading</w:t>
      </w:r>
      <w:r w:rsidR="00250C52">
        <w:rPr>
          <w:b/>
          <w:bCs/>
        </w:rPr>
        <w:t>:</w:t>
      </w:r>
      <w:r w:rsidRPr="00E92EF9">
        <w:rPr>
          <w:b/>
          <w:bCs/>
        </w:rPr>
        <w:t xml:space="preserve"> </w:t>
      </w:r>
      <w:r w:rsidR="00A31703">
        <w:t xml:space="preserve">list and </w:t>
      </w:r>
      <w:r>
        <w:t xml:space="preserve">select the appropriate </w:t>
      </w:r>
      <w:r w:rsidR="00250C52">
        <w:t xml:space="preserve">section heading </w:t>
      </w:r>
      <w:r>
        <w:t>that is being cited.</w:t>
      </w:r>
    </w:p>
    <w:p w14:paraId="3E0EC7C2" w14:textId="77777777" w:rsidR="00D47C58" w:rsidRDefault="00D47C58" w:rsidP="00C17553">
      <w:pPr>
        <w:pStyle w:val="ListParagraph"/>
      </w:pPr>
      <w:r w:rsidRPr="00E92EF9">
        <w:t xml:space="preserve">Select the </w:t>
      </w:r>
      <w:r w:rsidRPr="00E92EF9">
        <w:rPr>
          <w:b/>
          <w:bCs/>
        </w:rPr>
        <w:t>Insert</w:t>
      </w:r>
      <w:r w:rsidRPr="00E92EF9">
        <w:t xml:space="preserve"> button.</w:t>
      </w:r>
    </w:p>
    <w:p w14:paraId="0DCFD2AD" w14:textId="5253905A" w:rsidR="00250C52" w:rsidRDefault="00250C52" w:rsidP="00C17553">
      <w:pPr>
        <w:pStyle w:val="ListParagraph"/>
      </w:pPr>
      <w:r>
        <w:t>Add a space to separate the section heading number from the section heading title.</w:t>
      </w:r>
    </w:p>
    <w:p w14:paraId="2A5E9A96" w14:textId="4457B145" w:rsidR="00250C52" w:rsidRDefault="00250C52" w:rsidP="00C17553">
      <w:pPr>
        <w:pStyle w:val="ListParagraph"/>
      </w:pPr>
      <w:r>
        <w:t xml:space="preserve">In the </w:t>
      </w:r>
      <w:r w:rsidRPr="006A5B96">
        <w:rPr>
          <w:b/>
          <w:bCs/>
        </w:rPr>
        <w:t>Cross-reference</w:t>
      </w:r>
      <w:r>
        <w:t xml:space="preserve"> pop-up box, set </w:t>
      </w:r>
      <w:r w:rsidRPr="006A5B96">
        <w:rPr>
          <w:b/>
          <w:bCs/>
        </w:rPr>
        <w:t>Insert</w:t>
      </w:r>
      <w:r w:rsidRPr="00E3107F">
        <w:t xml:space="preserve"> </w:t>
      </w:r>
      <w:r w:rsidRPr="006A5B96">
        <w:rPr>
          <w:b/>
          <w:bCs/>
        </w:rPr>
        <w:t>reference</w:t>
      </w:r>
      <w:r w:rsidR="00BA7998" w:rsidRPr="006A5B96">
        <w:rPr>
          <w:b/>
          <w:bCs/>
        </w:rPr>
        <w:t xml:space="preserve"> to:</w:t>
      </w:r>
      <w:r>
        <w:t xml:space="preserve"> to </w:t>
      </w:r>
      <w:r w:rsidR="000D3D39" w:rsidRPr="006A5B96">
        <w:rPr>
          <w:b/>
          <w:bCs/>
        </w:rPr>
        <w:t>Heading text</w:t>
      </w:r>
      <w:r>
        <w:t>.</w:t>
      </w:r>
    </w:p>
    <w:p w14:paraId="0A5D23B8" w14:textId="055BB9DB" w:rsidR="00250C52" w:rsidRDefault="00BA7998" w:rsidP="00C17553">
      <w:pPr>
        <w:pStyle w:val="ListParagraph"/>
      </w:pPr>
      <w:r>
        <w:t xml:space="preserve">In </w:t>
      </w:r>
      <w:r w:rsidR="00250C52">
        <w:t xml:space="preserve">the </w:t>
      </w:r>
      <w:r w:rsidR="00250C52" w:rsidRPr="00E92EF9">
        <w:rPr>
          <w:b/>
          <w:bCs/>
        </w:rPr>
        <w:t xml:space="preserve">For which </w:t>
      </w:r>
      <w:r w:rsidR="00ED2FB1">
        <w:rPr>
          <w:b/>
          <w:bCs/>
        </w:rPr>
        <w:t>heading</w:t>
      </w:r>
      <w:r w:rsidR="00250C52">
        <w:rPr>
          <w:b/>
          <w:bCs/>
        </w:rPr>
        <w:t>:</w:t>
      </w:r>
      <w:r w:rsidR="00250C52" w:rsidRPr="00E92EF9">
        <w:rPr>
          <w:b/>
          <w:bCs/>
        </w:rPr>
        <w:t xml:space="preserve"> </w:t>
      </w:r>
      <w:r w:rsidR="00250C52" w:rsidRPr="00250C52">
        <w:t>list</w:t>
      </w:r>
      <w:r w:rsidR="00250C52">
        <w:t xml:space="preserve">, </w:t>
      </w:r>
      <w:r>
        <w:t>select</w:t>
      </w:r>
      <w:r w:rsidR="00250C52">
        <w:t xml:space="preserve"> the appropriate section heading that is being cited.</w:t>
      </w:r>
    </w:p>
    <w:p w14:paraId="0DA4A093" w14:textId="77494CB8" w:rsidR="00250C52" w:rsidRDefault="00250C52" w:rsidP="00C17553">
      <w:pPr>
        <w:pStyle w:val="ListParagraph"/>
      </w:pPr>
      <w:r w:rsidRPr="00E92EF9">
        <w:t xml:space="preserve">Select the </w:t>
      </w:r>
      <w:r w:rsidRPr="00E92EF9">
        <w:rPr>
          <w:b/>
          <w:bCs/>
        </w:rPr>
        <w:t>Insert</w:t>
      </w:r>
      <w:r w:rsidRPr="00E92EF9">
        <w:t xml:space="preserve"> button.</w:t>
      </w:r>
    </w:p>
    <w:p w14:paraId="579357EF" w14:textId="592CB9EF" w:rsidR="00AF26DC" w:rsidRPr="00E92EF9" w:rsidRDefault="00AF26DC" w:rsidP="00C17553">
      <w:pPr>
        <w:pStyle w:val="ListParagraph"/>
      </w:pPr>
      <w:r>
        <w:t xml:space="preserve">Change the font color of the inserted </w:t>
      </w:r>
      <w:r w:rsidRPr="00AF26DC">
        <w:t>number and title of the section</w:t>
      </w:r>
      <w:r>
        <w:t xml:space="preserve"> to </w:t>
      </w:r>
      <w:r w:rsidRPr="005A02BD">
        <w:rPr>
          <w:rStyle w:val="BodyTextChar"/>
          <w:color w:val="0000FF"/>
          <w:kern w:val="0"/>
        </w:rPr>
        <w:t>Blue</w:t>
      </w:r>
      <w:r>
        <w:t>.</w:t>
      </w:r>
    </w:p>
    <w:p w14:paraId="31A9AE88" w14:textId="77EA1642" w:rsidR="002E0672" w:rsidRDefault="002E0672" w:rsidP="00B06D05">
      <w:pPr>
        <w:pStyle w:val="BodyText"/>
      </w:pPr>
      <w:r>
        <w:t xml:space="preserve">To add a Cross-reference </w:t>
      </w:r>
      <w:r w:rsidRPr="00166C86">
        <w:rPr>
          <w:b/>
          <w:bCs/>
        </w:rPr>
        <w:t xml:space="preserve">to a cited table </w:t>
      </w:r>
      <w:r w:rsidRPr="00184F30">
        <w:t>in the document</w:t>
      </w:r>
      <w:r>
        <w:t>, use these steps to insert the number and title of the table:</w:t>
      </w:r>
    </w:p>
    <w:p w14:paraId="55996BC6" w14:textId="541A2384" w:rsidR="002E0672" w:rsidRDefault="002E0672" w:rsidP="00C17553">
      <w:pPr>
        <w:pStyle w:val="ListParagraph"/>
      </w:pPr>
      <w:r w:rsidRPr="00E3107F">
        <w:t xml:space="preserve">Insert the </w:t>
      </w:r>
      <w:r w:rsidR="00250C52" w:rsidRPr="00E3107F">
        <w:t xml:space="preserve">curser </w:t>
      </w:r>
      <w:r w:rsidR="00250C52">
        <w:t xml:space="preserve">where you want to cite the table in the text, </w:t>
      </w:r>
      <w:r w:rsidRPr="00E3107F">
        <w:t xml:space="preserve">and on the </w:t>
      </w:r>
      <w:r w:rsidRPr="00E3107F">
        <w:rPr>
          <w:b/>
          <w:bCs/>
        </w:rPr>
        <w:t>References</w:t>
      </w:r>
      <w:r w:rsidRPr="00E3107F">
        <w:t xml:space="preserve"> tab, select </w:t>
      </w:r>
      <w:r w:rsidRPr="00E3107F">
        <w:rPr>
          <w:b/>
          <w:bCs/>
        </w:rPr>
        <w:t>Cross-reference</w:t>
      </w:r>
      <w:r w:rsidRPr="00E3107F">
        <w:t>.</w:t>
      </w:r>
    </w:p>
    <w:p w14:paraId="79C878FF" w14:textId="22E45E52" w:rsidR="002E0672" w:rsidRDefault="002E0672" w:rsidP="00C17553">
      <w:pPr>
        <w:pStyle w:val="ListParagraph"/>
      </w:pPr>
      <w:r>
        <w:t xml:space="preserve">In the </w:t>
      </w:r>
      <w:r w:rsidRPr="006A5B96">
        <w:rPr>
          <w:b/>
          <w:bCs/>
        </w:rPr>
        <w:t>Cross-reference</w:t>
      </w:r>
      <w:r>
        <w:t xml:space="preserve"> pop-up box, set </w:t>
      </w:r>
      <w:r w:rsidRPr="006A5B96">
        <w:rPr>
          <w:b/>
          <w:bCs/>
        </w:rPr>
        <w:t>Reference type</w:t>
      </w:r>
      <w:r w:rsidR="00BA7998" w:rsidRPr="006A5B96">
        <w:rPr>
          <w:b/>
          <w:bCs/>
        </w:rPr>
        <w:t>:</w:t>
      </w:r>
      <w:r>
        <w:t xml:space="preserve"> to </w:t>
      </w:r>
      <w:r w:rsidR="00250C52" w:rsidRPr="006A5B96">
        <w:rPr>
          <w:b/>
          <w:bCs/>
        </w:rPr>
        <w:t>Table</w:t>
      </w:r>
      <w:r>
        <w:t xml:space="preserve">, and set </w:t>
      </w:r>
      <w:r w:rsidRPr="006A5B96">
        <w:rPr>
          <w:b/>
          <w:bCs/>
        </w:rPr>
        <w:t>Insert reference</w:t>
      </w:r>
      <w:r w:rsidR="00250C52" w:rsidRPr="006A5B96">
        <w:rPr>
          <w:b/>
          <w:bCs/>
        </w:rPr>
        <w:t xml:space="preserve"> to:</w:t>
      </w:r>
      <w:r w:rsidRPr="006A5B96">
        <w:rPr>
          <w:b/>
          <w:bCs/>
        </w:rPr>
        <w:t xml:space="preserve"> </w:t>
      </w:r>
      <w:r>
        <w:t xml:space="preserve">to </w:t>
      </w:r>
      <w:r w:rsidRPr="006A5B96">
        <w:rPr>
          <w:b/>
          <w:bCs/>
        </w:rPr>
        <w:t>Entire caption</w:t>
      </w:r>
      <w:r>
        <w:t>.</w:t>
      </w:r>
    </w:p>
    <w:p w14:paraId="1AD6C853" w14:textId="506A6D10" w:rsidR="002E0672" w:rsidRDefault="002E0672" w:rsidP="00C17553">
      <w:pPr>
        <w:pStyle w:val="ListParagraph"/>
      </w:pPr>
      <w:r>
        <w:t xml:space="preserve">Scroll through the </w:t>
      </w:r>
      <w:r w:rsidRPr="00E92EF9">
        <w:rPr>
          <w:b/>
          <w:bCs/>
        </w:rPr>
        <w:t xml:space="preserve">For which </w:t>
      </w:r>
      <w:r w:rsidR="00250C52">
        <w:rPr>
          <w:b/>
          <w:bCs/>
        </w:rPr>
        <w:t>caption:</w:t>
      </w:r>
      <w:r w:rsidR="00250C52">
        <w:t xml:space="preserve"> </w:t>
      </w:r>
      <w:r w:rsidR="00A31703">
        <w:t xml:space="preserve">list and </w:t>
      </w:r>
      <w:r>
        <w:t xml:space="preserve">select the appropriate </w:t>
      </w:r>
      <w:r w:rsidR="00250C52">
        <w:t>table</w:t>
      </w:r>
      <w:r>
        <w:t xml:space="preserve"> that is being cited.</w:t>
      </w:r>
    </w:p>
    <w:p w14:paraId="3CCFCB07" w14:textId="77777777" w:rsidR="002E0672" w:rsidRDefault="002E0672" w:rsidP="00C17553">
      <w:pPr>
        <w:pStyle w:val="ListParagraph"/>
      </w:pPr>
      <w:r w:rsidRPr="00E92EF9">
        <w:t xml:space="preserve">Select the </w:t>
      </w:r>
      <w:r w:rsidRPr="00E92EF9">
        <w:rPr>
          <w:b/>
          <w:bCs/>
        </w:rPr>
        <w:t>Insert</w:t>
      </w:r>
      <w:r w:rsidRPr="00E92EF9">
        <w:t xml:space="preserve"> button.</w:t>
      </w:r>
    </w:p>
    <w:p w14:paraId="51C4031D" w14:textId="757898E8" w:rsidR="00AF26DC" w:rsidRPr="00E92EF9" w:rsidRDefault="00AF26DC" w:rsidP="00C17553">
      <w:pPr>
        <w:pStyle w:val="ListParagraph"/>
      </w:pPr>
      <w:r>
        <w:t xml:space="preserve">Change the font color of the inserted </w:t>
      </w:r>
      <w:r w:rsidR="00875107">
        <w:t xml:space="preserve">table caption </w:t>
      </w:r>
      <w:r>
        <w:t xml:space="preserve">to </w:t>
      </w:r>
      <w:r w:rsidRPr="005A02BD">
        <w:rPr>
          <w:rStyle w:val="BodyTextChar"/>
          <w:color w:val="0000FF"/>
          <w:kern w:val="0"/>
        </w:rPr>
        <w:t>Blue</w:t>
      </w:r>
      <w:r>
        <w:t>.</w:t>
      </w:r>
    </w:p>
    <w:p w14:paraId="6AD24F53" w14:textId="7FF4238C" w:rsidR="00250C52" w:rsidRDefault="00250C52" w:rsidP="00B06D05">
      <w:pPr>
        <w:pStyle w:val="BodyText"/>
      </w:pPr>
      <w:r>
        <w:t xml:space="preserve">To add a Cross-reference </w:t>
      </w:r>
      <w:r w:rsidRPr="00166C86">
        <w:rPr>
          <w:b/>
          <w:bCs/>
        </w:rPr>
        <w:t xml:space="preserve">to a cited figure </w:t>
      </w:r>
      <w:r w:rsidRPr="00184F30">
        <w:t>in the document</w:t>
      </w:r>
      <w:r>
        <w:t>, use these steps to insert the number and title of the figure:</w:t>
      </w:r>
      <w:r w:rsidR="00BA7998">
        <w:t xml:space="preserve"> </w:t>
      </w:r>
    </w:p>
    <w:p w14:paraId="213A0B61" w14:textId="6E9431C8" w:rsidR="00250C52" w:rsidRDefault="00250C52" w:rsidP="00C17553">
      <w:pPr>
        <w:pStyle w:val="ListParagraph"/>
      </w:pPr>
      <w:r w:rsidRPr="00E3107F">
        <w:t xml:space="preserve">Insert the curser </w:t>
      </w:r>
      <w:r>
        <w:t xml:space="preserve">where you want to cite the figure in the text, </w:t>
      </w:r>
      <w:r w:rsidRPr="00E3107F">
        <w:t xml:space="preserve">and on the </w:t>
      </w:r>
      <w:r w:rsidRPr="00E3107F">
        <w:rPr>
          <w:b/>
          <w:bCs/>
        </w:rPr>
        <w:t>References</w:t>
      </w:r>
      <w:r w:rsidRPr="00E3107F">
        <w:t xml:space="preserve"> tab, select </w:t>
      </w:r>
      <w:r w:rsidRPr="00E3107F">
        <w:rPr>
          <w:b/>
          <w:bCs/>
        </w:rPr>
        <w:t>Cross-reference</w:t>
      </w:r>
      <w:r w:rsidRPr="00E3107F">
        <w:t>.</w:t>
      </w:r>
    </w:p>
    <w:p w14:paraId="4AD35530" w14:textId="3CB45BDE" w:rsidR="00250C52" w:rsidRDefault="00250C52" w:rsidP="00C17553">
      <w:pPr>
        <w:pStyle w:val="ListParagraph"/>
      </w:pPr>
      <w:r>
        <w:t xml:space="preserve">In the </w:t>
      </w:r>
      <w:r w:rsidRPr="00EB3963">
        <w:rPr>
          <w:b/>
          <w:bCs/>
        </w:rPr>
        <w:t>Cross-reference</w:t>
      </w:r>
      <w:r>
        <w:t xml:space="preserve"> pop-up box, set </w:t>
      </w:r>
      <w:r w:rsidRPr="00EB3963">
        <w:rPr>
          <w:b/>
          <w:bCs/>
        </w:rPr>
        <w:t>Reference type</w:t>
      </w:r>
      <w:r w:rsidR="00BA7998" w:rsidRPr="00EB3963">
        <w:rPr>
          <w:b/>
          <w:bCs/>
        </w:rPr>
        <w:t>:</w:t>
      </w:r>
      <w:r>
        <w:t xml:space="preserve"> to </w:t>
      </w:r>
      <w:r w:rsidRPr="00EB3963">
        <w:rPr>
          <w:b/>
          <w:bCs/>
        </w:rPr>
        <w:t>Figure</w:t>
      </w:r>
      <w:r>
        <w:t xml:space="preserve">, and set </w:t>
      </w:r>
      <w:r w:rsidRPr="00EB3963">
        <w:rPr>
          <w:b/>
          <w:bCs/>
        </w:rPr>
        <w:t>Insert reference to:</w:t>
      </w:r>
      <w:r>
        <w:t xml:space="preserve"> to </w:t>
      </w:r>
      <w:r w:rsidRPr="00EB3963">
        <w:rPr>
          <w:b/>
          <w:bCs/>
        </w:rPr>
        <w:t>Entire caption</w:t>
      </w:r>
      <w:r>
        <w:t>.</w:t>
      </w:r>
    </w:p>
    <w:p w14:paraId="2878012F" w14:textId="1DE6CFE3" w:rsidR="00250C52" w:rsidRDefault="00250C52" w:rsidP="00C17553">
      <w:pPr>
        <w:pStyle w:val="ListParagraph"/>
      </w:pPr>
      <w:r>
        <w:t xml:space="preserve">Scroll through the </w:t>
      </w:r>
      <w:r w:rsidRPr="00E92EF9">
        <w:rPr>
          <w:b/>
          <w:bCs/>
        </w:rPr>
        <w:t xml:space="preserve">For which </w:t>
      </w:r>
      <w:r>
        <w:rPr>
          <w:b/>
          <w:bCs/>
        </w:rPr>
        <w:t>caption:</w:t>
      </w:r>
      <w:r>
        <w:t xml:space="preserve"> </w:t>
      </w:r>
      <w:r w:rsidR="00A31703">
        <w:t xml:space="preserve">list and </w:t>
      </w:r>
      <w:r>
        <w:t>select the appropriate figure that is being cited.</w:t>
      </w:r>
    </w:p>
    <w:p w14:paraId="7CADD5FD" w14:textId="77777777" w:rsidR="00875107" w:rsidRDefault="00250C52" w:rsidP="00C17553">
      <w:pPr>
        <w:pStyle w:val="ListParagraph"/>
      </w:pPr>
      <w:r w:rsidRPr="00E92EF9">
        <w:t xml:space="preserve">Select the </w:t>
      </w:r>
      <w:r w:rsidRPr="00E92EF9">
        <w:rPr>
          <w:b/>
          <w:bCs/>
        </w:rPr>
        <w:t>Insert</w:t>
      </w:r>
      <w:r w:rsidRPr="00E92EF9">
        <w:t xml:space="preserve"> button.</w:t>
      </w:r>
    </w:p>
    <w:p w14:paraId="1ED22D63" w14:textId="62F52A20" w:rsidR="00250C52" w:rsidRPr="00E92EF9" w:rsidRDefault="00875107" w:rsidP="00C17553">
      <w:pPr>
        <w:pStyle w:val="ListParagraph"/>
      </w:pPr>
      <w:r>
        <w:t xml:space="preserve">Change the font color of the inserted figure caption to </w:t>
      </w:r>
      <w:r w:rsidRPr="005A02BD">
        <w:rPr>
          <w:rStyle w:val="BodyTextChar"/>
          <w:color w:val="0000FF"/>
          <w:kern w:val="0"/>
        </w:rPr>
        <w:t>Blue</w:t>
      </w:r>
      <w:r>
        <w:t>.</w:t>
      </w:r>
    </w:p>
    <w:p w14:paraId="0B0C876C" w14:textId="3AC1FF79" w:rsidR="007007F5" w:rsidRDefault="007007F5" w:rsidP="00632390">
      <w:pPr>
        <w:pStyle w:val="BodyText"/>
        <w:keepNext/>
        <w:rPr>
          <w:b/>
          <w:bCs/>
        </w:rPr>
      </w:pPr>
      <w:bookmarkStart w:id="3452" w:name="_Hlk212766327"/>
      <w:r>
        <w:rPr>
          <w:b/>
          <w:bCs/>
        </w:rPr>
        <w:t>Cross-References</w:t>
      </w:r>
      <w:r w:rsidR="006A1088">
        <w:rPr>
          <w:b/>
          <w:bCs/>
        </w:rPr>
        <w:t>—</w:t>
      </w:r>
      <w:r>
        <w:rPr>
          <w:b/>
          <w:bCs/>
        </w:rPr>
        <w:t>How to Update</w:t>
      </w:r>
      <w:bookmarkEnd w:id="3452"/>
    </w:p>
    <w:p w14:paraId="599AAD54" w14:textId="21D1ED2D" w:rsidR="007007F5" w:rsidRPr="007007F5" w:rsidRDefault="007007F5" w:rsidP="007007F5">
      <w:pPr>
        <w:pStyle w:val="BodyText"/>
      </w:pPr>
      <w:r>
        <w:t>When cited references are added or removed from the References section</w:t>
      </w:r>
      <w:r w:rsidR="000C447E">
        <w:t>, all cross-references in the document need to be updated. Similarly, when</w:t>
      </w:r>
      <w:r>
        <w:t xml:space="preserve"> section</w:t>
      </w:r>
      <w:r w:rsidR="000C447E">
        <w:t>s are added or removed, section numbers will change and all cross-references to sections, tables, and figures will need to be updated.</w:t>
      </w:r>
      <w:r w:rsidR="00B06D05">
        <w:t xml:space="preserve"> These can be updated individually or all at once.</w:t>
      </w:r>
    </w:p>
    <w:p w14:paraId="4BB38037" w14:textId="69B2F1FD" w:rsidR="00B06D05" w:rsidRDefault="00B06D05" w:rsidP="00C17553">
      <w:pPr>
        <w:pStyle w:val="ListParagraph"/>
      </w:pPr>
      <w:r>
        <w:lastRenderedPageBreak/>
        <w:t xml:space="preserve">To update all cross-references at once, </w:t>
      </w:r>
      <w:r w:rsidRPr="00B06D05">
        <w:t xml:space="preserve">select the entire document </w:t>
      </w:r>
      <w:r w:rsidR="003F07A5">
        <w:t>&lt;</w:t>
      </w:r>
      <w:r w:rsidRPr="00B06D05">
        <w:t>Ctrl+A</w:t>
      </w:r>
      <w:r w:rsidR="003F07A5">
        <w:t>&gt;</w:t>
      </w:r>
      <w:r w:rsidRPr="00B06D05">
        <w:t xml:space="preserve">, then press </w:t>
      </w:r>
      <w:r w:rsidRPr="00B06D05">
        <w:rPr>
          <w:b/>
          <w:bCs/>
        </w:rPr>
        <w:t>F9</w:t>
      </w:r>
      <w:r>
        <w:t xml:space="preserve">. It is important to confirm that all cross-references were updated and go to the correct cited reference, section, table, or figure by selecting each updated cross-reference </w:t>
      </w:r>
      <w:r w:rsidR="003F07A5">
        <w:t>&lt;</w:t>
      </w:r>
      <w:r>
        <w:t>Ctrl+click</w:t>
      </w:r>
      <w:r w:rsidR="003F07A5">
        <w:t>&gt;</w:t>
      </w:r>
      <w:r>
        <w:t>.</w:t>
      </w:r>
    </w:p>
    <w:p w14:paraId="335F27AE" w14:textId="5E410DA0" w:rsidR="00CE398D" w:rsidRDefault="00B06D05" w:rsidP="00CE398D">
      <w:pPr>
        <w:pStyle w:val="BodyText"/>
      </w:pPr>
      <w:r>
        <w:t>To update an individual cross-reference, r</w:t>
      </w:r>
      <w:r w:rsidRPr="00B06D05">
        <w:t xml:space="preserve">ight-click on </w:t>
      </w:r>
      <w:r>
        <w:t>the</w:t>
      </w:r>
      <w:r w:rsidRPr="00B06D05">
        <w:t xml:space="preserve"> specific cross-reference and select </w:t>
      </w:r>
      <w:r w:rsidRPr="00B06D05">
        <w:rPr>
          <w:b/>
          <w:bCs/>
        </w:rPr>
        <w:t>Update Field</w:t>
      </w:r>
      <w:r>
        <w:t>. Confirm the cross-reference was updated and goes to the correct cited reference, section, table, or figure by selecting</w:t>
      </w:r>
      <w:r w:rsidR="00344BD5">
        <w:t xml:space="preserve"> on</w:t>
      </w:r>
      <w:r>
        <w:t xml:space="preserve"> the updated cross-reference </w:t>
      </w:r>
      <w:r w:rsidR="003F07A5">
        <w:t>&lt;</w:t>
      </w:r>
      <w:r>
        <w:t>Ctrl+click</w:t>
      </w:r>
      <w:r w:rsidR="003F07A5">
        <w:t>&gt;</w:t>
      </w:r>
      <w:r w:rsidR="005838FB">
        <w:t>.</w:t>
      </w:r>
    </w:p>
    <w:p w14:paraId="74D0B227" w14:textId="2716DE69" w:rsidR="00CE398D" w:rsidRDefault="00CE398D" w:rsidP="00632390">
      <w:pPr>
        <w:pStyle w:val="BodyText"/>
        <w:keepNext/>
        <w:rPr>
          <w:b/>
          <w:bCs/>
        </w:rPr>
      </w:pPr>
      <w:r>
        <w:rPr>
          <w:b/>
          <w:bCs/>
        </w:rPr>
        <w:t>Navigation Shortcuts</w:t>
      </w:r>
    </w:p>
    <w:p w14:paraId="054F7B7B" w14:textId="77777777" w:rsidR="00CE398D" w:rsidRDefault="00CE398D" w:rsidP="00CE398D">
      <w:pPr>
        <w:pStyle w:val="BodyText"/>
      </w:pPr>
      <w:r>
        <w:t xml:space="preserve">Use the </w:t>
      </w:r>
      <w:r w:rsidRPr="0001151E">
        <w:rPr>
          <w:b/>
          <w:bCs/>
        </w:rPr>
        <w:t>Navigation Pane</w:t>
      </w:r>
      <w:r>
        <w:t xml:space="preserve"> to quickly jump to a section or specific text in the document rather than scrolling through the pages. </w:t>
      </w:r>
    </w:p>
    <w:p w14:paraId="5540D428" w14:textId="77777777" w:rsidR="00CE398D" w:rsidRDefault="00CE398D" w:rsidP="00CE398D">
      <w:pPr>
        <w:pStyle w:val="BodyText"/>
        <w:rPr>
          <w:b/>
          <w:bCs/>
        </w:rPr>
      </w:pPr>
      <w:r>
        <w:t xml:space="preserve">On the </w:t>
      </w:r>
      <w:r w:rsidRPr="0001151E">
        <w:rPr>
          <w:b/>
          <w:bCs/>
        </w:rPr>
        <w:t>View</w:t>
      </w:r>
      <w:r>
        <w:t xml:space="preserve"> tab, check the </w:t>
      </w:r>
      <w:r w:rsidRPr="0001151E">
        <w:rPr>
          <w:b/>
          <w:bCs/>
        </w:rPr>
        <w:t>Navigation Pane</w:t>
      </w:r>
      <w:r>
        <w:t xml:space="preserve"> box to display it.</w:t>
      </w:r>
    </w:p>
    <w:p w14:paraId="3317DE65" w14:textId="77777777" w:rsidR="00CE398D" w:rsidRPr="00EB3963" w:rsidRDefault="00CE398D" w:rsidP="00C17553">
      <w:pPr>
        <w:pStyle w:val="ListParagraph"/>
        <w:rPr>
          <w:b/>
          <w:bCs/>
        </w:rPr>
      </w:pPr>
      <w:r w:rsidRPr="00EB3963">
        <w:rPr>
          <w:b/>
          <w:bCs/>
        </w:rPr>
        <w:t xml:space="preserve">Search for a section: </w:t>
      </w:r>
    </w:p>
    <w:p w14:paraId="35BB96B1" w14:textId="77777777" w:rsidR="00CE398D" w:rsidRDefault="00CE398D" w:rsidP="00C17553">
      <w:pPr>
        <w:pStyle w:val="ListParagraph"/>
        <w:numPr>
          <w:ilvl w:val="1"/>
          <w:numId w:val="17"/>
        </w:numPr>
      </w:pPr>
      <w:r w:rsidRPr="00BA7263">
        <w:rPr>
          <w:b/>
          <w:bCs/>
        </w:rPr>
        <w:t>Headings:</w:t>
      </w:r>
      <w:r>
        <w:t xml:space="preserve"> Click on a section title to jump to that section.</w:t>
      </w:r>
    </w:p>
    <w:p w14:paraId="7890E182" w14:textId="77777777" w:rsidR="00CE398D" w:rsidRDefault="00CE398D" w:rsidP="00C17553">
      <w:pPr>
        <w:pStyle w:val="ListParagraph"/>
        <w:numPr>
          <w:ilvl w:val="1"/>
          <w:numId w:val="17"/>
        </w:numPr>
      </w:pPr>
      <w:r w:rsidRPr="00FB5F0B">
        <w:rPr>
          <w:b/>
          <w:bCs/>
        </w:rPr>
        <w:t>Pages:</w:t>
      </w:r>
      <w:r>
        <w:t xml:space="preserve"> Scroll through page thumbnail images to quickly find a table, image, or other content when a section title is unknown and a visual clue is needed. Click on the thumbnail image of interest to jump to that page.</w:t>
      </w:r>
    </w:p>
    <w:p w14:paraId="692836EE" w14:textId="77777777" w:rsidR="00CE398D" w:rsidRDefault="00CE398D" w:rsidP="00C17553">
      <w:pPr>
        <w:pStyle w:val="ListParagraph"/>
      </w:pPr>
      <w:r w:rsidRPr="00215CD1">
        <w:rPr>
          <w:b/>
          <w:bCs/>
        </w:rPr>
        <w:t>Search for a word or phrase:</w:t>
      </w:r>
      <w:r>
        <w:t xml:space="preserve"> Type the text in the </w:t>
      </w:r>
      <w:r w:rsidRPr="00423D77">
        <w:rPr>
          <w:b/>
          <w:bCs/>
        </w:rPr>
        <w:t>Search document</w:t>
      </w:r>
      <w:r>
        <w:t xml:space="preserve"> at the top of the Navigation Pane.</w:t>
      </w:r>
    </w:p>
    <w:p w14:paraId="46D0284B" w14:textId="77777777" w:rsidR="00CE398D" w:rsidRDefault="00CE398D" w:rsidP="00C17553">
      <w:pPr>
        <w:pStyle w:val="ListParagraph"/>
        <w:numPr>
          <w:ilvl w:val="1"/>
          <w:numId w:val="17"/>
        </w:numPr>
      </w:pPr>
      <w:r w:rsidRPr="00BA7263">
        <w:rPr>
          <w:b/>
          <w:bCs/>
        </w:rPr>
        <w:t>Headings:</w:t>
      </w:r>
      <w:r>
        <w:t xml:space="preserve"> Section titles containing the typed text are highlighted in yellow.</w:t>
      </w:r>
    </w:p>
    <w:p w14:paraId="3AA6AB4D" w14:textId="77777777" w:rsidR="00CE398D" w:rsidRDefault="00CE398D" w:rsidP="00C17553">
      <w:pPr>
        <w:pStyle w:val="ListParagraph"/>
        <w:numPr>
          <w:ilvl w:val="1"/>
          <w:numId w:val="17"/>
        </w:numPr>
      </w:pPr>
      <w:r w:rsidRPr="00FB5F0B">
        <w:rPr>
          <w:b/>
          <w:bCs/>
        </w:rPr>
        <w:t>Pages:</w:t>
      </w:r>
      <w:r>
        <w:t xml:space="preserve"> Thumbnail images are displayed for only those pages containing the typed text.</w:t>
      </w:r>
    </w:p>
    <w:p w14:paraId="27066B96" w14:textId="77777777" w:rsidR="00CE398D" w:rsidRDefault="00CE398D" w:rsidP="00C17553">
      <w:pPr>
        <w:pStyle w:val="ListParagraph"/>
        <w:numPr>
          <w:ilvl w:val="1"/>
          <w:numId w:val="17"/>
        </w:numPr>
      </w:pPr>
      <w:r w:rsidRPr="00FB5F0B">
        <w:rPr>
          <w:b/>
          <w:bCs/>
        </w:rPr>
        <w:t>Results:</w:t>
      </w:r>
      <w:r>
        <w:t xml:space="preserve"> Each individual </w:t>
      </w:r>
      <w:r w:rsidRPr="00903760">
        <w:t xml:space="preserve">search </w:t>
      </w:r>
      <w:r>
        <w:t>result is displayed with some of its surrounding text.</w:t>
      </w:r>
    </w:p>
    <w:p w14:paraId="3C5A1F53" w14:textId="77777777" w:rsidR="00CE398D" w:rsidRDefault="00CE398D" w:rsidP="00632390">
      <w:pPr>
        <w:pStyle w:val="BodyText"/>
        <w:keepNext/>
        <w:rPr>
          <w:b/>
          <w:bCs/>
        </w:rPr>
      </w:pPr>
      <w:r>
        <w:rPr>
          <w:b/>
          <w:bCs/>
        </w:rPr>
        <w:t xml:space="preserve">Check </w:t>
      </w:r>
      <w:r w:rsidRPr="004C672C">
        <w:rPr>
          <w:b/>
          <w:bCs/>
        </w:rPr>
        <w:t>Accessibility</w:t>
      </w:r>
    </w:p>
    <w:p w14:paraId="68709814" w14:textId="7C4E1AB8" w:rsidR="00CE398D" w:rsidRDefault="00CE398D" w:rsidP="00CE398D">
      <w:pPr>
        <w:pStyle w:val="BodyText"/>
      </w:pPr>
      <w:r>
        <w:t xml:space="preserve">Use Microsoft’s </w:t>
      </w:r>
      <w:r w:rsidRPr="00D94308">
        <w:rPr>
          <w:b/>
          <w:bCs/>
        </w:rPr>
        <w:t>Accessibility Assistant</w:t>
      </w:r>
      <w:r w:rsidRPr="00D94308">
        <w:t xml:space="preserve"> </w:t>
      </w:r>
      <w:r>
        <w:t xml:space="preserve">to identify and fix common </w:t>
      </w:r>
      <w:r w:rsidRPr="004C672C">
        <w:t xml:space="preserve">accessibility </w:t>
      </w:r>
      <w:r>
        <w:t xml:space="preserve">issues that make it difficult for blind or low vision </w:t>
      </w:r>
      <w:r w:rsidR="00A31703">
        <w:t>people</w:t>
      </w:r>
      <w:r>
        <w:t xml:space="preserve">. The </w:t>
      </w:r>
      <w:r w:rsidRPr="00F130A6">
        <w:rPr>
          <w:b/>
          <w:bCs/>
        </w:rPr>
        <w:t>Status Bar</w:t>
      </w:r>
      <w:r>
        <w:t xml:space="preserve"> at the bottom of the window will display </w:t>
      </w:r>
      <w:r w:rsidRPr="00F130A6">
        <w:rPr>
          <w:b/>
          <w:bCs/>
        </w:rPr>
        <w:t>Accessibility: Investigate</w:t>
      </w:r>
      <w:r>
        <w:t xml:space="preserve"> if there is an accessibility issue. </w:t>
      </w:r>
    </w:p>
    <w:p w14:paraId="42872ACE" w14:textId="77777777" w:rsidR="00CE398D" w:rsidRDefault="00CE398D" w:rsidP="00CE398D">
      <w:pPr>
        <w:pStyle w:val="BodyText"/>
      </w:pPr>
      <w:r>
        <w:t>On</w:t>
      </w:r>
      <w:r w:rsidRPr="004C672C">
        <w:t xml:space="preserve"> </w:t>
      </w:r>
      <w:r>
        <w:t xml:space="preserve">the </w:t>
      </w:r>
      <w:r w:rsidRPr="004C672C">
        <w:rPr>
          <w:b/>
          <w:bCs/>
        </w:rPr>
        <w:t>Review</w:t>
      </w:r>
      <w:r w:rsidRPr="004C672C">
        <w:t xml:space="preserve"> </w:t>
      </w:r>
      <w:r>
        <w:t>tab, select</w:t>
      </w:r>
      <w:r w:rsidRPr="004C672C">
        <w:t xml:space="preserve"> </w:t>
      </w:r>
      <w:r w:rsidRPr="004C672C">
        <w:rPr>
          <w:b/>
          <w:bCs/>
        </w:rPr>
        <w:t>Check Accessibility</w:t>
      </w:r>
      <w:r w:rsidRPr="004C672C">
        <w:t xml:space="preserve"> to open the </w:t>
      </w:r>
      <w:r>
        <w:t>A</w:t>
      </w:r>
      <w:r w:rsidRPr="004C672C">
        <w:t>ccessibility pane</w:t>
      </w:r>
      <w:r>
        <w:t xml:space="preserve"> on the right</w:t>
      </w:r>
      <w:r w:rsidRPr="004C672C">
        <w:t>.</w:t>
      </w:r>
      <w:r>
        <w:t xml:space="preserve"> Issues and suggested resolutions are listed in the A</w:t>
      </w:r>
      <w:r w:rsidRPr="004C672C">
        <w:t xml:space="preserve">ccessibility </w:t>
      </w:r>
      <w:r>
        <w:t>pane.</w:t>
      </w:r>
    </w:p>
    <w:p w14:paraId="5681FE1F" w14:textId="5B640246" w:rsidR="00CE398D" w:rsidRDefault="00CE398D" w:rsidP="00C17553">
      <w:pPr>
        <w:pStyle w:val="ListParagraph"/>
      </w:pPr>
      <w:r w:rsidRPr="00D94308">
        <w:rPr>
          <w:b/>
          <w:bCs/>
        </w:rPr>
        <w:t>Hard-to-read text contrast:</w:t>
      </w:r>
      <w:r>
        <w:t xml:space="preserve"> </w:t>
      </w:r>
      <w:bookmarkStart w:id="3453" w:name="_Hlk212795620"/>
      <w:r w:rsidR="00A31703">
        <w:t xml:space="preserve">If the </w:t>
      </w:r>
      <w:bookmarkEnd w:id="3453"/>
      <w:r w:rsidR="00A31703">
        <w:t xml:space="preserve">text </w:t>
      </w:r>
      <w:r>
        <w:t xml:space="preserve">color is hard to see. Use the </w:t>
      </w:r>
      <w:r w:rsidRPr="00D94308">
        <w:t xml:space="preserve">styles listed in the </w:t>
      </w:r>
      <w:r w:rsidRPr="00D94308">
        <w:rPr>
          <w:b/>
          <w:bCs/>
        </w:rPr>
        <w:t>Styles</w:t>
      </w:r>
      <w:r w:rsidRPr="00D94308">
        <w:t xml:space="preserve"> gallery </w:t>
      </w:r>
      <w:r>
        <w:t>as they do not cause accessibility issues.</w:t>
      </w:r>
    </w:p>
    <w:p w14:paraId="53FECA92" w14:textId="4C1B8390" w:rsidR="00CE398D" w:rsidRDefault="00CE398D" w:rsidP="00C17553">
      <w:pPr>
        <w:pStyle w:val="ListParagraph"/>
      </w:pPr>
      <w:r w:rsidRPr="00D94308">
        <w:rPr>
          <w:b/>
          <w:bCs/>
        </w:rPr>
        <w:t>Missing Alt Text:</w:t>
      </w:r>
      <w:r>
        <w:t xml:space="preserve"> A short 1-2 sentence description is needed to describe what the image </w:t>
      </w:r>
      <w:r w:rsidR="00911A7C">
        <w:t xml:space="preserve">is </w:t>
      </w:r>
      <w:r>
        <w:t>for someone who is blind or has low vision.</w:t>
      </w:r>
    </w:p>
    <w:p w14:paraId="70AE1EAC" w14:textId="6DBE853B" w:rsidR="00CE398D" w:rsidRPr="00B6246B" w:rsidRDefault="00CE398D" w:rsidP="00C17553">
      <w:pPr>
        <w:pStyle w:val="ListParagraph"/>
      </w:pPr>
      <w:r>
        <w:rPr>
          <w:b/>
          <w:bCs/>
        </w:rPr>
        <w:t xml:space="preserve">Use of merged or split cells: </w:t>
      </w:r>
      <w:r w:rsidRPr="00B6246B">
        <w:t xml:space="preserve">Cells should not be merged or split as it makes it difficult for </w:t>
      </w:r>
      <w:r w:rsidR="00626D5A">
        <w:t xml:space="preserve">screen </w:t>
      </w:r>
      <w:r w:rsidRPr="00B6246B">
        <w:t>readers to convey the information.</w:t>
      </w:r>
    </w:p>
    <w:p w14:paraId="62DBB24E" w14:textId="77777777" w:rsidR="00CE398D" w:rsidRPr="004C672C" w:rsidRDefault="00CE398D" w:rsidP="00632390">
      <w:pPr>
        <w:pStyle w:val="BodyText"/>
        <w:keepNext/>
        <w:rPr>
          <w:b/>
          <w:bCs/>
        </w:rPr>
      </w:pPr>
      <w:r>
        <w:rPr>
          <w:b/>
          <w:bCs/>
        </w:rPr>
        <w:t>I</w:t>
      </w:r>
      <w:r w:rsidRPr="004C672C">
        <w:rPr>
          <w:b/>
          <w:bCs/>
        </w:rPr>
        <w:t xml:space="preserve">nclusive </w:t>
      </w:r>
      <w:r>
        <w:rPr>
          <w:b/>
          <w:bCs/>
        </w:rPr>
        <w:t>L</w:t>
      </w:r>
      <w:r w:rsidRPr="004C672C">
        <w:rPr>
          <w:b/>
          <w:bCs/>
        </w:rPr>
        <w:t>anguage</w:t>
      </w:r>
    </w:p>
    <w:p w14:paraId="181B64B4" w14:textId="20AFAB7C" w:rsidR="00B06D05" w:rsidRDefault="00C41276" w:rsidP="00C17553">
      <w:pPr>
        <w:pStyle w:val="ListParagraph"/>
      </w:pPr>
      <w:r w:rsidRPr="000A41E5">
        <w:t xml:space="preserve">Review the document to confirm </w:t>
      </w:r>
      <w:r w:rsidR="00A31703">
        <w:t xml:space="preserve">that </w:t>
      </w:r>
      <w:r w:rsidR="006519E6" w:rsidRPr="000A41E5">
        <w:t xml:space="preserve">terms </w:t>
      </w:r>
      <w:r w:rsidR="006519E6" w:rsidRPr="00C17553">
        <w:t>used</w:t>
      </w:r>
      <w:r w:rsidR="006519E6" w:rsidRPr="000A41E5">
        <w:t xml:space="preserve"> in the document </w:t>
      </w:r>
      <w:r w:rsidRPr="000A41E5">
        <w:t xml:space="preserve">meet NENA’s </w:t>
      </w:r>
      <w:hyperlink r:id="rId135" w:history="1">
        <w:r w:rsidR="000A41E5" w:rsidRPr="000A41E5">
          <w:rPr>
            <w:rStyle w:val="Hyperlink"/>
          </w:rPr>
          <w:t>Use of Inclusive Language Policy</w:t>
        </w:r>
      </w:hyperlink>
      <w:r w:rsidR="006519E6" w:rsidRPr="000A41E5">
        <w:t>, found</w:t>
      </w:r>
      <w:r w:rsidRPr="000A41E5">
        <w:t xml:space="preserve"> in the NENA Workspace Administrative Procedure, Templates &amp; Training Material.</w:t>
      </w:r>
    </w:p>
    <w:sectPr w:rsidR="00B06D05" w:rsidSect="00096F2F">
      <w:footerReference w:type="default" r:id="rId136"/>
      <w:pgSz w:w="12240" w:h="15840" w:code="1"/>
      <w:pgMar w:top="1584" w:right="1080" w:bottom="806" w:left="1440" w:header="576" w:footer="720" w:gutter="0"/>
      <w:lnNumType w:countBy="1" w:restart="continuous"/>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Michael Smith" w:date="2025-03-13T13:01:00Z" w:initials="MLS">
    <w:p w14:paraId="5EE75EE7" w14:textId="77777777" w:rsidR="0080619B" w:rsidRDefault="0080619B" w:rsidP="009C78EE">
      <w:pPr>
        <w:pStyle w:val="CommentText"/>
      </w:pPr>
      <w:r>
        <w:rPr>
          <w:rStyle w:val="CommentReference"/>
        </w:rPr>
        <w:annotationRef/>
      </w:r>
      <w:r>
        <w:t>Hyperlink</w:t>
      </w:r>
    </w:p>
  </w:comment>
  <w:comment w:id="17" w:author="Sandy Dyre" w:date="2026-03-17T13:53:00Z" w:initials="SD">
    <w:p w14:paraId="0AE2F027" w14:textId="77777777" w:rsidR="00105D81" w:rsidRDefault="00105D81" w:rsidP="00105D81">
      <w:pPr>
        <w:pStyle w:val="CommentText"/>
      </w:pPr>
      <w:r>
        <w:rPr>
          <w:rStyle w:val="CommentReference"/>
        </w:rPr>
        <w:annotationRef/>
      </w:r>
      <w:r>
        <w:t>Please complete.</w:t>
      </w:r>
    </w:p>
  </w:comment>
  <w:comment w:id="36" w:author="Michael Smith" w:date="2024-08-01T13:57:00Z" w:initials="MLS">
    <w:p w14:paraId="6569A7CC" w14:textId="5C411627" w:rsidR="003026E9" w:rsidRDefault="003026E9" w:rsidP="00B0318C">
      <w:pPr>
        <w:pStyle w:val="CommentText"/>
      </w:pPr>
      <w:r>
        <w:rPr>
          <w:rStyle w:val="CommentReference"/>
        </w:rPr>
        <w:annotationRef/>
      </w:r>
      <w:r>
        <w:t>Add hyperlinks to sections</w:t>
      </w:r>
    </w:p>
  </w:comment>
  <w:comment w:id="41" w:author="Michael Smith [2]" w:date="2026-03-30T11:40:00Z" w:initials="MS">
    <w:p w14:paraId="67EC2FEB" w14:textId="77777777" w:rsidR="0090498F" w:rsidRDefault="009916FC" w:rsidP="0090498F">
      <w:pPr>
        <w:pStyle w:val="CommentText"/>
      </w:pPr>
      <w:r>
        <w:rPr>
          <w:rStyle w:val="CommentReference"/>
        </w:rPr>
        <w:annotationRef/>
      </w:r>
      <w:r w:rsidR="0090498F">
        <w:t>Do reference when the actual registry is available. Check name of registry (may be changed to “Service Names”).</w:t>
      </w:r>
    </w:p>
  </w:comment>
  <w:comment w:id="43" w:author="Michael Smith [2]" w:date="2026-05-05T12:34:00Z" w:initials="MS">
    <w:p w14:paraId="1FCE7D86" w14:textId="77777777" w:rsidR="00CF72E2" w:rsidRDefault="00CF72E2" w:rsidP="00CF72E2">
      <w:pPr>
        <w:pStyle w:val="CommentText"/>
      </w:pPr>
      <w:r>
        <w:rPr>
          <w:rStyle w:val="CommentReference"/>
        </w:rPr>
        <w:annotationRef/>
      </w:r>
      <w:r>
        <w:t>Add this reference when the actual registry exists.</w:t>
      </w:r>
    </w:p>
  </w:comment>
  <w:comment w:id="54" w:author="Michael Smith" w:date="2024-10-24T13:09:00Z" w:initials="MLS">
    <w:p w14:paraId="1E3EB3BD" w14:textId="77777777" w:rsidR="00163B69" w:rsidRDefault="00163B69" w:rsidP="00D90594">
      <w:pPr>
        <w:pStyle w:val="CommentText"/>
      </w:pPr>
      <w:r>
        <w:rPr>
          <w:rStyle w:val="CommentReference"/>
        </w:rPr>
        <w:annotationRef/>
      </w:r>
      <w:r>
        <w:t>Must be updated in STA-010, it’s out of date, doesn’t reflect current standards for SSO.</w:t>
      </w:r>
    </w:p>
  </w:comment>
  <w:comment w:id="55" w:author="Michael Smith [2]" w:date="2026-03-26T15:08:00Z" w:initials="MS">
    <w:p w14:paraId="4D5F1F9A" w14:textId="77777777" w:rsidR="00EE2779" w:rsidRDefault="00EE2779" w:rsidP="00EE2779">
      <w:pPr>
        <w:pStyle w:val="CommentText"/>
      </w:pPr>
      <w:r>
        <w:rPr>
          <w:rStyle w:val="CommentReference"/>
        </w:rPr>
        <w:annotationRef/>
      </w:r>
      <w:r>
        <w:t>Did Guy make this comment on a call? The i3 v 3.1 doc says “The mechanism used to implement the SSO requirement may change in version 4 of this document. OpenID is under consideration as a mechanism.” Maybe that was the response to this comment?</w:t>
      </w:r>
    </w:p>
  </w:comment>
  <w:comment w:id="62" w:author="Michael Smith [2]" w:date="2026-03-04T13:04:00Z" w:initials="MS">
    <w:p w14:paraId="23FE9F06" w14:textId="77777777" w:rsidR="00B76E13" w:rsidRDefault="008252E1" w:rsidP="00B76E13">
      <w:pPr>
        <w:pStyle w:val="CommentText"/>
      </w:pPr>
      <w:r>
        <w:rPr>
          <w:rStyle w:val="CommentReference"/>
        </w:rPr>
        <w:annotationRef/>
      </w:r>
      <w:r w:rsidR="00B76E13">
        <w:t>XACML 2.0/3.0 definitions:</w:t>
      </w:r>
    </w:p>
    <w:p w14:paraId="7A277634" w14:textId="77777777" w:rsidR="00B76E13" w:rsidRDefault="00B76E13" w:rsidP="00B76E13">
      <w:pPr>
        <w:pStyle w:val="CommentText"/>
      </w:pPr>
      <w:r>
        <w:t>“</w:t>
      </w:r>
      <w:r>
        <w:rPr>
          <w:b/>
          <w:bCs/>
        </w:rPr>
        <w:t xml:space="preserve">Subject </w:t>
      </w:r>
      <w:r>
        <w:t xml:space="preserve">- An actor whose attributes may be referenced by a predicate”. </w:t>
      </w:r>
    </w:p>
    <w:p w14:paraId="56EE9E9A" w14:textId="77777777" w:rsidR="00B76E13" w:rsidRDefault="00B76E13" w:rsidP="00B76E13">
      <w:pPr>
        <w:pStyle w:val="CommentText"/>
      </w:pPr>
      <w:r>
        <w:t>“</w:t>
      </w:r>
      <w:r>
        <w:rPr>
          <w:b/>
          <w:bCs/>
        </w:rPr>
        <w:t xml:space="preserve">Target </w:t>
      </w:r>
      <w:r>
        <w:t>- The set of decision requests, identified by definitions for resource, subject and action, that a rule, policy or policy set is intended to evaluate”</w:t>
      </w:r>
    </w:p>
    <w:p w14:paraId="2168F751" w14:textId="77777777" w:rsidR="00B76E13" w:rsidRDefault="00B76E13" w:rsidP="00B76E13">
      <w:pPr>
        <w:pStyle w:val="CommentText"/>
      </w:pPr>
      <w:r>
        <w:t>“</w:t>
      </w:r>
      <w:r>
        <w:rPr>
          <w:b/>
          <w:bCs/>
        </w:rPr>
        <w:t xml:space="preserve">Resource </w:t>
      </w:r>
      <w:r>
        <w:t>- Data, service or system component”</w:t>
      </w:r>
    </w:p>
  </w:comment>
  <w:comment w:id="63" w:author="Michael Smith [2]" w:date="2026-01-08T14:36:00Z" w:initials="MS">
    <w:p w14:paraId="06976D99" w14:textId="1C76FFE6" w:rsidR="008252E1" w:rsidRDefault="008252E1" w:rsidP="004D146F">
      <w:pPr>
        <w:pStyle w:val="CommentText"/>
      </w:pPr>
      <w:r>
        <w:rPr>
          <w:rStyle w:val="CommentReference"/>
        </w:rPr>
        <w:annotationRef/>
      </w:r>
      <w:r>
        <w:t>To be created by Omnibus RFC, can’t reference it until it exists.</w:t>
      </w:r>
    </w:p>
  </w:comment>
  <w:comment w:id="64" w:author="Michael Smith" w:date="2025-03-10T14:52:00Z" w:initials="MLS">
    <w:p w14:paraId="023D5917" w14:textId="77777777" w:rsidR="00F03E46" w:rsidRDefault="008252E1" w:rsidP="00F03E46">
      <w:pPr>
        <w:pStyle w:val="CommentText"/>
      </w:pPr>
      <w:r>
        <w:rPr>
          <w:rStyle w:val="CommentReference"/>
        </w:rPr>
        <w:annotationRef/>
      </w:r>
      <w:r w:rsidR="00F03E46">
        <w:t>TODO: i3 decided we’ll use interface names, and added text that says if the Service Name is specified without an interface name, then the rule applies to all interfaces on the Service.</w:t>
      </w:r>
    </w:p>
    <w:p w14:paraId="7F1ADC1F" w14:textId="77777777" w:rsidR="00F03E46" w:rsidRDefault="00F03E46" w:rsidP="00F03E46">
      <w:pPr>
        <w:pStyle w:val="CommentText"/>
      </w:pPr>
      <w:r>
        <w:rPr>
          <w:b/>
          <w:bCs/>
        </w:rPr>
        <w:t>Make sure all our text agrees with i3’s new text!</w:t>
      </w:r>
    </w:p>
  </w:comment>
  <w:comment w:id="65" w:author="Michael Smith [2]" w:date="2026-05-26T14:36:00Z" w:initials="MS">
    <w:p w14:paraId="14830E97" w14:textId="6741E681" w:rsidR="008F21FE" w:rsidRDefault="00D855CA" w:rsidP="008F21FE">
      <w:pPr>
        <w:pStyle w:val="CommentText"/>
      </w:pPr>
      <w:r>
        <w:rPr>
          <w:rStyle w:val="CommentReference"/>
        </w:rPr>
        <w:annotationRef/>
      </w:r>
      <w:r w:rsidR="008F21FE">
        <w:t>TODO: I think this should be “logger.state.pa.us~Logging.MyObject.myElement”?</w:t>
      </w:r>
    </w:p>
    <w:p w14:paraId="6372C280" w14:textId="77777777" w:rsidR="008F21FE" w:rsidRDefault="008F21FE" w:rsidP="008F21FE">
      <w:pPr>
        <w:pStyle w:val="CommentText"/>
      </w:pPr>
      <w:r>
        <w:t>Or do we not have to identify the service and interface because they are implied somehow? Policy Type arguably implies the Service Name.</w:t>
      </w:r>
    </w:p>
  </w:comment>
  <w:comment w:id="66" w:author="Michael Smith [2]" w:date="2026-06-11T13:46:00Z" w:initials="MS">
    <w:p w14:paraId="0191ED9F" w14:textId="335EC928" w:rsidR="00696E27" w:rsidRDefault="00696E27" w:rsidP="00696E27">
      <w:pPr>
        <w:pStyle w:val="CommentText"/>
      </w:pPr>
      <w:r>
        <w:rPr>
          <w:rStyle w:val="CommentReference"/>
        </w:rPr>
        <w:annotationRef/>
      </w:r>
      <w:r>
        <w:t>TODO: raise this issue with i3. It has the example “&lt;eido.AgencyDataComponent.agencyName&gt;”</w:t>
      </w:r>
    </w:p>
  </w:comment>
  <w:comment w:id="68" w:author="Michael Smith [2]" w:date="2026-05-27T08:54:00Z" w:initials="MS">
    <w:p w14:paraId="1EBF8440" w14:textId="77777777" w:rsidR="006A75AC" w:rsidRDefault="006A75AC" w:rsidP="006A75AC">
      <w:pPr>
        <w:pStyle w:val="CommentText"/>
      </w:pPr>
      <w:r>
        <w:rPr>
          <w:rStyle w:val="CommentReference"/>
        </w:rPr>
        <w:annotationRef/>
      </w:r>
      <w:r>
        <w:t>New edit. The requirements are in STA-010, which we referenced. This is informational only.</w:t>
      </w:r>
    </w:p>
  </w:comment>
  <w:comment w:id="71" w:author="Michael Smith [2]" w:date="2025-11-05T12:09:00Z" w:initials="MS">
    <w:p w14:paraId="1DE12A1B" w14:textId="77777777" w:rsidR="008252E1" w:rsidRDefault="008252E1" w:rsidP="00A14D97">
      <w:pPr>
        <w:pStyle w:val="CommentText"/>
      </w:pPr>
      <w:r>
        <w:rPr>
          <w:rStyle w:val="CommentReference"/>
        </w:rPr>
        <w:annotationRef/>
      </w:r>
      <w:r>
        <w:t>TODO: this text can be reviewed when the Service Discovery text has been finalized and approved.</w:t>
      </w:r>
    </w:p>
  </w:comment>
  <w:comment w:id="78" w:author="Michael Smith" w:date="2024-12-19T12:32:00Z" w:initials="MLS">
    <w:p w14:paraId="774CBC81" w14:textId="77777777" w:rsidR="00F833A4" w:rsidRDefault="00F833A4" w:rsidP="00704527">
      <w:pPr>
        <w:pStyle w:val="CommentText"/>
      </w:pPr>
      <w:r>
        <w:rPr>
          <w:rStyle w:val="CommentReference"/>
        </w:rPr>
        <w:annotationRef/>
      </w:r>
      <w:r>
        <w:t>Dan objects to including ActivityState for something that is not even defined in this version. Noted by the group, but consensus is to keep Collaboration FE in ActivityState to support existing apps and in the Future Work Items table for the next revision.</w:t>
      </w:r>
    </w:p>
  </w:comment>
  <w:comment w:id="86" w:author="Michael Smith [2]" w:date="2026-06-18T14:14:00Z" w:initials="MS">
    <w:p w14:paraId="66A1A72F" w14:textId="77777777" w:rsidR="00333254" w:rsidRDefault="00A769F0" w:rsidP="00333254">
      <w:pPr>
        <w:pStyle w:val="CommentText"/>
      </w:pPr>
      <w:r>
        <w:rPr>
          <w:rStyle w:val="CommentReference"/>
        </w:rPr>
        <w:annotationRef/>
      </w:r>
      <w:r w:rsidR="00333254">
        <w:t>Pick up here on 6/25/26 or after NENA conf. Changed 4.8.2.6 Queue State Subscription table to only specify queue states for certain Service States. There are related edits in 4.8.2.1 made at the end of the 6/18/26 call that have not been reviewed. Review this, then 4.8.2.1, then continue reviewing changes below here.</w:t>
      </w:r>
    </w:p>
  </w:comment>
  <w:comment w:id="89" w:author="Michael Smith [2]" w:date="2026-03-30T15:15:00Z" w:initials="MS">
    <w:p w14:paraId="3E4454B3" w14:textId="3893A99A" w:rsidR="00567A29" w:rsidRDefault="00416257" w:rsidP="00567A29">
      <w:pPr>
        <w:pStyle w:val="CommentText"/>
      </w:pPr>
      <w:r>
        <w:rPr>
          <w:rStyle w:val="CommentReference"/>
        </w:rPr>
        <w:annotationRef/>
      </w:r>
      <w:r w:rsidR="00567A29">
        <w:t>This pointed to [24], which is wrong. It will be one of the registries the Omnibus creates, so we have to wait for it.</w:t>
      </w:r>
    </w:p>
  </w:comment>
  <w:comment w:id="90" w:author="Michael Smith [2]" w:date="2026-04-09T13:23:00Z" w:initials="MS">
    <w:p w14:paraId="7AD75C3E" w14:textId="77777777" w:rsidR="005B50C1" w:rsidRDefault="00CC7B97" w:rsidP="005B50C1">
      <w:pPr>
        <w:pStyle w:val="CommentText"/>
      </w:pPr>
      <w:r>
        <w:rPr>
          <w:rStyle w:val="CommentReference"/>
        </w:rPr>
        <w:annotationRef/>
      </w:r>
      <w:r w:rsidR="005B50C1">
        <w:t>We can point to draft if we want to:</w:t>
      </w:r>
    </w:p>
    <w:p w14:paraId="570D1BD3" w14:textId="77777777" w:rsidR="005B50C1" w:rsidRDefault="005B50C1" w:rsidP="005B50C1">
      <w:pPr>
        <w:pStyle w:val="CommentText"/>
      </w:pPr>
      <w:hyperlink r:id="rId1" w:history="1">
        <w:r w:rsidRPr="005D21C9">
          <w:rPr>
            <w:rStyle w:val="Hyperlink"/>
          </w:rPr>
          <w:t>https://www.ietf.org/archive/id/draft-rosen-ecrit-emergency-registries-02.html</w:t>
        </w:r>
      </w:hyperlink>
    </w:p>
  </w:comment>
  <w:comment w:id="96" w:author="Michael Smith [2]" w:date="2026-04-09T13:29:00Z" w:initials="MS">
    <w:p w14:paraId="75CDA3C4" w14:textId="573B0F93" w:rsidR="005E3E37" w:rsidRDefault="005E3E37" w:rsidP="005E3E37">
      <w:pPr>
        <w:pStyle w:val="CommentText"/>
      </w:pPr>
      <w:r>
        <w:rPr>
          <w:rStyle w:val="CommentReference"/>
        </w:rPr>
        <w:annotationRef/>
      </w:r>
      <w:r>
        <w:t>Hyperlink</w:t>
      </w:r>
    </w:p>
  </w:comment>
  <w:comment w:id="97" w:author="Michael Smith [2]" w:date="2026-06-11T14:38:00Z" w:initials="MS">
    <w:p w14:paraId="4E7ADF48" w14:textId="77777777" w:rsidR="00297AD3" w:rsidRDefault="00297AD3" w:rsidP="00297AD3">
      <w:pPr>
        <w:pStyle w:val="CommentText"/>
      </w:pPr>
      <w:r>
        <w:rPr>
          <w:rStyle w:val="CommentReference"/>
        </w:rPr>
        <w:annotationRef/>
      </w:r>
      <w:r>
        <w:t>TODO: remove unneeded Policy Types and use Service Names instead. May still need Ihfe and Eido Policy Types because they don’t have a “Service”.</w:t>
      </w:r>
    </w:p>
  </w:comment>
  <w:comment w:id="101" w:author="Michael Smith" w:date="2024-07-18T14:00:00Z" w:initials="MLS">
    <w:p w14:paraId="17042863" w14:textId="77777777" w:rsidR="00464B51" w:rsidRDefault="00464B51" w:rsidP="00F657CB">
      <w:pPr>
        <w:pStyle w:val="CommentText"/>
      </w:pPr>
      <w:r>
        <w:rPr>
          <w:rStyle w:val="CommentReference"/>
        </w:rPr>
        <w:annotationRef/>
      </w:r>
      <w:r>
        <w:t>Dan and Brian and Suresh think responder devices MUST be able to log LogEvents (not siprec). incidentId can change between retrievals.</w:t>
      </w:r>
    </w:p>
  </w:comment>
  <w:comment w:id="103" w:author="Michael Smith [2]" w:date="2026-04-09T13:55:00Z" w:initials="MS">
    <w:p w14:paraId="6940F83E" w14:textId="77777777" w:rsidR="00273D83" w:rsidRDefault="00623C9B" w:rsidP="00273D83">
      <w:pPr>
        <w:pStyle w:val="CommentText"/>
      </w:pPr>
      <w:r>
        <w:rPr>
          <w:rStyle w:val="CommentReference"/>
        </w:rPr>
        <w:annotationRef/>
      </w:r>
      <w:r w:rsidR="00273D83">
        <w:t>The original URI is always used when a streaming or file media URI is provided in an EIDO. The receiving Agency’s Media Proxy would provide a local URI when requested.</w:t>
      </w:r>
    </w:p>
  </w:comment>
  <w:comment w:id="105" w:author="Michael Smith [2]" w:date="2026-05-14T13:50:00Z" w:initials="MS">
    <w:p w14:paraId="5533146E" w14:textId="042E38EC" w:rsidR="00FB28EF" w:rsidRDefault="006D0AA6" w:rsidP="00FB28EF">
      <w:pPr>
        <w:pStyle w:val="CommentText"/>
      </w:pPr>
      <w:r>
        <w:rPr>
          <w:rStyle w:val="CommentReference"/>
        </w:rPr>
        <w:annotationRef/>
      </w:r>
      <w:r w:rsidR="00FB28EF">
        <w:t>The MP would associate that identifier with the original URI and expiration.</w:t>
      </w:r>
    </w:p>
  </w:comment>
  <w:comment w:id="114" w:author="Michael Smith [2]" w:date="2026-04-14T11:51:00Z" w:initials="MS">
    <w:p w14:paraId="444ABE25" w14:textId="77777777" w:rsidR="00B37F42" w:rsidRDefault="00CF6F25" w:rsidP="00B37F42">
      <w:pPr>
        <w:pStyle w:val="CommentText"/>
      </w:pPr>
      <w:r>
        <w:rPr>
          <w:rStyle w:val="CommentReference"/>
        </w:rPr>
        <w:annotationRef/>
      </w:r>
      <w:r w:rsidR="00B37F42">
        <w:t>Fixed - the JSON object is “PTT-P25” in EIDO-JSON. Added a reference to the section heading.</w:t>
      </w:r>
    </w:p>
  </w:comment>
  <w:comment w:id="125" w:author="Michael Smith [2]" w:date="2026-05-05T15:30:00Z" w:initials="MS">
    <w:p w14:paraId="688D024A" w14:textId="403E9459" w:rsidR="00040CD6" w:rsidRDefault="00A7272C" w:rsidP="00040CD6">
      <w:pPr>
        <w:pStyle w:val="CommentText"/>
      </w:pPr>
      <w:r>
        <w:rPr>
          <w:rStyle w:val="CommentReference"/>
        </w:rPr>
        <w:annotationRef/>
      </w:r>
      <w:r w:rsidR="00040CD6">
        <w:t>Terminology is from the RFC that defines the status code.</w:t>
      </w:r>
    </w:p>
  </w:comment>
  <w:comment w:id="143" w:author="Michael Smith" w:date="2024-10-10T13:55:00Z" w:initials="MLS">
    <w:p w14:paraId="7B227F7E" w14:textId="77777777" w:rsidR="00B106A9" w:rsidRDefault="004005B9" w:rsidP="00B106A9">
      <w:pPr>
        <w:pStyle w:val="CommentText"/>
      </w:pPr>
      <w:r>
        <w:rPr>
          <w:rStyle w:val="CommentReference"/>
        </w:rPr>
        <w:annotationRef/>
      </w:r>
      <w:r w:rsidR="00B106A9">
        <w:t>U-NAPTR text contributed by Dan M.</w:t>
      </w:r>
    </w:p>
  </w:comment>
  <w:comment w:id="144" w:author="Michael Smith [2]" w:date="2025-11-20T13:14:00Z" w:initials="MS">
    <w:p w14:paraId="7581F11E" w14:textId="77777777" w:rsidR="00057D6D" w:rsidRDefault="004005B9" w:rsidP="00057D6D">
      <w:pPr>
        <w:pStyle w:val="CommentText"/>
      </w:pPr>
      <w:r>
        <w:rPr>
          <w:rStyle w:val="CommentReference"/>
        </w:rPr>
        <w:annotationRef/>
      </w:r>
      <w:r w:rsidR="00057D6D">
        <w:t>We agreed to stick with U-NAPTR for NG PSAP, but i3 is still using the S/AL.</w:t>
      </w:r>
    </w:p>
  </w:comment>
  <w:comment w:id="159" w:author="Michael Smith [2]" w:date="2026-03-30T15:18:00Z" w:initials="MS">
    <w:p w14:paraId="361D0E1A" w14:textId="19711D7A" w:rsidR="0009103C" w:rsidRDefault="0009103C" w:rsidP="0009103C">
      <w:pPr>
        <w:pStyle w:val="CommentText"/>
      </w:pPr>
      <w:r>
        <w:rPr>
          <w:rStyle w:val="CommentReference"/>
        </w:rPr>
        <w:annotationRef/>
      </w:r>
      <w:r>
        <w:t>Get ref after it is created</w:t>
      </w:r>
    </w:p>
  </w:comment>
  <w:comment w:id="161" w:author="Michael Smith [2]" w:date="2025-11-20T13:58:00Z" w:initials="MS">
    <w:p w14:paraId="162B20F0" w14:textId="77777777" w:rsidR="00411DA2" w:rsidRDefault="00411DA2" w:rsidP="008B1BD6">
      <w:pPr>
        <w:pStyle w:val="CommentText"/>
      </w:pPr>
      <w:r>
        <w:rPr>
          <w:rStyle w:val="CommentReference"/>
        </w:rPr>
        <w:annotationRef/>
      </w:r>
      <w:r>
        <w:t>No longer needed. This mechanism is only to be used internally within an ECC.</w:t>
      </w:r>
    </w:p>
  </w:comment>
  <w:comment w:id="168" w:author="Michael Smith [2]" w:date="2025-11-20T13:13:00Z" w:initials="MS">
    <w:p w14:paraId="63761C83" w14:textId="77777777" w:rsidR="00DB021A" w:rsidRDefault="006E3C3A" w:rsidP="00DB021A">
      <w:pPr>
        <w:pStyle w:val="CommentText"/>
      </w:pPr>
      <w:r>
        <w:rPr>
          <w:rStyle w:val="CommentReference"/>
        </w:rPr>
        <w:annotationRef/>
      </w:r>
      <w:r w:rsidR="00DB021A">
        <w:t>TODO:</w:t>
      </w:r>
    </w:p>
    <w:p w14:paraId="4530C9F9" w14:textId="77777777" w:rsidR="00DB021A" w:rsidRDefault="00DB021A" w:rsidP="00DB021A">
      <w:pPr>
        <w:pStyle w:val="CommentText"/>
      </w:pPr>
      <w:r>
        <w:t>Dan or Guy propose any changes to this text - the IANA registries might not be correctly identified.</w:t>
      </w:r>
    </w:p>
    <w:p w14:paraId="42F1C604" w14:textId="77777777" w:rsidR="00DB021A" w:rsidRDefault="00DB021A" w:rsidP="00DB021A">
      <w:pPr>
        <w:pStyle w:val="CommentText"/>
      </w:pPr>
      <w:r>
        <w:t>Create text in IANA section after Dan says these are all we need to register.</w:t>
      </w:r>
    </w:p>
  </w:comment>
  <w:comment w:id="171" w:author="Michael Smith" w:date="2025-02-05T11:15:00Z" w:initials="MLS">
    <w:p w14:paraId="1D29207F" w14:textId="77777777" w:rsidR="002D69CE" w:rsidRDefault="00E675BD" w:rsidP="002D69CE">
      <w:pPr>
        <w:pStyle w:val="CommentText"/>
      </w:pPr>
      <w:r>
        <w:rPr>
          <w:rStyle w:val="CommentReference"/>
        </w:rPr>
        <w:annotationRef/>
      </w:r>
      <w:r w:rsidR="002D69CE">
        <w:t xml:space="preserve">Conveyance 1.1 specifies an EIDOConveyance </w:t>
      </w:r>
      <w:r w:rsidR="002D69CE">
        <w:rPr>
          <w:i/>
          <w:iCs/>
        </w:rPr>
        <w:t>interface name</w:t>
      </w:r>
      <w:r w:rsidR="002D69CE">
        <w:t xml:space="preserve"> but not an EIDOConveyance </w:t>
      </w:r>
      <w:r w:rsidR="002D69CE">
        <w:rPr>
          <w:i/>
          <w:iCs/>
        </w:rPr>
        <w:t>Service Name</w:t>
      </w:r>
      <w:r w:rsidR="002D69CE">
        <w:t>. Choose one of these:</w:t>
      </w:r>
    </w:p>
    <w:p w14:paraId="4DD0747D" w14:textId="77777777" w:rsidR="002D69CE" w:rsidRDefault="002D69CE" w:rsidP="002D69CE">
      <w:pPr>
        <w:pStyle w:val="CommentText"/>
        <w:numPr>
          <w:ilvl w:val="0"/>
          <w:numId w:val="92"/>
        </w:numPr>
      </w:pPr>
      <w:r>
        <w:t>Service Name is CHFE, Dispatch, IDX, or RDS. This allows each of these services to have a separate DRM policy</w:t>
      </w:r>
    </w:p>
    <w:p w14:paraId="6333239E" w14:textId="77777777" w:rsidR="002D69CE" w:rsidRDefault="002D69CE" w:rsidP="002D69CE">
      <w:pPr>
        <w:pStyle w:val="CommentText"/>
        <w:numPr>
          <w:ilvl w:val="0"/>
          <w:numId w:val="92"/>
        </w:numPr>
      </w:pPr>
      <w:r>
        <w:t>Service Name is IHFE. CHFE, Dispatch, IDX, and RDS all have the same policy.</w:t>
      </w:r>
    </w:p>
  </w:comment>
  <w:comment w:id="172" w:author="Michael Smith [2]" w:date="2026-06-16T16:47:00Z" w:initials="MS">
    <w:p w14:paraId="2DDF2A0C" w14:textId="3083B7D8" w:rsidR="00190B92" w:rsidRDefault="00190B92" w:rsidP="00190B92">
      <w:pPr>
        <w:pStyle w:val="CommentText"/>
      </w:pPr>
      <w:r>
        <w:rPr>
          <w:rStyle w:val="CommentReference"/>
        </w:rPr>
        <w:annotationRef/>
      </w:r>
      <w:r>
        <w:t>***mls pick up here to continue TODOs</w:t>
      </w:r>
    </w:p>
  </w:comment>
  <w:comment w:id="173" w:author="Michael Smith [2]" w:date="2026-02-24T16:53:00Z" w:initials="MS">
    <w:p w14:paraId="748887B6" w14:textId="77777777" w:rsidR="00E675BD" w:rsidRDefault="00E675BD" w:rsidP="0016525F">
      <w:pPr>
        <w:pStyle w:val="CommentText"/>
      </w:pPr>
      <w:r>
        <w:rPr>
          <w:rStyle w:val="CommentReference"/>
        </w:rPr>
        <w:annotationRef/>
      </w:r>
      <w:r>
        <w:t>These are element names in the Call Data Component, so we’re stuck with them. This comment is to remind us why.</w:t>
      </w:r>
    </w:p>
  </w:comment>
  <w:comment w:id="174" w:author="Michael Smith [2]" w:date="2026-05-27T13:10:00Z" w:initials="MS">
    <w:p w14:paraId="69278663" w14:textId="77777777" w:rsidR="00EE5D9F" w:rsidRDefault="00EE5D9F" w:rsidP="00EE5D9F">
      <w:pPr>
        <w:pStyle w:val="CommentText"/>
      </w:pPr>
      <w:r>
        <w:rPr>
          <w:rStyle w:val="CommentReference"/>
        </w:rPr>
        <w:annotationRef/>
      </w:r>
      <w:r>
        <w:t>New edit. I think this phrase is unnecessary and the requirement is stronger without it.</w:t>
      </w:r>
    </w:p>
  </w:comment>
  <w:comment w:id="177" w:author="Michael Smith [2]" w:date="2026-05-22T13:43:00Z" w:initials="MS">
    <w:p w14:paraId="6D0E8082" w14:textId="77777777" w:rsidR="008D0A7A" w:rsidRDefault="00D07315" w:rsidP="008D0A7A">
      <w:pPr>
        <w:pStyle w:val="CommentText"/>
      </w:pPr>
      <w:r>
        <w:rPr>
          <w:rStyle w:val="CommentReference"/>
        </w:rPr>
        <w:annotationRef/>
      </w:r>
      <w:r w:rsidR="008D0A7A">
        <w:t>TODO: modify this text as needed to agree with what EIDO-JSON and i3 Architecture decides to do with Alternate values (once they’ve decided - still under discussion).</w:t>
      </w:r>
    </w:p>
  </w:comment>
  <w:comment w:id="178" w:author="Michael Smith [2]" w:date="2026-06-12T13:31:00Z" w:initials="MS">
    <w:p w14:paraId="5639D036" w14:textId="77777777" w:rsidR="00913906" w:rsidRDefault="00913906" w:rsidP="00913906">
      <w:pPr>
        <w:pStyle w:val="CommentText"/>
      </w:pPr>
      <w:r>
        <w:rPr>
          <w:rStyle w:val="CommentReference"/>
        </w:rPr>
        <w:annotationRef/>
      </w:r>
      <w:r>
        <w:t>TODO: discuss this - EIDO-JSON says:</w:t>
      </w:r>
    </w:p>
    <w:p w14:paraId="02F5965E" w14:textId="77777777" w:rsidR="00913906" w:rsidRDefault="00913906" w:rsidP="00913906">
      <w:pPr>
        <w:pStyle w:val="CommentText"/>
      </w:pPr>
      <w:r>
        <w:t>If the coalescing algorithm result turns out to not update a value because a source does not include it, the EIDO MAY contain an alternate value Data Component that does not include an “OtherValue” field.</w:t>
      </w:r>
    </w:p>
    <w:p w14:paraId="4C4C912A" w14:textId="77777777" w:rsidR="00913906" w:rsidRDefault="00913906" w:rsidP="00913906">
      <w:pPr>
        <w:pStyle w:val="CommentText"/>
      </w:pPr>
      <w:r>
        <w:t>EIDO-JSON allows it, but does not require or recommend it. Do we want to include any text about this?</w:t>
      </w:r>
    </w:p>
  </w:comment>
  <w:comment w:id="187" w:author="Michael Smith [2]" w:date="2026-04-09T14:08:00Z" w:initials="MS">
    <w:p w14:paraId="4D429B18" w14:textId="77777777" w:rsidR="009E4248" w:rsidRDefault="001023BB" w:rsidP="009E4248">
      <w:pPr>
        <w:pStyle w:val="CommentText"/>
      </w:pPr>
      <w:r>
        <w:rPr>
          <w:rStyle w:val="CommentReference"/>
        </w:rPr>
        <w:annotationRef/>
      </w:r>
      <w:r w:rsidR="009E4248">
        <w:t>Discussed on 4/23/26.  See TODO below.</w:t>
      </w:r>
    </w:p>
    <w:p w14:paraId="0F44B4E6" w14:textId="77777777" w:rsidR="009E4248" w:rsidRDefault="009E4248" w:rsidP="009E4248">
      <w:pPr>
        <w:pStyle w:val="CommentText"/>
      </w:pPr>
    </w:p>
    <w:p w14:paraId="59DC927A" w14:textId="77777777" w:rsidR="009E4248" w:rsidRDefault="009E4248" w:rsidP="009E4248">
      <w:pPr>
        <w:pStyle w:val="CommentText"/>
      </w:pPr>
      <w:r>
        <w:t xml:space="preserve">We don’t need this table because we use Interface Names not Resource Names. </w:t>
      </w:r>
    </w:p>
    <w:p w14:paraId="68E98C35" w14:textId="77777777" w:rsidR="009E4248" w:rsidRDefault="009E4248" w:rsidP="009E4248">
      <w:pPr>
        <w:pStyle w:val="CommentText"/>
      </w:pPr>
      <w:r>
        <w:t>But these EIDO interfaces don’t have Interface Names. We can have DRM rules on all EIDO interfaces by specifying the serviceName as the target. If we need separate DRM rules for any of these interfaces, we have to create an Interface Name for it. Discuss and decide.</w:t>
      </w:r>
    </w:p>
  </w:comment>
  <w:comment w:id="264" w:author="Michael Smith [2]" w:date="2026-06-03T13:38:00Z" w:initials="MS">
    <w:p w14:paraId="5F5A0E85" w14:textId="77777777" w:rsidR="00293817" w:rsidRDefault="00293817" w:rsidP="00293817">
      <w:pPr>
        <w:pStyle w:val="CommentText"/>
      </w:pPr>
      <w:r>
        <w:rPr>
          <w:rStyle w:val="CommentReference"/>
        </w:rPr>
        <w:annotationRef/>
      </w:r>
      <w:r>
        <w:t>If two Agencies have mutual aid agreement, they wouldn’t want to share the data they agreed to share with some third party (NGCS Agency) that is not part of the agreement. The solution might be to let them share data with each other, but they also update the Inter-AgencyIDX with the data their policy allows them to share with any other Agency. If a third Agency joins the response, it will get that more limited view from the IDX. The IDX won’t have the more extensive data that is covered by the agreement.</w:t>
      </w:r>
    </w:p>
    <w:p w14:paraId="0D896BED" w14:textId="77777777" w:rsidR="00293817" w:rsidRDefault="00293817" w:rsidP="00293817">
      <w:pPr>
        <w:pStyle w:val="CommentText"/>
      </w:pPr>
      <w:r>
        <w:t>I propose this text to cover that situation - if we agree that we need a requirement like this.</w:t>
      </w:r>
    </w:p>
  </w:comment>
  <w:comment w:id="271" w:author="Michael Smith" w:date="2025-03-10T16:18:00Z" w:initials="MLS">
    <w:p w14:paraId="7F7F917F" w14:textId="77777777" w:rsidR="00F0059F" w:rsidRDefault="00F0059F" w:rsidP="00C63586">
      <w:pPr>
        <w:pStyle w:val="CommentText"/>
      </w:pPr>
      <w:r>
        <w:rPr>
          <w:rStyle w:val="CommentReference"/>
        </w:rPr>
        <w:annotationRef/>
      </w:r>
      <w:r>
        <w:t>Hyperlink</w:t>
      </w:r>
    </w:p>
  </w:comment>
  <w:comment w:id="272" w:author="Michael Smith [2]" w:date="2026-01-08T13:16:00Z" w:initials="MS">
    <w:p w14:paraId="5BFDC1A0" w14:textId="77777777" w:rsidR="00046F55" w:rsidRDefault="00F0059F" w:rsidP="00046F55">
      <w:pPr>
        <w:pStyle w:val="CommentText"/>
      </w:pPr>
      <w:r>
        <w:rPr>
          <w:rStyle w:val="CommentReference"/>
        </w:rPr>
        <w:annotationRef/>
      </w:r>
      <w:r w:rsidR="00046F55">
        <w:t>Maybe not. Will ask NENA staff where the EIDO Interface names should be defined.</w:t>
      </w:r>
    </w:p>
  </w:comment>
  <w:comment w:id="277" w:author="Michael Smith" w:date="2025-03-25T16:14:00Z" w:initials="MLS">
    <w:p w14:paraId="71985029" w14:textId="77777777" w:rsidR="00EB49AB" w:rsidRDefault="00EB49AB" w:rsidP="00EB49AB">
      <w:pPr>
        <w:pStyle w:val="CommentText"/>
      </w:pPr>
      <w:r>
        <w:rPr>
          <w:rStyle w:val="CommentReference"/>
        </w:rPr>
        <w:annotationRef/>
      </w:r>
      <w:r>
        <w:t>Since an FE must always send an EIDO to the AgencyIDX when any element of a data component changes, all Incident state changes get logged in an EidoLogEvent.</w:t>
      </w:r>
    </w:p>
    <w:p w14:paraId="7B482F40" w14:textId="77777777" w:rsidR="00EB49AB" w:rsidRDefault="00EB49AB" w:rsidP="00EB49AB">
      <w:pPr>
        <w:pStyle w:val="CommentText"/>
      </w:pPr>
      <w:r>
        <w:t>This says the FE also logs this event that tells what elements changed.</w:t>
      </w:r>
    </w:p>
    <w:p w14:paraId="1B499BEB" w14:textId="77777777" w:rsidR="00EB49AB" w:rsidRDefault="00EB49AB" w:rsidP="00EB49AB">
      <w:pPr>
        <w:pStyle w:val="CommentText"/>
      </w:pPr>
      <w:r>
        <w:t>You can’t tell whether an element is new or changed in this event. Better to have a changeType element with “New”, “Changed”, or “Deleted” values. Then an elementValue that contains the value from the element, or an empty string if it was deleted.</w:t>
      </w:r>
    </w:p>
    <w:p w14:paraId="71EF4EF9" w14:textId="77777777" w:rsidR="00EB49AB" w:rsidRDefault="00EB49AB" w:rsidP="00EB49AB">
      <w:pPr>
        <w:pStyle w:val="CommentText"/>
      </w:pPr>
      <w:r>
        <w:t>And is this logged only by the IHFE? Shouldn’t other FEs that send EIDOs log this too?</w:t>
      </w:r>
    </w:p>
  </w:comment>
  <w:comment w:id="278" w:author="Michael Smith [2]" w:date="2026-01-22T13:47:00Z" w:initials="MS">
    <w:p w14:paraId="04B5A70A" w14:textId="77777777" w:rsidR="00EB49AB" w:rsidRDefault="00EB49AB" w:rsidP="00E62650">
      <w:pPr>
        <w:pStyle w:val="CommentText"/>
      </w:pPr>
      <w:r>
        <w:rPr>
          <w:rStyle w:val="CommentReference"/>
        </w:rPr>
        <w:annotationRef/>
      </w:r>
      <w:r>
        <w:t>TODO: look at this log event and discuss with group.</w:t>
      </w:r>
    </w:p>
  </w:comment>
  <w:comment w:id="279" w:author="Michael Smith [2]" w:date="2026-06-03T14:06:00Z" w:initials="MS">
    <w:p w14:paraId="4CDF4817" w14:textId="77777777" w:rsidR="00A108EE" w:rsidRDefault="00A108EE" w:rsidP="00A108EE">
      <w:pPr>
        <w:pStyle w:val="CommentText"/>
      </w:pPr>
      <w:r>
        <w:rPr>
          <w:rStyle w:val="CommentReference"/>
        </w:rPr>
        <w:annotationRef/>
      </w:r>
      <w:r>
        <w:t>Added this proposed text per discussions in EIDO-JSON WG to allow duplicate data components that contain conflicting values from different agents. Remove this if that functionality is removed from EIDO-JSON.</w:t>
      </w:r>
    </w:p>
  </w:comment>
  <w:comment w:id="284" w:author="Michael Smith [2]" w:date="2026-05-11T13:28:00Z" w:initials="MS">
    <w:p w14:paraId="3D443653" w14:textId="77777777" w:rsidR="00603612" w:rsidRDefault="005507DA" w:rsidP="00603612">
      <w:pPr>
        <w:pStyle w:val="CommentText"/>
      </w:pPr>
      <w:r>
        <w:rPr>
          <w:rStyle w:val="CommentReference"/>
        </w:rPr>
        <w:annotationRef/>
      </w:r>
      <w:r w:rsidR="00603612">
        <w:t>The yaml already called it “Merge”. EIDO-JSON 3.1 fixed it in the text to match the yaml. Did global search/replace in this doc.</w:t>
      </w:r>
    </w:p>
  </w:comment>
  <w:comment w:id="293" w:author="Michael Smith [2]" w:date="2026-05-08T13:14:00Z" w:initials="MS">
    <w:p w14:paraId="2A19BCDB" w14:textId="155FF5BD" w:rsidR="0057495E" w:rsidRDefault="00503AEE" w:rsidP="0057495E">
      <w:pPr>
        <w:pStyle w:val="CommentText"/>
      </w:pPr>
      <w:r>
        <w:rPr>
          <w:rStyle w:val="CommentReference"/>
        </w:rPr>
        <w:annotationRef/>
      </w:r>
      <w:r w:rsidR="0057495E">
        <w:t xml:space="preserve">Correction: The values in the yaml are </w:t>
      </w:r>
      <w:r w:rsidR="0057495E">
        <w:rPr>
          <w:color w:val="333333"/>
        </w:rPr>
        <w:t>REPLACING - REPLACED - SPLIT. Fixed where needed.</w:t>
      </w:r>
    </w:p>
  </w:comment>
  <w:comment w:id="311" w:author="Michael Smith [2]" w:date="2026-05-08T13:18:00Z" w:initials="MS">
    <w:p w14:paraId="51ED2B38" w14:textId="77777777" w:rsidR="00F402F5" w:rsidRDefault="003D6FD0" w:rsidP="00F402F5">
      <w:pPr>
        <w:pStyle w:val="CommentText"/>
      </w:pPr>
      <w:r>
        <w:rPr>
          <w:rStyle w:val="CommentReference"/>
        </w:rPr>
        <w:annotationRef/>
      </w:r>
      <w:r w:rsidR="00F402F5">
        <w:t>Correction: the values in the yaml are:</w:t>
      </w:r>
    </w:p>
    <w:p w14:paraId="129FF3AA" w14:textId="77777777" w:rsidR="00F402F5" w:rsidRDefault="00F402F5" w:rsidP="00F402F5">
      <w:pPr>
        <w:pStyle w:val="CommentText"/>
      </w:pPr>
      <w:r>
        <w:rPr>
          <w:color w:val="333333"/>
        </w:rPr>
        <w:t>PARENT - CHILD - RELATED - UNLINK</w:t>
      </w:r>
    </w:p>
    <w:p w14:paraId="57548F38" w14:textId="77777777" w:rsidR="00F402F5" w:rsidRDefault="00F402F5" w:rsidP="00F402F5">
      <w:pPr>
        <w:pStyle w:val="CommentText"/>
      </w:pPr>
      <w:r>
        <w:t>Fixed where needed.</w:t>
      </w:r>
    </w:p>
  </w:comment>
  <w:comment w:id="321" w:author="Michael Smith" w:date="2025-03-18T15:20:00Z" w:initials="MLS">
    <w:p w14:paraId="0492322A" w14:textId="273A00FA" w:rsidR="00EB49AB" w:rsidRDefault="00EB49AB" w:rsidP="00C47669">
      <w:pPr>
        <w:pStyle w:val="CommentText"/>
      </w:pPr>
      <w:r>
        <w:rPr>
          <w:rStyle w:val="CommentReference"/>
        </w:rPr>
        <w:annotationRef/>
      </w:r>
      <w:r>
        <w:t>TODO: This will change per our U-NAPTR Service Discovery mechanism, so don’t accept it yet.</w:t>
      </w:r>
    </w:p>
  </w:comment>
  <w:comment w:id="323" w:author="Michael Smith [2]" w:date="2026-04-16T13:04:00Z" w:initials="MS">
    <w:p w14:paraId="53F26AFB" w14:textId="77777777" w:rsidR="00F5175D" w:rsidRDefault="00F5175D" w:rsidP="00F5175D">
      <w:pPr>
        <w:pStyle w:val="CommentText"/>
      </w:pPr>
      <w:r>
        <w:rPr>
          <w:rStyle w:val="CommentReference"/>
        </w:rPr>
        <w:annotationRef/>
      </w:r>
      <w:r>
        <w:t>If this doc creates EIDO Interface Names, put them here. Otherwise, reference Conveyance.</w:t>
      </w:r>
    </w:p>
  </w:comment>
  <w:comment w:id="332" w:author="Michael Smith" w:date="2020-10-22T13:45:00Z" w:initials="">
    <w:p w14:paraId="7CA73224" w14:textId="77777777" w:rsidR="00D73EF6" w:rsidRDefault="00D73EF6" w:rsidP="00BC50EC">
      <w:pPr>
        <w:pStyle w:val="CommentText"/>
      </w:pPr>
      <w:r>
        <w:rPr>
          <w:rStyle w:val="CommentReference"/>
        </w:rPr>
        <w:annotationRef/>
      </w:r>
      <w:r>
        <w:rPr>
          <w:color w:val="000000"/>
        </w:rPr>
        <w:t>Does CHFE need to subscribe to Service State of any other Services? If so, specify it here and point to the General Service State sections.</w:t>
      </w:r>
    </w:p>
  </w:comment>
  <w:comment w:id="333" w:author="Michael Smith [2]" w:date="2026-03-04T11:57:00Z" w:initials="MS">
    <w:p w14:paraId="353B902E" w14:textId="77777777" w:rsidR="00D73EF6" w:rsidRDefault="00D73EF6" w:rsidP="00EE65A6">
      <w:pPr>
        <w:pStyle w:val="CommentText"/>
      </w:pPr>
      <w:r>
        <w:rPr>
          <w:rStyle w:val="CommentReference"/>
        </w:rPr>
        <w:annotationRef/>
      </w:r>
      <w:r>
        <w:t>Asked this question on list, no answer yet, will ask again. Should it subscribe to Service State of the ESRP.</w:t>
      </w:r>
    </w:p>
  </w:comment>
  <w:comment w:id="334" w:author="Daniel Mongrain" w:date="2026-06-22T15:59:00Z" w:initials="DM">
    <w:p w14:paraId="49170D5A" w14:textId="77777777" w:rsidR="00D73EF6" w:rsidRDefault="00D73EF6">
      <w:pPr>
        <w:pStyle w:val="CommentText"/>
      </w:pPr>
      <w:r>
        <w:rPr>
          <w:rStyle w:val="CommentReference"/>
        </w:rPr>
        <w:annotationRef/>
      </w:r>
      <w:r>
        <w:rPr>
          <w:noProof/>
        </w:rPr>
        <w:t>This is not unique to the CHFE, it should be moved to the generic FE section of the document</w:t>
      </w:r>
    </w:p>
  </w:comment>
  <w:comment w:id="341" w:author="Michael Smith" w:date="2020-12-10T13:55:00Z" w:initials="">
    <w:p w14:paraId="14680AF7" w14:textId="77777777" w:rsidR="00D73EF6" w:rsidRDefault="00D73EF6" w:rsidP="00D73EF6">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 xml:space="preserve">Consensus on sideways routing by CHFE: </w:t>
      </w:r>
    </w:p>
    <w:p w14:paraId="76797454" w14:textId="77777777" w:rsidR="00D73EF6" w:rsidRDefault="00D73EF6" w:rsidP="00D73EF6">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Sent a note to i3: we want to be able to dynamically respond to an INVITE with a 300 response that specifies a PSAP URI to redirect the call to. We basically want a redirect mechanism that a PSAP manager can control that redirects calls to a mutual aid agency when the manager deems necessary.</w:t>
      </w:r>
    </w:p>
  </w:comment>
  <w:comment w:id="342" w:author="Michael Smith [2]" w:date="2026-04-16T13:12:00Z" w:initials="MS">
    <w:p w14:paraId="2C70A91C" w14:textId="77777777" w:rsidR="00D73EF6" w:rsidRDefault="00D73EF6" w:rsidP="00600A42">
      <w:pPr>
        <w:pStyle w:val="CommentText"/>
      </w:pPr>
      <w:r>
        <w:rPr>
          <w:rStyle w:val="CommentReference"/>
        </w:rPr>
        <w:annotationRef/>
      </w:r>
      <w:r>
        <w:t>I3 has changed Dequeue Registration, check that this is no longer an issue.</w:t>
      </w:r>
    </w:p>
  </w:comment>
  <w:comment w:id="343" w:author="Michael Smith [2]" w:date="2026-06-23T11:24:00Z" w:initials="MS">
    <w:p w14:paraId="117DDC20" w14:textId="77777777" w:rsidR="00CF3B2B" w:rsidRDefault="00CF3B2B" w:rsidP="00CF3B2B">
      <w:pPr>
        <w:pStyle w:val="CommentText"/>
      </w:pPr>
      <w:r>
        <w:rPr>
          <w:rStyle w:val="CommentReference"/>
        </w:rPr>
        <w:annotationRef/>
      </w:r>
      <w:r>
        <w:t>Edits from 6/18/26 call in this paragraph and the table below were merged into Dan’s new CHFE text by Michael Smith.</w:t>
      </w:r>
    </w:p>
  </w:comment>
  <w:comment w:id="563" w:author="Dan Mongrain" w:date="2020-10-22T13:07:00Z" w:initials="">
    <w:p w14:paraId="791474E7" w14:textId="77777777" w:rsidR="00D73EF6" w:rsidRDefault="00D73EF6" w:rsidP="00BC50EC">
      <w:pPr>
        <w:pStyle w:val="CommentText"/>
      </w:pPr>
      <w:r>
        <w:rPr>
          <w:rStyle w:val="CommentReference"/>
        </w:rPr>
        <w:annotationRef/>
      </w:r>
      <w:r>
        <w:rPr>
          <w:color w:val="000000"/>
        </w:rPr>
        <w:t>TODO: Need a PSAP policy for Test Calls</w:t>
      </w:r>
    </w:p>
  </w:comment>
  <w:comment w:id="564" w:author="Michael Smith" w:date="2025-02-20T12:06:00Z" w:initials="MLS">
    <w:p w14:paraId="20D5CB0A" w14:textId="77777777" w:rsidR="00D73EF6" w:rsidRDefault="00D73EF6" w:rsidP="00BC50EC">
      <w:pPr>
        <w:pStyle w:val="CommentText"/>
      </w:pPr>
      <w:r>
        <w:rPr>
          <w:rStyle w:val="CommentReference"/>
        </w:rPr>
        <w:annotationRef/>
      </w:r>
      <w:r>
        <w:t xml:space="preserve">TODO: discuss this Policy. There is a TestCalls Policy Type in i3 v3.1 that controls “Which originators may process PRR test calls”. Should “PRR” be removed from that use description? How can we control who can send test calls when any person can send a test call? From our DRM section: “Subject attributes can include the id (as an agentId), agency (as an agencyId), role (from the Agent or Agency role registries, Sections 10.27 and 10.28), and agencyType (from the agency locator record).” A private individual has none of those. </w:t>
      </w:r>
    </w:p>
  </w:comment>
  <w:comment w:id="565" w:author="Michael Smith [2]" w:date="2026-04-16T13:23:00Z" w:initials="MS">
    <w:p w14:paraId="44DB01B2" w14:textId="77777777" w:rsidR="00D73EF6" w:rsidRDefault="00D73EF6" w:rsidP="00E46FCF">
      <w:pPr>
        <w:pStyle w:val="CommentText"/>
      </w:pPr>
      <w:r>
        <w:rPr>
          <w:rStyle w:val="CommentReference"/>
        </w:rPr>
        <w:annotationRef/>
      </w:r>
      <w:r>
        <w:t>Dan might have promised a contribution on this, check with him.</w:t>
      </w:r>
    </w:p>
  </w:comment>
  <w:comment w:id="567" w:author="Michael Smith" w:date="2022-04-21T13:31:00Z" w:initials="">
    <w:p w14:paraId="20DCD2F2"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TBD: what to do about a new location received in an UPDATE or re-INVITE.</w:t>
      </w:r>
    </w:p>
  </w:comment>
  <w:comment w:id="568" w:author="Michael Smith [2]" w:date="2026-04-16T13:24:00Z" w:initials="MS">
    <w:p w14:paraId="52955A1E" w14:textId="77777777" w:rsidR="00D73EF6" w:rsidRDefault="00D73EF6" w:rsidP="008A4D5D">
      <w:pPr>
        <w:pStyle w:val="CommentText"/>
      </w:pPr>
      <w:r>
        <w:rPr>
          <w:rStyle w:val="CommentReference"/>
        </w:rPr>
        <w:annotationRef/>
      </w:r>
      <w:r>
        <w:t>Ask Dan about this.</w:t>
      </w:r>
    </w:p>
  </w:comment>
  <w:comment w:id="578" w:author="Michael Smith" w:date="2022-05-12T14:01:00Z" w:initials="">
    <w:p w14:paraId="46AF0053"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This triggered the discussion of what to do if we get a call from an outside (non-NGCS) bridge.</w:t>
      </w:r>
    </w:p>
  </w:comment>
  <w:comment w:id="579" w:author="Michael Smith [2]" w:date="2026-04-16T13:25:00Z" w:initials="MS">
    <w:p w14:paraId="42AC384F" w14:textId="77777777" w:rsidR="00D73EF6" w:rsidRDefault="00D73EF6" w:rsidP="001462A3">
      <w:pPr>
        <w:pStyle w:val="CommentText"/>
      </w:pPr>
      <w:r>
        <w:rPr>
          <w:rStyle w:val="CommentReference"/>
        </w:rPr>
        <w:annotationRef/>
      </w:r>
      <w:r>
        <w:t>Ask Dan for a response.</w:t>
      </w:r>
    </w:p>
  </w:comment>
  <w:comment w:id="576" w:author="Michael Smith" w:date="2022-05-19T12:37:00Z" w:initials="">
    <w:p w14:paraId="63F90577"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The PSAP needs to know if an NGCS Bridge follows i3 rules or not. Ask i3 to add a parameter to contact that indicates the Bridge is an NGCS Bridge and specifies the i3 Bridge method used. Michael will bring up with i3 group, find thread Brian started on Bridge enhancements.</w:t>
      </w:r>
    </w:p>
  </w:comment>
  <w:comment w:id="577" w:author="Michael Smith [2]" w:date="2026-04-16T13:27:00Z" w:initials="MS">
    <w:p w14:paraId="63538D1B" w14:textId="77777777" w:rsidR="00D73EF6" w:rsidRDefault="00D73EF6" w:rsidP="007773F6">
      <w:pPr>
        <w:pStyle w:val="CommentText"/>
      </w:pPr>
      <w:r>
        <w:rPr>
          <w:rStyle w:val="CommentReference"/>
        </w:rPr>
        <w:annotationRef/>
      </w:r>
      <w:r>
        <w:t>Check if i3 did this.</w:t>
      </w:r>
    </w:p>
  </w:comment>
  <w:comment w:id="575" w:author="Michael Smith" w:date="2022-05-26T16:05:00Z" w:initials="">
    <w:p w14:paraId="17592DB6"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Asked i3 to add parameter to contact via email on 5/26/22.</w:t>
      </w:r>
    </w:p>
  </w:comment>
  <w:comment w:id="574" w:author="Michael Smith" w:date="2022-11-17T13:56:00Z" w:initials="">
    <w:p w14:paraId="533B5DFB"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Changed to MUST. Dan still thinks it should be SHOULD.</w:t>
      </w:r>
    </w:p>
  </w:comment>
  <w:comment w:id="581" w:author="Michael Smith" w:date="2022-05-19T14:10:00Z" w:initials="">
    <w:p w14:paraId="27914F3C"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i3 has to decide whether the Bridge is in the path for outgoing calls, or whether the Bridge is created when needed to transfer a call. See the note in the Outgoing Calls section of this document.</w:t>
      </w:r>
    </w:p>
  </w:comment>
  <w:comment w:id="583" w:author="Daniel Mongrain" w:date="2020-11-05T01:16:00Z" w:initials="">
    <w:p w14:paraId="0C997D9A"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How is this detection accomplished? What if it is the 9-1-1 caller that drops off, which PSAP is responsible to release the Bridge?</w:t>
      </w:r>
    </w:p>
  </w:comment>
  <w:comment w:id="585" w:author="Michael Smith" w:date="2024-02-15T09:46:00Z" w:initials="MLS">
    <w:p w14:paraId="77743763" w14:textId="77777777" w:rsidR="00D73EF6" w:rsidRDefault="00D73EF6" w:rsidP="00BC50EC">
      <w:pPr>
        <w:pStyle w:val="CommentText"/>
      </w:pPr>
      <w:r>
        <w:rPr>
          <w:rStyle w:val="CommentReference"/>
        </w:rPr>
        <w:annotationRef/>
      </w:r>
      <w:r>
        <w:t>This section has no text. Presence Server isn’t a subsection. I think we need text here. I think we already handled QueueState, SecurityPosture, do other event packages need to be covered here?</w:t>
      </w:r>
    </w:p>
  </w:comment>
  <w:comment w:id="587" w:author="Michael Smith" w:date="2021-03-11T13:19:00Z" w:initials="">
    <w:p w14:paraId="407DC4E1" w14:textId="77777777" w:rsidR="00D73EF6" w:rsidRDefault="00D73EF6" w:rsidP="00BC50EC">
      <w:pPr>
        <w:pStyle w:val="CommentText"/>
      </w:pPr>
      <w:r>
        <w:rPr>
          <w:rStyle w:val="CommentReference"/>
        </w:rPr>
        <w:annotationRef/>
      </w:r>
      <w:r>
        <w:rPr>
          <w:color w:val="000000"/>
        </w:rPr>
        <w:t>ToDo: Dan will incorporate text from the AgentStates (ActivityStates).</w:t>
      </w:r>
    </w:p>
  </w:comment>
  <w:comment w:id="589" w:author="McMurrer, Steve" w:date="2025-06-09T13:09:00Z" w:initials="SM">
    <w:p w14:paraId="33F6C594" w14:textId="77777777" w:rsidR="00D73EF6" w:rsidRDefault="00D73EF6" w:rsidP="00BC50EC">
      <w:pPr>
        <w:pStyle w:val="CommentText"/>
      </w:pPr>
      <w:r>
        <w:rPr>
          <w:rStyle w:val="CommentReference"/>
        </w:rPr>
        <w:annotationRef/>
      </w:r>
      <w:r>
        <w:t>The previous reference here to G.729AB but that reference is not found .Annex J of this cross reference does speak to the A and B.</w:t>
      </w:r>
    </w:p>
  </w:comment>
  <w:comment w:id="593" w:author="Michael Smith" w:date="2022-12-08T13:37:00Z" w:initials="">
    <w:p w14:paraId="1D069071"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Put all token values in quotes.</w:t>
      </w:r>
    </w:p>
  </w:comment>
  <w:comment w:id="594" w:author="Michael Smith" w:date="2022-06-09T13:55:00Z" w:initials="">
    <w:p w14:paraId="1FDFF214"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PRACKs apply to MESSAGE, state this requirement in non-interactive calls section too.</w:t>
      </w:r>
    </w:p>
  </w:comment>
  <w:comment w:id="869" w:author="Dan" w:date="2021-03-11T09:16:00Z" w:initials="">
    <w:p w14:paraId="6D56B77D"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How to handle forking when it is forbiden by STA -010?</w:t>
      </w:r>
    </w:p>
  </w:comment>
  <w:comment w:id="870" w:author="Michael Smith [2]" w:date="2026-04-16T13:35:00Z" w:initials="MS">
    <w:p w14:paraId="32CA2887" w14:textId="77777777" w:rsidR="00D73EF6" w:rsidRDefault="00D73EF6" w:rsidP="008A3C41">
      <w:pPr>
        <w:pStyle w:val="CommentText"/>
      </w:pPr>
      <w:r>
        <w:rPr>
          <w:rStyle w:val="CommentReference"/>
        </w:rPr>
        <w:annotationRef/>
      </w:r>
      <w:r>
        <w:rPr>
          <w:color w:val="000000"/>
        </w:rPr>
        <w:t>Forking is only forbidden to the NGCS. A PSAP can fork to its workstations. The interface to the workstation is out of scope by consensus. It’s not really to hide the topology, it’s just to allow any implementation of workstation interface.</w:t>
      </w:r>
    </w:p>
  </w:comment>
  <w:comment w:id="868" w:author="Michael Smith" w:date="2021-03-25T13:22:00Z" w:initials="">
    <w:p w14:paraId="10818F19"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Dan will write some text that says there is one set of signaling per call – you don’t send 4 180 Ringing when you ring 4 workstations. CHFE will mask the use of forking from the NGCS.</w:t>
      </w:r>
    </w:p>
  </w:comment>
  <w:comment w:id="985" w:author="Michael Smith" w:date="2021-05-13T13:43:00Z" w:initials="">
    <w:p w14:paraId="555B7392" w14:textId="77777777" w:rsidR="00D73EF6" w:rsidRDefault="00D73EF6" w:rsidP="00445F00">
      <w:pPr>
        <w:pStyle w:val="CommentText"/>
      </w:pPr>
      <w:r>
        <w:rPr>
          <w:rStyle w:val="CommentReference"/>
        </w:rPr>
        <w:annotationRef/>
      </w:r>
      <w:r>
        <w:rPr>
          <w:color w:val="000000"/>
        </w:rPr>
        <w:t>TODO: Write some text in the intro of the document to explain what we mean by implement, and MUST implement and MAY deploy.</w:t>
      </w:r>
    </w:p>
  </w:comment>
  <w:comment w:id="1007" w:author="Michael Smith" w:date="2023-01-05T14:00:00Z" w:initials="">
    <w:p w14:paraId="306D7870" w14:textId="77777777" w:rsidR="00D73EF6" w:rsidRDefault="00D73EF6" w:rsidP="006635FE">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TODO: Need text in i3 that requires Bridge to implement out of dialog subscriptions.</w:t>
      </w:r>
    </w:p>
  </w:comment>
  <w:comment w:id="1008" w:author="Michael Smith" w:date="2025-01-23T13:31:00Z" w:initials="MLS">
    <w:p w14:paraId="72B236B4" w14:textId="77777777" w:rsidR="00D73EF6" w:rsidRDefault="00D73EF6" w:rsidP="006635FE">
      <w:pPr>
        <w:pStyle w:val="CommentText"/>
      </w:pPr>
      <w:r>
        <w:rPr>
          <w:rStyle w:val="CommentReference"/>
        </w:rPr>
        <w:annotationRef/>
      </w:r>
      <w:r>
        <w:t>Per Guy, this is not settled in i3. We can’t write text that requires it until it is. Defer until then. Use case: whether request to remove party from conference goes in-dialog or out-of-dialog.</w:t>
      </w:r>
    </w:p>
  </w:comment>
  <w:comment w:id="1006" w:author="Michael Smith" w:date="2023-01-12T13:24:00Z" w:initials="">
    <w:p w14:paraId="39E98550" w14:textId="77777777" w:rsidR="00D73EF6" w:rsidRDefault="00D73EF6" w:rsidP="006635FE">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If we allow both in-dialog and out-of-dialog subscriptions, how does the CHFE know which to use with a particular bridge?</w:t>
      </w:r>
    </w:p>
  </w:comment>
  <w:comment w:id="1005" w:author="Michael Smith" w:date="2023-01-12T13:27:00Z" w:initials="">
    <w:p w14:paraId="4EAC1385" w14:textId="77777777" w:rsidR="00D73EF6" w:rsidRDefault="00D73EF6" w:rsidP="006635FE">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i3 could consider having the client try out-of-dialog first, and if error, try in-dialog. Or vice-versa.</w:t>
      </w:r>
    </w:p>
  </w:comment>
  <w:comment w:id="1015" w:author="Dan" w:date="2021-05-27T00:51:00Z" w:initials="">
    <w:p w14:paraId="3A75BDC4" w14:textId="77777777" w:rsidR="00D73EF6" w:rsidRDefault="00D73EF6" w:rsidP="006635FE">
      <w:pPr>
        <w:pStyle w:val="CommentText"/>
      </w:pPr>
      <w:r>
        <w:rPr>
          <w:rStyle w:val="CommentReference"/>
        </w:rPr>
        <w:annotationRef/>
      </w:r>
      <w:r>
        <w:rPr>
          <w:color w:val="000000"/>
        </w:rPr>
        <w:t xml:space="preserve">We need to determine how this is exactly done. EIDOs can specify Agents (once we specify how Agent information is provided to a Bridge). </w:t>
      </w:r>
    </w:p>
  </w:comment>
  <w:comment w:id="1016" w:author="Michael Smith [2]" w:date="2026-04-23T13:51:00Z" w:initials="MS">
    <w:p w14:paraId="51FDE9FC" w14:textId="77777777" w:rsidR="00D73EF6" w:rsidRDefault="00D73EF6" w:rsidP="006635FE">
      <w:pPr>
        <w:pStyle w:val="CommentText"/>
      </w:pPr>
      <w:r>
        <w:rPr>
          <w:rStyle w:val="CommentReference"/>
        </w:rPr>
        <w:annotationRef/>
      </w:r>
      <w:r>
        <w:t>Dan says specify this in i3.</w:t>
      </w:r>
    </w:p>
  </w:comment>
  <w:comment w:id="1012" w:author="Michael Smith" w:date="2021-07-08T14:00:00Z" w:initials="">
    <w:p w14:paraId="150643F6" w14:textId="77777777" w:rsidR="00D73EF6" w:rsidRDefault="00D73EF6" w:rsidP="006635FE">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ToDo: The Bridge would only have the queue URI initially, which doesn’t identify the particpant(s). There is an RFC that says after the call is established, you can get the user info (AOR) from the conference package. Associated AORs. Dan, take a look at RFC 6502 and submit modified text that does what we want.</w:t>
      </w:r>
    </w:p>
  </w:comment>
  <w:comment w:id="1013" w:author="Michael Smith" w:date="2023-08-17T12:48:00Z" w:initials="MLS">
    <w:p w14:paraId="2C69FEEC" w14:textId="77777777" w:rsidR="00D73EF6" w:rsidRDefault="00D73EF6" w:rsidP="006635FE">
      <w:pPr>
        <w:pStyle w:val="CommentText"/>
      </w:pPr>
      <w:r>
        <w:rPr>
          <w:rStyle w:val="CommentReference"/>
        </w:rPr>
        <w:annotationRef/>
      </w:r>
      <w:r>
        <w:t>Proposed in i3: for anonymized participants, use the display name in the uri. For others, use CNAME. Dependent upon the XCON contribution from Brian in i3. Dan will write this text after the XCON text is settled.</w:t>
      </w:r>
    </w:p>
  </w:comment>
  <w:comment w:id="1014" w:author="Michael Smith" w:date="2025-02-27T15:32:00Z" w:initials="MLS">
    <w:p w14:paraId="7965734E" w14:textId="77777777" w:rsidR="00D73EF6" w:rsidRDefault="00D73EF6" w:rsidP="006635FE">
      <w:pPr>
        <w:pStyle w:val="CommentText"/>
      </w:pPr>
      <w:r>
        <w:rPr>
          <w:rStyle w:val="CommentReference"/>
        </w:rPr>
        <w:annotationRef/>
      </w:r>
      <w:r>
        <w:t>Still waiting on modified XCON from Brian.</w:t>
      </w:r>
    </w:p>
  </w:comment>
  <w:comment w:id="1011" w:author="Michael Smith" w:date="2021-07-15T13:39:00Z" w:initials="">
    <w:p w14:paraId="440573CB" w14:textId="77777777" w:rsidR="00D73EF6" w:rsidRDefault="00D73EF6" w:rsidP="006635FE">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Maybe we need to add to the call information component a “conference participants” component. Dan will contribute text with a proposed solution to the EIDO issue.</w:t>
      </w:r>
    </w:p>
  </w:comment>
  <w:comment w:id="1031" w:author="Michael Smith [2]" w:date="2025-11-14T13:37:00Z" w:initials="MS">
    <w:p w14:paraId="20380159" w14:textId="77777777" w:rsidR="00D73EF6" w:rsidRDefault="00D73EF6" w:rsidP="00396342">
      <w:pPr>
        <w:pStyle w:val="CommentText"/>
      </w:pPr>
      <w:r>
        <w:rPr>
          <w:rStyle w:val="CommentReference"/>
        </w:rPr>
        <w:annotationRef/>
      </w:r>
      <w:r>
        <w:t>EIDO Call Data Component MUST contain an Additional Data Component that contains the content of the SIP MESSAGE extracted from the CAP.</w:t>
      </w:r>
    </w:p>
  </w:comment>
  <w:comment w:id="1032" w:author="Michael Smith [2]" w:date="2026-04-23T13:17:00Z" w:initials="MS">
    <w:p w14:paraId="1F987B91" w14:textId="77777777" w:rsidR="00D73EF6" w:rsidRDefault="00D73EF6" w:rsidP="00135474">
      <w:pPr>
        <w:pStyle w:val="CommentText"/>
      </w:pPr>
      <w:r>
        <w:rPr>
          <w:rStyle w:val="CommentReference"/>
        </w:rPr>
        <w:annotationRef/>
      </w:r>
      <w:r>
        <w:t>Dan: update this to include CAP MESSAGE content in Additional Data.</w:t>
      </w:r>
    </w:p>
  </w:comment>
  <w:comment w:id="1182" w:author="Michael Smith" w:date="2022-05-19T14:01:00Z" w:initials="">
    <w:p w14:paraId="37C9210C"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In Answer All Calls at a Conference-Aware UA implementation, how does the PSAP place the outgoing call? Dan says put the CA-UA in the path just like on an incoming emergency call, Brian and Terry say that’s a security issue because the called party will see it as a call from the CA-UA, not a call from the agent. This must be solved in i3, and we follow those specs. Add this to the email I’ll send to i3 per the comment up in the Bridge Interface section.</w:t>
      </w:r>
    </w:p>
  </w:comment>
  <w:comment w:id="1183" w:author="Michael Smith [2]" w:date="2026-04-23T13:21:00Z" w:initials="MS">
    <w:p w14:paraId="3A05AC1E" w14:textId="77777777" w:rsidR="00D73EF6" w:rsidRDefault="00D73EF6" w:rsidP="00FF36A7">
      <w:pPr>
        <w:pStyle w:val="CommentText"/>
      </w:pPr>
      <w:r>
        <w:rPr>
          <w:rStyle w:val="CommentReference"/>
        </w:rPr>
        <w:annotationRef/>
      </w:r>
      <w:r>
        <w:t>TODO: follow up w/ i3. Has this all been solved?</w:t>
      </w:r>
    </w:p>
  </w:comment>
  <w:comment w:id="1179" w:author="Michael Smith" w:date="2024-10-09T14:35:00Z" w:initials="MLS">
    <w:p w14:paraId="06A8BDD0" w14:textId="77777777" w:rsidR="00D73EF6" w:rsidRDefault="00D73EF6" w:rsidP="00D73EF6">
      <w:pPr>
        <w:pStyle w:val="CommentText"/>
      </w:pPr>
      <w:r>
        <w:rPr>
          <w:rStyle w:val="CommentReference"/>
        </w:rPr>
        <w:annotationRef/>
      </w:r>
      <w:r>
        <w:t>Discuss this:</w:t>
      </w:r>
    </w:p>
    <w:p w14:paraId="12868FE9" w14:textId="77777777" w:rsidR="00D73EF6" w:rsidRDefault="00D73EF6" w:rsidP="00D73EF6">
      <w:pPr>
        <w:pStyle w:val="CommentText"/>
      </w:pPr>
      <w:r>
        <w:t>When transferring a callback call to another agency, the locationReference may no longer return the latest location. Per 2024 JCM discussion, we could allow CHFE to provide location by value in the EIDO within the call to the other agency - an exception to our rule of not providing data by value that we got by reference.</w:t>
      </w:r>
    </w:p>
  </w:comment>
  <w:comment w:id="1180" w:author="Michael Smith" w:date="2024-10-17T16:58:00Z" w:initials="MLS">
    <w:p w14:paraId="4F4B8BBA" w14:textId="77777777" w:rsidR="00D73EF6" w:rsidRDefault="00D73EF6" w:rsidP="00BC50EC">
      <w:pPr>
        <w:pStyle w:val="CommentText"/>
      </w:pPr>
      <w:r>
        <w:rPr>
          <w:rStyle w:val="CommentReference"/>
        </w:rPr>
        <w:annotationRef/>
      </w:r>
      <w:r>
        <w:t>Agreed to propose text in the Transferring Calls section that allows you to include last known caller location in an EIDO, when transferring a callback call to another agency.</w:t>
      </w:r>
    </w:p>
  </w:comment>
  <w:comment w:id="1181" w:author="Michael Smith [2]" w:date="2026-04-23T13:25:00Z" w:initials="MS">
    <w:p w14:paraId="203C2D3F" w14:textId="77777777" w:rsidR="00D73EF6" w:rsidRDefault="00D73EF6" w:rsidP="00C777E6">
      <w:pPr>
        <w:pStyle w:val="CommentText"/>
      </w:pPr>
      <w:r>
        <w:rPr>
          <w:rStyle w:val="CommentReference"/>
        </w:rPr>
        <w:annotationRef/>
      </w:r>
      <w:r>
        <w:t>TODO: Dan will propose text.</w:t>
      </w:r>
    </w:p>
  </w:comment>
  <w:comment w:id="1200" w:author="Dan" w:date="2021-08-12T01:26:00Z" w:initials="">
    <w:p w14:paraId="3FA09916"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This document needs to add this to the registry</w:t>
      </w:r>
    </w:p>
  </w:comment>
  <w:comment w:id="1201" w:author="Michael Smith [2]" w:date="2026-04-23T13:36:00Z" w:initials="MS">
    <w:p w14:paraId="0F1DBA9C" w14:textId="77777777" w:rsidR="00D73EF6" w:rsidRDefault="00D73EF6" w:rsidP="003B66AE">
      <w:pPr>
        <w:pStyle w:val="CommentText"/>
      </w:pPr>
      <w:r>
        <w:rPr>
          <w:rStyle w:val="CommentReference"/>
        </w:rPr>
        <w:annotationRef/>
      </w:r>
      <w:r>
        <w:t>TODO: add “callback” to the Call Type registry.</w:t>
      </w:r>
    </w:p>
  </w:comment>
  <w:comment w:id="1247" w:author="Daniel Mongrain" w:date="2026-06-08T14:22:00Z" w:initials="DM">
    <w:p w14:paraId="028CAF71" w14:textId="77777777" w:rsidR="00D73EF6" w:rsidRDefault="00D73EF6">
      <w:pPr>
        <w:pStyle w:val="CommentText"/>
      </w:pPr>
      <w:r>
        <w:rPr>
          <w:rStyle w:val="CommentReference"/>
        </w:rPr>
        <w:annotationRef/>
      </w:r>
      <w:r>
        <w:rPr>
          <w:noProof/>
        </w:rPr>
        <w:t>Should we create a lastKnownLocation type?</w:t>
      </w:r>
    </w:p>
  </w:comment>
  <w:comment w:id="1318" w:author="Michael Smith" w:date="2021-08-19T13:34:00Z" w:initials="">
    <w:p w14:paraId="6A334170"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Add this to Call Types registry</w:t>
      </w:r>
    </w:p>
  </w:comment>
  <w:comment w:id="1319" w:author="Michael Smith [2]" w:date="2026-04-23T13:37:00Z" w:initials="MS">
    <w:p w14:paraId="4B625927" w14:textId="77777777" w:rsidR="00D73EF6" w:rsidRDefault="00D73EF6" w:rsidP="00B273D8">
      <w:pPr>
        <w:pStyle w:val="CommentText"/>
      </w:pPr>
      <w:r>
        <w:rPr>
          <w:rStyle w:val="CommentReference"/>
        </w:rPr>
        <w:annotationRef/>
      </w:r>
      <w:r>
        <w:t>TODO: add</w:t>
      </w:r>
    </w:p>
  </w:comment>
  <w:comment w:id="1354" w:author="Daniel Mongrain" w:date="2026-06-08T14:22:00Z" w:initials="DM">
    <w:p w14:paraId="17031A7E" w14:textId="77777777" w:rsidR="00D73EF6" w:rsidRDefault="00D73EF6" w:rsidP="00A1022D">
      <w:pPr>
        <w:pStyle w:val="CommentText"/>
      </w:pPr>
      <w:r>
        <w:rPr>
          <w:rStyle w:val="CommentReference"/>
        </w:rPr>
        <w:annotationRef/>
      </w:r>
      <w:r>
        <w:rPr>
          <w:noProof/>
        </w:rPr>
        <w:t>Should we create a lastKnownLocation type?</w:t>
      </w:r>
    </w:p>
  </w:comment>
  <w:comment w:id="1436" w:author="Daniel Mongrain" w:date="2026-06-08T21:25:00Z" w:initials="DM">
    <w:p w14:paraId="6D1C07C5" w14:textId="77777777" w:rsidR="00D73EF6" w:rsidRDefault="00D73EF6">
      <w:pPr>
        <w:pStyle w:val="CommentText"/>
      </w:pPr>
      <w:r>
        <w:rPr>
          <w:rStyle w:val="CommentReference"/>
        </w:rPr>
        <w:annotationRef/>
      </w:r>
      <w:r>
        <w:rPr>
          <w:noProof/>
        </w:rPr>
        <w:t>Need to add to te registry</w:t>
      </w:r>
    </w:p>
  </w:comment>
  <w:comment w:id="1451" w:author="Daniel Mongrain [2]" w:date="2022-09-22T13:42:00Z" w:initials="">
    <w:p w14:paraId="67631304"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Add to call type registry</w:t>
      </w:r>
    </w:p>
  </w:comment>
  <w:comment w:id="1452" w:author="Michael Smith [2]" w:date="2026-04-23T13:39:00Z" w:initials="MS">
    <w:p w14:paraId="5EDD636F" w14:textId="77777777" w:rsidR="00D73EF6" w:rsidRDefault="00D73EF6" w:rsidP="002615A3">
      <w:pPr>
        <w:pStyle w:val="CommentText"/>
      </w:pPr>
      <w:r>
        <w:rPr>
          <w:rStyle w:val="CommentReference"/>
        </w:rPr>
        <w:annotationRef/>
      </w:r>
      <w:r>
        <w:t>TODO: add</w:t>
      </w:r>
    </w:p>
  </w:comment>
  <w:comment w:id="1453" w:author="Michael Smith" w:date="2023-03-16T13:48:00Z" w:initials="">
    <w:p w14:paraId="6E3C7123"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Add this to CallStartLogEvent everywhere. Also to SessionStartLogEvent.</w:t>
      </w:r>
    </w:p>
  </w:comment>
  <w:comment w:id="1454" w:author="Michael Smith" w:date="2023-03-16T13:48:00Z" w:initials="">
    <w:p w14:paraId="1FCD476C"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Add this to CallStartLogEvent everywhere. Also to SessionStartLogEvent.</w:t>
      </w:r>
    </w:p>
  </w:comment>
  <w:comment w:id="1557" w:author="Daniel Mongrain" w:date="2026-06-19T14:40:00Z" w:initials="DM">
    <w:p w14:paraId="2139CFE1" w14:textId="77777777" w:rsidR="00D73EF6" w:rsidRDefault="00D73EF6">
      <w:pPr>
        <w:pStyle w:val="CommentText"/>
      </w:pPr>
      <w:r>
        <w:rPr>
          <w:rStyle w:val="CommentReference"/>
        </w:rPr>
        <w:annotationRef/>
      </w:r>
      <w:r>
        <w:t>This is not in the EIDO standard, must be added</w:t>
      </w:r>
    </w:p>
  </w:comment>
  <w:comment w:id="1571" w:author="Michael Smith" w:date="2022-10-06T14:06:00Z" w:initials="">
    <w:p w14:paraId="41E8B5D1"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Guy says we should define this type of call. Mike says we should have an ActivityState for "on a non-emergency call".</w:t>
      </w:r>
    </w:p>
  </w:comment>
  <w:comment w:id="1572" w:author="Michael Smith [2]" w:date="2026-04-23T13:41:00Z" w:initials="MS">
    <w:p w14:paraId="1793ECEB" w14:textId="77777777" w:rsidR="00D73EF6" w:rsidRDefault="00D73EF6" w:rsidP="003B469C">
      <w:pPr>
        <w:pStyle w:val="CommentText"/>
      </w:pPr>
      <w:r>
        <w:rPr>
          <w:rStyle w:val="CommentReference"/>
        </w:rPr>
        <w:annotationRef/>
      </w:r>
      <w:r>
        <w:t>TODO: propose definition in terms table. Confirm  that ActivityState has an “emergency” property.</w:t>
      </w:r>
    </w:p>
  </w:comment>
  <w:comment w:id="1570" w:author="Daniel Mongrain" w:date="2026-06-19T14:47:00Z" w:initials="DM">
    <w:p w14:paraId="20F4AC9E" w14:textId="77777777" w:rsidR="00D73EF6" w:rsidRDefault="00D73EF6">
      <w:pPr>
        <w:pStyle w:val="CommentText"/>
      </w:pPr>
      <w:r>
        <w:rPr>
          <w:rStyle w:val="CommentReference"/>
        </w:rPr>
        <w:annotationRef/>
      </w:r>
      <w:r>
        <w:t>Is there an EIDO associated to such a call?</w:t>
      </w:r>
    </w:p>
  </w:comment>
  <w:comment w:id="1577" w:author="Daniel Mongrain" w:date="2026-06-19T13:28:00Z" w:initials="DM">
    <w:p w14:paraId="658EFA8B" w14:textId="77777777" w:rsidR="00D73EF6" w:rsidRDefault="00D73EF6">
      <w:pPr>
        <w:pStyle w:val="CommentText"/>
      </w:pPr>
      <w:r>
        <w:rPr>
          <w:rStyle w:val="CommentReference"/>
        </w:rPr>
        <w:annotationRef/>
      </w:r>
      <w:r>
        <w:t>Should an EIDO go out when placing a PSTN call?</w:t>
      </w:r>
    </w:p>
  </w:comment>
  <w:comment w:id="1582" w:author="Daniel Mongrain" w:date="2026-06-19T14:48:00Z" w:initials="DM">
    <w:p w14:paraId="392E9BD6" w14:textId="77777777" w:rsidR="00D73EF6" w:rsidRDefault="00D73EF6">
      <w:pPr>
        <w:pStyle w:val="CommentText"/>
      </w:pPr>
      <w:r>
        <w:rPr>
          <w:rStyle w:val="CommentReference"/>
        </w:rPr>
        <w:annotationRef/>
      </w:r>
      <w:r>
        <w:t>EIDO?</w:t>
      </w:r>
    </w:p>
  </w:comment>
  <w:comment w:id="1583" w:author="Michael Smith" w:date="2022-11-17T13:17:00Z" w:initials="">
    <w:p w14:paraId="4C1D2573"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Add this to call types registry.</w:t>
      </w:r>
    </w:p>
  </w:comment>
  <w:comment w:id="1584" w:author="Michael Smith [2]" w:date="2026-04-23T13:43:00Z" w:initials="MS">
    <w:p w14:paraId="15329C46" w14:textId="77777777" w:rsidR="00D73EF6" w:rsidRDefault="00D73EF6" w:rsidP="00CA767A">
      <w:pPr>
        <w:pStyle w:val="CommentText"/>
      </w:pPr>
      <w:r>
        <w:rPr>
          <w:rStyle w:val="CommentReference"/>
        </w:rPr>
        <w:annotationRef/>
      </w:r>
      <w:r>
        <w:t>TODO: add</w:t>
      </w:r>
    </w:p>
  </w:comment>
  <w:comment w:id="1639" w:author="Daniel Mongrain" w:date="2026-06-19T16:26:00Z" w:initials="DM">
    <w:p w14:paraId="51A1E7B2" w14:textId="77777777" w:rsidR="00D73EF6" w:rsidRDefault="00D73EF6">
      <w:pPr>
        <w:pStyle w:val="CommentText"/>
      </w:pPr>
      <w:r>
        <w:rPr>
          <w:rStyle w:val="CommentReference"/>
        </w:rPr>
        <w:annotationRef/>
      </w:r>
      <w:r>
        <w:t>Need to add to the EIDO object</w:t>
      </w:r>
    </w:p>
  </w:comment>
  <w:comment w:id="1713" w:author="Michael Smith" w:date="2021-07-08T13:47:00Z" w:initials="">
    <w:p w14:paraId="4B426F54"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In STA-010, say that the Bridge logs CallStateChangeLogEvent with partyAdd containing the leg callid, if we don't already.</w:t>
      </w:r>
    </w:p>
  </w:comment>
  <w:comment w:id="1723" w:author="Michael Smith" w:date="2021-07-08T13:47:00Z" w:initials="">
    <w:p w14:paraId="4EB5D749" w14:textId="77777777" w:rsidR="00D73EF6" w:rsidRDefault="00D73EF6" w:rsidP="00DB1B77">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In STA-010, say that the Bridge logs CallStateChangeLogEvent with partyAdd containing the leg callid, if we don't already.</w:t>
      </w:r>
    </w:p>
  </w:comment>
  <w:comment w:id="1740" w:author="Michael Smith" w:date="2023-01-05T14:00:00Z" w:initials="">
    <w:p w14:paraId="3110E955"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TODO: Need text in i3 that requires Bridge to implement out of dialog subscriptions.</w:t>
      </w:r>
    </w:p>
  </w:comment>
  <w:comment w:id="1741" w:author="Michael Smith" w:date="2025-01-23T13:31:00Z" w:initials="MLS">
    <w:p w14:paraId="70D4253D" w14:textId="77777777" w:rsidR="00D73EF6" w:rsidRDefault="00D73EF6" w:rsidP="00BC50EC">
      <w:pPr>
        <w:pStyle w:val="CommentText"/>
      </w:pPr>
      <w:r>
        <w:rPr>
          <w:rStyle w:val="CommentReference"/>
        </w:rPr>
        <w:annotationRef/>
      </w:r>
      <w:r>
        <w:t>Per Guy, this is not settled in i3. We can’t write text that requires it until it is. Defer until then. Use case: whether request to remove party from conference goes in-dialog or out-of-dialog.</w:t>
      </w:r>
    </w:p>
  </w:comment>
  <w:comment w:id="1739" w:author="Michael Smith" w:date="2023-01-12T13:24:00Z" w:initials="">
    <w:p w14:paraId="15A57A51"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If we allow both in-dialog and out-of-dialog subscriptions, how does the CHFE know which to use with a particular bridge?</w:t>
      </w:r>
    </w:p>
  </w:comment>
  <w:comment w:id="1738" w:author="Michael Smith" w:date="2023-01-12T13:27:00Z" w:initials="">
    <w:p w14:paraId="0852314C"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i3 could consider having the client try out-of-dialog first, and if error, try in-dialog. Or vice-versa.</w:t>
      </w:r>
    </w:p>
  </w:comment>
  <w:comment w:id="1746" w:author="Dan" w:date="2021-05-27T00:51:00Z" w:initials="">
    <w:p w14:paraId="5439E91B" w14:textId="77777777" w:rsidR="00D73EF6" w:rsidRDefault="00D73EF6" w:rsidP="00681629">
      <w:pPr>
        <w:pStyle w:val="CommentText"/>
      </w:pPr>
      <w:r>
        <w:rPr>
          <w:rStyle w:val="CommentReference"/>
        </w:rPr>
        <w:annotationRef/>
      </w:r>
      <w:r>
        <w:rPr>
          <w:color w:val="000000"/>
        </w:rPr>
        <w:t xml:space="preserve">We need to determine how this is exactly done. EIDOs can specify Agents (once we specify how Agent information is provided to a Bridge). </w:t>
      </w:r>
    </w:p>
  </w:comment>
  <w:comment w:id="1747" w:author="Michael Smith [2]" w:date="2026-04-23T13:51:00Z" w:initials="MS">
    <w:p w14:paraId="4CB08900" w14:textId="77777777" w:rsidR="00D73EF6" w:rsidRDefault="00D73EF6" w:rsidP="006438BB">
      <w:pPr>
        <w:pStyle w:val="CommentText"/>
      </w:pPr>
      <w:r>
        <w:rPr>
          <w:rStyle w:val="CommentReference"/>
        </w:rPr>
        <w:annotationRef/>
      </w:r>
      <w:r>
        <w:t>Dan says specify this in i3.</w:t>
      </w:r>
    </w:p>
  </w:comment>
  <w:comment w:id="1743" w:author="Michael Smith" w:date="2021-07-08T14:00:00Z" w:initials="">
    <w:p w14:paraId="2B8496D3"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ToDo: The Bridge would only have the queue URI initially, which doesn’t identify the particpant(s). There is an RFC that says after the call is established, you can get the user info (AOR) from the conference package. Associated AORs. Dan, take a look at RFC 6502 and submit modified text that does what we want.</w:t>
      </w:r>
    </w:p>
  </w:comment>
  <w:comment w:id="1744" w:author="Michael Smith" w:date="2023-08-17T12:48:00Z" w:initials="MLS">
    <w:p w14:paraId="189ADD9E" w14:textId="77777777" w:rsidR="00D73EF6" w:rsidRDefault="00D73EF6" w:rsidP="00BC50EC">
      <w:pPr>
        <w:pStyle w:val="CommentText"/>
      </w:pPr>
      <w:r>
        <w:rPr>
          <w:rStyle w:val="CommentReference"/>
        </w:rPr>
        <w:annotationRef/>
      </w:r>
      <w:r>
        <w:t>Proposed in i3: for anonymized participants, use the display name in the uri. For others, use CNAME. Dependent upon the XCON contribution from Brian in i3. Dan will write this text after the XCON text is settled.</w:t>
      </w:r>
    </w:p>
  </w:comment>
  <w:comment w:id="1745" w:author="Michael Smith" w:date="2025-02-27T15:32:00Z" w:initials="MLS">
    <w:p w14:paraId="0834BC63" w14:textId="77777777" w:rsidR="00D73EF6" w:rsidRDefault="00D73EF6" w:rsidP="00BC50EC">
      <w:pPr>
        <w:pStyle w:val="CommentText"/>
      </w:pPr>
      <w:r>
        <w:rPr>
          <w:rStyle w:val="CommentReference"/>
        </w:rPr>
        <w:annotationRef/>
      </w:r>
      <w:r>
        <w:t>Still waiting on modified XCON from Brian.</w:t>
      </w:r>
    </w:p>
  </w:comment>
  <w:comment w:id="1742" w:author="Michael Smith" w:date="2021-07-15T13:39:00Z" w:initials="">
    <w:p w14:paraId="6A2BC81A"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Maybe we need to add to the call information component a “conference participants” component. Dan will contribute text with a proposed solution to the EIDO issue.</w:t>
      </w:r>
    </w:p>
  </w:comment>
  <w:comment w:id="1749" w:author="Michael Smith" w:date="2022-12-15T14:00:00Z" w:initials="">
    <w:p w14:paraId="2CA878BE"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For STA-010: if you send a BYE, the Bridge will send BYE, unless the party didn't answer, in which case it can send a CANCEL. To be specified in i3.</w:t>
      </w:r>
    </w:p>
  </w:comment>
  <w:comment w:id="1767" w:author="Michael Smith" w:date="2023-01-12T14:06:00Z" w:initials="">
    <w:p w14:paraId="562CEF0F"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i3 must solve this. The CHFE doesn't know the bridge method unless using its own NGCS bridge. Brian brought this up on i3 list on 1/26/23.</w:t>
      </w:r>
    </w:p>
  </w:comment>
  <w:comment w:id="1771" w:author="Michael Smith" w:date="2021-12-09T13:46:00Z" w:initials="">
    <w:p w14:paraId="14DBEAB8"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The ESS has an emergency queque for receiving calls from an external system. Need a way to dial a specific agent. i3 could specify the agentId is a sip URI and could be used to contact that agent.</w:t>
      </w:r>
    </w:p>
  </w:comment>
  <w:comment w:id="1837" w:author="Michael Smith" w:date="2021-03-04T13:53:00Z" w:initials="">
    <w:p w14:paraId="53C84745" w14:textId="77777777" w:rsidR="00D73EF6" w:rsidRDefault="00D73EF6" w:rsidP="00D73EF6">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 xml:space="preserve">i3 will provide text on how to do silent monitoring using the Bridge. </w:t>
      </w:r>
    </w:p>
    <w:p w14:paraId="45630545" w14:textId="77777777" w:rsidR="00D73EF6" w:rsidRDefault="00D73EF6" w:rsidP="00D73EF6">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In i3, there is a callType of “silentMonitoring”. Dan says it’s not necessarily a call – an FE can fork media.</w:t>
      </w:r>
    </w:p>
  </w:comment>
  <w:comment w:id="1843" w:author="Dan" w:date="2021-09-30T00:53:00Z" w:initials="">
    <w:p w14:paraId="02CE14CB"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How is this supposed to be logged? I have strong reservation logging this using a CallStartLogEvent where standardCallType is silentMonitoring as this is not a call, implementation is purely up to vendor. Is the media of a silently monitored Agent logged? It is already recorded…</w:t>
      </w:r>
    </w:p>
  </w:comment>
  <w:comment w:id="1844" w:author="Michael Smith [2]" w:date="2026-04-30T12:46:00Z" w:initials="MS">
    <w:p w14:paraId="3700525D" w14:textId="77777777" w:rsidR="00D73EF6" w:rsidRDefault="00D73EF6" w:rsidP="007B3CD5">
      <w:pPr>
        <w:pStyle w:val="CommentText"/>
      </w:pPr>
      <w:r>
        <w:rPr>
          <w:rStyle w:val="CommentReference"/>
        </w:rPr>
        <w:annotationRef/>
      </w:r>
      <w:r>
        <w:t>Discuss when Dan  is on the call.</w:t>
      </w:r>
    </w:p>
  </w:comment>
  <w:comment w:id="1841" w:author="Michael Smith" w:date="2021-10-07T13:47:00Z" w:initials="">
    <w:p w14:paraId="2264907B"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STA-010 needs to detail how media/events get logged by the bridge – different users can have different streams. What if the Bridge is not the SRC? A BCF would probably just be logging the caller’s leg.</w:t>
      </w:r>
    </w:p>
  </w:comment>
  <w:comment w:id="1842" w:author="Michael Smith [2]" w:date="2026-04-30T12:47:00Z" w:initials="MS">
    <w:p w14:paraId="07078F3C" w14:textId="77777777" w:rsidR="00D73EF6" w:rsidRDefault="00D73EF6" w:rsidP="009D13FA">
      <w:pPr>
        <w:pStyle w:val="CommentText"/>
      </w:pPr>
      <w:r>
        <w:rPr>
          <w:rStyle w:val="CommentReference"/>
        </w:rPr>
        <w:annotationRef/>
      </w:r>
      <w:r>
        <w:t>Raise issue with i3.</w:t>
      </w:r>
    </w:p>
  </w:comment>
  <w:comment w:id="1839" w:author="Michael Smith" w:date="2021-10-07T14:11:00Z" w:initials="">
    <w:p w14:paraId="480EAE63"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We have partyAdd, partyRemove, and callBargeIn callStateChanges. How about addind partyMute and partyUnMute? The Bridge or CHFE could log these.</w:t>
      </w:r>
    </w:p>
  </w:comment>
  <w:comment w:id="1840" w:author="Michael Smith [2]" w:date="2026-04-30T12:48:00Z" w:initials="MS">
    <w:p w14:paraId="7644F1A4" w14:textId="77777777" w:rsidR="00D73EF6" w:rsidRDefault="00D73EF6" w:rsidP="00205FB5">
      <w:pPr>
        <w:pStyle w:val="CommentText"/>
      </w:pPr>
      <w:r>
        <w:rPr>
          <w:rStyle w:val="CommentReference"/>
        </w:rPr>
        <w:annotationRef/>
      </w:r>
      <w:r>
        <w:t>Raise issue with i3</w:t>
      </w:r>
    </w:p>
  </w:comment>
  <w:comment w:id="1838" w:author="Michael Smith" w:date="2021-10-07T14:16:00Z" w:initials="">
    <w:p w14:paraId="4DF70D13"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If the CHFE or a logger provides silent monitoring without involving a Bridge or a separate call leg, we still want to log it, so we probably need a separate LogEvent for that purpose.</w:t>
      </w:r>
    </w:p>
  </w:comment>
  <w:comment w:id="1845" w:author="Michael Smith" w:date="2021-10-21T13:52:00Z" w:initials="">
    <w:p w14:paraId="19BD6C58"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The Logger must also log this if it provides monitoring. Brian also proposed standardizing a method for initiating silent monitoring from, for example, the Management Console.</w:t>
      </w:r>
    </w:p>
  </w:comment>
  <w:comment w:id="1846" w:author="Michael Smith [2]" w:date="2026-04-30T12:49:00Z" w:initials="MS">
    <w:p w14:paraId="12F228AA" w14:textId="77777777" w:rsidR="00D73EF6" w:rsidRDefault="00D73EF6" w:rsidP="004F1475">
      <w:pPr>
        <w:pStyle w:val="CommentText"/>
      </w:pPr>
      <w:r>
        <w:rPr>
          <w:rStyle w:val="CommentReference"/>
        </w:rPr>
        <w:annotationRef/>
      </w:r>
      <w:r>
        <w:t>TODO: add text to logger section if not already there.</w:t>
      </w:r>
    </w:p>
  </w:comment>
  <w:comment w:id="1849" w:author="Daniel Mongrain [2]" w:date="2023-03-02T11:19:00Z" w:initials="">
    <w:p w14:paraId="6F0EBA2D"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p>
  </w:comment>
  <w:comment w:id="1847" w:author="Daniel Mongrain [2]" w:date="2023-03-02T11:20:00Z" w:initials="">
    <w:p w14:paraId="230947EF"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Need to specify this new LogEvent in the LogEvent section</w:t>
      </w:r>
    </w:p>
  </w:comment>
  <w:comment w:id="1848" w:author="Michael Smith [2]" w:date="2026-04-30T12:50:00Z" w:initials="MS">
    <w:p w14:paraId="361971C5" w14:textId="77777777" w:rsidR="00D73EF6" w:rsidRDefault="00D73EF6" w:rsidP="004F1475">
      <w:pPr>
        <w:pStyle w:val="CommentText"/>
      </w:pPr>
      <w:r>
        <w:rPr>
          <w:rStyle w:val="CommentReference"/>
        </w:rPr>
        <w:annotationRef/>
      </w:r>
      <w:r>
        <w:t>TODO: add event if not done</w:t>
      </w:r>
    </w:p>
  </w:comment>
  <w:comment w:id="1850" w:author="Daniel Mongrain [2]" w:date="2023-03-02T11:19:00Z" w:initials="">
    <w:p w14:paraId="092E5329"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Need to specify this new LogEvent in the LogEvent section</w:t>
      </w:r>
    </w:p>
  </w:comment>
  <w:comment w:id="1851" w:author="Daniel Mongrain [2]" w:date="2023-03-02T11:20:00Z" w:initials="">
    <w:p w14:paraId="5138EF09"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Need to specify this new LogEvent in the LogEvent section</w:t>
      </w:r>
    </w:p>
  </w:comment>
  <w:comment w:id="1852" w:author="Daniel Mongrain [2]" w:date="2023-03-02T11:20:00Z" w:initials="">
    <w:p w14:paraId="10370D61"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Need to specify this new LogEvent in the LogEvent section</w:t>
      </w:r>
    </w:p>
  </w:comment>
  <w:comment w:id="1853" w:author="Daniel Mongrain [2]" w:date="2023-03-02T11:21:00Z" w:initials="">
    <w:p w14:paraId="2B09054D"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Need to specify this new LogEvent in the LogEvent section</w:t>
      </w:r>
    </w:p>
  </w:comment>
  <w:comment w:id="1854" w:author="Michael Smith" w:date="2021-10-21T13:52:00Z" w:initials="">
    <w:p w14:paraId="141D2441"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The Logger must also log this if it provides monitoring. Brian also proposed standardizing a method for initiating silent monitoring from, for example, the Management Console.</w:t>
      </w:r>
    </w:p>
  </w:comment>
  <w:comment w:id="1855" w:author="Daniel Mongrain [2]" w:date="2023-03-02T11:21:00Z" w:initials="">
    <w:p w14:paraId="3D049DD1"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Need to specify this new LogEvent in the LogEvent section</w:t>
      </w:r>
    </w:p>
  </w:comment>
  <w:comment w:id="1861" w:author="Michael Smith" w:date="2023-02-23T13:32:00Z" w:initials="">
    <w:p w14:paraId="75272A59"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Add text about policy in a section that applies to all instances of "Authorized Agent".</w:t>
      </w:r>
    </w:p>
  </w:comment>
  <w:comment w:id="1862" w:author="Michael Smith [2]" w:date="2026-04-30T12:52:00Z" w:initials="MS">
    <w:p w14:paraId="7A9086D9" w14:textId="77777777" w:rsidR="00D73EF6" w:rsidRDefault="00D73EF6" w:rsidP="00D73EF6">
      <w:pPr>
        <w:pStyle w:val="CommentText"/>
      </w:pPr>
      <w:r>
        <w:rPr>
          <w:rStyle w:val="CommentReference"/>
        </w:rPr>
        <w:annotationRef/>
      </w:r>
      <w:r>
        <w:t>TODO: study this and propose a solution.</w:t>
      </w:r>
    </w:p>
    <w:p w14:paraId="1592300A" w14:textId="77777777" w:rsidR="00D73EF6" w:rsidRDefault="00D73EF6" w:rsidP="00D73EF6">
      <w:pPr>
        <w:pStyle w:val="CommentText"/>
      </w:pPr>
      <w:r>
        <w:t>Suresh: leave it up to implementation.</w:t>
      </w:r>
    </w:p>
  </w:comment>
  <w:comment w:id="1860" w:author="Dan" w:date="2021-09-30T01:27:00Z" w:initials="">
    <w:p w14:paraId="2449B731" w14:textId="77777777" w:rsidR="00D73EF6" w:rsidRDefault="00D73EF6" w:rsidP="00BC50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This needs to be specified in STA-010 Bridging FE section. For ad hoc it is simple, CHFE simply creates a new conference and move all three party to the conference. But for an Answer All Calls at a Bridge, how is the Conference session URI obtained?</w:t>
      </w:r>
    </w:p>
  </w:comment>
  <w:comment w:id="1952" w:author="Michael Smith" w:date="2023-10-26T12:48:00Z" w:initials="MLS">
    <w:p w14:paraId="3B05982F" w14:textId="77777777" w:rsidR="00D73EF6" w:rsidRDefault="00D73EF6" w:rsidP="005C0A33">
      <w:pPr>
        <w:pStyle w:val="CommentText"/>
      </w:pPr>
      <w:r>
        <w:rPr>
          <w:rStyle w:val="CommentReference"/>
        </w:rPr>
        <w:annotationRef/>
      </w:r>
      <w:r>
        <w:t>TODO: Add to terms table</w:t>
      </w:r>
    </w:p>
  </w:comment>
  <w:comment w:id="1954" w:author="Michael Smith [2]" w:date="2026-05-07T14:06:00Z" w:initials="MS">
    <w:p w14:paraId="60AC248E" w14:textId="77777777" w:rsidR="00D73EF6" w:rsidRDefault="00D73EF6" w:rsidP="00C52EDD">
      <w:pPr>
        <w:pStyle w:val="CommentText"/>
      </w:pPr>
      <w:r>
        <w:rPr>
          <w:rStyle w:val="CommentReference"/>
        </w:rPr>
        <w:annotationRef/>
      </w:r>
      <w:r>
        <w:t>Dan will review this text to make sure it still agrees with STA-010 and propose a fix if it doesn’t.</w:t>
      </w:r>
    </w:p>
  </w:comment>
  <w:comment w:id="1963" w:author="Michael Smith [2]" w:date="2025-07-31T13:34:00Z" w:initials="MS">
    <w:p w14:paraId="19FCCE81" w14:textId="77777777" w:rsidR="009F6E28" w:rsidRDefault="00595D6E" w:rsidP="009F6E28">
      <w:pPr>
        <w:pStyle w:val="CommentText"/>
      </w:pPr>
      <w:r>
        <w:rPr>
          <w:rStyle w:val="CommentReference"/>
        </w:rPr>
        <w:annotationRef/>
      </w:r>
      <w:r w:rsidR="009F6E28">
        <w:t>Is Presence Server FE a good name? Is Presence FE better because Server might imply functionality beyond what we specify?</w:t>
      </w:r>
    </w:p>
  </w:comment>
  <w:comment w:id="1964" w:author="Michael Smith [2]" w:date="2026-05-07T13:56:00Z" w:initials="MS">
    <w:p w14:paraId="7B8DBB44" w14:textId="77777777" w:rsidR="00FE6A8B" w:rsidRDefault="00A91699" w:rsidP="00FE6A8B">
      <w:pPr>
        <w:pStyle w:val="CommentText"/>
      </w:pPr>
      <w:r>
        <w:rPr>
          <w:rStyle w:val="CommentReference"/>
        </w:rPr>
        <w:annotationRef/>
      </w:r>
      <w:r w:rsidR="00FE6A8B">
        <w:t>TODO: decide whether to use Presence FE or Presence Server FE, then make a global replacement.</w:t>
      </w:r>
    </w:p>
  </w:comment>
  <w:comment w:id="1965" w:author="Michael Smith [2]" w:date="2026-06-03T14:13:00Z" w:initials="MS">
    <w:p w14:paraId="77CD15B3" w14:textId="77777777" w:rsidR="00EB3792" w:rsidRDefault="00617317" w:rsidP="00EB3792">
      <w:pPr>
        <w:pStyle w:val="CommentText"/>
      </w:pPr>
      <w:r>
        <w:rPr>
          <w:rStyle w:val="CommentReference"/>
        </w:rPr>
        <w:annotationRef/>
      </w:r>
      <w:r w:rsidR="00EB3792">
        <w:t>***mls picked up here to continue reviewing comments/changes.</w:t>
      </w:r>
    </w:p>
  </w:comment>
  <w:comment w:id="1992" w:author="Michael Smith [2]" w:date="2026-03-25T16:19:00Z" w:initials="MS">
    <w:p w14:paraId="3D8C064D" w14:textId="5E8D664F" w:rsidR="008662C1" w:rsidRDefault="008662C1" w:rsidP="008662C1">
      <w:pPr>
        <w:pStyle w:val="CommentText"/>
      </w:pPr>
      <w:r>
        <w:rPr>
          <w:rStyle w:val="CommentReference"/>
        </w:rPr>
        <w:annotationRef/>
      </w:r>
      <w:r>
        <w:t>TODO: reference the IANA Agent Roles registry instead of STA-010.</w:t>
      </w:r>
    </w:p>
  </w:comment>
  <w:comment w:id="1993" w:author="Michael Smith [2]" w:date="2026-04-30T13:33:00Z" w:initials="MS">
    <w:p w14:paraId="1F0A037B" w14:textId="77777777" w:rsidR="00005D17" w:rsidRDefault="00005D17" w:rsidP="00005D17">
      <w:pPr>
        <w:pStyle w:val="CommentText"/>
      </w:pPr>
      <w:r>
        <w:rPr>
          <w:rStyle w:val="CommentReference"/>
        </w:rPr>
        <w:annotationRef/>
      </w:r>
      <w:r>
        <w:t>TODO: probably remove</w:t>
      </w:r>
    </w:p>
  </w:comment>
  <w:comment w:id="2002" w:author="Michael Smith [2]" w:date="2026-04-30T13:37:00Z" w:initials="MS">
    <w:p w14:paraId="1E18F2AD" w14:textId="77777777" w:rsidR="00220548" w:rsidRDefault="00D66770" w:rsidP="00220548">
      <w:pPr>
        <w:pStyle w:val="CommentText"/>
      </w:pPr>
      <w:r>
        <w:rPr>
          <w:rStyle w:val="CommentReference"/>
        </w:rPr>
        <w:annotationRef/>
      </w:r>
      <w:r w:rsidR="00220548">
        <w:t>Add a reference to PCA’s CP. Might reference NG-SEC, Brandon will let us know.</w:t>
      </w:r>
    </w:p>
  </w:comment>
  <w:comment w:id="2003" w:author="Michael Smith [2]" w:date="2026-05-14T12:59:00Z" w:initials="MS">
    <w:p w14:paraId="0A27FC3C" w14:textId="77777777" w:rsidR="00D158D6" w:rsidRDefault="00D158D6" w:rsidP="00D158D6">
      <w:pPr>
        <w:pStyle w:val="CommentText"/>
      </w:pPr>
      <w:r>
        <w:rPr>
          <w:rStyle w:val="CommentReference"/>
        </w:rPr>
        <w:annotationRef/>
      </w:r>
      <w:r>
        <w:t>Look at NG-SEC, if the text works with future versions, then reference that. Otherwise, reference the published CP.</w:t>
      </w:r>
    </w:p>
  </w:comment>
  <w:comment w:id="2007" w:author="Michael Smith" w:date="2021-04-08T14:02:00Z" w:initials="">
    <w:p w14:paraId="66B6B9AD" w14:textId="78A40102" w:rsidR="0049200E" w:rsidRDefault="0049200E" w:rsidP="00E102E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Dan: if there is a rule that controls access to agentId, that same rule should apply in EIDOs and SIP transactions – it does no good to obfuscate the identity in one case and release it in another.  An attribute like agentId that is common to multiple transactions might be better implemented as a General DRM Rule that is enforced by Presence Server, Call Handling, and IDX. We need to discuss and possibly implement something in a General Policy Store that all 3 FEs would read and enforce.</w:t>
      </w:r>
    </w:p>
  </w:comment>
  <w:comment w:id="2008" w:author="Michael Smith [2]" w:date="2026-04-30T13:40:00Z" w:initials="MS">
    <w:p w14:paraId="2D03AFF9" w14:textId="77777777" w:rsidR="005557A4" w:rsidRDefault="00295E70" w:rsidP="005557A4">
      <w:pPr>
        <w:pStyle w:val="CommentText"/>
      </w:pPr>
      <w:r>
        <w:rPr>
          <w:rStyle w:val="CommentReference"/>
        </w:rPr>
        <w:annotationRef/>
      </w:r>
      <w:r w:rsidR="005557A4">
        <w:t>Add for consideration in future work. Check whether we already added it.</w:t>
      </w:r>
    </w:p>
  </w:comment>
  <w:comment w:id="2014" w:author="Michael Smith [2]" w:date="2026-04-09T13:48:00Z" w:initials="MS">
    <w:p w14:paraId="29917230" w14:textId="05892195" w:rsidR="00222AF7" w:rsidRDefault="00222AF7" w:rsidP="00222AF7">
      <w:pPr>
        <w:pStyle w:val="CommentText"/>
      </w:pPr>
      <w:r>
        <w:rPr>
          <w:rStyle w:val="CommentReference"/>
        </w:rPr>
        <w:annotationRef/>
      </w:r>
      <w:r>
        <w:t>Make sure we say that the requesting entity’s credentials MUST be used to retrieve the media. Critical!</w:t>
      </w:r>
    </w:p>
  </w:comment>
  <w:comment w:id="2015" w:author="Michael Smith [2]" w:date="2026-04-30T13:46:00Z" w:initials="MS">
    <w:p w14:paraId="69C49EB7" w14:textId="77777777" w:rsidR="001E1C7B" w:rsidRDefault="001E1C7B" w:rsidP="001E1C7B">
      <w:pPr>
        <w:pStyle w:val="CommentText"/>
      </w:pPr>
      <w:r>
        <w:rPr>
          <w:rStyle w:val="CommentReference"/>
        </w:rPr>
        <w:annotationRef/>
      </w:r>
      <w:r>
        <w:t>Add this to the DRM section if not already there.</w:t>
      </w:r>
    </w:p>
  </w:comment>
  <w:comment w:id="2016" w:author="Michael Smith [2]" w:date="2026-05-14T13:23:00Z" w:initials="MS">
    <w:p w14:paraId="650F675B" w14:textId="77777777" w:rsidR="00D93FA0" w:rsidRDefault="00D93FA0" w:rsidP="00D93FA0">
      <w:pPr>
        <w:pStyle w:val="CommentText"/>
      </w:pPr>
      <w:r>
        <w:rPr>
          <w:rStyle w:val="CommentReference"/>
        </w:rPr>
        <w:annotationRef/>
      </w:r>
      <w:r>
        <w:t>Make sure IHFE text agrees with this.</w:t>
      </w:r>
    </w:p>
  </w:comment>
  <w:comment w:id="2017" w:author="Michael Smith [2]" w:date="2026-02-26T13:23:00Z" w:initials="MS">
    <w:p w14:paraId="2FD78A3C" w14:textId="77777777" w:rsidR="001F01F7" w:rsidRDefault="001F2976" w:rsidP="001F01F7">
      <w:pPr>
        <w:pStyle w:val="CommentText"/>
      </w:pPr>
      <w:r>
        <w:rPr>
          <w:rStyle w:val="CommentReference"/>
        </w:rPr>
        <w:annotationRef/>
      </w:r>
      <w:r w:rsidR="001F01F7">
        <w:t>TODO: Check v3f to see if i3 added any status codes to its registry that are standard codes, but just provided a different description.</w:t>
      </w:r>
    </w:p>
  </w:comment>
  <w:comment w:id="2018" w:author="Michael Smith [2]" w:date="2026-05-14T13:29:00Z" w:initials="MS">
    <w:p w14:paraId="4C0CAE77" w14:textId="77777777" w:rsidR="00A947D8" w:rsidRDefault="00E77C49" w:rsidP="00A947D8">
      <w:pPr>
        <w:pStyle w:val="CommentText"/>
      </w:pPr>
      <w:r>
        <w:rPr>
          <w:rStyle w:val="CommentReference"/>
        </w:rPr>
        <w:annotationRef/>
      </w:r>
      <w:r w:rsidR="00A947D8">
        <w:t>Guy said the Omnibus RFC creates a status codes registry under emergency namespace.</w:t>
      </w:r>
    </w:p>
  </w:comment>
  <w:comment w:id="2019" w:author="Michael Smith [2]" w:date="2026-05-20T17:04:00Z" w:initials="MS">
    <w:p w14:paraId="754529D4" w14:textId="77777777" w:rsidR="00E86D69" w:rsidRDefault="00E86D69" w:rsidP="00E86D69">
      <w:pPr>
        <w:pStyle w:val="CommentText"/>
      </w:pPr>
      <w:r>
        <w:rPr>
          <w:rStyle w:val="CommentReference"/>
        </w:rPr>
        <w:annotationRef/>
      </w:r>
      <w:r>
        <w:t>I don’t see a status codes registry, only the "EIDO-IncidentStatus-Common" Registry. No problem for us, since we now require the client to check whether the URI has expired before deciding how to handle “410 Gone”.</w:t>
      </w:r>
    </w:p>
  </w:comment>
  <w:comment w:id="2023" w:author="Michael Smith [2]" w:date="2026-06-16T16:11:00Z" w:initials="MS">
    <w:p w14:paraId="3F5D8907" w14:textId="77777777" w:rsidR="00743E46" w:rsidRDefault="00743E46" w:rsidP="00743E46">
      <w:pPr>
        <w:pStyle w:val="CommentText"/>
      </w:pPr>
      <w:r>
        <w:rPr>
          <w:rStyle w:val="CommentReference"/>
        </w:rPr>
        <w:annotationRef/>
      </w:r>
      <w:r>
        <w:t>There is no reason to allow non-TLS connections, is there? RTSP over TLS is specified in RFC 7826.</w:t>
      </w:r>
    </w:p>
  </w:comment>
  <w:comment w:id="2045" w:author="Michael Smith [2]" w:date="2026-06-16T16:13:00Z" w:initials="MS">
    <w:p w14:paraId="7CB3F48E" w14:textId="77777777" w:rsidR="00EF4470" w:rsidRDefault="00EF4470" w:rsidP="00EF4470">
      <w:pPr>
        <w:pStyle w:val="CommentText"/>
      </w:pPr>
      <w:r>
        <w:rPr>
          <w:rStyle w:val="CommentReference"/>
        </w:rPr>
        <w:annotationRef/>
      </w:r>
      <w:r>
        <w:t>Why would we allow fallback to HTTP when retrieving file media from the Media Proxy?</w:t>
      </w:r>
    </w:p>
  </w:comment>
  <w:comment w:id="2068" w:author="Michael Smith [2]" w:date="2026-06-09T14:46:00Z" w:initials="MS">
    <w:p w14:paraId="686F45B9" w14:textId="77777777" w:rsidR="00CC590B" w:rsidRDefault="00FA7114" w:rsidP="00CC590B">
      <w:pPr>
        <w:pStyle w:val="CommentText"/>
      </w:pPr>
      <w:r>
        <w:rPr>
          <w:rStyle w:val="CommentReference"/>
        </w:rPr>
        <w:annotationRef/>
      </w:r>
      <w:r w:rsidR="00CC590B">
        <w:t>TODO: group should decide. We don’t define Responder. It’s not in the glossary, but “First Responder” is (which includes calltakers and dispatchers). We use Responder a lot, and we always mean field responder, AFAIK.</w:t>
      </w:r>
    </w:p>
    <w:p w14:paraId="4FA0ED6D" w14:textId="77777777" w:rsidR="00CC590B" w:rsidRDefault="00CC590B" w:rsidP="00CC590B">
      <w:pPr>
        <w:pStyle w:val="CommentText"/>
      </w:pPr>
      <w:r>
        <w:t>Should we define Responder in this document as specifically a “field responder”? Or should we define Field Responder and use that longer term throughout.</w:t>
      </w:r>
    </w:p>
  </w:comment>
  <w:comment w:id="2069" w:author="Michael Smith [2]" w:date="2026-06-11T12:49:00Z" w:initials="MS">
    <w:p w14:paraId="6E8797E0" w14:textId="77777777" w:rsidR="00961FE5" w:rsidRDefault="00961FE5" w:rsidP="00961FE5">
      <w:pPr>
        <w:pStyle w:val="CommentText"/>
      </w:pPr>
      <w:r>
        <w:rPr>
          <w:rStyle w:val="CommentReference"/>
        </w:rPr>
        <w:annotationRef/>
      </w:r>
      <w:r>
        <w:t>TODO: Change Responder to Field Responder throughout.</w:t>
      </w:r>
    </w:p>
  </w:comment>
  <w:comment w:id="2071" w:author="Michael Smith [2]" w:date="2026-06-09T15:00:00Z" w:initials="MS">
    <w:p w14:paraId="551A0795" w14:textId="77777777" w:rsidR="00D306E5" w:rsidRDefault="00D306E5" w:rsidP="00D306E5">
      <w:pPr>
        <w:pStyle w:val="CommentText"/>
      </w:pPr>
      <w:r>
        <w:rPr>
          <w:rStyle w:val="CommentReference"/>
        </w:rPr>
        <w:annotationRef/>
      </w:r>
      <w:r>
        <w:t>This says the RDS is acting as the location server. I think that’s wrong. The device that sent the location reference MUST be the server, and the RDS just passes the EIDO that contains the original reference.</w:t>
      </w:r>
    </w:p>
    <w:p w14:paraId="5F1BE8F2" w14:textId="77777777" w:rsidR="00D306E5" w:rsidRDefault="00D306E5" w:rsidP="00D306E5">
      <w:pPr>
        <w:pStyle w:val="CommentText"/>
      </w:pPr>
      <w:r>
        <w:t>I propose to delete this text. Does the group agree?</w:t>
      </w:r>
    </w:p>
  </w:comment>
  <w:comment w:id="2072" w:author="Michael Smith [2]" w:date="2026-06-11T13:05:00Z" w:initials="MS">
    <w:p w14:paraId="294623C3" w14:textId="77777777" w:rsidR="004A1F0F" w:rsidRDefault="004A1F0F" w:rsidP="004A1F0F">
      <w:pPr>
        <w:pStyle w:val="CommentText"/>
      </w:pPr>
      <w:r>
        <w:rPr>
          <w:rStyle w:val="CommentReference"/>
        </w:rPr>
        <w:annotationRef/>
      </w:r>
      <w:r>
        <w:t>Group decision to delete this text. Confirm when other members.</w:t>
      </w:r>
    </w:p>
  </w:comment>
  <w:comment w:id="2076" w:author="Michael Smith [2]" w:date="2026-06-09T15:19:00Z" w:initials="MS">
    <w:p w14:paraId="127D7A5F" w14:textId="77777777" w:rsidR="00BC39CA" w:rsidRDefault="00BC39CA" w:rsidP="00BC39CA">
      <w:pPr>
        <w:pStyle w:val="CommentText"/>
      </w:pPr>
      <w:r>
        <w:rPr>
          <w:rStyle w:val="CommentReference"/>
        </w:rPr>
        <w:annotationRef/>
      </w:r>
      <w:r>
        <w:t>TODO: This extension was envisioned by the author (Brian), but no one ever specified it. Should we specify it? Or remove this text for version 1 and tag for possible future development?</w:t>
      </w:r>
    </w:p>
  </w:comment>
  <w:comment w:id="2082" w:author="Michael Smith [2]" w:date="2026-05-21T13:29:00Z" w:initials="MS">
    <w:p w14:paraId="1D5A90F1" w14:textId="77777777" w:rsidR="009877BF" w:rsidRDefault="009877BF" w:rsidP="009877BF">
      <w:pPr>
        <w:pStyle w:val="CommentText"/>
      </w:pPr>
      <w:r>
        <w:rPr>
          <w:rStyle w:val="CommentReference"/>
        </w:rPr>
        <w:annotationRef/>
      </w:r>
      <w:r>
        <w:t>Add to Interface Names registry text</w:t>
      </w:r>
    </w:p>
  </w:comment>
  <w:comment w:id="2080" w:author="Michael Smith [2]" w:date="2026-06-09T15:24:00Z" w:initials="MS">
    <w:p w14:paraId="1C6AC514" w14:textId="77777777" w:rsidR="009C5BD0" w:rsidRDefault="009C5BD0" w:rsidP="009C5BD0">
      <w:pPr>
        <w:pStyle w:val="CommentText"/>
      </w:pPr>
      <w:r>
        <w:rPr>
          <w:rStyle w:val="CommentReference"/>
        </w:rPr>
        <w:annotationRef/>
      </w:r>
      <w:r>
        <w:t>If we removed the HELD and Subscribe interface text above, remove this too. Otherwise, reject the deletion.</w:t>
      </w:r>
    </w:p>
  </w:comment>
  <w:comment w:id="2086" w:author="Michael Smith" w:date="2025-04-02T16:14:00Z" w:initials="MLS">
    <w:p w14:paraId="05756C7E" w14:textId="1ED6AF36" w:rsidR="00A94A09" w:rsidRDefault="00A94A09" w:rsidP="005E2453">
      <w:pPr>
        <w:pStyle w:val="CommentText"/>
      </w:pPr>
      <w:r>
        <w:rPr>
          <w:rStyle w:val="CommentReference"/>
        </w:rPr>
        <w:annotationRef/>
      </w:r>
      <w:r>
        <w:t>Stopped Policy/DRM edits here on 4/2/25. Logging Service needs a Policy/DRM section and some edits to the LogEvents defined herein.</w:t>
      </w:r>
    </w:p>
  </w:comment>
  <w:comment w:id="2087" w:author="Michael Smith" w:date="2017-09-21T13:35:00Z" w:initials="">
    <w:p w14:paraId="04CFC5CA" w14:textId="77777777" w:rsidR="00A94A09" w:rsidRDefault="00A94A09" w:rsidP="0056179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Make sure this document specifies the MULTI-TENANT requirements from REQ-001 (FEs shared by multiple agencies). Perhaps an introductory section in the document that covers what an FE is, and the difference between FEs located in a PSAP, and those hosted and/or shared with other agencies.</w:t>
      </w:r>
    </w:p>
  </w:comment>
  <w:comment w:id="2088" w:author="Michael Smith" w:date="2017-09-21T14:04:00Z" w:initials="">
    <w:p w14:paraId="31E389B6" w14:textId="77777777" w:rsidR="00A94A09" w:rsidRDefault="00A94A09" w:rsidP="0056179C">
      <w:pPr>
        <w:widowControl w:val="0"/>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Look at our existing “Quality and Reliability” section. Make sure it is adequate not only for Logging Services, but for other PSAP FEs. It doesn’t mention geo-diversity currently.</w:t>
      </w:r>
    </w:p>
  </w:comment>
  <w:comment w:id="2095" w:author="Michael Smith [2]" w:date="2026-04-16T11:13:00Z" w:initials="MS">
    <w:p w14:paraId="2B42DEF1" w14:textId="77777777" w:rsidR="000C32BE" w:rsidRDefault="000C32BE" w:rsidP="000C32BE">
      <w:pPr>
        <w:pStyle w:val="CommentText"/>
      </w:pPr>
      <w:r>
        <w:rPr>
          <w:rStyle w:val="CommentReference"/>
        </w:rPr>
        <w:annotationRef/>
      </w:r>
      <w:r>
        <w:t>When we get here, review the changes I made in the Media Proxy URI Request web service section per previous group discussion. These LogEvents were then modified to agree with the web service changes.</w:t>
      </w:r>
    </w:p>
  </w:comment>
  <w:comment w:id="2097" w:author="Michael Smith [2]" w:date="2026-05-21T13:39:00Z" w:initials="MS">
    <w:p w14:paraId="0A137323" w14:textId="77777777" w:rsidR="00393481" w:rsidRDefault="00326689" w:rsidP="00393481">
      <w:pPr>
        <w:pStyle w:val="CommentText"/>
      </w:pPr>
      <w:r>
        <w:rPr>
          <w:rStyle w:val="CommentReference"/>
        </w:rPr>
        <w:annotationRef/>
      </w:r>
      <w:r w:rsidR="00393481">
        <w:t>TODO: see what we did in STA-010, defined these as arrays instead of JSON objects.</w:t>
      </w:r>
    </w:p>
  </w:comment>
  <w:comment w:id="2098" w:author="Michael Smith [2]" w:date="2026-05-14T17:18:00Z" w:initials="MS">
    <w:p w14:paraId="7B6437EA" w14:textId="77777777" w:rsidR="009D2CF3" w:rsidRDefault="009D2CF3" w:rsidP="009D2CF3">
      <w:pPr>
        <w:pStyle w:val="CommentText"/>
      </w:pPr>
      <w:r>
        <w:rPr>
          <w:rStyle w:val="CommentReference"/>
        </w:rPr>
        <w:annotationRef/>
      </w:r>
      <w:r>
        <w:t>Same form used in LostQueryLogEvent in i3.</w:t>
      </w:r>
    </w:p>
  </w:comment>
  <w:comment w:id="2100" w:author="Michael Smith [2]" w:date="2025-06-05T13:35:00Z" w:initials="MS">
    <w:p w14:paraId="1240338D" w14:textId="4208C48C" w:rsidR="00A94A09" w:rsidRDefault="00A94A09" w:rsidP="00217CA2">
      <w:pPr>
        <w:pStyle w:val="CommentText"/>
      </w:pPr>
      <w:r>
        <w:rPr>
          <w:rStyle w:val="CommentReference"/>
        </w:rPr>
        <w:annotationRef/>
      </w:r>
      <w:r>
        <w:t>See if we can modify this to use for logging RTSP use for IRR and playback. Change the name, maybe change the content.</w:t>
      </w:r>
    </w:p>
  </w:comment>
  <w:comment w:id="2101" w:author="Michael Smith [2]" w:date="2026-05-21T13:46:00Z" w:initials="MS">
    <w:p w14:paraId="3C8F4EDF" w14:textId="77777777" w:rsidR="007C1CF7" w:rsidRDefault="007C1CF7" w:rsidP="007C1CF7">
      <w:pPr>
        <w:pStyle w:val="CommentText"/>
      </w:pPr>
      <w:r>
        <w:rPr>
          <w:rStyle w:val="CommentReference"/>
        </w:rPr>
        <w:annotationRef/>
      </w:r>
      <w:r>
        <w:t>Dan: we could log this stuff with siprec metadata if we defined the objects.</w:t>
      </w:r>
    </w:p>
  </w:comment>
  <w:comment w:id="2104" w:author="Michael Smith [2]" w:date="2026-05-21T14:04:00Z" w:initials="MS">
    <w:p w14:paraId="32DE51D7" w14:textId="77777777" w:rsidR="00A41739" w:rsidRDefault="00EC22E8" w:rsidP="00A41739">
      <w:pPr>
        <w:pStyle w:val="CommentText"/>
      </w:pPr>
      <w:r>
        <w:rPr>
          <w:rStyle w:val="CommentReference"/>
        </w:rPr>
        <w:annotationRef/>
      </w:r>
      <w:r w:rsidR="00A41739">
        <w:t>New proposed LogEvent to log the request for file media. Dan proposed this while we were discussing the FileMediaResponseLogEvent below.</w:t>
      </w:r>
    </w:p>
  </w:comment>
  <w:comment w:id="2105" w:author="Michael Smith [2]" w:date="2026-05-28T13:43:00Z" w:initials="MS">
    <w:p w14:paraId="28780DC7" w14:textId="77777777" w:rsidR="0050186E" w:rsidRDefault="000C6B7A" w:rsidP="0050186E">
      <w:pPr>
        <w:pStyle w:val="CommentText"/>
      </w:pPr>
      <w:r>
        <w:rPr>
          <w:rStyle w:val="CommentReference"/>
        </w:rPr>
        <w:annotationRef/>
      </w:r>
      <w:r w:rsidR="0050186E">
        <w:t xml:space="preserve">Maybe use a PUT to the logger, create a new Logger web service to receive binary files. It needs to be associated with these LogEvents. Figure that out. </w:t>
      </w:r>
    </w:p>
    <w:p w14:paraId="7CF90199" w14:textId="77777777" w:rsidR="0050186E" w:rsidRDefault="0050186E" w:rsidP="0050186E">
      <w:pPr>
        <w:pStyle w:val="CommentText"/>
      </w:pPr>
      <w:r>
        <w:t>Need a way to log that the PUT failed in the response (?) LogEvent. Figure that out.</w:t>
      </w:r>
    </w:p>
  </w:comment>
  <w:comment w:id="2155" w:author="Michael Smith [2]" w:date="2026-06-03T16:30:00Z" w:initials="MS">
    <w:p w14:paraId="64B4EE32" w14:textId="77777777" w:rsidR="00E64E08" w:rsidRDefault="009E7895" w:rsidP="00E64E08">
      <w:pPr>
        <w:pStyle w:val="CommentText"/>
      </w:pPr>
      <w:r>
        <w:rPr>
          <w:rStyle w:val="CommentReference"/>
        </w:rPr>
        <w:annotationRef/>
      </w:r>
      <w:r w:rsidR="00E64E08">
        <w:t>We have to Base64 encode binary data to include it in a JSON LogEvent. Just add the words “Base64 encoded per RFC 4648” to this sentence if the group agrees that is how we should handle this issue.</w:t>
      </w:r>
    </w:p>
  </w:comment>
  <w:comment w:id="2156" w:author="Michael Smith [2]" w:date="2026-06-10T13:33:00Z" w:initials="MS">
    <w:p w14:paraId="2323D611" w14:textId="5FF5F7C4" w:rsidR="00B8269E" w:rsidRDefault="00C157AF" w:rsidP="00B8269E">
      <w:pPr>
        <w:pStyle w:val="CommentText"/>
      </w:pPr>
      <w:r>
        <w:rPr>
          <w:rStyle w:val="CommentReference"/>
        </w:rPr>
        <w:annotationRef/>
      </w:r>
      <w:r w:rsidR="00B8269E">
        <w:t>Dan suggested that we simply include the entire HTTP response, Base64 encoded. Should we do that instead this? If so, we only need a “response” member and the queryId.</w:t>
      </w:r>
    </w:p>
  </w:comment>
  <w:comment w:id="2157" w:author="Michael Smith [2]" w:date="2026-06-11T13:21:00Z" w:initials="MS">
    <w:p w14:paraId="6F0219C8" w14:textId="77777777" w:rsidR="000D71AD" w:rsidRDefault="00624E6B" w:rsidP="000D71AD">
      <w:pPr>
        <w:pStyle w:val="CommentText"/>
      </w:pPr>
      <w:r>
        <w:rPr>
          <w:rStyle w:val="CommentReference"/>
        </w:rPr>
        <w:annotationRef/>
      </w:r>
      <w:r w:rsidR="000D71AD">
        <w:t>Pick up here when Dan and Etienne are on.</w:t>
      </w:r>
    </w:p>
    <w:p w14:paraId="55D7BA8B" w14:textId="77777777" w:rsidR="000D71AD" w:rsidRDefault="000D71AD" w:rsidP="000D71AD">
      <w:pPr>
        <w:pStyle w:val="CommentText"/>
      </w:pPr>
      <w:r>
        <w:t>TODO: group accepted this with some members not present. Review when Dan, Etienne and other SMEs are on the call.</w:t>
      </w:r>
    </w:p>
  </w:comment>
  <w:comment w:id="2261" w:author="Michael Smith [2]" w:date="2026-04-08T10:16:00Z" w:initials="MS">
    <w:p w14:paraId="17F64D87" w14:textId="77777777" w:rsidR="00CC473C" w:rsidRDefault="003B57C8" w:rsidP="00CC473C">
      <w:pPr>
        <w:pStyle w:val="CommentText"/>
      </w:pPr>
      <w:r>
        <w:rPr>
          <w:rStyle w:val="CommentReference"/>
        </w:rPr>
        <w:annotationRef/>
      </w:r>
      <w:r w:rsidR="00CC473C">
        <w:t>Defined in this document. “IRR” was removed from i3 and defined herein as “Irr”. The Service Name is Logging Service.</w:t>
      </w:r>
    </w:p>
  </w:comment>
  <w:comment w:id="2272" w:author="Michael Smith [2]" w:date="2026-04-08T10:26:00Z" w:initials="MS">
    <w:p w14:paraId="4F52029E" w14:textId="7F03EFD2" w:rsidR="00F85435" w:rsidRDefault="00F85435" w:rsidP="00F85435">
      <w:pPr>
        <w:pStyle w:val="CommentText"/>
      </w:pPr>
      <w:r>
        <w:rPr>
          <w:rStyle w:val="CommentReference"/>
        </w:rPr>
        <w:annotationRef/>
      </w:r>
      <w:r>
        <w:t>I removed the participant-stream association from the LogEvent because that is given by the unitId and channel values already included in the PTT metadata object.</w:t>
      </w:r>
    </w:p>
  </w:comment>
  <w:comment w:id="2273" w:author="Michael Smith [2]" w:date="2026-04-08T10:28:00Z" w:initials="MS">
    <w:p w14:paraId="3C4C4EC8" w14:textId="77777777" w:rsidR="00FF5605" w:rsidRDefault="004170CA" w:rsidP="00FF5605">
      <w:pPr>
        <w:pStyle w:val="CommentText"/>
      </w:pPr>
      <w:r>
        <w:rPr>
          <w:rStyle w:val="CommentReference"/>
        </w:rPr>
        <w:annotationRef/>
      </w:r>
      <w:r w:rsidR="00FF5605">
        <w:t>TODO: double check this. Make sure the siprec session is clearly linked to the metadata that describes it!</w:t>
      </w:r>
    </w:p>
  </w:comment>
  <w:comment w:id="2279" w:author="Michael Smith [2]" w:date="2026-04-08T10:45:00Z" w:initials="MS">
    <w:p w14:paraId="44566596" w14:textId="77777777" w:rsidR="00E06CF9" w:rsidRDefault="00EC4B5C" w:rsidP="00E06CF9">
      <w:pPr>
        <w:pStyle w:val="CommentText"/>
      </w:pPr>
      <w:r>
        <w:rPr>
          <w:rStyle w:val="CommentReference"/>
        </w:rPr>
        <w:annotationRef/>
      </w:r>
      <w:r w:rsidR="00E06CF9">
        <w:t>This is the metadata session_id of a CS within the RS. Keep it.</w:t>
      </w:r>
    </w:p>
    <w:p w14:paraId="6E5C0204" w14:textId="77777777" w:rsidR="00E06CF9" w:rsidRDefault="00E06CF9" w:rsidP="00E06CF9">
      <w:pPr>
        <w:pStyle w:val="CommentText"/>
      </w:pPr>
      <w:r>
        <w:t>TODO: add the SIPREC Call-Id to associate this with the SIPREC session</w:t>
      </w:r>
    </w:p>
  </w:comment>
  <w:comment w:id="2280" w:author="Michael Smith [2]" w:date="2026-04-08T10:58:00Z" w:initials="MS">
    <w:p w14:paraId="647E3AF6" w14:textId="01153C52" w:rsidR="00D201CC" w:rsidRDefault="00D201CC" w:rsidP="00D201CC">
      <w:pPr>
        <w:pStyle w:val="CommentText"/>
      </w:pPr>
      <w:r>
        <w:rPr>
          <w:rStyle w:val="CommentReference"/>
        </w:rPr>
        <w:annotationRef/>
      </w:r>
      <w:r>
        <w:t>Should I add participant-stream association back? Would it be useful in any case? Does it provide any info not already covered by unitId and channel?</w:t>
      </w:r>
    </w:p>
  </w:comment>
  <w:comment w:id="2303" w:author="Sandy Dyre" w:date="2026-03-20T13:54:00Z" w:initials="SD">
    <w:p w14:paraId="6FE3B37E" w14:textId="27775D88" w:rsidR="00F17356" w:rsidRDefault="00F17356" w:rsidP="00F17356">
      <w:pPr>
        <w:pStyle w:val="CommentText"/>
      </w:pPr>
      <w:r>
        <w:rPr>
          <w:rStyle w:val="CommentReference"/>
        </w:rPr>
        <w:annotationRef/>
      </w:r>
      <w:r>
        <w:t>Please complete.</w:t>
      </w:r>
    </w:p>
  </w:comment>
  <w:comment w:id="2310" w:author="Michael Smith [2]" w:date="2026-04-08T15:09:00Z" w:initials="MS">
    <w:p w14:paraId="15C913F0" w14:textId="77777777" w:rsidR="00635875" w:rsidRDefault="00635875" w:rsidP="005148EA">
      <w:pPr>
        <w:pStyle w:val="CommentText"/>
      </w:pPr>
      <w:r>
        <w:rPr>
          <w:rStyle w:val="CommentReference"/>
        </w:rPr>
        <w:annotationRef/>
      </w:r>
      <w:r>
        <w:t>What other subregistries do we have to create?</w:t>
      </w:r>
    </w:p>
  </w:comment>
  <w:comment w:id="2319" w:author="Michael Smith [2]" w:date="2026-03-25T15:52:00Z" w:initials="MS">
    <w:p w14:paraId="7940A9B9" w14:textId="77777777" w:rsidR="001B52F8" w:rsidRDefault="00AB20D6" w:rsidP="001B52F8">
      <w:pPr>
        <w:pStyle w:val="CommentText"/>
      </w:pPr>
      <w:r>
        <w:rPr>
          <w:rStyle w:val="CommentReference"/>
        </w:rPr>
        <w:annotationRef/>
      </w:r>
      <w:r w:rsidR="001B52F8">
        <w:rPr>
          <w:highlight w:val="yellow"/>
        </w:rPr>
        <w:t>Replace with actual document URI when known</w:t>
      </w:r>
      <w:r w:rsidR="001B52F8">
        <w:t>.</w:t>
      </w:r>
    </w:p>
  </w:comment>
  <w:comment w:id="2325" w:author="Michael Smith [2]" w:date="2026-04-16T14:49:00Z" w:initials="MS">
    <w:p w14:paraId="251A4567" w14:textId="77777777" w:rsidR="00067DE7" w:rsidRDefault="00067DE7" w:rsidP="00067DE7">
      <w:pPr>
        <w:pStyle w:val="CommentText"/>
      </w:pPr>
      <w:r>
        <w:rPr>
          <w:rStyle w:val="CommentReference"/>
        </w:rPr>
        <w:annotationRef/>
      </w:r>
      <w:r>
        <w:t>Is this name ok for the Service Name?</w:t>
      </w:r>
    </w:p>
  </w:comment>
  <w:comment w:id="2329" w:author="Michael Smith [2]" w:date="2026-04-09T12:51:00Z" w:initials="MS">
    <w:p w14:paraId="524B0CA4" w14:textId="77777777" w:rsidR="009A4FB4" w:rsidRDefault="009A4FB4" w:rsidP="009A4FB4">
      <w:pPr>
        <w:pStyle w:val="CommentText"/>
      </w:pPr>
      <w:r>
        <w:rPr>
          <w:rStyle w:val="CommentReference"/>
        </w:rPr>
        <w:annotationRef/>
      </w:r>
      <w:r>
        <w:t>Add our interface names, ask i3 to remove their policy type and interface name</w:t>
      </w:r>
    </w:p>
  </w:comment>
  <w:comment w:id="2336" w:author="Michael Smith [2]" w:date="2026-04-02T14:53:00Z" w:initials="MS">
    <w:p w14:paraId="412E1062" w14:textId="77777777" w:rsidR="008929D6" w:rsidRDefault="008929D6" w:rsidP="008929D6">
      <w:pPr>
        <w:pStyle w:val="CommentText"/>
      </w:pPr>
      <w:r>
        <w:rPr>
          <w:rStyle w:val="CommentReference"/>
        </w:rPr>
        <w:annotationRef/>
      </w:r>
      <w:r>
        <w:t>From STA-010 section 3.3.1 Policy Store Web Service:</w:t>
      </w:r>
    </w:p>
    <w:p w14:paraId="1F37442A" w14:textId="77777777" w:rsidR="008929D6" w:rsidRDefault="008929D6" w:rsidP="008929D6">
      <w:pPr>
        <w:pStyle w:val="CommentText"/>
      </w:pPr>
      <w:r>
        <w:t>“Policies are identified by the policy type, the identity of the agency that owns the policy and, for Policy Routing Rules, a policyQueueName or an Id.”’</w:t>
      </w:r>
    </w:p>
    <w:p w14:paraId="263EBA74" w14:textId="77777777" w:rsidR="008929D6" w:rsidRDefault="008929D6" w:rsidP="008929D6">
      <w:pPr>
        <w:pStyle w:val="CommentText"/>
      </w:pPr>
      <w:r>
        <w:t>From 3.3.1.2 Policies:</w:t>
      </w:r>
    </w:p>
    <w:p w14:paraId="4F83BAA6" w14:textId="77777777" w:rsidR="008929D6" w:rsidRDefault="008929D6" w:rsidP="008929D6">
      <w:pPr>
        <w:pStyle w:val="CommentText"/>
      </w:pPr>
      <w:r>
        <w:t>“Policy Types come from the Policy Type Registry (section 10.33) and consist of service names (which are policies that describe the access rights for the service), and types specified by this document or other NENA standards.”</w:t>
      </w:r>
    </w:p>
  </w:comment>
  <w:comment w:id="2338" w:author="Michael Smith [2]" w:date="2026-04-08T14:53:00Z" w:initials="MS">
    <w:p w14:paraId="13A48531" w14:textId="77777777" w:rsidR="008929D6" w:rsidRDefault="008929D6" w:rsidP="00477832">
      <w:pPr>
        <w:pStyle w:val="CommentText"/>
      </w:pPr>
      <w:r>
        <w:rPr>
          <w:rStyle w:val="CommentReference"/>
        </w:rPr>
        <w:annotationRef/>
      </w:r>
      <w:r>
        <w:t>Conveyance didn’t specify a Policy Type for EIDO Conveyance. Also no Interface Names. We need both.</w:t>
      </w:r>
    </w:p>
  </w:comment>
  <w:comment w:id="2339" w:author="Michael Smith [2]" w:date="2026-04-09T13:00:00Z" w:initials="MS">
    <w:p w14:paraId="1D6A31FC" w14:textId="77777777" w:rsidR="00317677" w:rsidRDefault="00887680" w:rsidP="00317677">
      <w:pPr>
        <w:pStyle w:val="CommentText"/>
      </w:pPr>
      <w:r>
        <w:rPr>
          <w:rStyle w:val="CommentReference"/>
        </w:rPr>
        <w:annotationRef/>
      </w:r>
      <w:r w:rsidR="00317677">
        <w:t>I will ask Brandon/CRM whether to ask Conveyance to reconvene to add Interface Names for individual conveyance interfaces (see list in IHFE policy section).</w:t>
      </w:r>
    </w:p>
  </w:comment>
  <w:comment w:id="2351" w:author="Michael Smith [2]" w:date="2026-04-16T14:58:00Z" w:initials="MS">
    <w:p w14:paraId="003EC4BD" w14:textId="77777777" w:rsidR="006018A9" w:rsidRDefault="006018A9" w:rsidP="006018A9">
      <w:pPr>
        <w:pStyle w:val="CommentText"/>
      </w:pPr>
      <w:r>
        <w:rPr>
          <w:rStyle w:val="CommentReference"/>
        </w:rPr>
        <w:annotationRef/>
      </w:r>
      <w:r>
        <w:t>Read current i3 draft Policy specs. Brian/Suresh say that you can have an Interface policy AND a Service Policy. Check that it works.</w:t>
      </w:r>
    </w:p>
  </w:comment>
  <w:comment w:id="2385" w:author="Sandy Dyre" w:date="2026-03-19T14:55:00Z" w:initials="SD">
    <w:p w14:paraId="5E7B95DB" w14:textId="7A787215" w:rsidR="0011531D" w:rsidRDefault="0011531D" w:rsidP="0011531D">
      <w:pPr>
        <w:pStyle w:val="CommentText"/>
      </w:pPr>
      <w:r>
        <w:rPr>
          <w:rStyle w:val="CommentReference"/>
        </w:rPr>
        <w:annotationRef/>
      </w:r>
      <w:r>
        <w:t>Needs to be completed.</w:t>
      </w:r>
    </w:p>
  </w:comment>
  <w:comment w:id="2386" w:author="Michael Smith [2]" w:date="2026-04-08T15:24:00Z" w:initials="MS">
    <w:p w14:paraId="5D4DA681" w14:textId="77777777" w:rsidR="00DE4D98" w:rsidRDefault="00DE4D98" w:rsidP="00DE4D98">
      <w:pPr>
        <w:pStyle w:val="CommentText"/>
      </w:pPr>
      <w:r>
        <w:rPr>
          <w:rStyle w:val="CommentReference"/>
        </w:rPr>
        <w:annotationRef/>
      </w:r>
      <w:r>
        <w:t>TODO:</w:t>
      </w:r>
    </w:p>
  </w:comment>
  <w:comment w:id="2430" w:author="Sandy Dyre" w:date="2026-03-19T15:06:00Z" w:initials="SD">
    <w:p w14:paraId="0E59D631" w14:textId="77777777" w:rsidR="00BA0412" w:rsidRDefault="00BA0412" w:rsidP="00BA0412">
      <w:pPr>
        <w:pStyle w:val="CommentText"/>
      </w:pPr>
      <w:r>
        <w:rPr>
          <w:rStyle w:val="CommentReference"/>
        </w:rPr>
        <w:annotationRef/>
      </w:r>
      <w:r>
        <w:t>There are two ways to manage future work items. Based on what existed in the document, I chose the table option below. You can choose to remove the table and use the other method instead. If the table is retained, the other method wording can be deleted.</w:t>
      </w:r>
    </w:p>
  </w:comment>
  <w:comment w:id="2493" w:author="Sandy Dyre" w:date="2026-03-19T15:05:00Z" w:initials="SD">
    <w:p w14:paraId="3E9FB818" w14:textId="77777777" w:rsidR="00BA0412" w:rsidRDefault="00BA0412" w:rsidP="00BA0412">
      <w:pPr>
        <w:pStyle w:val="CommentText"/>
      </w:pPr>
      <w:r>
        <w:rPr>
          <w:rStyle w:val="CommentReference"/>
        </w:rPr>
        <w:annotationRef/>
      </w:r>
      <w:r>
        <w:t>Please complete the Recommended Assignment.</w:t>
      </w:r>
    </w:p>
  </w:comment>
  <w:comment w:id="2554" w:author="Sandy Dyre" w:date="2026-03-19T15:21:00Z" w:initials="SD">
    <w:p w14:paraId="518BEAB8" w14:textId="77777777" w:rsidR="002E4FF1" w:rsidRDefault="002E4FF1" w:rsidP="002E4FF1">
      <w:pPr>
        <w:pStyle w:val="CommentText"/>
      </w:pPr>
      <w:r>
        <w:rPr>
          <w:rStyle w:val="CommentReference"/>
        </w:rPr>
        <w:annotationRef/>
      </w:r>
      <w:r>
        <w:t>Michael’s comment couldn’t be copied over. It stated:</w:t>
      </w:r>
    </w:p>
    <w:p w14:paraId="7FB86C35" w14:textId="77777777" w:rsidR="002E4FF1" w:rsidRDefault="002E4FF1" w:rsidP="002E4FF1">
      <w:pPr>
        <w:pStyle w:val="CommentText"/>
      </w:pPr>
    </w:p>
    <w:p w14:paraId="611C2583" w14:textId="77777777" w:rsidR="002E4FF1" w:rsidRDefault="002E4FF1" w:rsidP="002E4FF1">
      <w:pPr>
        <w:pStyle w:val="CommentText"/>
      </w:pPr>
      <w:r>
        <w:t>April 18, 2024 at 10:01 AM</w:t>
      </w:r>
    </w:p>
    <w:p w14:paraId="635D758A" w14:textId="77777777" w:rsidR="002E4FF1" w:rsidRDefault="002E4FF1" w:rsidP="002E4FF1">
      <w:pPr>
        <w:pStyle w:val="CommentText"/>
      </w:pPr>
      <w:r>
        <w:t>Ask i3 if they will add this term in 3.1</w:t>
      </w:r>
    </w:p>
  </w:comment>
  <w:comment w:id="2558" w:author="Sandy Dyre" w:date="2026-03-19T15:23:00Z" w:initials="SD">
    <w:p w14:paraId="365728D0" w14:textId="77777777" w:rsidR="007E568A" w:rsidRDefault="007E568A" w:rsidP="007E568A">
      <w:pPr>
        <w:pStyle w:val="CommentText"/>
      </w:pPr>
      <w:r>
        <w:rPr>
          <w:rStyle w:val="CommentReference"/>
        </w:rPr>
        <w:annotationRef/>
      </w:r>
      <w:r>
        <w:t>Michael’s comment couldn’t be copied over. It stated:</w:t>
      </w:r>
    </w:p>
    <w:p w14:paraId="48C572BA" w14:textId="77777777" w:rsidR="007E568A" w:rsidRDefault="007E568A" w:rsidP="007E568A">
      <w:pPr>
        <w:pStyle w:val="CommentText"/>
      </w:pPr>
    </w:p>
    <w:p w14:paraId="59CF2821" w14:textId="77777777" w:rsidR="007E568A" w:rsidRDefault="007E568A" w:rsidP="007E568A">
      <w:pPr>
        <w:pStyle w:val="CommentText"/>
      </w:pPr>
      <w:r>
        <w:t>April 18, 2024 at 10:07 AM</w:t>
      </w:r>
    </w:p>
    <w:p w14:paraId="50549D6E" w14:textId="77777777" w:rsidR="007E568A" w:rsidRDefault="007E568A" w:rsidP="007E568A">
      <w:pPr>
        <w:pStyle w:val="CommentText"/>
      </w:pPr>
      <w:r>
        <w:t>Ask i3 if they will add this term in 3.1</w:t>
      </w:r>
    </w:p>
  </w:comment>
  <w:comment w:id="2565" w:author="Michael Smith" w:date="2024-04-15T14:10:00Z" w:initials="MLS">
    <w:p w14:paraId="1119B98D" w14:textId="77777777" w:rsidR="007E568A" w:rsidRDefault="007E568A">
      <w:pPr>
        <w:pStyle w:val="CommentText"/>
        <w:rPr>
          <w:rFonts w:ascii="Tahoma" w:hAnsi="Tahoma"/>
          <w:kern w:val="28"/>
        </w:rPr>
      </w:pPr>
      <w:r>
        <w:rPr>
          <w:rStyle w:val="CommentReference"/>
        </w:rPr>
        <w:annotationRef/>
      </w:r>
      <w:r>
        <w:t>Says PSAP in our text.</w:t>
      </w:r>
    </w:p>
  </w:comment>
  <w:comment w:id="2570" w:author="Sandy Dyre" w:date="2026-03-19T15:26:00Z" w:initials="SD">
    <w:p w14:paraId="6598CC2D" w14:textId="77777777" w:rsidR="00C60408" w:rsidRDefault="00C60408" w:rsidP="00C60408">
      <w:pPr>
        <w:pStyle w:val="CommentText"/>
      </w:pPr>
      <w:r>
        <w:rPr>
          <w:rStyle w:val="CommentReference"/>
        </w:rPr>
        <w:annotationRef/>
      </w:r>
      <w:r>
        <w:t>Michael’s comment couldn’t be copied over. It stated:</w:t>
      </w:r>
    </w:p>
    <w:p w14:paraId="31DDD77B" w14:textId="77777777" w:rsidR="00C60408" w:rsidRDefault="00C60408" w:rsidP="00C60408">
      <w:pPr>
        <w:pStyle w:val="CommentText"/>
      </w:pPr>
    </w:p>
    <w:p w14:paraId="26A04A33" w14:textId="77777777" w:rsidR="00C60408" w:rsidRDefault="00C60408" w:rsidP="00C60408">
      <w:pPr>
        <w:pStyle w:val="CommentText"/>
      </w:pPr>
      <w:r>
        <w:t>April 18, 2024 at 10:08 AM</w:t>
      </w:r>
    </w:p>
    <w:p w14:paraId="5A3C8358" w14:textId="77777777" w:rsidR="00C60408" w:rsidRDefault="00C60408" w:rsidP="00C60408">
      <w:pPr>
        <w:pStyle w:val="CommentText"/>
      </w:pPr>
      <w:r>
        <w:t>Ask i3 if they will add this term in 3.1</w:t>
      </w:r>
    </w:p>
  </w:comment>
  <w:comment w:id="2578" w:author="Michael Smith" w:date="2024-04-18T13:09:00Z" w:initials="MLS">
    <w:p w14:paraId="18C7B2A3" w14:textId="77777777" w:rsidR="00C60408" w:rsidRDefault="00C60408">
      <w:pPr>
        <w:pStyle w:val="CommentText"/>
        <w:rPr>
          <w:rFonts w:ascii="Tahoma" w:hAnsi="Tahoma"/>
          <w:kern w:val="28"/>
        </w:rPr>
      </w:pPr>
      <w:r>
        <w:rPr>
          <w:rStyle w:val="CommentReference"/>
        </w:rPr>
        <w:annotationRef/>
      </w:r>
      <w:r>
        <w:t>Ask i3 if they will add this term in 3.1</w:t>
      </w:r>
    </w:p>
  </w:comment>
  <w:comment w:id="2596" w:author="Michael Smith [2]" w:date="2026-04-20T12:40:00Z" w:initials="MS">
    <w:p w14:paraId="491D652C" w14:textId="77777777" w:rsidR="00AA7412" w:rsidRDefault="00AA7412" w:rsidP="00AA7412">
      <w:pPr>
        <w:pStyle w:val="CommentText"/>
      </w:pPr>
      <w:r>
        <w:rPr>
          <w:rStyle w:val="CommentReference"/>
        </w:rPr>
        <w:annotationRef/>
      </w:r>
      <w:r>
        <w:t>TODO: change this to whatever we end up with after others make edits on the list.</w:t>
      </w:r>
    </w:p>
  </w:comment>
  <w:comment w:id="2625" w:author="Michael Smith [2]" w:date="2026-04-17T13:23:00Z" w:initials="MS">
    <w:p w14:paraId="53F24EB9" w14:textId="77777777" w:rsidR="00562649" w:rsidRDefault="00144A94" w:rsidP="00562649">
      <w:pPr>
        <w:pStyle w:val="CommentText"/>
      </w:pPr>
      <w:r>
        <w:rPr>
          <w:rStyle w:val="CommentReference"/>
        </w:rPr>
        <w:annotationRef/>
      </w:r>
      <w:r w:rsidR="00562649">
        <w:t>NOTE: EIDO-JSON v1.1 is adding this term without these two internal references; remove them so our definition is the same as theirs. We’ll ask the glossary to also add this term as a related term to Callback Call.</w:t>
      </w:r>
    </w:p>
  </w:comment>
  <w:comment w:id="2629" w:author="Michael Smith" w:date="2024-04-18T13:37:00Z" w:initials="MLS">
    <w:p w14:paraId="0289BE5C" w14:textId="3E61C441" w:rsidR="00C60408" w:rsidRDefault="00C60408">
      <w:pPr>
        <w:pStyle w:val="CommentText"/>
        <w:rPr>
          <w:rFonts w:ascii="Tahoma" w:hAnsi="Tahoma"/>
          <w:kern w:val="28"/>
        </w:rPr>
      </w:pPr>
      <w:r>
        <w:rPr>
          <w:rStyle w:val="CommentReference"/>
        </w:rPr>
        <w:annotationRef/>
      </w:r>
      <w:r>
        <w:t>Ask i3 if they will add to 3.1</w:t>
      </w:r>
    </w:p>
  </w:comment>
  <w:comment w:id="2645" w:author="Sandy Dyre" w:date="2026-03-19T15:33:00Z" w:initials="SD">
    <w:p w14:paraId="6C65BCA7" w14:textId="77777777" w:rsidR="00DE484F" w:rsidRDefault="00DE484F" w:rsidP="00DE484F">
      <w:pPr>
        <w:pStyle w:val="CommentText"/>
      </w:pPr>
      <w:r>
        <w:rPr>
          <w:rStyle w:val="CommentReference"/>
        </w:rPr>
        <w:annotationRef/>
      </w:r>
      <w:r>
        <w:t>Is Add correct?</w:t>
      </w:r>
    </w:p>
  </w:comment>
  <w:comment w:id="2647" w:author="Sandy Dyre" w:date="2026-03-19T15:36:00Z" w:initials="SD">
    <w:p w14:paraId="4884809D" w14:textId="77777777" w:rsidR="00644C8F" w:rsidRDefault="00644C8F" w:rsidP="00644C8F">
      <w:pPr>
        <w:pStyle w:val="CommentText"/>
      </w:pPr>
      <w:r>
        <w:rPr>
          <w:rStyle w:val="CommentReference"/>
        </w:rPr>
        <w:annotationRef/>
      </w:r>
      <w:r>
        <w:t>Michael’s comment couldn’t be copied over. It stated:</w:t>
      </w:r>
    </w:p>
    <w:p w14:paraId="1E46DFD4" w14:textId="77777777" w:rsidR="00644C8F" w:rsidRDefault="00644C8F" w:rsidP="00644C8F">
      <w:pPr>
        <w:pStyle w:val="CommentText"/>
      </w:pPr>
    </w:p>
    <w:p w14:paraId="200584DC" w14:textId="77777777" w:rsidR="00644C8F" w:rsidRDefault="00644C8F" w:rsidP="00644C8F">
      <w:pPr>
        <w:pStyle w:val="CommentText"/>
      </w:pPr>
      <w:r>
        <w:t>April 18, 2024 at 10:47 AM</w:t>
      </w:r>
    </w:p>
    <w:p w14:paraId="29EA07C9" w14:textId="77777777" w:rsidR="00644C8F" w:rsidRDefault="00644C8F" w:rsidP="00644C8F">
      <w:pPr>
        <w:pStyle w:val="CommentText"/>
      </w:pPr>
      <w:r>
        <w:t>Ask i3 if they will add this term in 3.1</w:t>
      </w:r>
    </w:p>
  </w:comment>
  <w:comment w:id="2648" w:author="Sandy Dyre" w:date="2026-03-19T15:41:00Z" w:initials="SD">
    <w:p w14:paraId="49A9D386" w14:textId="77777777" w:rsidR="00236607" w:rsidRDefault="00236607" w:rsidP="00236607">
      <w:pPr>
        <w:pStyle w:val="CommentText"/>
      </w:pPr>
      <w:r>
        <w:rPr>
          <w:rStyle w:val="CommentReference"/>
        </w:rPr>
        <w:annotationRef/>
      </w:r>
      <w:r>
        <w:t>Michael’s comment couldn’t be copied over. It stated:</w:t>
      </w:r>
    </w:p>
    <w:p w14:paraId="1324900D" w14:textId="77777777" w:rsidR="00236607" w:rsidRDefault="00236607" w:rsidP="00236607">
      <w:pPr>
        <w:pStyle w:val="CommentText"/>
      </w:pPr>
    </w:p>
    <w:p w14:paraId="7CB70A6D" w14:textId="77777777" w:rsidR="00236607" w:rsidRDefault="00236607" w:rsidP="00236607">
      <w:pPr>
        <w:pStyle w:val="CommentText"/>
      </w:pPr>
      <w:r>
        <w:t>April 18, 2024 at 11:06M</w:t>
      </w:r>
    </w:p>
    <w:p w14:paraId="7B78921E" w14:textId="77777777" w:rsidR="00236607" w:rsidRDefault="00236607" w:rsidP="00236607">
      <w:pPr>
        <w:pStyle w:val="CommentText"/>
      </w:pPr>
      <w:r>
        <w:t>Ask i3 if they will add this term in 3.1</w:t>
      </w:r>
    </w:p>
  </w:comment>
  <w:comment w:id="2666" w:author="Michael Smith" w:date="2024-04-24T13:55:00Z" w:initials="MLS">
    <w:p w14:paraId="13D04AF8" w14:textId="77777777" w:rsidR="009558BB" w:rsidRDefault="009558BB">
      <w:pPr>
        <w:pStyle w:val="CommentText"/>
        <w:rPr>
          <w:rFonts w:ascii="Tahoma" w:hAnsi="Tahoma"/>
          <w:kern w:val="28"/>
        </w:rPr>
      </w:pPr>
      <w:r>
        <w:rPr>
          <w:rStyle w:val="CommentReference"/>
        </w:rPr>
        <w:annotationRef/>
      </w:r>
      <w:r>
        <w:t>Ask i3 if they will add this</w:t>
      </w:r>
    </w:p>
  </w:comment>
  <w:comment w:id="2672" w:author="Michael Smith" w:date="2024-04-24T13:55:00Z" w:initials="MLS">
    <w:p w14:paraId="4248EB51" w14:textId="77777777" w:rsidR="009558BB" w:rsidRDefault="009558BB">
      <w:pPr>
        <w:pStyle w:val="CommentText"/>
        <w:rPr>
          <w:rFonts w:ascii="Tahoma" w:hAnsi="Tahoma"/>
          <w:kern w:val="28"/>
        </w:rPr>
      </w:pPr>
      <w:r>
        <w:rPr>
          <w:rStyle w:val="CommentReference"/>
        </w:rPr>
        <w:annotationRef/>
      </w:r>
      <w:r>
        <w:t>Ask i3 if they will add this</w:t>
      </w:r>
    </w:p>
  </w:comment>
  <w:comment w:id="2691" w:author="Michael Smith" w:date="2024-04-24T13:58:00Z" w:initials="MLS">
    <w:p w14:paraId="255F1054" w14:textId="77777777" w:rsidR="004243C7" w:rsidRDefault="00A611C1" w:rsidP="004243C7">
      <w:pPr>
        <w:pStyle w:val="CommentText"/>
      </w:pPr>
      <w:r>
        <w:rPr>
          <w:rStyle w:val="CommentReference"/>
        </w:rPr>
        <w:annotationRef/>
      </w:r>
      <w:r w:rsidR="004243C7">
        <w:t>Ask i3 if they will add NAT. They use it more than we do.</w:t>
      </w:r>
    </w:p>
  </w:comment>
  <w:comment w:id="2699" w:author="Michael Smith" w:date="2024-04-15T15:51:00Z" w:initials="MLS">
    <w:p w14:paraId="44235665" w14:textId="3E4BB00A" w:rsidR="00654B80" w:rsidRDefault="00654B80">
      <w:pPr>
        <w:pStyle w:val="CommentText"/>
        <w:rPr>
          <w:rFonts w:ascii="Tahoma" w:hAnsi="Tahoma"/>
          <w:kern w:val="28"/>
        </w:rPr>
      </w:pPr>
      <w:r>
        <w:rPr>
          <w:rStyle w:val="CommentReference"/>
        </w:rPr>
        <w:annotationRef/>
      </w:r>
      <w:r>
        <w:t>Ask i3 if they will add this</w:t>
      </w:r>
    </w:p>
  </w:comment>
  <w:comment w:id="2705" w:author="Michael Smith" w:date="2025-02-24T15:45:00Z" w:initials="MLS">
    <w:p w14:paraId="1CF93CC9" w14:textId="77777777" w:rsidR="0098453B" w:rsidRDefault="0098453B">
      <w:pPr>
        <w:pStyle w:val="CommentText"/>
        <w:rPr>
          <w:rFonts w:ascii="Tahoma" w:hAnsi="Tahoma"/>
          <w:kern w:val="28"/>
        </w:rPr>
      </w:pPr>
      <w:r>
        <w:rPr>
          <w:rStyle w:val="CommentReference"/>
        </w:rPr>
        <w:annotationRef/>
      </w:r>
      <w:r>
        <w:t>i3 should add this, but hasn’t.</w:t>
      </w:r>
    </w:p>
  </w:comment>
  <w:comment w:id="2710" w:author="Michael Smith" w:date="2024-04-24T14:00:00Z" w:initials="MLS">
    <w:p w14:paraId="7DFA1542" w14:textId="77777777" w:rsidR="0098453B" w:rsidRDefault="0098453B">
      <w:pPr>
        <w:pStyle w:val="CommentText"/>
        <w:rPr>
          <w:rFonts w:ascii="Tahoma" w:hAnsi="Tahoma"/>
          <w:kern w:val="28"/>
        </w:rPr>
      </w:pPr>
      <w:r>
        <w:rPr>
          <w:rStyle w:val="CommentReference"/>
        </w:rPr>
        <w:annotationRef/>
      </w:r>
      <w:r>
        <w:t>Ask i3 if they will add this</w:t>
      </w:r>
    </w:p>
  </w:comment>
  <w:comment w:id="2715" w:author="Michael Smith" w:date="2024-04-24T14:01:00Z" w:initials="MLS">
    <w:p w14:paraId="3107210B" w14:textId="77777777" w:rsidR="007C2F9D" w:rsidRDefault="007C2F9D">
      <w:pPr>
        <w:pStyle w:val="CommentText"/>
        <w:rPr>
          <w:rFonts w:ascii="Tahoma" w:hAnsi="Tahoma"/>
          <w:kern w:val="28"/>
        </w:rPr>
      </w:pPr>
      <w:r>
        <w:rPr>
          <w:rStyle w:val="CommentReference"/>
        </w:rPr>
        <w:annotationRef/>
      </w:r>
      <w:r>
        <w:t>Ask i3 if they will add this</w:t>
      </w:r>
    </w:p>
  </w:comment>
  <w:comment w:id="2719" w:author="Michael Smith" w:date="2024-04-24T14:46:00Z" w:initials="MLS">
    <w:p w14:paraId="2C9531E6" w14:textId="77777777" w:rsidR="007C2F9D" w:rsidRDefault="007C2F9D">
      <w:pPr>
        <w:pStyle w:val="CommentText"/>
        <w:rPr>
          <w:rFonts w:ascii="Tahoma" w:hAnsi="Tahoma"/>
          <w:kern w:val="28"/>
        </w:rPr>
      </w:pPr>
      <w:r>
        <w:rPr>
          <w:rStyle w:val="CommentReference"/>
        </w:rPr>
        <w:annotationRef/>
      </w:r>
      <w:r>
        <w:t>Ask i3 if they will add this</w:t>
      </w:r>
    </w:p>
  </w:comment>
  <w:comment w:id="2737" w:author="Michael Smith" w:date="2024-04-17T14:32:00Z" w:initials="MLS">
    <w:p w14:paraId="7BEF1A4E" w14:textId="77777777" w:rsidR="00C827F7" w:rsidRDefault="00C827F7">
      <w:pPr>
        <w:pStyle w:val="CommentText"/>
        <w:rPr>
          <w:rFonts w:ascii="Tahoma" w:hAnsi="Tahoma"/>
          <w:kern w:val="28"/>
        </w:rPr>
      </w:pPr>
      <w:r>
        <w:rPr>
          <w:rStyle w:val="CommentReference"/>
        </w:rPr>
        <w:annotationRef/>
      </w:r>
      <w:r>
        <w:t>Ask i3 if they will add this.</w:t>
      </w:r>
    </w:p>
  </w:comment>
  <w:comment w:id="2755" w:author="Michael Smith" w:date="2024-05-09T13:15:00Z" w:initials="MLS">
    <w:p w14:paraId="26DD8B2C" w14:textId="77777777" w:rsidR="00C827F7" w:rsidRDefault="00C827F7">
      <w:pPr>
        <w:pStyle w:val="CommentText"/>
        <w:rPr>
          <w:rFonts w:ascii="Tahoma" w:hAnsi="Tahoma"/>
          <w:kern w:val="28"/>
        </w:rPr>
      </w:pPr>
      <w:r>
        <w:rPr>
          <w:rStyle w:val="CommentReference"/>
        </w:rPr>
        <w:annotationRef/>
      </w:r>
      <w:r>
        <w:t>Ask i3 if they will add this.</w:t>
      </w:r>
    </w:p>
  </w:comment>
  <w:comment w:id="2771" w:author="Sandy Dyre" w:date="2026-03-20T11:26:00Z" w:initials="SD">
    <w:p w14:paraId="43CB9BCB" w14:textId="77777777" w:rsidR="00C4168A" w:rsidRDefault="00C4168A" w:rsidP="00C4168A">
      <w:pPr>
        <w:pStyle w:val="CommentText"/>
      </w:pPr>
      <w:r>
        <w:rPr>
          <w:rStyle w:val="CommentReference"/>
        </w:rPr>
        <w:annotationRef/>
      </w:r>
      <w:r>
        <w:t>Please update.</w:t>
      </w:r>
    </w:p>
  </w:comment>
  <w:comment w:id="2894" w:author="Michael Smith [2]" w:date="2025-11-04T16:54:00Z" w:initials="MS">
    <w:p w14:paraId="57CE09D8" w14:textId="77777777" w:rsidR="00C4168A" w:rsidRDefault="00C4168A">
      <w:pPr>
        <w:pStyle w:val="CommentText"/>
      </w:pPr>
      <w:r>
        <w:rPr>
          <w:rStyle w:val="CommentReference"/>
        </w:rPr>
        <w:annotationRef/>
      </w:r>
      <w:r>
        <w:t xml:space="preserve">TODO: This </w:t>
      </w:r>
      <w:r>
        <w:rPr>
          <w:i/>
          <w:iCs/>
        </w:rPr>
        <w:t>was</w:t>
      </w:r>
      <w:r>
        <w:t xml:space="preserve"> referenced in a footnote that referred to “Media”; the footnote was deleted. RFC 4479 defines &lt;device&gt;, which we don’t currently use, but maybe we should - it allows you to specify a unique deviceID. Section 7.1 in 4479 gives an example. Should we be using &lt;device&gt; in our PIDF? Our &lt;FE&gt; element defines the device </w:t>
      </w:r>
      <w:r>
        <w:rPr>
          <w:i/>
          <w:iCs/>
        </w:rPr>
        <w:t>type</w:t>
      </w:r>
      <w:r>
        <w:t>, not the user’s specific device. Discuss.</w:t>
      </w:r>
    </w:p>
  </w:comment>
  <w:comment w:id="2936" w:author="Michael Smith [2]" w:date="2025-12-04T14:52:00Z" w:initials="MS">
    <w:p w14:paraId="45146A54" w14:textId="77777777" w:rsidR="00C4168A" w:rsidRDefault="00C4168A">
      <w:pPr>
        <w:pStyle w:val="CommentText"/>
      </w:pPr>
      <w:r>
        <w:rPr>
          <w:rStyle w:val="CommentReference"/>
        </w:rPr>
        <w:annotationRef/>
      </w:r>
      <w:r>
        <w:t>TODO: This example will have to be edited to agree with whatever i3 adopts for XACML policies. Brian has proposed standardizing the attribute types for interfaces, subject IDs, and data items. He also proposed that 3.1 specifies XACML 3.0 as OPTIONAL and states that 2.0 will be deprecated in a future revision. Should the PSAP specify XACML 3.0, period? PSAPs and NGCS operators won’t be using each others policies. NG PSAP and i3v4 will be published at different times.</w:t>
      </w:r>
    </w:p>
  </w:comment>
  <w:comment w:id="2983" w:author="Michael Smith [2]" w:date="2025-11-20T13:17:00Z" w:initials="MS">
    <w:p w14:paraId="1253690B" w14:textId="77777777" w:rsidR="00311391" w:rsidRDefault="00311391">
      <w:pPr>
        <w:pStyle w:val="CommentText"/>
      </w:pPr>
      <w:r>
        <w:rPr>
          <w:rStyle w:val="CommentReference"/>
        </w:rPr>
        <w:annotationRef/>
      </w:r>
      <w:r>
        <w:t>policyType?</w:t>
      </w:r>
    </w:p>
  </w:comment>
  <w:comment w:id="3067" w:author="Michael Smith [2]" w:date="2026-06-17T23:18:00Z" w:initials="MS">
    <w:p w14:paraId="448F7799" w14:textId="77777777" w:rsidR="004D0590" w:rsidRDefault="004D0590" w:rsidP="004D0590">
      <w:pPr>
        <w:pStyle w:val="CommentText"/>
      </w:pPr>
      <w:r>
        <w:rPr>
          <w:rStyle w:val="CommentReference"/>
        </w:rPr>
        <w:annotationRef/>
      </w:r>
      <w:r>
        <w:t>See xacml 1.0 7.8. Hierarchical resources - it specifies how a PEP should interpret data items with children. I think we need to add urn:oasis:names:tc:xacml:1.0:resource:scope attribute to what Brian specified in his contribution email. See:</w:t>
      </w:r>
    </w:p>
    <w:p w14:paraId="3FAA42C5" w14:textId="77777777" w:rsidR="004D0590" w:rsidRDefault="004D0590" w:rsidP="004D0590">
      <w:pPr>
        <w:pStyle w:val="CommentText"/>
      </w:pPr>
      <w:hyperlink r:id="rId2" w:history="1">
        <w:r w:rsidRPr="00C237F2">
          <w:rPr>
            <w:rStyle w:val="Hyperlink"/>
          </w:rPr>
          <w:t>oasis-xacml-1.0.pdf</w:t>
        </w:r>
      </w:hyperlink>
      <w:r>
        <w:t xml:space="preserve"> </w:t>
      </w:r>
    </w:p>
  </w:comment>
  <w:comment w:id="3423" w:author="Sandy Dyre" w:date="2026-03-20T12:44:00Z" w:initials="SD">
    <w:p w14:paraId="57B2C16F" w14:textId="77777777" w:rsidR="00CD2692" w:rsidRDefault="00CD2692" w:rsidP="00CD2692">
      <w:pPr>
        <w:pStyle w:val="CommentText"/>
      </w:pPr>
      <w:r>
        <w:rPr>
          <w:rStyle w:val="CommentReference"/>
        </w:rPr>
        <w:annotationRef/>
      </w:r>
      <w:r>
        <w:t>Please review the coding below. It looks like it may have shifted and I’m unsure if this is a concern.</w:t>
      </w:r>
    </w:p>
  </w:comment>
  <w:comment w:id="3424" w:author="Michael Smith [2]" w:date="2026-04-14T12:24:00Z" w:initials="MS">
    <w:p w14:paraId="20D0034F" w14:textId="77777777" w:rsidR="00F136D8" w:rsidRDefault="00005B82" w:rsidP="00F136D8">
      <w:pPr>
        <w:pStyle w:val="CommentText"/>
      </w:pPr>
      <w:r>
        <w:rPr>
          <w:rStyle w:val="CommentReference"/>
        </w:rPr>
        <w:annotationRef/>
      </w:r>
      <w:r w:rsidR="00F136D8">
        <w:t>TODO: change this yaml back to two spaces per tab.</w:t>
      </w:r>
    </w:p>
  </w:comment>
  <w:comment w:id="3425" w:author="Michael Smith [2]" w:date="2025-12-16T15:48:00Z" w:initials="MS">
    <w:p w14:paraId="638D9F30" w14:textId="77777777" w:rsidR="009B17A0" w:rsidRDefault="009B17A0" w:rsidP="009B17A0">
      <w:pPr>
        <w:pStyle w:val="CommentText"/>
      </w:pPr>
      <w:r>
        <w:rPr>
          <w:rStyle w:val="CommentReference"/>
        </w:rPr>
        <w:annotationRef/>
      </w:r>
      <w:r>
        <w:t>TODO: How do we refer to CallHandling activityState as opposed to PttSystemServices activityState? I think we want to be able to do that by specifying something like this:</w:t>
      </w:r>
    </w:p>
    <w:p w14:paraId="4B20DCF6" w14:textId="77777777" w:rsidR="009B17A0" w:rsidRDefault="009B17A0" w:rsidP="009B17A0">
      <w:pPr>
        <w:pStyle w:val="CommentText"/>
      </w:pPr>
      <w:r>
        <w:rPr>
          <w:highlight w:val="yellow"/>
        </w:rPr>
        <w:t>PresenceServer~SIMPLEpresence.presence.tuple.status.activityState.CallHandling</w:t>
      </w:r>
    </w:p>
    <w:p w14:paraId="46C9B21E" w14:textId="77777777" w:rsidR="009B17A0" w:rsidRDefault="009B17A0" w:rsidP="009B17A0">
      <w:pPr>
        <w:pStyle w:val="CommentText"/>
      </w:pPr>
      <w:r>
        <w:t>See the example in the DRM section.</w:t>
      </w:r>
    </w:p>
  </w:comment>
  <w:comment w:id="3426" w:author="Michael Smith [2]" w:date="2025-10-29T18:06:00Z" w:initials="MS">
    <w:p w14:paraId="3F2A38FC" w14:textId="77777777" w:rsidR="00CF5388" w:rsidRDefault="00CF5388">
      <w:pPr>
        <w:pStyle w:val="CommentText"/>
      </w:pPr>
      <w:r>
        <w:rPr>
          <w:rStyle w:val="CommentReference"/>
        </w:rPr>
        <w:annotationRef/>
      </w:r>
      <w:r>
        <w:t>“Lunch” is customarily used to denote any meal break in existing agent state implementations.</w:t>
      </w:r>
    </w:p>
  </w:comment>
  <w:comment w:id="3429" w:author="Sandy Dyre" w:date="2026-03-17T15:32:00Z" w:initials="SD">
    <w:p w14:paraId="71DA6FC0" w14:textId="77777777" w:rsidR="00CD2692" w:rsidRDefault="00CD2692" w:rsidP="00CD2692">
      <w:pPr>
        <w:pStyle w:val="CommentText"/>
      </w:pPr>
      <w:r>
        <w:rPr>
          <w:rStyle w:val="CommentReference"/>
        </w:rPr>
        <w:annotationRef/>
      </w:r>
      <w:r>
        <w:t>Table name okay?</w:t>
      </w:r>
    </w:p>
  </w:comment>
  <w:comment w:id="3438" w:author="Sandy Dyre" w:date="2026-03-24T13:12:00Z" w:initials="SD">
    <w:p w14:paraId="397AB70C" w14:textId="77777777" w:rsidR="00EB3502" w:rsidRDefault="00EB3502" w:rsidP="00EB3502">
      <w:pPr>
        <w:pStyle w:val="CommentText"/>
      </w:pPr>
      <w:r>
        <w:rPr>
          <w:rStyle w:val="CommentReference"/>
        </w:rPr>
        <w:annotationRef/>
      </w:r>
      <w:r>
        <w:t>Delete prior to WG Approval Ballot.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E75EE7" w15:done="0"/>
  <w15:commentEx w15:paraId="0AE2F027" w15:done="0"/>
  <w15:commentEx w15:paraId="6569A7CC" w15:done="0"/>
  <w15:commentEx w15:paraId="67EC2FEB" w15:done="0"/>
  <w15:commentEx w15:paraId="1FCE7D86" w15:done="0"/>
  <w15:commentEx w15:paraId="1E3EB3BD" w15:done="0"/>
  <w15:commentEx w15:paraId="4D5F1F9A" w15:paraIdParent="1E3EB3BD" w15:done="0"/>
  <w15:commentEx w15:paraId="2168F751" w15:done="0"/>
  <w15:commentEx w15:paraId="06976D99" w15:done="0"/>
  <w15:commentEx w15:paraId="7F1ADC1F" w15:done="0"/>
  <w15:commentEx w15:paraId="6372C280" w15:done="0"/>
  <w15:commentEx w15:paraId="0191ED9F" w15:paraIdParent="6372C280" w15:done="0"/>
  <w15:commentEx w15:paraId="1EBF8440" w15:done="0"/>
  <w15:commentEx w15:paraId="1DE12A1B" w15:done="0"/>
  <w15:commentEx w15:paraId="774CBC81" w15:done="0"/>
  <w15:commentEx w15:paraId="66A1A72F" w15:done="0"/>
  <w15:commentEx w15:paraId="3E4454B3" w15:done="0"/>
  <w15:commentEx w15:paraId="570D1BD3" w15:paraIdParent="3E4454B3" w15:done="0"/>
  <w15:commentEx w15:paraId="75CDA3C4" w15:done="0"/>
  <w15:commentEx w15:paraId="4E7ADF48" w15:paraIdParent="75CDA3C4" w15:done="0"/>
  <w15:commentEx w15:paraId="17042863" w15:done="0"/>
  <w15:commentEx w15:paraId="6940F83E" w15:done="0"/>
  <w15:commentEx w15:paraId="5533146E" w15:done="0"/>
  <w15:commentEx w15:paraId="444ABE25" w15:done="0"/>
  <w15:commentEx w15:paraId="688D024A" w15:done="0"/>
  <w15:commentEx w15:paraId="7B227F7E" w15:done="0"/>
  <w15:commentEx w15:paraId="7581F11E" w15:paraIdParent="7B227F7E" w15:done="0"/>
  <w15:commentEx w15:paraId="361D0E1A" w15:done="0"/>
  <w15:commentEx w15:paraId="162B20F0" w15:done="0"/>
  <w15:commentEx w15:paraId="42F1C604" w15:done="0"/>
  <w15:commentEx w15:paraId="6333239E" w15:done="0"/>
  <w15:commentEx w15:paraId="2DDF2A0C" w15:paraIdParent="6333239E" w15:done="0"/>
  <w15:commentEx w15:paraId="748887B6" w15:done="0"/>
  <w15:commentEx w15:paraId="69278663" w15:done="0"/>
  <w15:commentEx w15:paraId="6D0E8082" w15:done="0"/>
  <w15:commentEx w15:paraId="4C4C912A" w15:paraIdParent="6D0E8082" w15:done="0"/>
  <w15:commentEx w15:paraId="68E98C35" w15:done="0"/>
  <w15:commentEx w15:paraId="0D896BED" w15:done="0"/>
  <w15:commentEx w15:paraId="7F7F917F" w15:done="1"/>
  <w15:commentEx w15:paraId="5BFDC1A0" w15:done="0"/>
  <w15:commentEx w15:paraId="71EF4EF9" w15:done="0"/>
  <w15:commentEx w15:paraId="04B5A70A" w15:paraIdParent="71EF4EF9" w15:done="0"/>
  <w15:commentEx w15:paraId="4CDF4817" w15:done="0"/>
  <w15:commentEx w15:paraId="3D443653" w15:done="0"/>
  <w15:commentEx w15:paraId="2A19BCDB" w15:done="0"/>
  <w15:commentEx w15:paraId="57548F38" w15:done="0"/>
  <w15:commentEx w15:paraId="0492322A" w15:done="0"/>
  <w15:commentEx w15:paraId="53F26AFB" w15:done="0"/>
  <w15:commentEx w15:paraId="7CA73224" w15:done="0"/>
  <w15:commentEx w15:paraId="353B902E" w15:paraIdParent="7CA73224" w15:done="0"/>
  <w15:commentEx w15:paraId="49170D5A" w15:done="0"/>
  <w15:commentEx w15:paraId="76797454" w15:done="0"/>
  <w15:commentEx w15:paraId="2C70A91C" w15:paraIdParent="76797454" w15:done="0"/>
  <w15:commentEx w15:paraId="117DDC20" w15:done="0"/>
  <w15:commentEx w15:paraId="791474E7" w15:done="0"/>
  <w15:commentEx w15:paraId="20D5CB0A" w15:paraIdParent="791474E7" w15:done="0"/>
  <w15:commentEx w15:paraId="44DB01B2" w15:paraIdParent="791474E7" w15:done="0"/>
  <w15:commentEx w15:paraId="20DCD2F2" w15:done="0"/>
  <w15:commentEx w15:paraId="52955A1E" w15:paraIdParent="20DCD2F2" w15:done="0"/>
  <w15:commentEx w15:paraId="46AF0053" w15:done="0"/>
  <w15:commentEx w15:paraId="42AC384F" w15:paraIdParent="46AF0053" w15:done="0"/>
  <w15:commentEx w15:paraId="63F90577" w15:done="0"/>
  <w15:commentEx w15:paraId="63538D1B" w15:paraIdParent="63F90577" w15:done="0"/>
  <w15:commentEx w15:paraId="17592DB6" w15:done="0"/>
  <w15:commentEx w15:paraId="533B5DFB" w15:done="0"/>
  <w15:commentEx w15:paraId="27914F3C" w15:done="0"/>
  <w15:commentEx w15:paraId="0C997D9A" w15:done="0"/>
  <w15:commentEx w15:paraId="77743763" w15:done="0"/>
  <w15:commentEx w15:paraId="407DC4E1" w15:done="0"/>
  <w15:commentEx w15:paraId="33F6C594" w15:done="0"/>
  <w15:commentEx w15:paraId="1D069071" w15:done="0"/>
  <w15:commentEx w15:paraId="1FDFF214" w15:done="0"/>
  <w15:commentEx w15:paraId="6D56B77D" w15:done="0"/>
  <w15:commentEx w15:paraId="32CA2887" w15:paraIdParent="6D56B77D" w15:done="0"/>
  <w15:commentEx w15:paraId="10818F19" w15:done="0"/>
  <w15:commentEx w15:paraId="555B7392" w15:done="0"/>
  <w15:commentEx w15:paraId="306D7870" w15:done="0"/>
  <w15:commentEx w15:paraId="72B236B4" w15:paraIdParent="306D7870" w15:done="0"/>
  <w15:commentEx w15:paraId="39E98550" w15:done="0"/>
  <w15:commentEx w15:paraId="4EAC1385" w15:done="0"/>
  <w15:commentEx w15:paraId="3A75BDC4" w15:done="0"/>
  <w15:commentEx w15:paraId="51FDE9FC" w15:paraIdParent="3A75BDC4" w15:done="0"/>
  <w15:commentEx w15:paraId="150643F6" w15:done="0"/>
  <w15:commentEx w15:paraId="2C69FEEC" w15:paraIdParent="150643F6" w15:done="0"/>
  <w15:commentEx w15:paraId="7965734E" w15:paraIdParent="150643F6" w15:done="0"/>
  <w15:commentEx w15:paraId="440573CB" w15:done="0"/>
  <w15:commentEx w15:paraId="20380159" w15:done="0"/>
  <w15:commentEx w15:paraId="1F987B91" w15:paraIdParent="20380159" w15:done="0"/>
  <w15:commentEx w15:paraId="37C9210C" w15:done="0"/>
  <w15:commentEx w15:paraId="3A05AC1E" w15:paraIdParent="37C9210C" w15:done="0"/>
  <w15:commentEx w15:paraId="12868FE9" w15:done="0"/>
  <w15:commentEx w15:paraId="4F4B8BBA" w15:paraIdParent="12868FE9" w15:done="0"/>
  <w15:commentEx w15:paraId="203C2D3F" w15:paraIdParent="12868FE9" w15:done="0"/>
  <w15:commentEx w15:paraId="3FA09916" w15:done="0"/>
  <w15:commentEx w15:paraId="0F1DBA9C" w15:paraIdParent="3FA09916" w15:done="0"/>
  <w15:commentEx w15:paraId="028CAF71" w15:done="0"/>
  <w15:commentEx w15:paraId="6A334170" w15:done="0"/>
  <w15:commentEx w15:paraId="4B625927" w15:paraIdParent="6A334170" w15:done="0"/>
  <w15:commentEx w15:paraId="17031A7E" w15:done="0"/>
  <w15:commentEx w15:paraId="6D1C07C5" w15:done="0"/>
  <w15:commentEx w15:paraId="67631304" w15:done="0"/>
  <w15:commentEx w15:paraId="5EDD636F" w15:paraIdParent="67631304" w15:done="0"/>
  <w15:commentEx w15:paraId="6E3C7123" w15:done="0"/>
  <w15:commentEx w15:paraId="1FCD476C" w15:done="0"/>
  <w15:commentEx w15:paraId="2139CFE1" w15:done="0"/>
  <w15:commentEx w15:paraId="41E8B5D1" w15:done="0"/>
  <w15:commentEx w15:paraId="1793ECEB" w15:paraIdParent="41E8B5D1" w15:done="0"/>
  <w15:commentEx w15:paraId="20F4AC9E" w15:done="0"/>
  <w15:commentEx w15:paraId="658EFA8B" w15:done="0"/>
  <w15:commentEx w15:paraId="392E9BD6" w15:done="0"/>
  <w15:commentEx w15:paraId="4C1D2573" w15:done="0"/>
  <w15:commentEx w15:paraId="15329C46" w15:paraIdParent="4C1D2573" w15:done="0"/>
  <w15:commentEx w15:paraId="51A1E7B2" w15:done="0"/>
  <w15:commentEx w15:paraId="4B426F54" w15:done="0"/>
  <w15:commentEx w15:paraId="4EB5D749" w15:done="0"/>
  <w15:commentEx w15:paraId="3110E955" w15:done="0"/>
  <w15:commentEx w15:paraId="70D4253D" w15:paraIdParent="3110E955" w15:done="0"/>
  <w15:commentEx w15:paraId="15A57A51" w15:done="0"/>
  <w15:commentEx w15:paraId="0852314C" w15:done="0"/>
  <w15:commentEx w15:paraId="5439E91B" w15:done="0"/>
  <w15:commentEx w15:paraId="4CB08900" w15:paraIdParent="5439E91B" w15:done="0"/>
  <w15:commentEx w15:paraId="2B8496D3" w15:done="0"/>
  <w15:commentEx w15:paraId="189ADD9E" w15:paraIdParent="2B8496D3" w15:done="0"/>
  <w15:commentEx w15:paraId="0834BC63" w15:paraIdParent="2B8496D3" w15:done="0"/>
  <w15:commentEx w15:paraId="6A2BC81A" w15:done="0"/>
  <w15:commentEx w15:paraId="2CA878BE" w15:done="0"/>
  <w15:commentEx w15:paraId="562CEF0F" w15:done="0"/>
  <w15:commentEx w15:paraId="14DBEAB8" w15:done="0"/>
  <w15:commentEx w15:paraId="45630545" w15:done="0"/>
  <w15:commentEx w15:paraId="02CE14CB" w15:done="0"/>
  <w15:commentEx w15:paraId="3700525D" w15:paraIdParent="02CE14CB" w15:done="0"/>
  <w15:commentEx w15:paraId="2264907B" w15:done="0"/>
  <w15:commentEx w15:paraId="07078F3C" w15:paraIdParent="2264907B" w15:done="0"/>
  <w15:commentEx w15:paraId="480EAE63" w15:done="0"/>
  <w15:commentEx w15:paraId="7644F1A4" w15:paraIdParent="480EAE63" w15:done="0"/>
  <w15:commentEx w15:paraId="4DF70D13" w15:done="0"/>
  <w15:commentEx w15:paraId="19BD6C58" w15:done="0"/>
  <w15:commentEx w15:paraId="12F228AA" w15:paraIdParent="19BD6C58" w15:done="0"/>
  <w15:commentEx w15:paraId="6F0EBA2D" w15:done="0"/>
  <w15:commentEx w15:paraId="230947EF" w15:done="0"/>
  <w15:commentEx w15:paraId="361971C5" w15:paraIdParent="230947EF" w15:done="0"/>
  <w15:commentEx w15:paraId="092E5329" w15:done="0"/>
  <w15:commentEx w15:paraId="5138EF09" w15:done="0"/>
  <w15:commentEx w15:paraId="10370D61" w15:done="0"/>
  <w15:commentEx w15:paraId="2B09054D" w15:done="0"/>
  <w15:commentEx w15:paraId="141D2441" w15:done="0"/>
  <w15:commentEx w15:paraId="3D049DD1" w15:done="0"/>
  <w15:commentEx w15:paraId="75272A59" w15:done="0"/>
  <w15:commentEx w15:paraId="1592300A" w15:paraIdParent="75272A59" w15:done="0"/>
  <w15:commentEx w15:paraId="2449B731" w15:done="0"/>
  <w15:commentEx w15:paraId="3B05982F" w15:done="0"/>
  <w15:commentEx w15:paraId="60AC248E" w15:done="0"/>
  <w15:commentEx w15:paraId="19FCCE81" w15:done="0"/>
  <w15:commentEx w15:paraId="7B8DBB44" w15:paraIdParent="19FCCE81" w15:done="0"/>
  <w15:commentEx w15:paraId="77CD15B3" w15:paraIdParent="19FCCE81" w15:done="0"/>
  <w15:commentEx w15:paraId="3D8C064D" w15:done="0"/>
  <w15:commentEx w15:paraId="1F0A037B" w15:paraIdParent="3D8C064D" w15:done="0"/>
  <w15:commentEx w15:paraId="1E18F2AD" w15:done="0"/>
  <w15:commentEx w15:paraId="0A27FC3C" w15:paraIdParent="1E18F2AD" w15:done="0"/>
  <w15:commentEx w15:paraId="66B6B9AD" w15:done="0"/>
  <w15:commentEx w15:paraId="2D03AFF9" w15:paraIdParent="66B6B9AD" w15:done="0"/>
  <w15:commentEx w15:paraId="29917230" w15:done="0"/>
  <w15:commentEx w15:paraId="69C49EB7" w15:paraIdParent="29917230" w15:done="0"/>
  <w15:commentEx w15:paraId="650F675B" w15:done="0"/>
  <w15:commentEx w15:paraId="2FD78A3C" w15:done="0"/>
  <w15:commentEx w15:paraId="4C0CAE77" w15:paraIdParent="2FD78A3C" w15:done="0"/>
  <w15:commentEx w15:paraId="754529D4" w15:paraIdParent="2FD78A3C" w15:done="0"/>
  <w15:commentEx w15:paraId="3F5D8907" w15:done="0"/>
  <w15:commentEx w15:paraId="7CB3F48E" w15:done="0"/>
  <w15:commentEx w15:paraId="4FA0ED6D" w15:done="0"/>
  <w15:commentEx w15:paraId="6E8797E0" w15:paraIdParent="4FA0ED6D" w15:done="0"/>
  <w15:commentEx w15:paraId="5F1BE8F2" w15:done="0"/>
  <w15:commentEx w15:paraId="294623C3" w15:paraIdParent="5F1BE8F2" w15:done="0"/>
  <w15:commentEx w15:paraId="127D7A5F" w15:done="0"/>
  <w15:commentEx w15:paraId="1D5A90F1" w15:done="0"/>
  <w15:commentEx w15:paraId="1C6AC514" w15:done="0"/>
  <w15:commentEx w15:paraId="05756C7E" w15:done="0"/>
  <w15:commentEx w15:paraId="04CFC5CA" w15:done="0"/>
  <w15:commentEx w15:paraId="31E389B6" w15:done="0"/>
  <w15:commentEx w15:paraId="2B42DEF1" w15:done="0"/>
  <w15:commentEx w15:paraId="0A137323" w15:done="0"/>
  <w15:commentEx w15:paraId="7B6437EA" w15:done="0"/>
  <w15:commentEx w15:paraId="1240338D" w15:done="0"/>
  <w15:commentEx w15:paraId="3C8F4EDF" w15:paraIdParent="1240338D" w15:done="0"/>
  <w15:commentEx w15:paraId="32DE51D7" w15:done="0"/>
  <w15:commentEx w15:paraId="7CF90199" w15:paraIdParent="32DE51D7" w15:done="0"/>
  <w15:commentEx w15:paraId="64B4EE32" w15:done="0"/>
  <w15:commentEx w15:paraId="2323D611" w15:paraIdParent="64B4EE32" w15:done="0"/>
  <w15:commentEx w15:paraId="55D7BA8B" w15:paraIdParent="64B4EE32" w15:done="0"/>
  <w15:commentEx w15:paraId="17F64D87" w15:done="0"/>
  <w15:commentEx w15:paraId="4F52029E" w15:done="0"/>
  <w15:commentEx w15:paraId="3C4C4EC8" w15:paraIdParent="4F52029E" w15:done="0"/>
  <w15:commentEx w15:paraId="6E5C0204" w15:done="0"/>
  <w15:commentEx w15:paraId="647E3AF6" w15:paraIdParent="6E5C0204" w15:done="0"/>
  <w15:commentEx w15:paraId="6FE3B37E" w15:done="0"/>
  <w15:commentEx w15:paraId="15C913F0" w15:done="0"/>
  <w15:commentEx w15:paraId="7940A9B9" w15:done="0"/>
  <w15:commentEx w15:paraId="251A4567" w15:done="0"/>
  <w15:commentEx w15:paraId="524B0CA4" w15:done="0"/>
  <w15:commentEx w15:paraId="4F83BAA6" w15:done="0"/>
  <w15:commentEx w15:paraId="13A48531" w15:done="0"/>
  <w15:commentEx w15:paraId="1D6A31FC" w15:paraIdParent="13A48531" w15:done="0"/>
  <w15:commentEx w15:paraId="003EC4BD" w15:done="0"/>
  <w15:commentEx w15:paraId="5E7B95DB" w15:done="0"/>
  <w15:commentEx w15:paraId="5D4DA681" w15:paraIdParent="5E7B95DB" w15:done="0"/>
  <w15:commentEx w15:paraId="0E59D631" w15:done="0"/>
  <w15:commentEx w15:paraId="3E9FB818" w15:done="0"/>
  <w15:commentEx w15:paraId="635D758A" w15:done="0"/>
  <w15:commentEx w15:paraId="50549D6E" w15:done="0"/>
  <w15:commentEx w15:paraId="1119B98D" w15:done="0"/>
  <w15:commentEx w15:paraId="5A3C8358" w15:done="0"/>
  <w15:commentEx w15:paraId="18C7B2A3" w15:done="0"/>
  <w15:commentEx w15:paraId="491D652C" w15:done="0"/>
  <w15:commentEx w15:paraId="53F24EB9" w15:done="0"/>
  <w15:commentEx w15:paraId="0289BE5C" w15:done="0"/>
  <w15:commentEx w15:paraId="6C65BCA7" w15:done="0"/>
  <w15:commentEx w15:paraId="29EA07C9" w15:done="0"/>
  <w15:commentEx w15:paraId="7B78921E" w15:done="0"/>
  <w15:commentEx w15:paraId="13D04AF8" w15:done="0"/>
  <w15:commentEx w15:paraId="4248EB51" w15:done="0"/>
  <w15:commentEx w15:paraId="255F1054" w15:done="0"/>
  <w15:commentEx w15:paraId="44235665" w15:done="0"/>
  <w15:commentEx w15:paraId="1CF93CC9" w15:done="0"/>
  <w15:commentEx w15:paraId="7DFA1542" w15:done="0"/>
  <w15:commentEx w15:paraId="3107210B" w15:done="0"/>
  <w15:commentEx w15:paraId="2C9531E6" w15:done="0"/>
  <w15:commentEx w15:paraId="7BEF1A4E" w15:done="0"/>
  <w15:commentEx w15:paraId="26DD8B2C" w15:done="0"/>
  <w15:commentEx w15:paraId="43CB9BCB" w15:done="0"/>
  <w15:commentEx w15:paraId="57CE09D8" w15:done="0"/>
  <w15:commentEx w15:paraId="45146A54" w15:done="0"/>
  <w15:commentEx w15:paraId="1253690B" w15:done="0"/>
  <w15:commentEx w15:paraId="3FAA42C5" w15:done="0"/>
  <w15:commentEx w15:paraId="57B2C16F" w15:done="0"/>
  <w15:commentEx w15:paraId="20D0034F" w15:paraIdParent="57B2C16F" w15:done="0"/>
  <w15:commentEx w15:paraId="46C9B21E" w15:done="0"/>
  <w15:commentEx w15:paraId="3F2A38FC" w15:done="0"/>
  <w15:commentEx w15:paraId="71DA6FC0" w15:done="0"/>
  <w15:commentEx w15:paraId="397AB7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7D4FA3" w16cex:dateUtc="2025-03-13T17:01:00Z"/>
  <w16cex:commentExtensible w16cex:durableId="58A8D1B9" w16cex:dateUtc="2026-03-17T20:53:00Z"/>
  <w16cex:commentExtensible w16cex:durableId="561280F3" w16cex:dateUtc="2024-08-01T17:57:00Z"/>
  <w16cex:commentExtensible w16cex:durableId="492D8A5A" w16cex:dateUtc="2026-03-30T15:40:00Z"/>
  <w16cex:commentExtensible w16cex:durableId="176E8348" w16cex:dateUtc="2026-05-05T16:34:00Z"/>
  <w16cex:commentExtensible w16cex:durableId="3A5F8740" w16cex:dateUtc="2024-10-24T17:09:00Z"/>
  <w16cex:commentExtensible w16cex:durableId="5AFB2E48" w16cex:dateUtc="2026-03-26T19:08:00Z"/>
  <w16cex:commentExtensible w16cex:durableId="5C17AFD3" w16cex:dateUtc="2026-03-04T18:04:00Z"/>
  <w16cex:commentExtensible w16cex:durableId="47CEAEC8" w16cex:dateUtc="2026-01-08T19:36:00Z"/>
  <w16cex:commentExtensible w16cex:durableId="25406E4D" w16cex:dateUtc="2025-03-10T18:52:00Z"/>
  <w16cex:commentExtensible w16cex:durableId="6508BC20" w16cex:dateUtc="2026-05-26T18:36:00Z"/>
  <w16cex:commentExtensible w16cex:durableId="7D14DD5E" w16cex:dateUtc="2026-06-11T17:46:00Z"/>
  <w16cex:commentExtensible w16cex:durableId="584FBEE4" w16cex:dateUtc="2026-05-27T12:54:00Z"/>
  <w16cex:commentExtensible w16cex:durableId="20590CCE" w16cex:dateUtc="2025-11-05T17:09:00Z"/>
  <w16cex:commentExtensible w16cex:durableId="4F639FFC" w16cex:dateUtc="2024-12-19T17:32:00Z"/>
  <w16cex:commentExtensible w16cex:durableId="4B529112" w16cex:dateUtc="2026-06-18T18:14:00Z"/>
  <w16cex:commentExtensible w16cex:durableId="3EE040FE" w16cex:dateUtc="2026-03-30T19:15:00Z"/>
  <w16cex:commentExtensible w16cex:durableId="3C438B7A" w16cex:dateUtc="2026-04-09T17:23:00Z"/>
  <w16cex:commentExtensible w16cex:durableId="1A9E03B4" w16cex:dateUtc="2026-04-09T17:29:00Z"/>
  <w16cex:commentExtensible w16cex:durableId="7ED07F0D" w16cex:dateUtc="2026-06-11T18:38:00Z"/>
  <w16cex:commentExtensible w16cex:durableId="283EF346" w16cex:dateUtc="2024-07-18T18:00:00Z"/>
  <w16cex:commentExtensible w16cex:durableId="76CBD863" w16cex:dateUtc="2026-04-09T17:55:00Z"/>
  <w16cex:commentExtensible w16cex:durableId="16DFF39E" w16cex:dateUtc="2026-05-14T17:50:00Z"/>
  <w16cex:commentExtensible w16cex:durableId="69E51508" w16cex:dateUtc="2026-04-14T15:51:00Z"/>
  <w16cex:commentExtensible w16cex:durableId="646B5348" w16cex:dateUtc="2026-05-05T19:30:00Z"/>
  <w16cex:commentExtensible w16cex:durableId="7E0E3319" w16cex:dateUtc="2024-10-10T17:55:00Z"/>
  <w16cex:commentExtensible w16cex:durableId="480013AD" w16cex:dateUtc="2025-11-20T18:14:00Z"/>
  <w16cex:commentExtensible w16cex:durableId="6BE50CCB" w16cex:dateUtc="2026-03-30T19:18:00Z"/>
  <w16cex:commentExtensible w16cex:durableId="22CC03DE" w16cex:dateUtc="2025-11-20T18:58:00Z"/>
  <w16cex:commentExtensible w16cex:durableId="3DB1738F" w16cex:dateUtc="2025-11-20T18:13:00Z"/>
  <w16cex:commentExtensible w16cex:durableId="508A1696" w16cex:dateUtc="2025-02-05T16:15:00Z"/>
  <w16cex:commentExtensible w16cex:durableId="779EE879" w16cex:dateUtc="2026-06-16T20:47:00Z"/>
  <w16cex:commentExtensible w16cex:durableId="0BAF0F35" w16cex:dateUtc="2026-02-24T21:53:00Z"/>
  <w16cex:commentExtensible w16cex:durableId="5F119F4C" w16cex:dateUtc="2026-05-27T17:10:00Z"/>
  <w16cex:commentExtensible w16cex:durableId="610BBD6B" w16cex:dateUtc="2026-05-22T17:43:00Z"/>
  <w16cex:commentExtensible w16cex:durableId="28C35DC4" w16cex:dateUtc="2026-06-12T17:31:00Z"/>
  <w16cex:commentExtensible w16cex:durableId="72335F2D" w16cex:dateUtc="2026-04-09T18:08:00Z"/>
  <w16cex:commentExtensible w16cex:durableId="1C683E5A" w16cex:dateUtc="2026-06-03T17:38:00Z"/>
  <w16cex:commentExtensible w16cex:durableId="2FBA337B" w16cex:dateUtc="2025-03-10T20:18:00Z"/>
  <w16cex:commentExtensible w16cex:durableId="03B90A93" w16cex:dateUtc="2026-01-08T18:16:00Z"/>
  <w16cex:commentExtensible w16cex:durableId="3E05954D" w16cex:dateUtc="2025-03-25T20:14:00Z"/>
  <w16cex:commentExtensible w16cex:durableId="0428867B" w16cex:dateUtc="2026-01-22T18:47:00Z"/>
  <w16cex:commentExtensible w16cex:durableId="48DDAD3A" w16cex:dateUtc="2026-06-03T18:06:00Z"/>
  <w16cex:commentExtensible w16cex:durableId="330B63D6" w16cex:dateUtc="2026-05-11T17:28:00Z"/>
  <w16cex:commentExtensible w16cex:durableId="4BD410E1" w16cex:dateUtc="2026-05-08T17:14:00Z"/>
  <w16cex:commentExtensible w16cex:durableId="0ED237E2" w16cex:dateUtc="2026-05-08T17:18:00Z"/>
  <w16cex:commentExtensible w16cex:durableId="5F2DBE3D" w16cex:dateUtc="2025-03-18T19:20:00Z"/>
  <w16cex:commentExtensible w16cex:durableId="503FCD96" w16cex:dateUtc="2026-04-16T17:04:00Z"/>
  <w16cex:commentExtensible w16cex:durableId="1D39ABFC" w16cex:dateUtc="2026-06-23T15:24:00Z"/>
  <w16cex:commentExtensible w16cex:durableId="4A29CCF1" w16cex:dateUtc="2025-07-31T17:34:00Z"/>
  <w16cex:commentExtensible w16cex:durableId="542A7FFF" w16cex:dateUtc="2026-05-07T17:56:00Z"/>
  <w16cex:commentExtensible w16cex:durableId="23A6E3EB" w16cex:dateUtc="2026-06-03T18:13:00Z"/>
  <w16cex:commentExtensible w16cex:durableId="5B043D58" w16cex:dateUtc="2026-03-25T20:19:00Z"/>
  <w16cex:commentExtensible w16cex:durableId="6F36C2FA" w16cex:dateUtc="2026-04-30T17:33:00Z"/>
  <w16cex:commentExtensible w16cex:durableId="6CB4A4B5" w16cex:dateUtc="2026-04-30T17:37:00Z"/>
  <w16cex:commentExtensible w16cex:durableId="7FB16335" w16cex:dateUtc="2026-05-14T16:59:00Z"/>
  <w16cex:commentExtensible w16cex:durableId="3E60991E" w16cex:dateUtc="2026-04-30T17:40:00Z"/>
  <w16cex:commentExtensible w16cex:durableId="34A37F04" w16cex:dateUtc="2026-04-09T17:48:00Z"/>
  <w16cex:commentExtensible w16cex:durableId="1A883602" w16cex:dateUtc="2026-04-30T17:46:00Z"/>
  <w16cex:commentExtensible w16cex:durableId="61BE74C8" w16cex:dateUtc="2026-05-14T17:23:00Z"/>
  <w16cex:commentExtensible w16cex:durableId="78E5A994" w16cex:dateUtc="2026-02-26T18:23:00Z"/>
  <w16cex:commentExtensible w16cex:durableId="157B19DF" w16cex:dateUtc="2026-05-14T17:29:00Z"/>
  <w16cex:commentExtensible w16cex:durableId="636217F7" w16cex:dateUtc="2026-05-20T21:04:00Z"/>
  <w16cex:commentExtensible w16cex:durableId="3EE4607B" w16cex:dateUtc="2026-06-16T20:11:00Z"/>
  <w16cex:commentExtensible w16cex:durableId="54651B78" w16cex:dateUtc="2026-06-16T20:13:00Z"/>
  <w16cex:commentExtensible w16cex:durableId="68E0B73C" w16cex:dateUtc="2026-06-09T18:46:00Z"/>
  <w16cex:commentExtensible w16cex:durableId="70493222" w16cex:dateUtc="2026-06-11T16:49:00Z"/>
  <w16cex:commentExtensible w16cex:durableId="2BB7C170" w16cex:dateUtc="2026-06-09T19:00:00Z"/>
  <w16cex:commentExtensible w16cex:durableId="1200DBCC" w16cex:dateUtc="2026-06-11T17:05:00Z"/>
  <w16cex:commentExtensible w16cex:durableId="7C59C4CE" w16cex:dateUtc="2026-06-09T19:19:00Z"/>
  <w16cex:commentExtensible w16cex:durableId="5BB25E1E" w16cex:dateUtc="2026-05-21T17:29:00Z"/>
  <w16cex:commentExtensible w16cex:durableId="7E0EA912" w16cex:dateUtc="2026-06-09T19:24:00Z"/>
  <w16cex:commentExtensible w16cex:durableId="4F3E5B36" w16cex:dateUtc="2025-04-02T20:14:00Z"/>
  <w16cex:commentExtensible w16cex:durableId="00B84D0A" w16cex:dateUtc="2026-04-16T15:13:00Z"/>
  <w16cex:commentExtensible w16cex:durableId="53B21562" w16cex:dateUtc="2026-05-21T17:39:00Z"/>
  <w16cex:commentExtensible w16cex:durableId="179472F3" w16cex:dateUtc="2026-05-14T21:18:00Z"/>
  <w16cex:commentExtensible w16cex:durableId="383DD3E8" w16cex:dateUtc="2025-06-05T17:35:00Z"/>
  <w16cex:commentExtensible w16cex:durableId="18CA0799" w16cex:dateUtc="2026-05-21T17:46:00Z"/>
  <w16cex:commentExtensible w16cex:durableId="1C5A3DDE" w16cex:dateUtc="2026-05-21T18:04:00Z"/>
  <w16cex:commentExtensible w16cex:durableId="5BC383DB" w16cex:dateUtc="2026-05-28T17:43:00Z"/>
  <w16cex:commentExtensible w16cex:durableId="5EE0D871" w16cex:dateUtc="2026-06-03T20:30:00Z"/>
  <w16cex:commentExtensible w16cex:durableId="0757F949" w16cex:dateUtc="2026-06-10T17:33:00Z"/>
  <w16cex:commentExtensible w16cex:durableId="3A8CE6F1" w16cex:dateUtc="2026-06-11T17:21:00Z"/>
  <w16cex:commentExtensible w16cex:durableId="547F041E" w16cex:dateUtc="2026-04-08T14:16:00Z"/>
  <w16cex:commentExtensible w16cex:durableId="461B829A" w16cex:dateUtc="2026-04-08T14:26:00Z"/>
  <w16cex:commentExtensible w16cex:durableId="51A7D898" w16cex:dateUtc="2026-04-08T14:28:00Z"/>
  <w16cex:commentExtensible w16cex:durableId="36837175" w16cex:dateUtc="2026-04-08T14:45:00Z"/>
  <w16cex:commentExtensible w16cex:durableId="4135FB7A" w16cex:dateUtc="2026-04-08T14:58:00Z"/>
  <w16cex:commentExtensible w16cex:durableId="02C3C2E4" w16cex:dateUtc="2026-03-20T20:54:00Z"/>
  <w16cex:commentExtensible w16cex:durableId="77CD259F" w16cex:dateUtc="2026-04-08T19:09:00Z"/>
  <w16cex:commentExtensible w16cex:durableId="5A7775B0" w16cex:dateUtc="2026-03-25T19:52:00Z"/>
  <w16cex:commentExtensible w16cex:durableId="10230F17" w16cex:dateUtc="2026-04-16T18:49:00Z"/>
  <w16cex:commentExtensible w16cex:durableId="545247D7" w16cex:dateUtc="2026-04-09T16:51:00Z"/>
  <w16cex:commentExtensible w16cex:durableId="5150B540" w16cex:dateUtc="2026-04-02T18:53:00Z"/>
  <w16cex:commentExtensible w16cex:durableId="7154CE1E" w16cex:dateUtc="2026-04-08T18:53:00Z"/>
  <w16cex:commentExtensible w16cex:durableId="32FED973" w16cex:dateUtc="2026-04-09T17:00:00Z"/>
  <w16cex:commentExtensible w16cex:durableId="4042B236" w16cex:dateUtc="2026-04-16T18:58:00Z"/>
  <w16cex:commentExtensible w16cex:durableId="690932BB" w16cex:dateUtc="2026-03-19T21:55:00Z"/>
  <w16cex:commentExtensible w16cex:durableId="4DD82166" w16cex:dateUtc="2026-04-08T19:24:00Z"/>
  <w16cex:commentExtensible w16cex:durableId="1D4B1F07" w16cex:dateUtc="2026-03-19T22:06:00Z"/>
  <w16cex:commentExtensible w16cex:durableId="4A52B1E8" w16cex:dateUtc="2026-03-19T22:05:00Z"/>
  <w16cex:commentExtensible w16cex:durableId="2E817A96" w16cex:dateUtc="2026-03-19T22:21:00Z"/>
  <w16cex:commentExtensible w16cex:durableId="5EE5BEC7" w16cex:dateUtc="2026-03-19T22:23:00Z"/>
  <w16cex:commentExtensible w16cex:durableId="39970F1B" w16cex:dateUtc="2026-03-19T22:22:00Z"/>
  <w16cex:commentExtensible w16cex:durableId="567669CA" w16cex:dateUtc="2026-03-19T22:26:00Z"/>
  <w16cex:commentExtensible w16cex:durableId="2EFCBE09" w16cex:dateUtc="2026-03-19T22:26:00Z"/>
  <w16cex:commentExtensible w16cex:durableId="147D62E7" w16cex:dateUtc="2026-04-20T16:40:00Z"/>
  <w16cex:commentExtensible w16cex:durableId="2EAB7E2F" w16cex:dateUtc="2026-04-17T17:23:00Z"/>
  <w16cex:commentExtensible w16cex:durableId="5B97BF6A" w16cex:dateUtc="2026-03-19T22:30:00Z"/>
  <w16cex:commentExtensible w16cex:durableId="58D347CB" w16cex:dateUtc="2026-03-19T22:33:00Z"/>
  <w16cex:commentExtensible w16cex:durableId="1EF901CB" w16cex:dateUtc="2026-03-19T22:36:00Z"/>
  <w16cex:commentExtensible w16cex:durableId="729087FA" w16cex:dateUtc="2026-03-19T22:41:00Z"/>
  <w16cex:commentExtensible w16cex:durableId="1007625B" w16cex:dateUtc="2026-03-19T22:57:00Z"/>
  <w16cex:commentExtensible w16cex:durableId="55884BBD" w16cex:dateUtc="2026-03-19T22:58:00Z"/>
  <w16cex:commentExtensible w16cex:durableId="61827957" w16cex:dateUtc="2026-03-19T23:02:00Z"/>
  <w16cex:commentExtensible w16cex:durableId="2766F61C" w16cex:dateUtc="2026-03-19T23:04:00Z"/>
  <w16cex:commentExtensible w16cex:durableId="6346552F" w16cex:dateUtc="2026-03-19T23:09:00Z"/>
  <w16cex:commentExtensible w16cex:durableId="182A5C9B" w16cex:dateUtc="2026-03-19T23:09:00Z"/>
  <w16cex:commentExtensible w16cex:durableId="2355A6A1" w16cex:dateUtc="2026-03-19T23:10:00Z"/>
  <w16cex:commentExtensible w16cex:durableId="604D2339" w16cex:dateUtc="2026-03-19T23:10:00Z"/>
  <w16cex:commentExtensible w16cex:durableId="6A560452" w16cex:dateUtc="2026-03-19T23:11:00Z"/>
  <w16cex:commentExtensible w16cex:durableId="0567FDF6" w16cex:dateUtc="2026-03-19T23:11:00Z"/>
  <w16cex:commentExtensible w16cex:durableId="1F194A85" w16cex:dateUtc="2026-03-20T18:26:00Z"/>
  <w16cex:commentExtensible w16cex:durableId="5FF469DC" w16cex:dateUtc="2026-03-20T18:27:00Z"/>
  <w16cex:commentExtensible w16cex:durableId="690A3B81" w16cex:dateUtc="2026-03-20T18:36:00Z"/>
  <w16cex:commentExtensible w16cex:durableId="17972203" w16cex:dateUtc="2026-03-20T18:38:00Z"/>
  <w16cex:commentExtensible w16cex:durableId="176A08E0" w16cex:dateUtc="2026-06-18T03:18:00Z"/>
  <w16cex:commentExtensible w16cex:durableId="4B711EA7" w16cex:dateUtc="2026-03-20T19:44:00Z"/>
  <w16cex:commentExtensible w16cex:durableId="644A187B" w16cex:dateUtc="2026-04-14T16:24:00Z"/>
  <w16cex:commentExtensible w16cex:durableId="2C11BE67" w16cex:dateUtc="2026-03-20T18:46:00Z"/>
  <w16cex:commentExtensible w16cex:durableId="79485481" w16cex:dateUtc="2026-03-20T18:49:00Z"/>
  <w16cex:commentExtensible w16cex:durableId="730F5655" w16cex:dateUtc="2026-03-17T22:32:00Z"/>
  <w16cex:commentExtensible w16cex:durableId="4E96E1FE" w16cex:dateUtc="2026-03-24T20: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E75EE7" w16cid:durableId="7E7D4FA3"/>
  <w16cid:commentId w16cid:paraId="0AE2F027" w16cid:durableId="58A8D1B9"/>
  <w16cid:commentId w16cid:paraId="6569A7CC" w16cid:durableId="561280F3"/>
  <w16cid:commentId w16cid:paraId="67EC2FEB" w16cid:durableId="492D8A5A"/>
  <w16cid:commentId w16cid:paraId="1FCE7D86" w16cid:durableId="176E8348"/>
  <w16cid:commentId w16cid:paraId="1E3EB3BD" w16cid:durableId="3A5F8740"/>
  <w16cid:commentId w16cid:paraId="4D5F1F9A" w16cid:durableId="5AFB2E48"/>
  <w16cid:commentId w16cid:paraId="2168F751" w16cid:durableId="5C17AFD3"/>
  <w16cid:commentId w16cid:paraId="06976D99" w16cid:durableId="47CEAEC8"/>
  <w16cid:commentId w16cid:paraId="7F1ADC1F" w16cid:durableId="25406E4D"/>
  <w16cid:commentId w16cid:paraId="6372C280" w16cid:durableId="6508BC20"/>
  <w16cid:commentId w16cid:paraId="0191ED9F" w16cid:durableId="7D14DD5E"/>
  <w16cid:commentId w16cid:paraId="1EBF8440" w16cid:durableId="584FBEE4"/>
  <w16cid:commentId w16cid:paraId="1DE12A1B" w16cid:durableId="20590CCE"/>
  <w16cid:commentId w16cid:paraId="774CBC81" w16cid:durableId="4F639FFC"/>
  <w16cid:commentId w16cid:paraId="66A1A72F" w16cid:durableId="4B529112"/>
  <w16cid:commentId w16cid:paraId="3E4454B3" w16cid:durableId="3EE040FE"/>
  <w16cid:commentId w16cid:paraId="570D1BD3" w16cid:durableId="3C438B7A"/>
  <w16cid:commentId w16cid:paraId="75CDA3C4" w16cid:durableId="1A9E03B4"/>
  <w16cid:commentId w16cid:paraId="4E7ADF48" w16cid:durableId="7ED07F0D"/>
  <w16cid:commentId w16cid:paraId="17042863" w16cid:durableId="283EF346"/>
  <w16cid:commentId w16cid:paraId="6940F83E" w16cid:durableId="76CBD863"/>
  <w16cid:commentId w16cid:paraId="5533146E" w16cid:durableId="16DFF39E"/>
  <w16cid:commentId w16cid:paraId="444ABE25" w16cid:durableId="69E51508"/>
  <w16cid:commentId w16cid:paraId="688D024A" w16cid:durableId="646B5348"/>
  <w16cid:commentId w16cid:paraId="7B227F7E" w16cid:durableId="7E0E3319"/>
  <w16cid:commentId w16cid:paraId="7581F11E" w16cid:durableId="480013AD"/>
  <w16cid:commentId w16cid:paraId="361D0E1A" w16cid:durableId="6BE50CCB"/>
  <w16cid:commentId w16cid:paraId="162B20F0" w16cid:durableId="22CC03DE"/>
  <w16cid:commentId w16cid:paraId="42F1C604" w16cid:durableId="3DB1738F"/>
  <w16cid:commentId w16cid:paraId="6333239E" w16cid:durableId="508A1696"/>
  <w16cid:commentId w16cid:paraId="2DDF2A0C" w16cid:durableId="779EE879"/>
  <w16cid:commentId w16cid:paraId="748887B6" w16cid:durableId="0BAF0F35"/>
  <w16cid:commentId w16cid:paraId="69278663" w16cid:durableId="5F119F4C"/>
  <w16cid:commentId w16cid:paraId="6D0E8082" w16cid:durableId="610BBD6B"/>
  <w16cid:commentId w16cid:paraId="4C4C912A" w16cid:durableId="28C35DC4"/>
  <w16cid:commentId w16cid:paraId="68E98C35" w16cid:durableId="72335F2D"/>
  <w16cid:commentId w16cid:paraId="0D896BED" w16cid:durableId="1C683E5A"/>
  <w16cid:commentId w16cid:paraId="7F7F917F" w16cid:durableId="2FBA337B"/>
  <w16cid:commentId w16cid:paraId="5BFDC1A0" w16cid:durableId="03B90A93"/>
  <w16cid:commentId w16cid:paraId="71EF4EF9" w16cid:durableId="3E05954D"/>
  <w16cid:commentId w16cid:paraId="04B5A70A" w16cid:durableId="0428867B"/>
  <w16cid:commentId w16cid:paraId="4CDF4817" w16cid:durableId="48DDAD3A"/>
  <w16cid:commentId w16cid:paraId="3D443653" w16cid:durableId="330B63D6"/>
  <w16cid:commentId w16cid:paraId="2A19BCDB" w16cid:durableId="4BD410E1"/>
  <w16cid:commentId w16cid:paraId="57548F38" w16cid:durableId="0ED237E2"/>
  <w16cid:commentId w16cid:paraId="0492322A" w16cid:durableId="5F2DBE3D"/>
  <w16cid:commentId w16cid:paraId="53F26AFB" w16cid:durableId="503FCD96"/>
  <w16cid:commentId w16cid:paraId="7CA73224" w16cid:durableId="285ABD3A"/>
  <w16cid:commentId w16cid:paraId="353B902E" w16cid:durableId="4EDEE272"/>
  <w16cid:commentId w16cid:paraId="49170D5A" w16cid:durableId="2DE3DA61"/>
  <w16cid:commentId w16cid:paraId="76797454" w16cid:durableId="285ABD42"/>
  <w16cid:commentId w16cid:paraId="2C70A91C" w16cid:durableId="24294C4E"/>
  <w16cid:commentId w16cid:paraId="117DDC20" w16cid:durableId="1D39ABFC"/>
  <w16cid:commentId w16cid:paraId="791474E7" w16cid:durableId="285ABD46"/>
  <w16cid:commentId w16cid:paraId="20D5CB0A" w16cid:durableId="5766F7D7"/>
  <w16cid:commentId w16cid:paraId="44DB01B2" w16cid:durableId="4773FF79"/>
  <w16cid:commentId w16cid:paraId="20DCD2F2" w16cid:durableId="285ABD47"/>
  <w16cid:commentId w16cid:paraId="52955A1E" w16cid:durableId="6995385E"/>
  <w16cid:commentId w16cid:paraId="46AF0053" w16cid:durableId="285ABD4E"/>
  <w16cid:commentId w16cid:paraId="42AC384F" w16cid:durableId="33D9410B"/>
  <w16cid:commentId w16cid:paraId="63F90577" w16cid:durableId="285ABD50"/>
  <w16cid:commentId w16cid:paraId="63538D1B" w16cid:durableId="3E71881E"/>
  <w16cid:commentId w16cid:paraId="17592DB6" w16cid:durableId="285ABD51"/>
  <w16cid:commentId w16cid:paraId="533B5DFB" w16cid:durableId="285ABD52"/>
  <w16cid:commentId w16cid:paraId="27914F3C" w16cid:durableId="285ABD53"/>
  <w16cid:commentId w16cid:paraId="0C997D9A" w16cid:durableId="285ABD54"/>
  <w16cid:commentId w16cid:paraId="77743763" w16cid:durableId="3785160C"/>
  <w16cid:commentId w16cid:paraId="407DC4E1" w16cid:durableId="285ABD55"/>
  <w16cid:commentId w16cid:paraId="33F6C594" w16cid:durableId="56CD9785"/>
  <w16cid:commentId w16cid:paraId="1D069071" w16cid:durableId="285ABD5B"/>
  <w16cid:commentId w16cid:paraId="1FDFF214" w16cid:durableId="285ABD5C"/>
  <w16cid:commentId w16cid:paraId="6D56B77D" w16cid:durableId="285ABD61"/>
  <w16cid:commentId w16cid:paraId="32CA2887" w16cid:durableId="2F36CD22"/>
  <w16cid:commentId w16cid:paraId="10818F19" w16cid:durableId="285ABD63"/>
  <w16cid:commentId w16cid:paraId="555B7392" w16cid:durableId="285ABD72"/>
  <w16cid:commentId w16cid:paraId="306D7870" w16cid:durableId="2DE3D8E6"/>
  <w16cid:commentId w16cid:paraId="72B236B4" w16cid:durableId="2DE3D8E5"/>
  <w16cid:commentId w16cid:paraId="39E98550" w16cid:durableId="2DE3D8E4"/>
  <w16cid:commentId w16cid:paraId="4EAC1385" w16cid:durableId="2DE3D8E3"/>
  <w16cid:commentId w16cid:paraId="3A75BDC4" w16cid:durableId="2DE3D8E2"/>
  <w16cid:commentId w16cid:paraId="51FDE9FC" w16cid:durableId="2DE3D8E1"/>
  <w16cid:commentId w16cid:paraId="150643F6" w16cid:durableId="2DE3D8E0"/>
  <w16cid:commentId w16cid:paraId="2C69FEEC" w16cid:durableId="2DE3D8DF"/>
  <w16cid:commentId w16cid:paraId="7965734E" w16cid:durableId="2DE3D8DE"/>
  <w16cid:commentId w16cid:paraId="440573CB" w16cid:durableId="2DE3D8DD"/>
  <w16cid:commentId w16cid:paraId="20380159" w16cid:durableId="3E19FCC1"/>
  <w16cid:commentId w16cid:paraId="1F987B91" w16cid:durableId="098C2334"/>
  <w16cid:commentId w16cid:paraId="37C9210C" w16cid:durableId="285ABD78"/>
  <w16cid:commentId w16cid:paraId="3A05AC1E" w16cid:durableId="1878F1E5"/>
  <w16cid:commentId w16cid:paraId="12868FE9" w16cid:durableId="091B1FED"/>
  <w16cid:commentId w16cid:paraId="4F4B8BBA" w16cid:durableId="24AF7317"/>
  <w16cid:commentId w16cid:paraId="203C2D3F" w16cid:durableId="0AEE9849"/>
  <w16cid:commentId w16cid:paraId="3FA09916" w16cid:durableId="285ABD7A"/>
  <w16cid:commentId w16cid:paraId="0F1DBA9C" w16cid:durableId="7997F6EE"/>
  <w16cid:commentId w16cid:paraId="028CAF71" w16cid:durableId="2DD14EC0"/>
  <w16cid:commentId w16cid:paraId="6A334170" w16cid:durableId="285ABD7D"/>
  <w16cid:commentId w16cid:paraId="4B625927" w16cid:durableId="1BC7C9F4"/>
  <w16cid:commentId w16cid:paraId="17031A7E" w16cid:durableId="2DD1ADD6"/>
  <w16cid:commentId w16cid:paraId="6D1C07C5" w16cid:durableId="2DD1B1B7"/>
  <w16cid:commentId w16cid:paraId="67631304" w16cid:durableId="285ABD82"/>
  <w16cid:commentId w16cid:paraId="5EDD636F" w16cid:durableId="3793FB73"/>
  <w16cid:commentId w16cid:paraId="6E3C7123" w16cid:durableId="285ABD83"/>
  <w16cid:commentId w16cid:paraId="1FCD476C" w16cid:durableId="285ABD84"/>
  <w16cid:commentId w16cid:paraId="2139CFE1" w16cid:durableId="2DDFD341"/>
  <w16cid:commentId w16cid:paraId="41E8B5D1" w16cid:durableId="285ABD85"/>
  <w16cid:commentId w16cid:paraId="1793ECEB" w16cid:durableId="26CBF414"/>
  <w16cid:commentId w16cid:paraId="20F4AC9E" w16cid:durableId="2DDFD502"/>
  <w16cid:commentId w16cid:paraId="658EFA8B" w16cid:durableId="2DDFC28F"/>
  <w16cid:commentId w16cid:paraId="392E9BD6" w16cid:durableId="2DDFD548"/>
  <w16cid:commentId w16cid:paraId="4C1D2573" w16cid:durableId="285ABD8B"/>
  <w16cid:commentId w16cid:paraId="15329C46" w16cid:durableId="66ADE178"/>
  <w16cid:commentId w16cid:paraId="51A1E7B2" w16cid:durableId="2DDFEC21"/>
  <w16cid:commentId w16cid:paraId="4B426F54" w16cid:durableId="285ABD8F"/>
  <w16cid:commentId w16cid:paraId="4EB5D749" w16cid:durableId="7217745F"/>
  <w16cid:commentId w16cid:paraId="3110E955" w16cid:durableId="285ABD91"/>
  <w16cid:commentId w16cid:paraId="70D4253D" w16cid:durableId="18814FC3"/>
  <w16cid:commentId w16cid:paraId="15A57A51" w16cid:durableId="285ABD92"/>
  <w16cid:commentId w16cid:paraId="0852314C" w16cid:durableId="285ABD93"/>
  <w16cid:commentId w16cid:paraId="5439E91B" w16cid:durableId="285ABD94"/>
  <w16cid:commentId w16cid:paraId="4CB08900" w16cid:durableId="2FC56790"/>
  <w16cid:commentId w16cid:paraId="2B8496D3" w16cid:durableId="285ABD95"/>
  <w16cid:commentId w16cid:paraId="189ADD9E" w16cid:durableId="28889591"/>
  <w16cid:commentId w16cid:paraId="0834BC63" w16cid:durableId="71794C61"/>
  <w16cid:commentId w16cid:paraId="6A2BC81A" w16cid:durableId="285ABD96"/>
  <w16cid:commentId w16cid:paraId="2CA878BE" w16cid:durableId="285ABD97"/>
  <w16cid:commentId w16cid:paraId="562CEF0F" w16cid:durableId="285ABD99"/>
  <w16cid:commentId w16cid:paraId="14DBEAB8" w16cid:durableId="285ABD9D"/>
  <w16cid:commentId w16cid:paraId="45630545" w16cid:durableId="285ABDA1"/>
  <w16cid:commentId w16cid:paraId="02CE14CB" w16cid:durableId="285ABDA2"/>
  <w16cid:commentId w16cid:paraId="3700525D" w16cid:durableId="21934B70"/>
  <w16cid:commentId w16cid:paraId="2264907B" w16cid:durableId="285ABDA3"/>
  <w16cid:commentId w16cid:paraId="07078F3C" w16cid:durableId="2D103901"/>
  <w16cid:commentId w16cid:paraId="480EAE63" w16cid:durableId="285ABDA4"/>
  <w16cid:commentId w16cid:paraId="7644F1A4" w16cid:durableId="78C63765"/>
  <w16cid:commentId w16cid:paraId="4DF70D13" w16cid:durableId="285ABDA5"/>
  <w16cid:commentId w16cid:paraId="19BD6C58" w16cid:durableId="285ABDA6"/>
  <w16cid:commentId w16cid:paraId="12F228AA" w16cid:durableId="37E8EAE6"/>
  <w16cid:commentId w16cid:paraId="6F0EBA2D" w16cid:durableId="285ABDA7"/>
  <w16cid:commentId w16cid:paraId="230947EF" w16cid:durableId="285ABDA8"/>
  <w16cid:commentId w16cid:paraId="361971C5" w16cid:durableId="69FA52D1"/>
  <w16cid:commentId w16cid:paraId="092E5329" w16cid:durableId="285ABDA9"/>
  <w16cid:commentId w16cid:paraId="5138EF09" w16cid:durableId="285ABDAA"/>
  <w16cid:commentId w16cid:paraId="10370D61" w16cid:durableId="285ABDAB"/>
  <w16cid:commentId w16cid:paraId="2B09054D" w16cid:durableId="285ABDAC"/>
  <w16cid:commentId w16cid:paraId="141D2441" w16cid:durableId="285ABDAD"/>
  <w16cid:commentId w16cid:paraId="3D049DD1" w16cid:durableId="285ABDAE"/>
  <w16cid:commentId w16cid:paraId="75272A59" w16cid:durableId="285ABDAF"/>
  <w16cid:commentId w16cid:paraId="1592300A" w16cid:durableId="642D886C"/>
  <w16cid:commentId w16cid:paraId="2449B731" w16cid:durableId="285ABDB0"/>
  <w16cid:commentId w16cid:paraId="3B05982F" w16cid:durableId="5CBCE62F"/>
  <w16cid:commentId w16cid:paraId="60AC248E" w16cid:durableId="0DBCD3B4"/>
  <w16cid:commentId w16cid:paraId="19FCCE81" w16cid:durableId="4A29CCF1"/>
  <w16cid:commentId w16cid:paraId="7B8DBB44" w16cid:durableId="542A7FFF"/>
  <w16cid:commentId w16cid:paraId="77CD15B3" w16cid:durableId="23A6E3EB"/>
  <w16cid:commentId w16cid:paraId="3D8C064D" w16cid:durableId="5B043D58"/>
  <w16cid:commentId w16cid:paraId="1F0A037B" w16cid:durableId="6F36C2FA"/>
  <w16cid:commentId w16cid:paraId="1E18F2AD" w16cid:durableId="6CB4A4B5"/>
  <w16cid:commentId w16cid:paraId="0A27FC3C" w16cid:durableId="7FB16335"/>
  <w16cid:commentId w16cid:paraId="66B6B9AD" w16cid:durableId="285ABDBD"/>
  <w16cid:commentId w16cid:paraId="2D03AFF9" w16cid:durableId="3E60991E"/>
  <w16cid:commentId w16cid:paraId="29917230" w16cid:durableId="34A37F04"/>
  <w16cid:commentId w16cid:paraId="69C49EB7" w16cid:durableId="1A883602"/>
  <w16cid:commentId w16cid:paraId="650F675B" w16cid:durableId="61BE74C8"/>
  <w16cid:commentId w16cid:paraId="2FD78A3C" w16cid:durableId="78E5A994"/>
  <w16cid:commentId w16cid:paraId="4C0CAE77" w16cid:durableId="157B19DF"/>
  <w16cid:commentId w16cid:paraId="754529D4" w16cid:durableId="636217F7"/>
  <w16cid:commentId w16cid:paraId="3F5D8907" w16cid:durableId="3EE4607B"/>
  <w16cid:commentId w16cid:paraId="7CB3F48E" w16cid:durableId="54651B78"/>
  <w16cid:commentId w16cid:paraId="4FA0ED6D" w16cid:durableId="68E0B73C"/>
  <w16cid:commentId w16cid:paraId="6E8797E0" w16cid:durableId="70493222"/>
  <w16cid:commentId w16cid:paraId="5F1BE8F2" w16cid:durableId="2BB7C170"/>
  <w16cid:commentId w16cid:paraId="294623C3" w16cid:durableId="1200DBCC"/>
  <w16cid:commentId w16cid:paraId="127D7A5F" w16cid:durableId="7C59C4CE"/>
  <w16cid:commentId w16cid:paraId="1D5A90F1" w16cid:durableId="5BB25E1E"/>
  <w16cid:commentId w16cid:paraId="1C6AC514" w16cid:durableId="7E0EA912"/>
  <w16cid:commentId w16cid:paraId="05756C7E" w16cid:durableId="4F3E5B36"/>
  <w16cid:commentId w16cid:paraId="04CFC5CA" w16cid:durableId="285ABDCE"/>
  <w16cid:commentId w16cid:paraId="31E389B6" w16cid:durableId="285ABDCF"/>
  <w16cid:commentId w16cid:paraId="2B42DEF1" w16cid:durableId="00B84D0A"/>
  <w16cid:commentId w16cid:paraId="0A137323" w16cid:durableId="53B21562"/>
  <w16cid:commentId w16cid:paraId="7B6437EA" w16cid:durableId="179472F3"/>
  <w16cid:commentId w16cid:paraId="1240338D" w16cid:durableId="383DD3E8"/>
  <w16cid:commentId w16cid:paraId="3C8F4EDF" w16cid:durableId="18CA0799"/>
  <w16cid:commentId w16cid:paraId="32DE51D7" w16cid:durableId="1C5A3DDE"/>
  <w16cid:commentId w16cid:paraId="7CF90199" w16cid:durableId="5BC383DB"/>
  <w16cid:commentId w16cid:paraId="64B4EE32" w16cid:durableId="5EE0D871"/>
  <w16cid:commentId w16cid:paraId="2323D611" w16cid:durableId="0757F949"/>
  <w16cid:commentId w16cid:paraId="55D7BA8B" w16cid:durableId="3A8CE6F1"/>
  <w16cid:commentId w16cid:paraId="17F64D87" w16cid:durableId="547F041E"/>
  <w16cid:commentId w16cid:paraId="4F52029E" w16cid:durableId="461B829A"/>
  <w16cid:commentId w16cid:paraId="3C4C4EC8" w16cid:durableId="51A7D898"/>
  <w16cid:commentId w16cid:paraId="6E5C0204" w16cid:durableId="36837175"/>
  <w16cid:commentId w16cid:paraId="647E3AF6" w16cid:durableId="4135FB7A"/>
  <w16cid:commentId w16cid:paraId="6FE3B37E" w16cid:durableId="02C3C2E4"/>
  <w16cid:commentId w16cid:paraId="15C913F0" w16cid:durableId="77CD259F"/>
  <w16cid:commentId w16cid:paraId="7940A9B9" w16cid:durableId="5A7775B0"/>
  <w16cid:commentId w16cid:paraId="251A4567" w16cid:durableId="10230F17"/>
  <w16cid:commentId w16cid:paraId="524B0CA4" w16cid:durableId="545247D7"/>
  <w16cid:commentId w16cid:paraId="4F83BAA6" w16cid:durableId="5150B540"/>
  <w16cid:commentId w16cid:paraId="13A48531" w16cid:durableId="7154CE1E"/>
  <w16cid:commentId w16cid:paraId="1D6A31FC" w16cid:durableId="32FED973"/>
  <w16cid:commentId w16cid:paraId="003EC4BD" w16cid:durableId="4042B236"/>
  <w16cid:commentId w16cid:paraId="5E7B95DB" w16cid:durableId="690932BB"/>
  <w16cid:commentId w16cid:paraId="5D4DA681" w16cid:durableId="4DD82166"/>
  <w16cid:commentId w16cid:paraId="0E59D631" w16cid:durableId="1D4B1F07"/>
  <w16cid:commentId w16cid:paraId="3E9FB818" w16cid:durableId="4A52B1E8"/>
  <w16cid:commentId w16cid:paraId="635D758A" w16cid:durableId="2E817A96"/>
  <w16cid:commentId w16cid:paraId="50549D6E" w16cid:durableId="5EE5BEC7"/>
  <w16cid:commentId w16cid:paraId="1119B98D" w16cid:durableId="39970F1B"/>
  <w16cid:commentId w16cid:paraId="5A3C8358" w16cid:durableId="567669CA"/>
  <w16cid:commentId w16cid:paraId="18C7B2A3" w16cid:durableId="2EFCBE09"/>
  <w16cid:commentId w16cid:paraId="491D652C" w16cid:durableId="147D62E7"/>
  <w16cid:commentId w16cid:paraId="53F24EB9" w16cid:durableId="2EAB7E2F"/>
  <w16cid:commentId w16cid:paraId="0289BE5C" w16cid:durableId="5B97BF6A"/>
  <w16cid:commentId w16cid:paraId="6C65BCA7" w16cid:durableId="58D347CB"/>
  <w16cid:commentId w16cid:paraId="29EA07C9" w16cid:durableId="1EF901CB"/>
  <w16cid:commentId w16cid:paraId="7B78921E" w16cid:durableId="729087FA"/>
  <w16cid:commentId w16cid:paraId="13D04AF8" w16cid:durableId="1007625B"/>
  <w16cid:commentId w16cid:paraId="4248EB51" w16cid:durableId="55884BBD"/>
  <w16cid:commentId w16cid:paraId="255F1054" w16cid:durableId="61827957"/>
  <w16cid:commentId w16cid:paraId="44235665" w16cid:durableId="2766F61C"/>
  <w16cid:commentId w16cid:paraId="1CF93CC9" w16cid:durableId="6346552F"/>
  <w16cid:commentId w16cid:paraId="7DFA1542" w16cid:durableId="182A5C9B"/>
  <w16cid:commentId w16cid:paraId="3107210B" w16cid:durableId="2355A6A1"/>
  <w16cid:commentId w16cid:paraId="2C9531E6" w16cid:durableId="604D2339"/>
  <w16cid:commentId w16cid:paraId="7BEF1A4E" w16cid:durableId="6A560452"/>
  <w16cid:commentId w16cid:paraId="26DD8B2C" w16cid:durableId="0567FDF6"/>
  <w16cid:commentId w16cid:paraId="43CB9BCB" w16cid:durableId="1F194A85"/>
  <w16cid:commentId w16cid:paraId="57CE09D8" w16cid:durableId="5FF469DC"/>
  <w16cid:commentId w16cid:paraId="45146A54" w16cid:durableId="690A3B81"/>
  <w16cid:commentId w16cid:paraId="1253690B" w16cid:durableId="17972203"/>
  <w16cid:commentId w16cid:paraId="3FAA42C5" w16cid:durableId="176A08E0"/>
  <w16cid:commentId w16cid:paraId="57B2C16F" w16cid:durableId="4B711EA7"/>
  <w16cid:commentId w16cid:paraId="20D0034F" w16cid:durableId="644A187B"/>
  <w16cid:commentId w16cid:paraId="46C9B21E" w16cid:durableId="2C11BE67"/>
  <w16cid:commentId w16cid:paraId="3F2A38FC" w16cid:durableId="79485481"/>
  <w16cid:commentId w16cid:paraId="71DA6FC0" w16cid:durableId="730F5655"/>
  <w16cid:commentId w16cid:paraId="397AB70C" w16cid:durableId="4E96E1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B2099" w14:textId="77777777" w:rsidR="00C70F27" w:rsidRDefault="00C70F27" w:rsidP="00573339">
      <w:r>
        <w:separator/>
      </w:r>
    </w:p>
    <w:p w14:paraId="68FE6A7E" w14:textId="77777777" w:rsidR="00C70F27" w:rsidRDefault="00C70F27"/>
    <w:p w14:paraId="0348469C" w14:textId="77777777" w:rsidR="00C70F27" w:rsidRDefault="00C70F27"/>
  </w:endnote>
  <w:endnote w:type="continuationSeparator" w:id="0">
    <w:p w14:paraId="792E7906" w14:textId="77777777" w:rsidR="00C70F27" w:rsidRDefault="00C70F27" w:rsidP="00573339">
      <w:r>
        <w:continuationSeparator/>
      </w:r>
    </w:p>
    <w:p w14:paraId="06E5C6FF" w14:textId="77777777" w:rsidR="00C70F27" w:rsidRDefault="00C70F27"/>
    <w:p w14:paraId="380FD784" w14:textId="77777777" w:rsidR="00C70F27" w:rsidRDefault="00C70F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2AAEA" w14:textId="77777777" w:rsidR="005A6BA0" w:rsidRDefault="005A6BA0">
    <w:pPr>
      <w:framePr w:wrap="around" w:vAnchor="text" w:hAnchor="margin" w:xAlign="right" w:y="1"/>
    </w:pPr>
    <w:r>
      <w:fldChar w:fldCharType="begin"/>
    </w:r>
    <w:r>
      <w:instrText xml:space="preserve">PAGE  </w:instrText>
    </w:r>
    <w:r>
      <w:fldChar w:fldCharType="end"/>
    </w:r>
  </w:p>
  <w:p w14:paraId="16C3BDA2" w14:textId="77777777" w:rsidR="005A6BA0" w:rsidRDefault="005A6BA0">
    <w:pPr>
      <w:ind w:right="360"/>
    </w:pPr>
  </w:p>
  <w:p w14:paraId="1C162B1C" w14:textId="77777777" w:rsidR="009B4109" w:rsidRDefault="009B410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71FC3" w14:textId="77777777" w:rsidR="005A6BA0" w:rsidRPr="00210612" w:rsidRDefault="005A6BA0" w:rsidP="00536DB4">
    <w:pPr>
      <w:rPr>
        <w:rFonts w:cs="Tahoma"/>
      </w:rPr>
    </w:pPr>
  </w:p>
  <w:p w14:paraId="2CAA5156" w14:textId="45DB2BB8" w:rsidR="005A6BA0" w:rsidRPr="00892BD1" w:rsidRDefault="005B1670" w:rsidP="00892BD1">
    <w:pPr>
      <w:tabs>
        <w:tab w:val="right" w:pos="9720"/>
      </w:tabs>
      <w:rPr>
        <w:rFonts w:cs="Tahoma"/>
        <w:sz w:val="16"/>
        <w:szCs w:val="16"/>
      </w:rPr>
    </w:pPr>
    <w:r w:rsidRPr="00210612">
      <w:rPr>
        <w:rFonts w:cs="Tahoma"/>
      </w:rPr>
      <w:tab/>
    </w:r>
    <w:r w:rsidR="00040114" w:rsidRPr="00892BD1">
      <w:rPr>
        <w:rFonts w:cs="Tahoma"/>
        <w:sz w:val="16"/>
        <w:szCs w:val="16"/>
      </w:rPr>
      <w:fldChar w:fldCharType="begin"/>
    </w:r>
    <w:r w:rsidR="00040114" w:rsidRPr="00892BD1">
      <w:rPr>
        <w:rFonts w:cs="Tahoma"/>
        <w:sz w:val="16"/>
        <w:szCs w:val="16"/>
      </w:rPr>
      <w:instrText xml:space="preserve"> PAGE </w:instrText>
    </w:r>
    <w:r w:rsidR="00040114" w:rsidRPr="00892BD1">
      <w:rPr>
        <w:rFonts w:cs="Tahoma"/>
        <w:sz w:val="16"/>
        <w:szCs w:val="16"/>
      </w:rPr>
      <w:fldChar w:fldCharType="separate"/>
    </w:r>
    <w:r w:rsidR="00040114" w:rsidRPr="00892BD1">
      <w:rPr>
        <w:rFonts w:cs="Tahoma"/>
        <w:sz w:val="16"/>
        <w:szCs w:val="16"/>
      </w:rPr>
      <w:t>1</w:t>
    </w:r>
    <w:r w:rsidR="00040114" w:rsidRPr="00892BD1">
      <w:rPr>
        <w:rFonts w:cs="Tahom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B1949" w14:textId="6383E18E" w:rsidR="00357990" w:rsidRPr="00223449" w:rsidRDefault="00223449" w:rsidP="00223449">
    <w:pPr>
      <w:rPr>
        <w:rFonts w:cs="Tahoma"/>
      </w:rPr>
    </w:pPr>
    <w:r>
      <w:rPr>
        <w:rFonts w:cs="Arial"/>
        <w:noProof/>
      </w:rPr>
      <mc:AlternateContent>
        <mc:Choice Requires="wps">
          <w:drawing>
            <wp:anchor distT="0" distB="0" distL="114300" distR="114300" simplePos="0" relativeHeight="251667456" behindDoc="0" locked="0" layoutInCell="1" allowOverlap="1" wp14:anchorId="5570F74D" wp14:editId="6C990D72">
              <wp:simplePos x="0" y="0"/>
              <wp:positionH relativeFrom="column">
                <wp:posOffset>-119368</wp:posOffset>
              </wp:positionH>
              <wp:positionV relativeFrom="paragraph">
                <wp:posOffset>-635</wp:posOffset>
              </wp:positionV>
              <wp:extent cx="5134610" cy="238760"/>
              <wp:effectExtent l="0" t="0" r="0" b="0"/>
              <wp:wrapNone/>
              <wp:docPr id="947699971" name="Text Box 9"/>
              <wp:cNvGraphicFramePr/>
              <a:graphic xmlns:a="http://schemas.openxmlformats.org/drawingml/2006/main">
                <a:graphicData uri="http://schemas.microsoft.com/office/word/2010/wordprocessingShape">
                  <wps:wsp>
                    <wps:cNvSpPr txBox="1"/>
                    <wps:spPr>
                      <a:xfrm>
                        <a:off x="0" y="0"/>
                        <a:ext cx="5134610" cy="238760"/>
                      </a:xfrm>
                      <a:prstGeom prst="rect">
                        <a:avLst/>
                      </a:prstGeom>
                      <a:noFill/>
                      <a:ln w="6350">
                        <a:noFill/>
                      </a:ln>
                    </wps:spPr>
                    <wps:txbx>
                      <w:txbxContent>
                        <w:p w14:paraId="24188045" w14:textId="4C06118D" w:rsidR="00223449" w:rsidRPr="00A17769" w:rsidRDefault="00223449" w:rsidP="00223449">
                          <w:pPr>
                            <w:rPr>
                              <w:rFonts w:cs="Arial"/>
                              <w:bCs/>
                              <w:color w:val="FFFFFF" w:themeColor="background1"/>
                              <w:sz w:val="14"/>
                              <w:szCs w:val="14"/>
                            </w:rPr>
                          </w:pPr>
                          <w:r w:rsidRPr="00A17769">
                            <w:rPr>
                              <w:rFonts w:cs="Arial"/>
                              <w:bCs/>
                              <w:color w:val="FFFFFF" w:themeColor="background1"/>
                              <w:sz w:val="14"/>
                              <w:szCs w:val="14"/>
                            </w:rPr>
                            <w:t xml:space="preserve">© Copyright </w:t>
                          </w:r>
                          <w:bookmarkStart w:id="30" w:name="_Hlk212766390"/>
                          <w:r w:rsidR="008C0B43">
                            <w:rPr>
                              <w:rFonts w:cs="Arial"/>
                              <w:bCs/>
                              <w:color w:val="FFFFFF" w:themeColor="background1"/>
                              <w:sz w:val="14"/>
                              <w:szCs w:val="14"/>
                            </w:rPr>
                            <w:t>YYYY</w:t>
                          </w:r>
                          <w:r w:rsidR="00D55F7B">
                            <w:rPr>
                              <w:rFonts w:cs="Arial"/>
                              <w:bCs/>
                              <w:color w:val="FFFFFF" w:themeColor="background1"/>
                              <w:sz w:val="14"/>
                              <w:szCs w:val="14"/>
                            </w:rPr>
                            <w:t>–</w:t>
                          </w:r>
                          <w:r w:rsidR="00272F05">
                            <w:rPr>
                              <w:rFonts w:cs="Arial"/>
                              <w:bCs/>
                              <w:color w:val="FFFFFF" w:themeColor="background1"/>
                              <w:sz w:val="14"/>
                              <w:szCs w:val="14"/>
                            </w:rPr>
                            <w:t>YYYY</w:t>
                          </w:r>
                          <w:r w:rsidRPr="00A17769">
                            <w:rPr>
                              <w:rFonts w:cs="Arial"/>
                              <w:bCs/>
                              <w:color w:val="FFFFFF" w:themeColor="background1"/>
                              <w:sz w:val="14"/>
                              <w:szCs w:val="14"/>
                            </w:rPr>
                            <w:t xml:space="preserve"> </w:t>
                          </w:r>
                          <w:bookmarkEnd w:id="30"/>
                          <w:r w:rsidRPr="00A17769">
                            <w:rPr>
                              <w:rFonts w:cs="Arial"/>
                              <w:bCs/>
                              <w:color w:val="FFFFFF" w:themeColor="background1"/>
                              <w:sz w:val="14"/>
                              <w:szCs w:val="14"/>
                            </w:rPr>
                            <w:t>National Emergency Number Association, Inc.</w:t>
                          </w:r>
                        </w:p>
                        <w:p w14:paraId="5AFD8A2B" w14:textId="77777777" w:rsidR="00223449" w:rsidRPr="00EB4DEF" w:rsidRDefault="00223449" w:rsidP="00223449">
                          <w:pP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570F74D" id="_x0000_t202" coordsize="21600,21600" o:spt="202" path="m,l,21600r21600,l21600,xe">
              <v:stroke joinstyle="miter"/>
              <v:path gradientshapeok="t" o:connecttype="rect"/>
            </v:shapetype>
            <v:shape id="Text Box 9" o:spid="_x0000_s1044" type="#_x0000_t202" style="position:absolute;margin-left:-9.4pt;margin-top:-.05pt;width:404.3pt;height:18.8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" filled="f" stroked="f" strokeweight=".5pt">
              <v:textbox>
                <w:txbxContent>
                  <w:p w14:paraId="24188045" w14:textId="4C06118D" w:rsidR="00223449" w:rsidRPr="00A17769" w:rsidRDefault="00223449" w:rsidP="00223449">
                    <w:pPr>
                      <w:rPr>
                        <w:rFonts w:cs="Arial"/>
                        <w:bCs/>
                        <w:color w:val="FFFFFF" w:themeColor="background1"/>
                        <w:sz w:val="14"/>
                        <w:szCs w:val="14"/>
                      </w:rPr>
                    </w:pPr>
                    <w:r w:rsidRPr="00A17769">
                      <w:rPr>
                        <w:rFonts w:cs="Arial"/>
                        <w:bCs/>
                        <w:color w:val="FFFFFF" w:themeColor="background1"/>
                        <w:sz w:val="14"/>
                        <w:szCs w:val="14"/>
                      </w:rPr>
                      <w:t xml:space="preserve">© Copyright </w:t>
                    </w:r>
                    <w:bookmarkStart w:id="31" w:name="_Hlk212766390"/>
                    <w:r w:rsidR="008C0B43">
                      <w:rPr>
                        <w:rFonts w:cs="Arial"/>
                        <w:bCs/>
                        <w:color w:val="FFFFFF" w:themeColor="background1"/>
                        <w:sz w:val="14"/>
                        <w:szCs w:val="14"/>
                      </w:rPr>
                      <w:t>YYYY</w:t>
                    </w:r>
                    <w:r w:rsidR="00D55F7B">
                      <w:rPr>
                        <w:rFonts w:cs="Arial"/>
                        <w:bCs/>
                        <w:color w:val="FFFFFF" w:themeColor="background1"/>
                        <w:sz w:val="14"/>
                        <w:szCs w:val="14"/>
                      </w:rPr>
                      <w:t>–</w:t>
                    </w:r>
                    <w:r w:rsidR="00272F05">
                      <w:rPr>
                        <w:rFonts w:cs="Arial"/>
                        <w:bCs/>
                        <w:color w:val="FFFFFF" w:themeColor="background1"/>
                        <w:sz w:val="14"/>
                        <w:szCs w:val="14"/>
                      </w:rPr>
                      <w:t>YYYY</w:t>
                    </w:r>
                    <w:r w:rsidRPr="00A17769">
                      <w:rPr>
                        <w:rFonts w:cs="Arial"/>
                        <w:bCs/>
                        <w:color w:val="FFFFFF" w:themeColor="background1"/>
                        <w:sz w:val="14"/>
                        <w:szCs w:val="14"/>
                      </w:rPr>
                      <w:t xml:space="preserve"> </w:t>
                    </w:r>
                    <w:bookmarkEnd w:id="31"/>
                    <w:r w:rsidRPr="00A17769">
                      <w:rPr>
                        <w:rFonts w:cs="Arial"/>
                        <w:bCs/>
                        <w:color w:val="FFFFFF" w:themeColor="background1"/>
                        <w:sz w:val="14"/>
                        <w:szCs w:val="14"/>
                      </w:rPr>
                      <w:t>National Emergency Number Association, Inc.</w:t>
                    </w:r>
                  </w:p>
                  <w:p w14:paraId="5AFD8A2B" w14:textId="77777777" w:rsidR="00223449" w:rsidRPr="00EB4DEF" w:rsidRDefault="00223449" w:rsidP="00223449">
                    <w:pPr>
                      <w:rPr>
                        <w:color w:val="FFFFFF" w:themeColor="background1"/>
                      </w:rPr>
                    </w:pPr>
                  </w:p>
                </w:txbxContent>
              </v:textbox>
            </v:shape>
          </w:pict>
        </mc:Fallback>
      </mc:AlternateContent>
    </w:r>
    <w:r>
      <w:rPr>
        <w:rFonts w:cs="Tahoma"/>
        <w:b/>
        <w:noProof/>
      </w:rPr>
      <w:drawing>
        <wp:anchor distT="0" distB="0" distL="114300" distR="114300" simplePos="0" relativeHeight="251665408" behindDoc="1" locked="0" layoutInCell="1" allowOverlap="1" wp14:anchorId="67E49C46" wp14:editId="5AF41CE3">
          <wp:simplePos x="0" y="0"/>
          <wp:positionH relativeFrom="column">
            <wp:posOffset>-914400</wp:posOffset>
          </wp:positionH>
          <wp:positionV relativeFrom="page">
            <wp:posOffset>5554456</wp:posOffset>
          </wp:positionV>
          <wp:extent cx="7765027" cy="4496048"/>
          <wp:effectExtent l="0" t="0" r="0" b="0"/>
          <wp:wrapNone/>
          <wp:docPr id="1776328613" name="Picture 3" descr="A red background with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1742" name="Picture 3" descr="A red background with icons"/>
                  <pic:cNvPicPr/>
                </pic:nvPicPr>
                <pic:blipFill rotWithShape="1">
                  <a:blip r:embed="rId1">
                    <a:extLst>
                      <a:ext uri="{28A0092B-C50C-407E-A947-70E740481C1C}">
                        <a14:useLocalDpi xmlns:a14="http://schemas.microsoft.com/office/drawing/2010/main" val="0"/>
                      </a:ext>
                    </a:extLst>
                  </a:blip>
                  <a:srcRect t="21238" b="-1"/>
                  <a:stretch/>
                </pic:blipFill>
                <pic:spPr bwMode="auto">
                  <a:xfrm>
                    <a:off x="0" y="0"/>
                    <a:ext cx="7765027" cy="449604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71613" w14:textId="77777777" w:rsidR="005728A0" w:rsidRPr="00210612" w:rsidRDefault="005728A0" w:rsidP="00536DB4">
    <w:pPr>
      <w:rPr>
        <w:rFonts w:cs="Tahoma"/>
      </w:rPr>
    </w:pPr>
  </w:p>
  <w:p w14:paraId="24D828E1" w14:textId="18BEB236" w:rsidR="000D59B7" w:rsidRPr="00234C28" w:rsidRDefault="005728A0" w:rsidP="00234C28">
    <w:pPr>
      <w:tabs>
        <w:tab w:val="right" w:pos="9720"/>
      </w:tabs>
      <w:rPr>
        <w:rFonts w:cs="Tahoma"/>
        <w:sz w:val="16"/>
        <w:szCs w:val="21"/>
      </w:rPr>
    </w:pPr>
    <w:r w:rsidRPr="00CE4B29">
      <w:rPr>
        <w:rFonts w:cs="Tahoma"/>
        <w:sz w:val="16"/>
        <w:szCs w:val="21"/>
      </w:rPr>
      <w:tab/>
      <w:t xml:space="preserve">Page </w:t>
    </w:r>
    <w:r w:rsidRPr="00CE4B29">
      <w:rPr>
        <w:rFonts w:cs="Tahoma"/>
        <w:sz w:val="16"/>
        <w:szCs w:val="21"/>
      </w:rPr>
      <w:fldChar w:fldCharType="begin"/>
    </w:r>
    <w:r w:rsidRPr="00CE4B29">
      <w:rPr>
        <w:rFonts w:cs="Tahoma"/>
        <w:sz w:val="16"/>
        <w:szCs w:val="21"/>
      </w:rPr>
      <w:instrText xml:space="preserve"> PAGE </w:instrText>
    </w:r>
    <w:r w:rsidRPr="00CE4B29">
      <w:rPr>
        <w:rFonts w:cs="Tahoma"/>
        <w:sz w:val="16"/>
        <w:szCs w:val="21"/>
      </w:rPr>
      <w:fldChar w:fldCharType="separate"/>
    </w:r>
    <w:r w:rsidRPr="00CE4B29">
      <w:rPr>
        <w:rFonts w:cs="Tahoma"/>
        <w:sz w:val="16"/>
        <w:szCs w:val="21"/>
      </w:rPr>
      <w:t>1</w:t>
    </w:r>
    <w:r w:rsidRPr="00CE4B29">
      <w:rPr>
        <w:rFonts w:cs="Tahoma"/>
        <w:sz w:val="16"/>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01EB3" w14:textId="77777777" w:rsidR="00C70F27" w:rsidRDefault="00C70F27" w:rsidP="00573339">
      <w:r>
        <w:separator/>
      </w:r>
    </w:p>
  </w:footnote>
  <w:footnote w:type="continuationSeparator" w:id="0">
    <w:p w14:paraId="2E98F293" w14:textId="77777777" w:rsidR="00C70F27" w:rsidRDefault="00C70F27" w:rsidP="00573339">
      <w:r>
        <w:continuationSeparator/>
      </w:r>
    </w:p>
    <w:p w14:paraId="3C9EB0B8" w14:textId="77777777" w:rsidR="00C70F27" w:rsidRDefault="00C70F27"/>
    <w:p w14:paraId="2EEE48FA" w14:textId="77777777" w:rsidR="00C70F27" w:rsidRDefault="00C70F27"/>
  </w:footnote>
  <w:footnote w:type="continuationNotice" w:id="1">
    <w:p w14:paraId="70A2BC07" w14:textId="77777777" w:rsidR="00C70F27" w:rsidRDefault="00C70F27"/>
  </w:footnote>
  <w:footnote w:id="2">
    <w:p w14:paraId="2D08462B" w14:textId="1872D8A0" w:rsidR="003026E9" w:rsidRDefault="003026E9">
      <w:pPr>
        <w:pStyle w:val="FootnoteText"/>
      </w:pPr>
      <w:r>
        <w:rPr>
          <w:rStyle w:val="FootnoteReference"/>
        </w:rPr>
        <w:footnoteRef/>
      </w:r>
      <w:r>
        <w:t xml:space="preserve"> </w:t>
      </w:r>
      <w:r w:rsidRPr="003026E9">
        <w:t>As defined in Terms and Abbreviations, the term “Call” includes text messages and non-interactive calls.</w:t>
      </w:r>
    </w:p>
  </w:footnote>
  <w:footnote w:id="3">
    <w:p w14:paraId="447B7DAF" w14:textId="77777777" w:rsidR="008252E1" w:rsidRDefault="008252E1" w:rsidP="008252E1">
      <w:pPr>
        <w:pStyle w:val="FootnoteText"/>
      </w:pPr>
      <w:r>
        <w:rPr>
          <w:rStyle w:val="FootnoteReference"/>
        </w:rPr>
        <w:footnoteRef/>
      </w:r>
      <w:r>
        <w:t xml:space="preserve"> External entities like private tow truck or ambulance services could have certificates issued by some trusted certificate authority other than the PCA that is deemed acceptable by the Agency.</w:t>
      </w:r>
    </w:p>
  </w:footnote>
  <w:footnote w:id="4">
    <w:p w14:paraId="6BD14F8C" w14:textId="77777777" w:rsidR="009404A6" w:rsidRDefault="009404A6" w:rsidP="009404A6">
      <w:r>
        <w:rPr>
          <w:rStyle w:val="FootnoteReference"/>
        </w:rPr>
        <w:footnoteRef/>
      </w:r>
      <w:r>
        <w:t xml:space="preserve"> A future revision of this document will define a standardized Collaboration FE that will support interoperable individual and group “chat” communications. This section defines Agent Activity States that will be used by this to-be-defined Collaboration FE and MAY be used by any other chat application that wishes to report Agent Activity States.</w:t>
      </w:r>
    </w:p>
  </w:footnote>
  <w:footnote w:id="5">
    <w:p w14:paraId="6984E41A" w14:textId="319BE0EE" w:rsidR="002E4846" w:rsidRDefault="002E4846">
      <w:pPr>
        <w:pStyle w:val="FootnoteText"/>
      </w:pPr>
      <w:r>
        <w:rPr>
          <w:rStyle w:val="FootnoteReference"/>
        </w:rPr>
        <w:footnoteRef/>
      </w:r>
      <w:r>
        <w:t xml:space="preserve"> </w:t>
      </w:r>
      <w:r w:rsidRPr="002E4846">
        <w:t>A transmission on a recorded resource might not cause the PTT system to initiate recording if the PTT system or the network is temporarily overwhelmed.</w:t>
      </w:r>
    </w:p>
  </w:footnote>
  <w:footnote w:id="6">
    <w:p w14:paraId="4703417D" w14:textId="77777777" w:rsidR="00D73EF6" w:rsidDel="004B1F49" w:rsidRDefault="00D73EF6" w:rsidP="00D73EF6">
      <w:pPr>
        <w:pStyle w:val="FootnoteText"/>
        <w:rPr>
          <w:del w:id="338" w:author="Daniel Mongrain" w:date="2026-06-22T16:03:00Z"/>
        </w:rPr>
      </w:pPr>
      <w:del w:id="339" w:author="Daniel Mongrain" w:date="2026-06-22T16:03:00Z">
        <w:r w:rsidDel="004B1F49">
          <w:rPr>
            <w:rStyle w:val="FootnoteReference"/>
          </w:rPr>
          <w:footnoteRef/>
        </w:r>
        <w:r w:rsidDel="004B1F49">
          <w:delText xml:space="preserve"> </w:delText>
        </w:r>
        <w:r w:rsidRPr="00BC2624" w:rsidDel="004B1F49">
          <w:delText xml:space="preserve">The Standby state is only for a diversion queue and </w:delText>
        </w:r>
        <w:r w:rsidDel="004B1F49">
          <w:delText>will</w:delText>
        </w:r>
        <w:r w:rsidRPr="00BC2624" w:rsidDel="004B1F49">
          <w:delText xml:space="preserve"> not receive calls unless it has been set to Active.</w:delText>
        </w:r>
      </w:del>
    </w:p>
  </w:footnote>
  <w:footnote w:id="7">
    <w:p w14:paraId="62F43372" w14:textId="77777777" w:rsidR="00D73EF6" w:rsidRDefault="00D73EF6" w:rsidP="00D73EF6">
      <w:pPr>
        <w:pBdr>
          <w:top w:val="nil"/>
          <w:left w:val="nil"/>
          <w:bottom w:val="nil"/>
          <w:right w:val="nil"/>
          <w:between w:val="nil"/>
        </w:pBdr>
        <w:rPr>
          <w:color w:val="000000"/>
        </w:rPr>
      </w:pPr>
      <w:r>
        <w:rPr>
          <w:vertAlign w:val="superscript"/>
        </w:rPr>
        <w:footnoteRef/>
      </w:r>
      <w:r>
        <w:rPr>
          <w:color w:val="000000"/>
        </w:rPr>
        <w:t xml:space="preserve"> </w:t>
      </w:r>
      <w:r w:rsidRPr="00291443">
        <w:rPr>
          <w:color w:val="000000"/>
          <w:sz w:val="16"/>
          <w:szCs w:val="16"/>
        </w:rPr>
        <w:t>Because Test Call is a critical function, it would be highly unlikely that Test Calls would be disabled.</w:t>
      </w:r>
    </w:p>
  </w:footnote>
  <w:footnote w:id="8">
    <w:p w14:paraId="4D6690DA" w14:textId="77777777" w:rsidR="00D73EF6" w:rsidRDefault="00D73EF6" w:rsidP="00D73EF6">
      <w:pPr>
        <w:pBdr>
          <w:top w:val="nil"/>
          <w:left w:val="nil"/>
          <w:bottom w:val="nil"/>
          <w:right w:val="nil"/>
          <w:between w:val="nil"/>
        </w:pBdr>
        <w:rPr>
          <w:color w:val="000000"/>
        </w:rPr>
      </w:pPr>
      <w:r>
        <w:rPr>
          <w:vertAlign w:val="superscript"/>
        </w:rPr>
        <w:footnoteRef/>
      </w:r>
      <w:r>
        <w:rPr>
          <w:color w:val="000000"/>
        </w:rPr>
        <w:t xml:space="preserve"> </w:t>
      </w:r>
      <w:r w:rsidRPr="00291443">
        <w:rPr>
          <w:color w:val="000000"/>
          <w:sz w:val="16"/>
          <w:szCs w:val="16"/>
        </w:rPr>
        <w:t>Local regulations may specify allowed ‘responseTime’ values.</w:t>
      </w:r>
    </w:p>
  </w:footnote>
  <w:footnote w:id="9">
    <w:p w14:paraId="72CFDF5F" w14:textId="77777777" w:rsidR="00D73EF6" w:rsidRDefault="00D73EF6" w:rsidP="00D73EF6">
      <w:pPr>
        <w:pBdr>
          <w:top w:val="nil"/>
          <w:left w:val="nil"/>
          <w:bottom w:val="nil"/>
          <w:right w:val="nil"/>
          <w:between w:val="nil"/>
        </w:pBdr>
        <w:rPr>
          <w:color w:val="000000"/>
        </w:rPr>
      </w:pPr>
      <w:r>
        <w:rPr>
          <w:vertAlign w:val="superscript"/>
        </w:rPr>
        <w:footnoteRef/>
      </w:r>
      <w:r>
        <w:rPr>
          <w:color w:val="000000"/>
        </w:rPr>
        <w:t xml:space="preserve"> </w:t>
      </w:r>
      <w:r w:rsidRPr="00291443">
        <w:rPr>
          <w:color w:val="000000"/>
          <w:sz w:val="16"/>
          <w:szCs w:val="16"/>
        </w:rPr>
        <w:t>In this document, a party is an entity that can be identified by a SIP or TEL URI.</w:t>
      </w:r>
    </w:p>
  </w:footnote>
  <w:footnote w:id="10">
    <w:p w14:paraId="2BB93A19" w14:textId="77777777" w:rsidR="00D73EF6" w:rsidRDefault="00D73EF6" w:rsidP="00D73EF6">
      <w:pPr>
        <w:pBdr>
          <w:top w:val="nil"/>
          <w:left w:val="nil"/>
          <w:bottom w:val="nil"/>
          <w:right w:val="nil"/>
          <w:between w:val="nil"/>
        </w:pBdr>
        <w:rPr>
          <w:color w:val="000000"/>
        </w:rPr>
      </w:pPr>
      <w:r>
        <w:rPr>
          <w:vertAlign w:val="superscript"/>
        </w:rPr>
        <w:footnoteRef/>
      </w:r>
      <w:r>
        <w:rPr>
          <w:color w:val="000000"/>
        </w:rPr>
        <w:t xml:space="preserve"> </w:t>
      </w:r>
      <w:r w:rsidRPr="00291443">
        <w:rPr>
          <w:color w:val="000000"/>
          <w:sz w:val="16"/>
          <w:szCs w:val="16"/>
        </w:rPr>
        <w:t xml:space="preserve">Please note that this standard does not specify an interface between CHFE servers and workstations. Implementers may select any suitable interface that meets their needs as long as the CHFE implementation complies to this document. </w:t>
      </w:r>
      <w:r>
        <w:rPr>
          <w:color w:val="000000"/>
          <w:sz w:val="16"/>
          <w:szCs w:val="16"/>
        </w:rPr>
        <w:t>.</w:t>
      </w:r>
    </w:p>
  </w:footnote>
  <w:footnote w:id="11">
    <w:p w14:paraId="7BF68AD9" w14:textId="77777777" w:rsidR="00D73EF6" w:rsidRDefault="00D73EF6" w:rsidP="00D73EF6">
      <w:pPr>
        <w:pStyle w:val="FootnoteText"/>
        <w:rPr>
          <w:ins w:id="805" w:author="Daniel Mongrain" w:date="2026-06-22T16:04:00Z"/>
        </w:rPr>
      </w:pPr>
      <w:ins w:id="806" w:author="Daniel Mongrain" w:date="2026-06-22T16:04:00Z">
        <w:r>
          <w:rPr>
            <w:rStyle w:val="FootnoteReference"/>
          </w:rPr>
          <w:footnoteRef/>
        </w:r>
        <w:r>
          <w:t xml:space="preserve"> </w:t>
        </w:r>
        <w:r w:rsidRPr="00BC2624">
          <w:t xml:space="preserve">The Standby state is only for a diversion queue and </w:t>
        </w:r>
        <w:r>
          <w:t>will</w:t>
        </w:r>
        <w:r w:rsidRPr="00BC2624">
          <w:t xml:space="preserve"> not receive calls unless it has been set to Active.</w:t>
        </w:r>
      </w:ins>
    </w:p>
  </w:footnote>
  <w:footnote w:id="12">
    <w:p w14:paraId="3C39A8C2" w14:textId="77777777" w:rsidR="00D73EF6" w:rsidRDefault="00D73EF6" w:rsidP="00D73EF6">
      <w:pPr>
        <w:pBdr>
          <w:top w:val="nil"/>
          <w:left w:val="nil"/>
          <w:bottom w:val="nil"/>
          <w:right w:val="nil"/>
          <w:between w:val="nil"/>
        </w:pBdr>
        <w:rPr>
          <w:color w:val="000000"/>
        </w:rPr>
      </w:pPr>
      <w:r>
        <w:rPr>
          <w:vertAlign w:val="superscript"/>
        </w:rPr>
        <w:footnoteRef/>
      </w:r>
      <w:r>
        <w:rPr>
          <w:color w:val="000000"/>
        </w:rPr>
        <w:t xml:space="preserve"> </w:t>
      </w:r>
      <w:r w:rsidRPr="0021374F">
        <w:rPr>
          <w:color w:val="000000"/>
          <w:sz w:val="16"/>
          <w:szCs w:val="16"/>
        </w:rPr>
        <w:t>Operationally, a call is only considered answered when it is answered by a human. The SessionStateChangeLogEvent denotes that the session INVITE has been accepted.</w:t>
      </w:r>
    </w:p>
  </w:footnote>
  <w:footnote w:id="13">
    <w:p w14:paraId="0B0BF31F" w14:textId="77777777" w:rsidR="00D73EF6" w:rsidRDefault="00D73EF6" w:rsidP="00D73EF6">
      <w:pPr>
        <w:pBdr>
          <w:top w:val="nil"/>
          <w:left w:val="nil"/>
          <w:bottom w:val="nil"/>
          <w:right w:val="nil"/>
          <w:between w:val="nil"/>
        </w:pBdr>
        <w:rPr>
          <w:color w:val="000000"/>
        </w:rPr>
      </w:pPr>
      <w:r>
        <w:rPr>
          <w:vertAlign w:val="superscript"/>
        </w:rPr>
        <w:footnoteRef/>
      </w:r>
      <w:r>
        <w:rPr>
          <w:color w:val="000000"/>
        </w:rPr>
        <w:t xml:space="preserve"> </w:t>
      </w:r>
      <w:r w:rsidRPr="00DE44A0">
        <w:rPr>
          <w:color w:val="000000"/>
          <w:sz w:val="16"/>
          <w:szCs w:val="16"/>
        </w:rPr>
        <w:t>Handling of location in this section is not meant to apply to mental health crisis services, such as 988 calls.</w:t>
      </w:r>
    </w:p>
  </w:footnote>
  <w:footnote w:id="14">
    <w:p w14:paraId="647A9B2A" w14:textId="77777777" w:rsidR="00D73EF6" w:rsidRDefault="00D73EF6" w:rsidP="00D73EF6">
      <w:pPr>
        <w:pBdr>
          <w:top w:val="nil"/>
          <w:left w:val="nil"/>
          <w:bottom w:val="nil"/>
          <w:right w:val="nil"/>
          <w:between w:val="nil"/>
        </w:pBdr>
        <w:rPr>
          <w:color w:val="000000"/>
        </w:rPr>
      </w:pPr>
      <w:r>
        <w:rPr>
          <w:vertAlign w:val="superscript"/>
        </w:rPr>
        <w:footnoteRef/>
      </w:r>
      <w:r>
        <w:rPr>
          <w:color w:val="000000"/>
        </w:rPr>
        <w:t xml:space="preserve"> </w:t>
      </w:r>
      <w:r w:rsidRPr="00DE44A0">
        <w:rPr>
          <w:color w:val="000000"/>
          <w:sz w:val="16"/>
          <w:szCs w:val="16"/>
        </w:rPr>
        <w:t>CHFE must always log the CallSignalingMessageLogEvent in addition to those listed here.</w:t>
      </w:r>
    </w:p>
  </w:footnote>
  <w:footnote w:id="15">
    <w:p w14:paraId="4E9F8F38" w14:textId="77777777" w:rsidR="00D73EF6" w:rsidDel="004104D7" w:rsidRDefault="00D73EF6" w:rsidP="00D73EF6">
      <w:pPr>
        <w:pBdr>
          <w:top w:val="nil"/>
          <w:left w:val="nil"/>
          <w:bottom w:val="nil"/>
          <w:right w:val="nil"/>
          <w:between w:val="nil"/>
        </w:pBdr>
        <w:rPr>
          <w:del w:id="1138" w:author="Daniel Mongrain" w:date="2026-06-04T16:05:00Z"/>
          <w:color w:val="000000"/>
        </w:rPr>
      </w:pPr>
      <w:del w:id="1139" w:author="Daniel Mongrain" w:date="2026-06-04T16:05:00Z">
        <w:r w:rsidDel="004104D7">
          <w:rPr>
            <w:vertAlign w:val="superscript"/>
          </w:rPr>
          <w:footnoteRef/>
        </w:r>
        <w:r w:rsidDel="004104D7">
          <w:rPr>
            <w:color w:val="000000"/>
          </w:rPr>
          <w:delText xml:space="preserve"> </w:delText>
        </w:r>
        <w:r w:rsidRPr="00DE44A0" w:rsidDel="004104D7">
          <w:rPr>
            <w:color w:val="000000"/>
            <w:sz w:val="16"/>
            <w:szCs w:val="16"/>
          </w:rPr>
          <w:delText>CHFE must always log the CallSignalingMessageLogEvent in addition to those listed here.</w:delText>
        </w:r>
      </w:del>
    </w:p>
  </w:footnote>
  <w:footnote w:id="16">
    <w:p w14:paraId="5A4645F0" w14:textId="77777777" w:rsidR="00D73EF6" w:rsidRDefault="00D73EF6" w:rsidP="00D73EF6">
      <w:pPr>
        <w:pBdr>
          <w:top w:val="nil"/>
          <w:left w:val="nil"/>
          <w:bottom w:val="nil"/>
          <w:right w:val="nil"/>
          <w:between w:val="nil"/>
        </w:pBdr>
        <w:rPr>
          <w:color w:val="000000"/>
        </w:rPr>
      </w:pPr>
      <w:r>
        <w:rPr>
          <w:vertAlign w:val="superscript"/>
        </w:rPr>
        <w:footnoteRef/>
      </w:r>
      <w:r>
        <w:rPr>
          <w:color w:val="000000"/>
        </w:rPr>
        <w:t xml:space="preserve"> </w:t>
      </w:r>
      <w:r w:rsidRPr="00F36C94">
        <w:rPr>
          <w:color w:val="000000"/>
          <w:sz w:val="16"/>
          <w:szCs w:val="16"/>
        </w:rPr>
        <w:t>The Bridge is expected to log the outcome of the add party request.</w:t>
      </w:r>
    </w:p>
  </w:footnote>
  <w:footnote w:id="17">
    <w:p w14:paraId="54F5E5EC" w14:textId="77777777" w:rsidR="00D73EF6" w:rsidRDefault="00D73EF6" w:rsidP="00D73EF6">
      <w:pPr>
        <w:pBdr>
          <w:top w:val="nil"/>
          <w:left w:val="nil"/>
          <w:bottom w:val="nil"/>
          <w:right w:val="nil"/>
          <w:between w:val="nil"/>
        </w:pBdr>
        <w:rPr>
          <w:color w:val="000000"/>
        </w:rPr>
      </w:pPr>
      <w:r>
        <w:rPr>
          <w:vertAlign w:val="superscript"/>
        </w:rPr>
        <w:footnoteRef/>
      </w:r>
      <w:r>
        <w:rPr>
          <w:color w:val="000000"/>
        </w:rPr>
        <w:t xml:space="preserve"> </w:t>
      </w:r>
      <w:r w:rsidRPr="00F36C94">
        <w:rPr>
          <w:color w:val="000000"/>
          <w:sz w:val="16"/>
          <w:szCs w:val="16"/>
        </w:rPr>
        <w:t>In the case the NGCS Bridging method is Ad Hoc, the REFER goes to the OSP, and there is no guarantee the transferred party is able to propagate the EIDO reference onto the transferred-to PSAP</w:t>
      </w:r>
    </w:p>
  </w:footnote>
  <w:footnote w:id="18">
    <w:p w14:paraId="24BF5E29" w14:textId="77777777" w:rsidR="0013234A" w:rsidRDefault="0013234A" w:rsidP="0013234A">
      <w:pPr>
        <w:pBdr>
          <w:top w:val="nil"/>
          <w:left w:val="nil"/>
          <w:bottom w:val="nil"/>
          <w:right w:val="nil"/>
          <w:between w:val="nil"/>
        </w:pBdr>
        <w:rPr>
          <w:color w:val="000000"/>
        </w:rPr>
      </w:pPr>
      <w:r>
        <w:rPr>
          <w:vertAlign w:val="superscript"/>
        </w:rPr>
        <w:footnoteRef/>
      </w:r>
      <w:r>
        <w:rPr>
          <w:color w:val="000000"/>
        </w:rPr>
        <w:t xml:space="preserve"> </w:t>
      </w:r>
      <w:r w:rsidRPr="0013234A">
        <w:rPr>
          <w:color w:val="000000"/>
          <w:sz w:val="16"/>
          <w:szCs w:val="16"/>
        </w:rPr>
        <w:t>The PIDF is an object used to hold presence information, which may include location. In STA</w:t>
      </w:r>
      <w:r w:rsidRPr="0013234A">
        <w:rPr>
          <w:color w:val="000000"/>
          <w:sz w:val="16"/>
          <w:szCs w:val="16"/>
        </w:rPr>
        <w:noBreakHyphen/>
        <w:t xml:space="preserve">010, location of a caller or incident is carried in a PIDF containing location (PIDF-LO) but typically does not have any other presence information. </w:t>
      </w:r>
    </w:p>
  </w:footnote>
  <w:footnote w:id="19">
    <w:p w14:paraId="45A77291" w14:textId="424F2D77" w:rsidR="00DA69F0" w:rsidRDefault="00DA69F0" w:rsidP="00DA69F0">
      <w:pPr>
        <w:pStyle w:val="FootnoteText"/>
      </w:pPr>
      <w:r>
        <w:rPr>
          <w:rStyle w:val="FootnoteReference"/>
        </w:rPr>
        <w:footnoteRef/>
      </w:r>
      <w:r>
        <w:t xml:space="preserve"> </w:t>
      </w:r>
      <w:r w:rsidRPr="00336A4B">
        <w:t xml:space="preserve">Due to an error in the original </w:t>
      </w:r>
      <w:r>
        <w:t>NENA-</w:t>
      </w:r>
      <w:r w:rsidRPr="00336A4B">
        <w:t>STA-010.3 schema</w:t>
      </w:r>
      <w:r>
        <w:t xml:space="preserve"> </w:t>
      </w:r>
      <w:r w:rsidR="009C46F6">
        <w:fldChar w:fldCharType="begin"/>
      </w:r>
      <w:r w:rsidR="009C46F6">
        <w:instrText xml:space="preserve"> REF _Ref129852940 \r \h </w:instrText>
      </w:r>
      <w:r w:rsidR="009C46F6">
        <w:fldChar w:fldCharType="separate"/>
      </w:r>
      <w:r w:rsidR="009C46F6">
        <w:t>[7]</w:t>
      </w:r>
      <w:r w:rsidR="009C46F6">
        <w:fldChar w:fldCharType="end"/>
      </w:r>
      <w:r w:rsidRPr="00336A4B">
        <w:t xml:space="preserve">, “domain” was defined instead of “serviceId”. To maintain compatibility with early implementations, “serviceId” has been added to the schema. A future version of </w:t>
      </w:r>
      <w:r>
        <w:t xml:space="preserve">NENA-STA-010 </w:t>
      </w:r>
      <w:r w:rsidR="009C46F6">
        <w:fldChar w:fldCharType="begin"/>
      </w:r>
      <w:r w:rsidR="009C46F6">
        <w:instrText xml:space="preserve"> REF _Ref129852940 \r \h </w:instrText>
      </w:r>
      <w:r w:rsidR="009C46F6">
        <w:fldChar w:fldCharType="separate"/>
      </w:r>
      <w:r w:rsidR="009C46F6">
        <w:t>[7]</w:t>
      </w:r>
      <w:r w:rsidR="009C46F6">
        <w:fldChar w:fldCharType="end"/>
      </w:r>
      <w:r w:rsidRPr="00336A4B">
        <w:t xml:space="preserve"> will deprecate “domain” and make “serviceId” mandatory.</w:t>
      </w:r>
    </w:p>
  </w:footnote>
  <w:footnote w:id="20">
    <w:p w14:paraId="748D6C56" w14:textId="29D1AC64" w:rsidR="008F43F3" w:rsidRDefault="008F43F3">
      <w:pPr>
        <w:pStyle w:val="FootnoteText"/>
      </w:pPr>
      <w:r>
        <w:rPr>
          <w:rStyle w:val="FootnoteReference"/>
        </w:rPr>
        <w:footnoteRef/>
      </w:r>
      <w:r>
        <w:t xml:space="preserve"> </w:t>
      </w:r>
      <w:r w:rsidR="008F2FD4">
        <w:t xml:space="preserve">This LogEvent is only used to log File Media. </w:t>
      </w:r>
      <w:r w:rsidR="004652DF">
        <w:t xml:space="preserve">Streaming media is logged </w:t>
      </w:r>
      <w:r w:rsidR="000C160E">
        <w:t>using</w:t>
      </w:r>
      <w:r w:rsidR="004652DF">
        <w:t xml:space="preserve"> SIPREC</w:t>
      </w:r>
      <w:r w:rsidR="008A5794">
        <w:t xml:space="preserve"> as described in the </w:t>
      </w:r>
      <w:hyperlink w:anchor="_Streaming_Media" w:history="1">
        <w:r w:rsidR="008A5794" w:rsidRPr="00104D32">
          <w:rPr>
            <w:rStyle w:val="Hyperlink"/>
          </w:rPr>
          <w:t>Streaming Media</w:t>
        </w:r>
      </w:hyperlink>
      <w:r w:rsidR="00A05971">
        <w:t xml:space="preserve"> subsection of the Media Proxy</w:t>
      </w:r>
      <w:r w:rsidR="00104D32">
        <w:t xml:space="preserve"> section</w:t>
      </w:r>
      <w:r w:rsidR="000C160E">
        <w:t>.</w:t>
      </w:r>
    </w:p>
  </w:footnote>
  <w:footnote w:id="21">
    <w:p w14:paraId="0345F315" w14:textId="1619A161" w:rsidR="00AB6F74" w:rsidRDefault="00AB6F74" w:rsidP="00AB6F74">
      <w:pPr>
        <w:pStyle w:val="FootnoteText"/>
      </w:pPr>
      <w:r w:rsidRPr="00D25CE0">
        <w:rPr>
          <w:rStyle w:val="FootnoteReference"/>
          <w:szCs w:val="14"/>
        </w:rPr>
        <w:footnoteRef/>
      </w:r>
      <w:r>
        <w:t xml:space="preserve"> </w:t>
      </w:r>
      <w:r w:rsidRPr="00D25CE0">
        <w:rPr>
          <w:szCs w:val="16"/>
        </w:rPr>
        <w:t xml:space="preserve">Example text to show footnotes </w:t>
      </w:r>
      <w:r w:rsidR="003C192F">
        <w:rPr>
          <w:szCs w:val="16"/>
        </w:rPr>
        <w:t>with</w:t>
      </w:r>
      <w:r w:rsidRPr="00D25CE0">
        <w:rPr>
          <w:szCs w:val="16"/>
        </w:rPr>
        <w:t xml:space="preserve"> 7pt </w:t>
      </w:r>
      <w:r w:rsidR="003C192F">
        <w:rPr>
          <w:szCs w:val="16"/>
        </w:rPr>
        <w:t xml:space="preserve">font </w:t>
      </w:r>
      <w:r w:rsidRPr="00D25CE0">
        <w:rPr>
          <w:szCs w:val="16"/>
        </w:rPr>
        <w:t xml:space="preserve">for the footnote number and 8pt </w:t>
      </w:r>
      <w:r w:rsidR="003C192F">
        <w:rPr>
          <w:szCs w:val="16"/>
        </w:rPr>
        <w:t xml:space="preserve">font </w:t>
      </w:r>
      <w:r w:rsidRPr="00D25CE0">
        <w:rPr>
          <w:szCs w:val="16"/>
        </w:rPr>
        <w:t>for the footnote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94DDF" w14:textId="56DBF2E5" w:rsidR="00A72099" w:rsidRDefault="00000000" w:rsidP="00892BD1">
    <w:pPr>
      <w:pStyle w:val="Header"/>
    </w:pPr>
    <w:r>
      <w:rPr>
        <w:noProof/>
      </w:rPr>
      <w:pict w14:anchorId="640825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9464016" o:spid="_x0000_s1027" type="#_x0000_t136" alt="" style="position:absolute;margin-left:0;margin-top:0;width:489.45pt;height:195.75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DRAFT"/>
          <w10:wrap anchorx="margin" anchory="margin"/>
        </v:shape>
      </w:pict>
    </w:r>
  </w:p>
  <w:p w14:paraId="0CB67375" w14:textId="77777777" w:rsidR="009B4109" w:rsidRDefault="009B410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0B23A" w14:textId="0C6237FE" w:rsidR="00D878DD" w:rsidRPr="00467A10" w:rsidRDefault="00F81CD8" w:rsidP="005D2A8E">
    <w:pPr>
      <w:ind w:left="5670"/>
      <w:jc w:val="right"/>
      <w:rPr>
        <w:rFonts w:cs="Tahoma"/>
      </w:rPr>
    </w:pPr>
    <w:r w:rsidRPr="00467A10">
      <w:rPr>
        <w:rFonts w:cs="Tahoma"/>
        <w:noProof/>
        <w:sz w:val="18"/>
        <w:szCs w:val="18"/>
      </w:rPr>
      <w:drawing>
        <wp:anchor distT="0" distB="0" distL="114300" distR="114300" simplePos="0" relativeHeight="251674624" behindDoc="0" locked="0" layoutInCell="1" allowOverlap="1" wp14:anchorId="374E5FAA" wp14:editId="648D7B29">
          <wp:simplePos x="0" y="0"/>
          <wp:positionH relativeFrom="column">
            <wp:posOffset>-100965</wp:posOffset>
          </wp:positionH>
          <wp:positionV relativeFrom="page">
            <wp:posOffset>306474</wp:posOffset>
          </wp:positionV>
          <wp:extent cx="814070" cy="334645"/>
          <wp:effectExtent l="0" t="0" r="0" b="0"/>
          <wp:wrapNone/>
          <wp:docPr id="1167688536" name="Picture 2" descr="Red NEN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39152" name="Picture 2" descr="Red NENA logo"/>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4070" cy="334645"/>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pict w14:anchorId="39D2B2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9464017" o:spid="_x0000_s1026" type="#_x0000_t136" alt="" style="position:absolute;left:0;text-align:left;margin-left:0;margin-top:0;width:489.45pt;height:195.75pt;rotation:315;z-index:-25165312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DRAFT"/>
          <w10:wrap anchorx="margin" anchory="margin"/>
        </v:shape>
      </w:pict>
    </w:r>
    <w:r w:rsidRPr="00467A10">
      <w:rPr>
        <w:rFonts w:cs="Arial"/>
        <w:b/>
        <w:bCs/>
        <w:sz w:val="18"/>
        <w:szCs w:val="18"/>
      </w:rPr>
      <w:t xml:space="preserve"> </w:t>
    </w:r>
    <w:r w:rsidRPr="00467A10">
      <w:rPr>
        <w:rFonts w:cs="Arial"/>
        <w:sz w:val="18"/>
        <w:szCs w:val="18"/>
      </w:rPr>
      <w:t xml:space="preserve">NENA </w:t>
    </w:r>
    <w:r w:rsidR="0080619B">
      <w:rPr>
        <w:rFonts w:cs="Arial"/>
        <w:sz w:val="18"/>
        <w:szCs w:val="18"/>
      </w:rPr>
      <w:t>NG9</w:t>
    </w:r>
    <w:r w:rsidR="0080619B">
      <w:rPr>
        <w:rFonts w:cs="Arial"/>
        <w:sz w:val="18"/>
        <w:szCs w:val="18"/>
      </w:rPr>
      <w:noBreakHyphen/>
      <w:t>1</w:t>
    </w:r>
    <w:r w:rsidR="0080619B">
      <w:rPr>
        <w:rFonts w:cs="Arial"/>
        <w:sz w:val="18"/>
        <w:szCs w:val="18"/>
      </w:rPr>
      <w:noBreakHyphen/>
      <w:t>1 PSAP and ECC Specifications for the NENA i3 Solution</w:t>
    </w:r>
  </w:p>
  <w:p w14:paraId="11222E8B" w14:textId="7E0E317D" w:rsidR="005A6BA0" w:rsidRPr="00CB3811" w:rsidRDefault="00F81CD8" w:rsidP="00D878DD">
    <w:pPr>
      <w:jc w:val="right"/>
      <w:rPr>
        <w:rFonts w:cs="Tahoma"/>
      </w:rPr>
    </w:pPr>
    <w:r w:rsidRPr="00F81CD8">
      <w:rPr>
        <w:rFonts w:cs="Arial"/>
        <w:noProof/>
        <w:color w:val="808080" w:themeColor="background1" w:themeShade="80"/>
        <w:sz w:val="13"/>
        <w:szCs w:val="13"/>
      </w:rPr>
      <mc:AlternateContent>
        <mc:Choice Requires="wps">
          <w:drawing>
            <wp:anchor distT="0" distB="0" distL="114300" distR="114300" simplePos="0" relativeHeight="251673600" behindDoc="1" locked="0" layoutInCell="1" allowOverlap="1" wp14:anchorId="1107D4E2" wp14:editId="1B50A402">
              <wp:simplePos x="0" y="0"/>
              <wp:positionH relativeFrom="column">
                <wp:posOffset>-907415</wp:posOffset>
              </wp:positionH>
              <wp:positionV relativeFrom="page">
                <wp:posOffset>792884</wp:posOffset>
              </wp:positionV>
              <wp:extent cx="7744460" cy="0"/>
              <wp:effectExtent l="0" t="0" r="0" b="0"/>
              <wp:wrapNone/>
              <wp:docPr id="513752490" name="Straight Connector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7744460" cy="0"/>
                      </a:xfrm>
                      <a:prstGeom prst="line">
                        <a:avLst/>
                      </a:prstGeom>
                      <a:ln w="6350">
                        <a:solidFill>
                          <a:srgbClr val="9B2D2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4E5FDE" id="Straight Connector 10" o:spid="_x0000_s1026" alt="&quot;&quot;" style="position:absolute;z-index:-25164288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71.45pt,62.45pt" to="538.35pt,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" strokecolor="#9b2d2c" strokeweight=".5pt">
              <w10:wrap anchory="page"/>
            </v:line>
          </w:pict>
        </mc:Fallback>
      </mc:AlternateContent>
    </w:r>
    <w:r w:rsidR="005A6BA0" w:rsidRPr="00F81CD8">
      <w:rPr>
        <w:rFonts w:cs="Tahoma"/>
        <w:sz w:val="16"/>
        <w:szCs w:val="21"/>
      </w:rPr>
      <w:t>NENA</w:t>
    </w:r>
    <w:r w:rsidR="00FF592F" w:rsidRPr="00F81CD8">
      <w:rPr>
        <w:rFonts w:cs="Tahoma"/>
        <w:sz w:val="16"/>
        <w:szCs w:val="21"/>
      </w:rPr>
      <w:noBreakHyphen/>
    </w:r>
    <w:r w:rsidR="00FB47F8" w:rsidRPr="00F81CD8">
      <w:rPr>
        <w:rFonts w:cs="Tahoma"/>
        <w:sz w:val="16"/>
        <w:szCs w:val="21"/>
      </w:rPr>
      <w:t>STA</w:t>
    </w:r>
    <w:r w:rsidR="00FF592F" w:rsidRPr="00F81CD8">
      <w:rPr>
        <w:rFonts w:cs="Tahoma"/>
        <w:sz w:val="16"/>
        <w:szCs w:val="21"/>
      </w:rPr>
      <w:noBreakHyphen/>
    </w:r>
    <w:r w:rsidR="0080619B" w:rsidRPr="0080619B">
      <w:rPr>
        <w:rFonts w:cs="Tahoma"/>
        <w:sz w:val="16"/>
        <w:szCs w:val="21"/>
      </w:rPr>
      <w:t>023.1-202Y</w:t>
    </w:r>
  </w:p>
  <w:p w14:paraId="67604B4F" w14:textId="77D32A12" w:rsidR="005A6BA0" w:rsidRDefault="005A6BA0" w:rsidP="00F81CD8">
    <w:pPr>
      <w:tabs>
        <w:tab w:val="left" w:pos="1"/>
        <w:tab w:val="left" w:pos="720"/>
        <w:tab w:val="left" w:pos="1440"/>
        <w:tab w:val="left" w:pos="1776"/>
        <w:tab w:val="left" w:pos="2160"/>
        <w:tab w:val="left" w:pos="2880"/>
        <w:tab w:val="left" w:pos="3600"/>
        <w:tab w:val="left" w:pos="4320"/>
        <w:tab w:val="left" w:pos="5040"/>
        <w:tab w:val="left" w:pos="5760"/>
        <w:tab w:val="left" w:pos="6480"/>
        <w:tab w:val="left" w:pos="7200"/>
        <w:tab w:val="left" w:pos="7920"/>
        <w:tab w:val="left" w:pos="8640"/>
        <w:tab w:val="left" w:pos="9360"/>
      </w:tabs>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C787F" w14:textId="13FD7337" w:rsidR="00A72099" w:rsidRDefault="006367E9" w:rsidP="00892BD1">
    <w:r>
      <w:rPr>
        <w:rFonts w:cs="Tahoma"/>
        <w:noProof/>
      </w:rPr>
      <w:drawing>
        <wp:anchor distT="0" distB="0" distL="114300" distR="114300" simplePos="0" relativeHeight="251671552" behindDoc="0" locked="0" layoutInCell="1" allowOverlap="1" wp14:anchorId="7114B6C3" wp14:editId="35EAFE57">
          <wp:simplePos x="0" y="0"/>
          <wp:positionH relativeFrom="column">
            <wp:posOffset>4993640</wp:posOffset>
          </wp:positionH>
          <wp:positionV relativeFrom="page">
            <wp:posOffset>213360</wp:posOffset>
          </wp:positionV>
          <wp:extent cx="936625" cy="384810"/>
          <wp:effectExtent l="0" t="0" r="0" b="0"/>
          <wp:wrapNone/>
          <wp:docPr id="1969878591"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74182" name="Picture 2">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936625" cy="38481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0528" behindDoc="1" locked="0" layoutInCell="1" allowOverlap="1" wp14:anchorId="5C605EEB" wp14:editId="7DB5884C">
              <wp:simplePos x="0" y="0"/>
              <wp:positionH relativeFrom="column">
                <wp:posOffset>-916305</wp:posOffset>
              </wp:positionH>
              <wp:positionV relativeFrom="page">
                <wp:posOffset>417195</wp:posOffset>
              </wp:positionV>
              <wp:extent cx="7744460" cy="0"/>
              <wp:effectExtent l="0" t="0" r="0" b="0"/>
              <wp:wrapNone/>
              <wp:docPr id="341581176" name="Straight Connector 10" descr="Red line"/>
              <wp:cNvGraphicFramePr/>
              <a:graphic xmlns:a="http://schemas.openxmlformats.org/drawingml/2006/main">
                <a:graphicData uri="http://schemas.microsoft.com/office/word/2010/wordprocessingShape">
                  <wps:wsp>
                    <wps:cNvCnPr/>
                    <wps:spPr>
                      <a:xfrm>
                        <a:off x="0" y="0"/>
                        <a:ext cx="7744460" cy="0"/>
                      </a:xfrm>
                      <a:prstGeom prst="line">
                        <a:avLst/>
                      </a:prstGeom>
                      <a:ln w="6350">
                        <a:solidFill>
                          <a:srgbClr val="9B2D2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2802D6" id="Straight Connector 10" o:spid="_x0000_s1026" alt="Red line" style="position:absolute;z-index:-25164595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72.15pt,32.85pt" to="537.65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" strokecolor="#9b2d2c" strokeweight=".5pt">
              <w10:wrap anchory="page"/>
            </v:line>
          </w:pict>
        </mc:Fallback>
      </mc:AlternateContent>
    </w:r>
    <w:r>
      <w:rPr>
        <w:b/>
        <w:bCs/>
        <w:noProof/>
        <w:color w:val="C00000"/>
      </w:rPr>
      <mc:AlternateContent>
        <mc:Choice Requires="wps">
          <w:drawing>
            <wp:anchor distT="0" distB="0" distL="114300" distR="114300" simplePos="0" relativeHeight="251669504" behindDoc="0" locked="0" layoutInCell="1" allowOverlap="1" wp14:anchorId="2CFF945D" wp14:editId="0CDFF278">
              <wp:simplePos x="0" y="0"/>
              <wp:positionH relativeFrom="column">
                <wp:posOffset>4855845</wp:posOffset>
              </wp:positionH>
              <wp:positionV relativeFrom="paragraph">
                <wp:posOffset>-441313</wp:posOffset>
              </wp:positionV>
              <wp:extent cx="1214120" cy="613410"/>
              <wp:effectExtent l="0" t="0" r="5080" b="0"/>
              <wp:wrapNone/>
              <wp:docPr id="1040029211" name="Rectangle 2" descr="Red NENA logo"/>
              <wp:cNvGraphicFramePr/>
              <a:graphic xmlns:a="http://schemas.openxmlformats.org/drawingml/2006/main">
                <a:graphicData uri="http://schemas.microsoft.com/office/word/2010/wordprocessingShape">
                  <wps:wsp>
                    <wps:cNvSpPr/>
                    <wps:spPr>
                      <a:xfrm>
                        <a:off x="0" y="0"/>
                        <a:ext cx="1214120" cy="61341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71B04A" id="Rectangle 2" o:spid="_x0000_s1026" alt="Red NENA logo" style="position:absolute;margin-left:382.35pt;margin-top:-34.75pt;width:95.6pt;height:4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" fillcolor="white [3212]" stroked="f" strokeweight="2pt"/>
          </w:pict>
        </mc:Fallback>
      </mc:AlternateContent>
    </w:r>
    <w:r w:rsidR="00000000">
      <w:rPr>
        <w:noProof/>
      </w:rPr>
      <w:pict w14:anchorId="690363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9464015" o:spid="_x0000_s1025" type="#_x0000_t136" alt="" style="position:absolute;margin-left:0;margin-top:0;width:489.45pt;height:195.75pt;rotation:315;z-index:-25165721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3B61BFE"/>
    <w:lvl w:ilvl="0" w:tplc="FFFFFFFF">
      <w:start w:val="1"/>
      <w:numFmt w:val="decimal"/>
      <w:lvlText w:val="%1."/>
      <w:lvlJc w:val="left"/>
      <w:pPr>
        <w:tabs>
          <w:tab w:val="num" w:pos="0"/>
        </w:tabs>
        <w:ind w:left="0" w:firstLine="0"/>
      </w:pPr>
    </w:lvl>
    <w:lvl w:ilvl="1" w:tplc="FFFFFFFF">
      <w:numFmt w:val="bullet"/>
      <w:lvlText w:val=""/>
      <w:legacy w:legacy="1" w:legacySpace="0" w:legacyIndent="360"/>
      <w:lvlJc w:val="left"/>
      <w:pPr>
        <w:ind w:left="0" w:firstLine="0"/>
      </w:pPr>
      <w:rPr>
        <w:rFonts w:ascii="Symbol" w:hAnsi="Symbol" w:hint="default"/>
      </w:r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00B66F21"/>
    <w:multiLevelType w:val="multilevel"/>
    <w:tmpl w:val="37FE81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1135658"/>
    <w:multiLevelType w:val="multilevel"/>
    <w:tmpl w:val="F912EA9A"/>
    <w:styleLink w:val="StyleBulletedSymbolsymbolRedLeft025Hanging0251"/>
    <w:lvl w:ilvl="0">
      <w:start w:val="1"/>
      <w:numFmt w:val="decimal"/>
      <w:lvlText w:val="%1."/>
      <w:lvlJc w:val="left"/>
      <w:pPr>
        <w:tabs>
          <w:tab w:val="num" w:pos="0"/>
        </w:tabs>
      </w:pPr>
    </w:lvl>
    <w:lvl w:ilvl="1">
      <w:numFmt w:val="bullet"/>
      <w:lvlText w:val=""/>
      <w:legacy w:legacy="1" w:legacySpace="0" w:legacyIndent="360"/>
      <w:lvlJc w:val="left"/>
      <w:rPr>
        <w:rFonts w:ascii="Symbol" w:hAnsi="Symbol"/>
        <w:color w:val="FF0000"/>
        <w:kern w:val="28"/>
        <w:sz w:val="24"/>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0E2856"/>
    <w:multiLevelType w:val="multilevel"/>
    <w:tmpl w:val="A3185ED6"/>
    <w:styleLink w:val="StyleNumberedLeft0Hanging05Kernat10pt"/>
    <w:lvl w:ilvl="0">
      <w:start w:val="1"/>
      <w:numFmt w:val="decimal"/>
      <w:lvlText w:val="[%1]"/>
      <w:lvlJc w:val="left"/>
      <w:pPr>
        <w:ind w:left="360" w:hanging="360"/>
      </w:pPr>
      <w:rPr>
        <w:rFonts w:ascii="Tahoma" w:hAnsi="Tahoma"/>
        <w:kern w:val="0"/>
        <w:sz w:val="24"/>
      </w:rPr>
    </w:lvl>
    <w:lvl w:ilvl="1">
      <w:numFmt w:val="bullet"/>
      <w:lvlText w:val="•"/>
      <w:lvlJc w:val="left"/>
      <w:pPr>
        <w:ind w:left="1440" w:hanging="720"/>
      </w:pPr>
      <w:rPr>
        <w:rFonts w:ascii="Tahoma" w:eastAsia="Times New Roman" w:hAnsi="Tahoma" w:cs="Tahoma"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6760DE0"/>
    <w:multiLevelType w:val="multilevel"/>
    <w:tmpl w:val="E18C59F2"/>
    <w:lvl w:ilvl="0">
      <w:start w:val="1"/>
      <w:numFmt w:val="bullet"/>
      <w:lvlText w:val="●"/>
      <w:lvlJc w:val="left"/>
      <w:pPr>
        <w:ind w:left="1079" w:hanging="360"/>
      </w:pPr>
      <w:rPr>
        <w:rFonts w:ascii="Noto Sans Symbols" w:eastAsia="Noto Sans Symbols" w:hAnsi="Noto Sans Symbols" w:cs="Noto Sans Symbols"/>
      </w:rPr>
    </w:lvl>
    <w:lvl w:ilvl="1">
      <w:start w:val="1"/>
      <w:numFmt w:val="bullet"/>
      <w:lvlText w:val="o"/>
      <w:lvlJc w:val="left"/>
      <w:pPr>
        <w:ind w:left="1799" w:hanging="360"/>
      </w:pPr>
      <w:rPr>
        <w:rFonts w:ascii="Courier New" w:eastAsia="Courier New" w:hAnsi="Courier New" w:cs="Courier New"/>
      </w:rPr>
    </w:lvl>
    <w:lvl w:ilvl="2">
      <w:start w:val="1"/>
      <w:numFmt w:val="bullet"/>
      <w:lvlText w:val="▪"/>
      <w:lvlJc w:val="left"/>
      <w:pPr>
        <w:ind w:left="2519" w:hanging="360"/>
      </w:pPr>
      <w:rPr>
        <w:rFonts w:ascii="Noto Sans Symbols" w:eastAsia="Noto Sans Symbols" w:hAnsi="Noto Sans Symbols" w:cs="Noto Sans Symbols"/>
      </w:rPr>
    </w:lvl>
    <w:lvl w:ilvl="3">
      <w:start w:val="1"/>
      <w:numFmt w:val="bullet"/>
      <w:lvlText w:val="●"/>
      <w:lvlJc w:val="left"/>
      <w:pPr>
        <w:ind w:left="3239" w:hanging="360"/>
      </w:pPr>
      <w:rPr>
        <w:rFonts w:ascii="Noto Sans Symbols" w:eastAsia="Noto Sans Symbols" w:hAnsi="Noto Sans Symbols" w:cs="Noto Sans Symbols"/>
      </w:rPr>
    </w:lvl>
    <w:lvl w:ilvl="4">
      <w:start w:val="1"/>
      <w:numFmt w:val="bullet"/>
      <w:lvlText w:val="o"/>
      <w:lvlJc w:val="left"/>
      <w:pPr>
        <w:ind w:left="3959" w:hanging="360"/>
      </w:pPr>
      <w:rPr>
        <w:rFonts w:ascii="Courier New" w:eastAsia="Courier New" w:hAnsi="Courier New" w:cs="Courier New"/>
      </w:rPr>
    </w:lvl>
    <w:lvl w:ilvl="5">
      <w:start w:val="1"/>
      <w:numFmt w:val="bullet"/>
      <w:lvlText w:val="▪"/>
      <w:lvlJc w:val="left"/>
      <w:pPr>
        <w:ind w:left="4679" w:hanging="360"/>
      </w:pPr>
      <w:rPr>
        <w:rFonts w:ascii="Noto Sans Symbols" w:eastAsia="Noto Sans Symbols" w:hAnsi="Noto Sans Symbols" w:cs="Noto Sans Symbols"/>
      </w:rPr>
    </w:lvl>
    <w:lvl w:ilvl="6">
      <w:start w:val="1"/>
      <w:numFmt w:val="bullet"/>
      <w:lvlText w:val="●"/>
      <w:lvlJc w:val="left"/>
      <w:pPr>
        <w:ind w:left="5399" w:hanging="360"/>
      </w:pPr>
      <w:rPr>
        <w:rFonts w:ascii="Noto Sans Symbols" w:eastAsia="Noto Sans Symbols" w:hAnsi="Noto Sans Symbols" w:cs="Noto Sans Symbols"/>
      </w:rPr>
    </w:lvl>
    <w:lvl w:ilvl="7">
      <w:start w:val="1"/>
      <w:numFmt w:val="bullet"/>
      <w:lvlText w:val="o"/>
      <w:lvlJc w:val="left"/>
      <w:pPr>
        <w:ind w:left="6119" w:hanging="360"/>
      </w:pPr>
      <w:rPr>
        <w:rFonts w:ascii="Courier New" w:eastAsia="Courier New" w:hAnsi="Courier New" w:cs="Courier New"/>
      </w:rPr>
    </w:lvl>
    <w:lvl w:ilvl="8">
      <w:start w:val="1"/>
      <w:numFmt w:val="bullet"/>
      <w:lvlText w:val="▪"/>
      <w:lvlJc w:val="left"/>
      <w:pPr>
        <w:ind w:left="6839" w:hanging="360"/>
      </w:pPr>
      <w:rPr>
        <w:rFonts w:ascii="Noto Sans Symbols" w:eastAsia="Noto Sans Symbols" w:hAnsi="Noto Sans Symbols" w:cs="Noto Sans Symbols"/>
      </w:rPr>
    </w:lvl>
  </w:abstractNum>
  <w:abstractNum w:abstractNumId="5" w15:restartNumberingAfterBreak="0">
    <w:nsid w:val="067B5CBA"/>
    <w:multiLevelType w:val="hybridMultilevel"/>
    <w:tmpl w:val="4A9475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976679"/>
    <w:multiLevelType w:val="hybridMultilevel"/>
    <w:tmpl w:val="5492C5C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E4F88D24">
      <w:numFmt w:val="bullet"/>
      <w:lvlText w:val="•"/>
      <w:lvlJc w:val="left"/>
      <w:pPr>
        <w:ind w:left="3600" w:hanging="720"/>
      </w:pPr>
      <w:rPr>
        <w:rFonts w:ascii="Verdana" w:eastAsia="Times New Roman" w:hAnsi="Verdana" w:cs="Times New Roman"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08AB2AD9"/>
    <w:multiLevelType w:val="hybridMultilevel"/>
    <w:tmpl w:val="167286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5F2FC7"/>
    <w:multiLevelType w:val="hybridMultilevel"/>
    <w:tmpl w:val="44DAC7CE"/>
    <w:lvl w:ilvl="0" w:tplc="04090003">
      <w:start w:val="1"/>
      <w:numFmt w:val="bullet"/>
      <w:lvlText w:val="o"/>
      <w:lvlJc w:val="left"/>
      <w:pPr>
        <w:ind w:left="360" w:hanging="360"/>
      </w:pPr>
      <w:rPr>
        <w:rFonts w:ascii="Courier New" w:hAnsi="Courier New" w:cs="Courier New" w:hint="default"/>
      </w:rPr>
    </w:lvl>
    <w:lvl w:ilvl="1" w:tplc="10090003">
      <w:start w:val="1"/>
      <w:numFmt w:val="bullet"/>
      <w:lvlText w:val="o"/>
      <w:lvlJc w:val="left"/>
      <w:pPr>
        <w:ind w:left="0" w:hanging="360"/>
      </w:pPr>
      <w:rPr>
        <w:rFonts w:ascii="Courier New" w:hAnsi="Courier New" w:cs="Courier New" w:hint="default"/>
      </w:rPr>
    </w:lvl>
    <w:lvl w:ilvl="2" w:tplc="10090005" w:tentative="1">
      <w:start w:val="1"/>
      <w:numFmt w:val="bullet"/>
      <w:lvlText w:val=""/>
      <w:lvlJc w:val="left"/>
      <w:pPr>
        <w:ind w:left="720" w:hanging="360"/>
      </w:pPr>
      <w:rPr>
        <w:rFonts w:ascii="Wingdings" w:hAnsi="Wingdings" w:hint="default"/>
      </w:rPr>
    </w:lvl>
    <w:lvl w:ilvl="3" w:tplc="10090001" w:tentative="1">
      <w:start w:val="1"/>
      <w:numFmt w:val="bullet"/>
      <w:lvlText w:val=""/>
      <w:lvlJc w:val="left"/>
      <w:pPr>
        <w:ind w:left="1440" w:hanging="360"/>
      </w:pPr>
      <w:rPr>
        <w:rFonts w:ascii="Symbol" w:hAnsi="Symbol" w:hint="default"/>
      </w:rPr>
    </w:lvl>
    <w:lvl w:ilvl="4" w:tplc="10090003" w:tentative="1">
      <w:start w:val="1"/>
      <w:numFmt w:val="bullet"/>
      <w:lvlText w:val="o"/>
      <w:lvlJc w:val="left"/>
      <w:pPr>
        <w:ind w:left="2160" w:hanging="360"/>
      </w:pPr>
      <w:rPr>
        <w:rFonts w:ascii="Courier New" w:hAnsi="Courier New" w:cs="Courier New" w:hint="default"/>
      </w:rPr>
    </w:lvl>
    <w:lvl w:ilvl="5" w:tplc="10090005" w:tentative="1">
      <w:start w:val="1"/>
      <w:numFmt w:val="bullet"/>
      <w:lvlText w:val=""/>
      <w:lvlJc w:val="left"/>
      <w:pPr>
        <w:ind w:left="2880" w:hanging="360"/>
      </w:pPr>
      <w:rPr>
        <w:rFonts w:ascii="Wingdings" w:hAnsi="Wingdings" w:hint="default"/>
      </w:rPr>
    </w:lvl>
    <w:lvl w:ilvl="6" w:tplc="10090001" w:tentative="1">
      <w:start w:val="1"/>
      <w:numFmt w:val="bullet"/>
      <w:lvlText w:val=""/>
      <w:lvlJc w:val="left"/>
      <w:pPr>
        <w:ind w:left="3600" w:hanging="360"/>
      </w:pPr>
      <w:rPr>
        <w:rFonts w:ascii="Symbol" w:hAnsi="Symbol" w:hint="default"/>
      </w:rPr>
    </w:lvl>
    <w:lvl w:ilvl="7" w:tplc="10090003" w:tentative="1">
      <w:start w:val="1"/>
      <w:numFmt w:val="bullet"/>
      <w:lvlText w:val="o"/>
      <w:lvlJc w:val="left"/>
      <w:pPr>
        <w:ind w:left="4320" w:hanging="360"/>
      </w:pPr>
      <w:rPr>
        <w:rFonts w:ascii="Courier New" w:hAnsi="Courier New" w:cs="Courier New" w:hint="default"/>
      </w:rPr>
    </w:lvl>
    <w:lvl w:ilvl="8" w:tplc="10090005" w:tentative="1">
      <w:start w:val="1"/>
      <w:numFmt w:val="bullet"/>
      <w:lvlText w:val=""/>
      <w:lvlJc w:val="left"/>
      <w:pPr>
        <w:ind w:left="5040" w:hanging="360"/>
      </w:pPr>
      <w:rPr>
        <w:rFonts w:ascii="Wingdings" w:hAnsi="Wingdings" w:hint="default"/>
      </w:rPr>
    </w:lvl>
  </w:abstractNum>
  <w:abstractNum w:abstractNumId="9" w15:restartNumberingAfterBreak="0">
    <w:nsid w:val="0DAA6A71"/>
    <w:multiLevelType w:val="hybridMultilevel"/>
    <w:tmpl w:val="6590C4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A91A9A"/>
    <w:multiLevelType w:val="hybridMultilevel"/>
    <w:tmpl w:val="6EAAE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F44775"/>
    <w:multiLevelType w:val="hybridMultilevel"/>
    <w:tmpl w:val="2F541B2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1730CCE"/>
    <w:multiLevelType w:val="hybridMultilevel"/>
    <w:tmpl w:val="688AE262"/>
    <w:lvl w:ilvl="0" w:tplc="7F10152A">
      <w:start w:val="1"/>
      <w:numFmt w:val="bullet"/>
      <w:pStyle w:val="ListParagraph"/>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501BAF"/>
    <w:multiLevelType w:val="hybridMultilevel"/>
    <w:tmpl w:val="7CD8C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6840CA"/>
    <w:multiLevelType w:val="multilevel"/>
    <w:tmpl w:val="9028C9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3E566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3E74970"/>
    <w:multiLevelType w:val="hybridMultilevel"/>
    <w:tmpl w:val="E050E01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E65DBE"/>
    <w:multiLevelType w:val="hybridMultilevel"/>
    <w:tmpl w:val="62AE2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492265"/>
    <w:multiLevelType w:val="multilevel"/>
    <w:tmpl w:val="7C0077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181B709E"/>
    <w:multiLevelType w:val="hybridMultilevel"/>
    <w:tmpl w:val="962A6AA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18411F1A"/>
    <w:multiLevelType w:val="multilevel"/>
    <w:tmpl w:val="AA7C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B2063DB"/>
    <w:multiLevelType w:val="hybridMultilevel"/>
    <w:tmpl w:val="248EB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CD97188"/>
    <w:multiLevelType w:val="multilevel"/>
    <w:tmpl w:val="5C2ECDFA"/>
    <w:styleLink w:val="StyleNumberedRedLeft025Hanging025"/>
    <w:lvl w:ilvl="0">
      <w:start w:val="1"/>
      <w:numFmt w:val="lowerLetter"/>
      <w:lvlText w:val="%1."/>
      <w:lvlJc w:val="left"/>
      <w:pPr>
        <w:tabs>
          <w:tab w:val="num" w:pos="1080"/>
        </w:tabs>
        <w:ind w:left="1080" w:hanging="360"/>
      </w:pPr>
      <w:rPr>
        <w:color w:val="FF0000"/>
        <w:kern w:val="28"/>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1D417F05"/>
    <w:multiLevelType w:val="hybridMultilevel"/>
    <w:tmpl w:val="86BC7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DA27B10"/>
    <w:multiLevelType w:val="hybridMultilevel"/>
    <w:tmpl w:val="DCB83DA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5F47B9"/>
    <w:multiLevelType w:val="hybridMultilevel"/>
    <w:tmpl w:val="B554E0B6"/>
    <w:lvl w:ilvl="0" w:tplc="FDDA1672">
      <w:start w:val="1"/>
      <w:numFmt w:val="upperLetter"/>
      <w:lvlText w:val="%1"/>
      <w:lvlJc w:val="left"/>
      <w:pPr>
        <w:ind w:left="720" w:hanging="360"/>
      </w:pPr>
      <w:rPr>
        <w:rFonts w:hint="default"/>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05D57A4"/>
    <w:multiLevelType w:val="multilevel"/>
    <w:tmpl w:val="E0CEEDEA"/>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7" w15:restartNumberingAfterBreak="0">
    <w:nsid w:val="21EC25E7"/>
    <w:multiLevelType w:val="hybridMultilevel"/>
    <w:tmpl w:val="7750C248"/>
    <w:lvl w:ilvl="0" w:tplc="F9E2153A">
      <w:start w:val="1"/>
      <w:numFmt w:val="bullet"/>
      <w:lvlText w:val=""/>
      <w:lvlJc w:val="left"/>
      <w:pPr>
        <w:ind w:left="720" w:hanging="360"/>
      </w:pPr>
      <w:rPr>
        <w:rFonts w:ascii="Symbol" w:hAnsi="Symbol"/>
      </w:rPr>
    </w:lvl>
    <w:lvl w:ilvl="1" w:tplc="B6765DBA">
      <w:start w:val="1"/>
      <w:numFmt w:val="bullet"/>
      <w:lvlText w:val=""/>
      <w:lvlJc w:val="left"/>
      <w:pPr>
        <w:ind w:left="720" w:hanging="360"/>
      </w:pPr>
      <w:rPr>
        <w:rFonts w:ascii="Symbol" w:hAnsi="Symbol"/>
      </w:rPr>
    </w:lvl>
    <w:lvl w:ilvl="2" w:tplc="08C85C06">
      <w:start w:val="1"/>
      <w:numFmt w:val="bullet"/>
      <w:lvlText w:val=""/>
      <w:lvlJc w:val="left"/>
      <w:pPr>
        <w:ind w:left="720" w:hanging="360"/>
      </w:pPr>
      <w:rPr>
        <w:rFonts w:ascii="Symbol" w:hAnsi="Symbol"/>
      </w:rPr>
    </w:lvl>
    <w:lvl w:ilvl="3" w:tplc="E38E7BB6">
      <w:start w:val="1"/>
      <w:numFmt w:val="bullet"/>
      <w:lvlText w:val=""/>
      <w:lvlJc w:val="left"/>
      <w:pPr>
        <w:ind w:left="720" w:hanging="360"/>
      </w:pPr>
      <w:rPr>
        <w:rFonts w:ascii="Symbol" w:hAnsi="Symbol"/>
      </w:rPr>
    </w:lvl>
    <w:lvl w:ilvl="4" w:tplc="6674CECE">
      <w:start w:val="1"/>
      <w:numFmt w:val="bullet"/>
      <w:lvlText w:val=""/>
      <w:lvlJc w:val="left"/>
      <w:pPr>
        <w:ind w:left="720" w:hanging="360"/>
      </w:pPr>
      <w:rPr>
        <w:rFonts w:ascii="Symbol" w:hAnsi="Symbol"/>
      </w:rPr>
    </w:lvl>
    <w:lvl w:ilvl="5" w:tplc="6DA6D05E">
      <w:start w:val="1"/>
      <w:numFmt w:val="bullet"/>
      <w:lvlText w:val=""/>
      <w:lvlJc w:val="left"/>
      <w:pPr>
        <w:ind w:left="720" w:hanging="360"/>
      </w:pPr>
      <w:rPr>
        <w:rFonts w:ascii="Symbol" w:hAnsi="Symbol"/>
      </w:rPr>
    </w:lvl>
    <w:lvl w:ilvl="6" w:tplc="4ED6E5A2">
      <w:start w:val="1"/>
      <w:numFmt w:val="bullet"/>
      <w:lvlText w:val=""/>
      <w:lvlJc w:val="left"/>
      <w:pPr>
        <w:ind w:left="720" w:hanging="360"/>
      </w:pPr>
      <w:rPr>
        <w:rFonts w:ascii="Symbol" w:hAnsi="Symbol"/>
      </w:rPr>
    </w:lvl>
    <w:lvl w:ilvl="7" w:tplc="39EC8F46">
      <w:start w:val="1"/>
      <w:numFmt w:val="bullet"/>
      <w:lvlText w:val=""/>
      <w:lvlJc w:val="left"/>
      <w:pPr>
        <w:ind w:left="720" w:hanging="360"/>
      </w:pPr>
      <w:rPr>
        <w:rFonts w:ascii="Symbol" w:hAnsi="Symbol"/>
      </w:rPr>
    </w:lvl>
    <w:lvl w:ilvl="8" w:tplc="E7765C3C">
      <w:start w:val="1"/>
      <w:numFmt w:val="bullet"/>
      <w:lvlText w:val=""/>
      <w:lvlJc w:val="left"/>
      <w:pPr>
        <w:ind w:left="720" w:hanging="360"/>
      </w:pPr>
      <w:rPr>
        <w:rFonts w:ascii="Symbol" w:hAnsi="Symbol"/>
      </w:rPr>
    </w:lvl>
  </w:abstractNum>
  <w:abstractNum w:abstractNumId="28" w15:restartNumberingAfterBreak="0">
    <w:nsid w:val="226E1D57"/>
    <w:multiLevelType w:val="hybridMultilevel"/>
    <w:tmpl w:val="88CCA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CA5E48"/>
    <w:multiLevelType w:val="hybridMultilevel"/>
    <w:tmpl w:val="63540A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3E3236"/>
    <w:multiLevelType w:val="hybridMultilevel"/>
    <w:tmpl w:val="0B88C49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1" w15:restartNumberingAfterBreak="0">
    <w:nsid w:val="24563A5C"/>
    <w:multiLevelType w:val="hybridMultilevel"/>
    <w:tmpl w:val="3B7EB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4CD7369"/>
    <w:multiLevelType w:val="multilevel"/>
    <w:tmpl w:val="A9B2B7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2AC030B9"/>
    <w:multiLevelType w:val="hybridMultilevel"/>
    <w:tmpl w:val="B052E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BF05DCC"/>
    <w:multiLevelType w:val="hybridMultilevel"/>
    <w:tmpl w:val="5F6E7B6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04090017">
      <w:start w:val="1"/>
      <w:numFmt w:val="lowerLetter"/>
      <w:lvlText w:val="%4)"/>
      <w:lvlJc w:val="left"/>
      <w:pPr>
        <w:ind w:left="2880" w:hanging="360"/>
      </w:p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2C0F06DB"/>
    <w:multiLevelType w:val="hybridMultilevel"/>
    <w:tmpl w:val="56C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C7E2981"/>
    <w:multiLevelType w:val="hybridMultilevel"/>
    <w:tmpl w:val="69EE4B6E"/>
    <w:lvl w:ilvl="0" w:tplc="FFFFFFF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E122227"/>
    <w:multiLevelType w:val="hybridMultilevel"/>
    <w:tmpl w:val="F2C2C7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2F91090A"/>
    <w:multiLevelType w:val="hybridMultilevel"/>
    <w:tmpl w:val="0E4A952A"/>
    <w:lvl w:ilvl="0" w:tplc="0A42CC02">
      <w:start w:val="1"/>
      <w:numFmt w:val="decimal"/>
      <w:lvlText w:val="%1."/>
      <w:lvlJc w:val="left"/>
      <w:pPr>
        <w:ind w:left="1020" w:hanging="360"/>
      </w:pPr>
    </w:lvl>
    <w:lvl w:ilvl="1" w:tplc="E164672E">
      <w:start w:val="1"/>
      <w:numFmt w:val="decimal"/>
      <w:lvlText w:val="%2."/>
      <w:lvlJc w:val="left"/>
      <w:pPr>
        <w:ind w:left="1020" w:hanging="360"/>
      </w:pPr>
    </w:lvl>
    <w:lvl w:ilvl="2" w:tplc="C43E3366">
      <w:start w:val="1"/>
      <w:numFmt w:val="decimal"/>
      <w:lvlText w:val="%3."/>
      <w:lvlJc w:val="left"/>
      <w:pPr>
        <w:ind w:left="1020" w:hanging="360"/>
      </w:pPr>
    </w:lvl>
    <w:lvl w:ilvl="3" w:tplc="1FA8EE1A">
      <w:start w:val="1"/>
      <w:numFmt w:val="decimal"/>
      <w:lvlText w:val="%4."/>
      <w:lvlJc w:val="left"/>
      <w:pPr>
        <w:ind w:left="1020" w:hanging="360"/>
      </w:pPr>
    </w:lvl>
    <w:lvl w:ilvl="4" w:tplc="E58E0CFC">
      <w:start w:val="1"/>
      <w:numFmt w:val="decimal"/>
      <w:lvlText w:val="%5."/>
      <w:lvlJc w:val="left"/>
      <w:pPr>
        <w:ind w:left="1020" w:hanging="360"/>
      </w:pPr>
    </w:lvl>
    <w:lvl w:ilvl="5" w:tplc="71961B46">
      <w:start w:val="1"/>
      <w:numFmt w:val="decimal"/>
      <w:lvlText w:val="%6."/>
      <w:lvlJc w:val="left"/>
      <w:pPr>
        <w:ind w:left="1020" w:hanging="360"/>
      </w:pPr>
    </w:lvl>
    <w:lvl w:ilvl="6" w:tplc="C3726514">
      <w:start w:val="1"/>
      <w:numFmt w:val="decimal"/>
      <w:lvlText w:val="%7."/>
      <w:lvlJc w:val="left"/>
      <w:pPr>
        <w:ind w:left="1020" w:hanging="360"/>
      </w:pPr>
    </w:lvl>
    <w:lvl w:ilvl="7" w:tplc="387A2F76">
      <w:start w:val="1"/>
      <w:numFmt w:val="decimal"/>
      <w:lvlText w:val="%8."/>
      <w:lvlJc w:val="left"/>
      <w:pPr>
        <w:ind w:left="1020" w:hanging="360"/>
      </w:pPr>
    </w:lvl>
    <w:lvl w:ilvl="8" w:tplc="1696CBC6">
      <w:start w:val="1"/>
      <w:numFmt w:val="decimal"/>
      <w:lvlText w:val="%9."/>
      <w:lvlJc w:val="left"/>
      <w:pPr>
        <w:ind w:left="1020" w:hanging="360"/>
      </w:pPr>
    </w:lvl>
  </w:abstractNum>
  <w:abstractNum w:abstractNumId="39" w15:restartNumberingAfterBreak="0">
    <w:nsid w:val="301E2859"/>
    <w:multiLevelType w:val="hybridMultilevel"/>
    <w:tmpl w:val="3C6438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0CA60F0"/>
    <w:multiLevelType w:val="hybridMultilevel"/>
    <w:tmpl w:val="0D4A2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13C09C4"/>
    <w:multiLevelType w:val="hybridMultilevel"/>
    <w:tmpl w:val="C85E6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3B561B2"/>
    <w:multiLevelType w:val="hybridMultilevel"/>
    <w:tmpl w:val="B1E4E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48F0499"/>
    <w:multiLevelType w:val="hybridMultilevel"/>
    <w:tmpl w:val="372051C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4CF296F"/>
    <w:multiLevelType w:val="multilevel"/>
    <w:tmpl w:val="A850A4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395B265C"/>
    <w:multiLevelType w:val="hybridMultilevel"/>
    <w:tmpl w:val="ECAC2E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C4271D0"/>
    <w:multiLevelType w:val="hybridMultilevel"/>
    <w:tmpl w:val="27007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C7B7F1E"/>
    <w:multiLevelType w:val="hybridMultilevel"/>
    <w:tmpl w:val="D5F808E6"/>
    <w:lvl w:ilvl="0" w:tplc="6EC85A26">
      <w:numFmt w:val="bullet"/>
      <w:lvlText w:val="•"/>
      <w:lvlJc w:val="left"/>
      <w:pPr>
        <w:ind w:left="1080" w:hanging="720"/>
      </w:pPr>
      <w:rPr>
        <w:rFonts w:ascii="Verdana" w:eastAsia="Times New Roman" w:hAnsi="Verdana"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8" w15:restartNumberingAfterBreak="0">
    <w:nsid w:val="3C901F52"/>
    <w:multiLevelType w:val="hybridMultilevel"/>
    <w:tmpl w:val="A9F0D8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3D5244E3"/>
    <w:multiLevelType w:val="hybridMultilevel"/>
    <w:tmpl w:val="FC1A05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D6B0043"/>
    <w:multiLevelType w:val="hybridMultilevel"/>
    <w:tmpl w:val="3760D54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04090017">
      <w:start w:val="1"/>
      <w:numFmt w:val="lowerLetter"/>
      <w:lvlText w:val="%4)"/>
      <w:lvlJc w:val="left"/>
      <w:pPr>
        <w:ind w:left="2880" w:hanging="360"/>
      </w:p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3F9B4D90"/>
    <w:multiLevelType w:val="hybridMultilevel"/>
    <w:tmpl w:val="A0320D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2" w15:restartNumberingAfterBreak="0">
    <w:nsid w:val="4041339B"/>
    <w:multiLevelType w:val="hybridMultilevel"/>
    <w:tmpl w:val="063CA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12569F3"/>
    <w:multiLevelType w:val="hybridMultilevel"/>
    <w:tmpl w:val="DA5CA2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4" w15:restartNumberingAfterBreak="0">
    <w:nsid w:val="41DB233A"/>
    <w:multiLevelType w:val="multilevel"/>
    <w:tmpl w:val="3DBE0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1E060A8"/>
    <w:multiLevelType w:val="hybridMultilevel"/>
    <w:tmpl w:val="C41CF35E"/>
    <w:lvl w:ilvl="0" w:tplc="258E05C4">
      <w:start w:val="1"/>
      <w:numFmt w:val="decimal"/>
      <w:lvlText w:val="%1."/>
      <w:lvlJc w:val="left"/>
      <w:pPr>
        <w:ind w:left="1020" w:hanging="360"/>
      </w:pPr>
    </w:lvl>
    <w:lvl w:ilvl="1" w:tplc="A9C80732">
      <w:start w:val="1"/>
      <w:numFmt w:val="decimal"/>
      <w:lvlText w:val="%2."/>
      <w:lvlJc w:val="left"/>
      <w:pPr>
        <w:ind w:left="1020" w:hanging="360"/>
      </w:pPr>
    </w:lvl>
    <w:lvl w:ilvl="2" w:tplc="501A6666">
      <w:start w:val="1"/>
      <w:numFmt w:val="decimal"/>
      <w:lvlText w:val="%3."/>
      <w:lvlJc w:val="left"/>
      <w:pPr>
        <w:ind w:left="1020" w:hanging="360"/>
      </w:pPr>
    </w:lvl>
    <w:lvl w:ilvl="3" w:tplc="C826DBB2">
      <w:start w:val="1"/>
      <w:numFmt w:val="decimal"/>
      <w:lvlText w:val="%4."/>
      <w:lvlJc w:val="left"/>
      <w:pPr>
        <w:ind w:left="1020" w:hanging="360"/>
      </w:pPr>
    </w:lvl>
    <w:lvl w:ilvl="4" w:tplc="F1AA9B3A">
      <w:start w:val="1"/>
      <w:numFmt w:val="decimal"/>
      <w:lvlText w:val="%5."/>
      <w:lvlJc w:val="left"/>
      <w:pPr>
        <w:ind w:left="1020" w:hanging="360"/>
      </w:pPr>
    </w:lvl>
    <w:lvl w:ilvl="5" w:tplc="6D7A69A0">
      <w:start w:val="1"/>
      <w:numFmt w:val="decimal"/>
      <w:lvlText w:val="%6."/>
      <w:lvlJc w:val="left"/>
      <w:pPr>
        <w:ind w:left="1020" w:hanging="360"/>
      </w:pPr>
    </w:lvl>
    <w:lvl w:ilvl="6" w:tplc="9D8C951C">
      <w:start w:val="1"/>
      <w:numFmt w:val="decimal"/>
      <w:lvlText w:val="%7."/>
      <w:lvlJc w:val="left"/>
      <w:pPr>
        <w:ind w:left="1020" w:hanging="360"/>
      </w:pPr>
    </w:lvl>
    <w:lvl w:ilvl="7" w:tplc="EAFC5038">
      <w:start w:val="1"/>
      <w:numFmt w:val="decimal"/>
      <w:lvlText w:val="%8."/>
      <w:lvlJc w:val="left"/>
      <w:pPr>
        <w:ind w:left="1020" w:hanging="360"/>
      </w:pPr>
    </w:lvl>
    <w:lvl w:ilvl="8" w:tplc="DF24F6AE">
      <w:start w:val="1"/>
      <w:numFmt w:val="decimal"/>
      <w:lvlText w:val="%9."/>
      <w:lvlJc w:val="left"/>
      <w:pPr>
        <w:ind w:left="1020" w:hanging="360"/>
      </w:pPr>
    </w:lvl>
  </w:abstractNum>
  <w:abstractNum w:abstractNumId="56" w15:restartNumberingAfterBreak="0">
    <w:nsid w:val="443B4152"/>
    <w:multiLevelType w:val="hybridMultilevel"/>
    <w:tmpl w:val="6D5037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4CA2EF0"/>
    <w:multiLevelType w:val="hybridMultilevel"/>
    <w:tmpl w:val="5CC6A712"/>
    <w:lvl w:ilvl="0" w:tplc="0810C338">
      <w:start w:val="1"/>
      <w:numFmt w:val="decimal"/>
      <w:lvlText w:val="[%1]"/>
      <w:lvlJc w:val="left"/>
      <w:pPr>
        <w:ind w:left="360" w:hanging="360"/>
      </w:pPr>
      <w:rPr>
        <w:rFonts w:hint="default"/>
        <w:color w:val="auto"/>
      </w:rPr>
    </w:lvl>
    <w:lvl w:ilvl="1" w:tplc="A5AC300C">
      <w:numFmt w:val="bullet"/>
      <w:lvlText w:val="•"/>
      <w:lvlJc w:val="left"/>
      <w:pPr>
        <w:ind w:left="1440" w:hanging="720"/>
      </w:pPr>
      <w:rPr>
        <w:rFonts w:ascii="Tahoma" w:eastAsia="Times New Roman" w:hAnsi="Tahoma" w:cs="Tahoma"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462E1F89"/>
    <w:multiLevelType w:val="hybridMultilevel"/>
    <w:tmpl w:val="2258E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65B66B5"/>
    <w:multiLevelType w:val="hybridMultilevel"/>
    <w:tmpl w:val="D5D84F7C"/>
    <w:lvl w:ilvl="0" w:tplc="A746BA9A">
      <w:numFmt w:val="bullet"/>
      <w:lvlText w:val="•"/>
      <w:lvlJc w:val="left"/>
      <w:pPr>
        <w:ind w:left="1080" w:hanging="72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AD4665A"/>
    <w:multiLevelType w:val="multilevel"/>
    <w:tmpl w:val="963884B6"/>
    <w:lvl w:ilvl="0">
      <w:start w:val="1"/>
      <w:numFmt w:val="lowerLetter"/>
      <w:lvlText w:val="%1)"/>
      <w:lvlJc w:val="left"/>
      <w:pPr>
        <w:ind w:left="28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4B80356C"/>
    <w:multiLevelType w:val="multilevel"/>
    <w:tmpl w:val="5AAAA4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15:restartNumberingAfterBreak="0">
    <w:nsid w:val="4E3623CD"/>
    <w:multiLevelType w:val="hybridMultilevel"/>
    <w:tmpl w:val="A31CF1E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0407DE5"/>
    <w:multiLevelType w:val="hybridMultilevel"/>
    <w:tmpl w:val="1764B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1991923"/>
    <w:multiLevelType w:val="hybridMultilevel"/>
    <w:tmpl w:val="F29CE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1E172AD"/>
    <w:multiLevelType w:val="hybridMultilevel"/>
    <w:tmpl w:val="42DA06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20B298C"/>
    <w:multiLevelType w:val="hybridMultilevel"/>
    <w:tmpl w:val="39AE55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5AB5221B"/>
    <w:multiLevelType w:val="hybridMultilevel"/>
    <w:tmpl w:val="2D64C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ADD10FA"/>
    <w:multiLevelType w:val="hybridMultilevel"/>
    <w:tmpl w:val="13120A22"/>
    <w:lvl w:ilvl="0" w:tplc="A746BA9A">
      <w:numFmt w:val="bullet"/>
      <w:lvlText w:val="•"/>
      <w:lvlJc w:val="left"/>
      <w:pPr>
        <w:ind w:left="1440" w:hanging="72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5EEB27DF"/>
    <w:multiLevelType w:val="hybridMultilevel"/>
    <w:tmpl w:val="93F0DDB2"/>
    <w:lvl w:ilvl="0" w:tplc="8F288944">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FAD3141"/>
    <w:multiLevelType w:val="multilevel"/>
    <w:tmpl w:val="7FFA30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1" w15:restartNumberingAfterBreak="0">
    <w:nsid w:val="5FFC0F97"/>
    <w:multiLevelType w:val="hybridMultilevel"/>
    <w:tmpl w:val="87C2A42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2" w15:restartNumberingAfterBreak="0">
    <w:nsid w:val="604E5805"/>
    <w:multiLevelType w:val="hybridMultilevel"/>
    <w:tmpl w:val="196EF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1C20F57"/>
    <w:multiLevelType w:val="multilevel"/>
    <w:tmpl w:val="409E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7B42D6"/>
    <w:multiLevelType w:val="hybridMultilevel"/>
    <w:tmpl w:val="A1166768"/>
    <w:lvl w:ilvl="0" w:tplc="59A80BD6">
      <w:start w:val="1"/>
      <w:numFmt w:val="decimal"/>
      <w:lvlText w:val="%1."/>
      <w:lvlJc w:val="left"/>
      <w:pPr>
        <w:ind w:left="720" w:hanging="360"/>
      </w:pPr>
    </w:lvl>
    <w:lvl w:ilvl="1" w:tplc="7C868426">
      <w:start w:val="1"/>
      <w:numFmt w:val="decimal"/>
      <w:lvlText w:val="%2."/>
      <w:lvlJc w:val="left"/>
      <w:pPr>
        <w:ind w:left="720" w:hanging="360"/>
      </w:pPr>
    </w:lvl>
    <w:lvl w:ilvl="2" w:tplc="47920F1A">
      <w:start w:val="1"/>
      <w:numFmt w:val="decimal"/>
      <w:lvlText w:val="%3."/>
      <w:lvlJc w:val="left"/>
      <w:pPr>
        <w:ind w:left="720" w:hanging="360"/>
      </w:pPr>
    </w:lvl>
    <w:lvl w:ilvl="3" w:tplc="B7945898">
      <w:start w:val="1"/>
      <w:numFmt w:val="decimal"/>
      <w:lvlText w:val="%4."/>
      <w:lvlJc w:val="left"/>
      <w:pPr>
        <w:ind w:left="720" w:hanging="360"/>
      </w:pPr>
    </w:lvl>
    <w:lvl w:ilvl="4" w:tplc="21367C00">
      <w:start w:val="1"/>
      <w:numFmt w:val="decimal"/>
      <w:lvlText w:val="%5."/>
      <w:lvlJc w:val="left"/>
      <w:pPr>
        <w:ind w:left="720" w:hanging="360"/>
      </w:pPr>
    </w:lvl>
    <w:lvl w:ilvl="5" w:tplc="A1085152">
      <w:start w:val="1"/>
      <w:numFmt w:val="decimal"/>
      <w:lvlText w:val="%6."/>
      <w:lvlJc w:val="left"/>
      <w:pPr>
        <w:ind w:left="720" w:hanging="360"/>
      </w:pPr>
    </w:lvl>
    <w:lvl w:ilvl="6" w:tplc="26CA5FA2">
      <w:start w:val="1"/>
      <w:numFmt w:val="decimal"/>
      <w:lvlText w:val="%7."/>
      <w:lvlJc w:val="left"/>
      <w:pPr>
        <w:ind w:left="720" w:hanging="360"/>
      </w:pPr>
    </w:lvl>
    <w:lvl w:ilvl="7" w:tplc="30EC1BF8">
      <w:start w:val="1"/>
      <w:numFmt w:val="decimal"/>
      <w:lvlText w:val="%8."/>
      <w:lvlJc w:val="left"/>
      <w:pPr>
        <w:ind w:left="720" w:hanging="360"/>
      </w:pPr>
    </w:lvl>
    <w:lvl w:ilvl="8" w:tplc="3B30FC64">
      <w:start w:val="1"/>
      <w:numFmt w:val="decimal"/>
      <w:lvlText w:val="%9."/>
      <w:lvlJc w:val="left"/>
      <w:pPr>
        <w:ind w:left="720" w:hanging="360"/>
      </w:pPr>
    </w:lvl>
  </w:abstractNum>
  <w:abstractNum w:abstractNumId="75" w15:restartNumberingAfterBreak="0">
    <w:nsid w:val="62CA39D6"/>
    <w:multiLevelType w:val="hybridMultilevel"/>
    <w:tmpl w:val="E7A0A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3950C28"/>
    <w:multiLevelType w:val="hybridMultilevel"/>
    <w:tmpl w:val="F09AF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3FC032A"/>
    <w:multiLevelType w:val="multilevel"/>
    <w:tmpl w:val="0FDE3C5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lowerLetter"/>
      <w:lvlText w:val="%4)"/>
      <w:lvlJc w:val="left"/>
      <w:pPr>
        <w:ind w:left="2880" w:hanging="360"/>
      </w:p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8" w15:restartNumberingAfterBreak="0">
    <w:nsid w:val="64ED1E24"/>
    <w:multiLevelType w:val="hybridMultilevel"/>
    <w:tmpl w:val="77289CA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658E4ADA"/>
    <w:multiLevelType w:val="hybridMultilevel"/>
    <w:tmpl w:val="87A2D8C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5EC49E4"/>
    <w:multiLevelType w:val="hybridMultilevel"/>
    <w:tmpl w:val="ECAC2E8E"/>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6F764BA"/>
    <w:multiLevelType w:val="multilevel"/>
    <w:tmpl w:val="0C80F2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2" w15:restartNumberingAfterBreak="0">
    <w:nsid w:val="67543FB9"/>
    <w:multiLevelType w:val="hybridMultilevel"/>
    <w:tmpl w:val="F6BC1A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67A26C60"/>
    <w:multiLevelType w:val="hybridMultilevel"/>
    <w:tmpl w:val="E9EA41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69227C2B"/>
    <w:multiLevelType w:val="hybridMultilevel"/>
    <w:tmpl w:val="8320C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9DB4153"/>
    <w:multiLevelType w:val="hybridMultilevel"/>
    <w:tmpl w:val="98F8C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9E84184"/>
    <w:multiLevelType w:val="multilevel"/>
    <w:tmpl w:val="48A8B6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7" w15:restartNumberingAfterBreak="0">
    <w:nsid w:val="6C635EFC"/>
    <w:multiLevelType w:val="hybridMultilevel"/>
    <w:tmpl w:val="5C4E7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C996FAB"/>
    <w:multiLevelType w:val="multilevel"/>
    <w:tmpl w:val="483802E6"/>
    <w:styleLink w:val="StyleNumberedTahomaRedLeft075Hanging025"/>
    <w:lvl w:ilvl="0">
      <w:start w:val="1"/>
      <w:numFmt w:val="decimal"/>
      <w:lvlText w:val="%1."/>
      <w:lvlJc w:val="left"/>
      <w:pPr>
        <w:ind w:left="1440" w:hanging="360"/>
      </w:pPr>
      <w:rPr>
        <w:rFonts w:ascii="Tahoma" w:hAnsi="Tahoma"/>
        <w:color w:val="FF0000"/>
        <w:kern w:val="28"/>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9" w15:restartNumberingAfterBreak="0">
    <w:nsid w:val="6EA337DB"/>
    <w:multiLevelType w:val="hybridMultilevel"/>
    <w:tmpl w:val="259068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1663825"/>
    <w:multiLevelType w:val="multilevel"/>
    <w:tmpl w:val="589E2F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1" w15:restartNumberingAfterBreak="0">
    <w:nsid w:val="721B4C7E"/>
    <w:multiLevelType w:val="hybridMultilevel"/>
    <w:tmpl w:val="7F9874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3833F60"/>
    <w:multiLevelType w:val="multilevel"/>
    <w:tmpl w:val="ECE25FCE"/>
    <w:styleLink w:val="StyleBulletedSymbolsymbolRedLeft025Hanging025"/>
    <w:lvl w:ilvl="0">
      <w:start w:val="1"/>
      <w:numFmt w:val="bullet"/>
      <w:lvlText w:val=""/>
      <w:lvlJc w:val="left"/>
      <w:pPr>
        <w:ind w:left="720" w:hanging="360"/>
      </w:pPr>
      <w:rPr>
        <w:rFonts w:ascii="Symbol" w:hAnsi="Symbol"/>
        <w:color w:val="FF0000"/>
        <w:kern w:val="28"/>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3" w15:restartNumberingAfterBreak="0">
    <w:nsid w:val="74BA5187"/>
    <w:multiLevelType w:val="multilevel"/>
    <w:tmpl w:val="3F0C22A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rPr>
        <w:b/>
        <w:bCs/>
      </w:r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440"/>
        </w:tabs>
        <w:ind w:left="1152" w:hanging="1152"/>
      </w:pPr>
    </w:lvl>
    <w:lvl w:ilvl="6">
      <w:start w:val="1"/>
      <w:numFmt w:val="decimal"/>
      <w:pStyle w:val="Heading7"/>
      <w:lvlText w:val="%1.%2.%3.%4.%5.%6.%7"/>
      <w:lvlJc w:val="left"/>
      <w:pPr>
        <w:tabs>
          <w:tab w:val="num" w:pos="1440"/>
        </w:tabs>
        <w:ind w:left="1296" w:hanging="1296"/>
      </w:pPr>
    </w:lvl>
    <w:lvl w:ilvl="7">
      <w:start w:val="1"/>
      <w:numFmt w:val="decimal"/>
      <w:pStyle w:val="Heading8"/>
      <w:lvlText w:val="%1.%2.%3.%4.%5.%6.%7.%8"/>
      <w:lvlJc w:val="left"/>
      <w:pPr>
        <w:tabs>
          <w:tab w:val="num" w:pos="1800"/>
        </w:tabs>
        <w:ind w:left="1440" w:hanging="1440"/>
      </w:pPr>
    </w:lvl>
    <w:lvl w:ilvl="8">
      <w:start w:val="1"/>
      <w:numFmt w:val="decimal"/>
      <w:pStyle w:val="Heading9"/>
      <w:lvlText w:val="%1.%2.%3.%4.%5.%6.%7.%8.%9"/>
      <w:lvlJc w:val="left"/>
      <w:pPr>
        <w:tabs>
          <w:tab w:val="num" w:pos="1584"/>
        </w:tabs>
        <w:ind w:left="1584" w:hanging="1584"/>
      </w:pPr>
    </w:lvl>
  </w:abstractNum>
  <w:abstractNum w:abstractNumId="94" w15:restartNumberingAfterBreak="0">
    <w:nsid w:val="77C33D37"/>
    <w:multiLevelType w:val="hybridMultilevel"/>
    <w:tmpl w:val="2CCCFD40"/>
    <w:lvl w:ilvl="0" w:tplc="28AA6B9A">
      <w:start w:val="1"/>
      <w:numFmt w:val="decimal"/>
      <w:lvlText w:val="%1."/>
      <w:lvlJc w:val="left"/>
      <w:pPr>
        <w:ind w:left="720" w:hanging="360"/>
      </w:pPr>
    </w:lvl>
    <w:lvl w:ilvl="1" w:tplc="70D4D004">
      <w:start w:val="1"/>
      <w:numFmt w:val="decimal"/>
      <w:lvlText w:val="%2."/>
      <w:lvlJc w:val="left"/>
      <w:pPr>
        <w:ind w:left="720" w:hanging="360"/>
      </w:pPr>
    </w:lvl>
    <w:lvl w:ilvl="2" w:tplc="E2F2F64C">
      <w:start w:val="1"/>
      <w:numFmt w:val="decimal"/>
      <w:lvlText w:val="%3."/>
      <w:lvlJc w:val="left"/>
      <w:pPr>
        <w:ind w:left="720" w:hanging="360"/>
      </w:pPr>
    </w:lvl>
    <w:lvl w:ilvl="3" w:tplc="7D04793E">
      <w:start w:val="1"/>
      <w:numFmt w:val="decimal"/>
      <w:lvlText w:val="%4."/>
      <w:lvlJc w:val="left"/>
      <w:pPr>
        <w:ind w:left="720" w:hanging="360"/>
      </w:pPr>
    </w:lvl>
    <w:lvl w:ilvl="4" w:tplc="D58035FA">
      <w:start w:val="1"/>
      <w:numFmt w:val="decimal"/>
      <w:lvlText w:val="%5."/>
      <w:lvlJc w:val="left"/>
      <w:pPr>
        <w:ind w:left="720" w:hanging="360"/>
      </w:pPr>
    </w:lvl>
    <w:lvl w:ilvl="5" w:tplc="17C2ECD6">
      <w:start w:val="1"/>
      <w:numFmt w:val="decimal"/>
      <w:lvlText w:val="%6."/>
      <w:lvlJc w:val="left"/>
      <w:pPr>
        <w:ind w:left="720" w:hanging="360"/>
      </w:pPr>
    </w:lvl>
    <w:lvl w:ilvl="6" w:tplc="9470322E">
      <w:start w:val="1"/>
      <w:numFmt w:val="decimal"/>
      <w:lvlText w:val="%7."/>
      <w:lvlJc w:val="left"/>
      <w:pPr>
        <w:ind w:left="720" w:hanging="360"/>
      </w:pPr>
    </w:lvl>
    <w:lvl w:ilvl="7" w:tplc="7F2C1BF4">
      <w:start w:val="1"/>
      <w:numFmt w:val="decimal"/>
      <w:lvlText w:val="%8."/>
      <w:lvlJc w:val="left"/>
      <w:pPr>
        <w:ind w:left="720" w:hanging="360"/>
      </w:pPr>
    </w:lvl>
    <w:lvl w:ilvl="8" w:tplc="C2E2F2C6">
      <w:start w:val="1"/>
      <w:numFmt w:val="decimal"/>
      <w:lvlText w:val="%9."/>
      <w:lvlJc w:val="left"/>
      <w:pPr>
        <w:ind w:left="720" w:hanging="360"/>
      </w:pPr>
    </w:lvl>
  </w:abstractNum>
  <w:abstractNum w:abstractNumId="95" w15:restartNumberingAfterBreak="0">
    <w:nsid w:val="79823B3E"/>
    <w:multiLevelType w:val="hybridMultilevel"/>
    <w:tmpl w:val="DEA84F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C1B6203"/>
    <w:multiLevelType w:val="multilevel"/>
    <w:tmpl w:val="C36ED8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92574320">
    <w:abstractNumId w:val="93"/>
  </w:num>
  <w:num w:numId="2" w16cid:durableId="1098260017">
    <w:abstractNumId w:val="92"/>
  </w:num>
  <w:num w:numId="3" w16cid:durableId="850921656">
    <w:abstractNumId w:val="2"/>
  </w:num>
  <w:num w:numId="4" w16cid:durableId="1913196192">
    <w:abstractNumId w:val="22"/>
  </w:num>
  <w:num w:numId="5" w16cid:durableId="1854831155">
    <w:abstractNumId w:val="41"/>
  </w:num>
  <w:num w:numId="6" w16cid:durableId="2040078941">
    <w:abstractNumId w:val="57"/>
  </w:num>
  <w:num w:numId="7" w16cid:durableId="851606290">
    <w:abstractNumId w:val="88"/>
  </w:num>
  <w:num w:numId="8" w16cid:durableId="1963731961">
    <w:abstractNumId w:val="36"/>
  </w:num>
  <w:num w:numId="9" w16cid:durableId="1803380219">
    <w:abstractNumId w:val="17"/>
  </w:num>
  <w:num w:numId="10" w16cid:durableId="1790970002">
    <w:abstractNumId w:val="95"/>
  </w:num>
  <w:num w:numId="11" w16cid:durableId="309866573">
    <w:abstractNumId w:val="56"/>
  </w:num>
  <w:num w:numId="12" w16cid:durableId="1990622979">
    <w:abstractNumId w:val="89"/>
  </w:num>
  <w:num w:numId="13" w16cid:durableId="2063556388">
    <w:abstractNumId w:val="43"/>
  </w:num>
  <w:num w:numId="14" w16cid:durableId="1349258085">
    <w:abstractNumId w:val="69"/>
  </w:num>
  <w:num w:numId="15" w16cid:durableId="1704095412">
    <w:abstractNumId w:val="63"/>
  </w:num>
  <w:num w:numId="16" w16cid:durableId="2102986256">
    <w:abstractNumId w:val="78"/>
  </w:num>
  <w:num w:numId="17" w16cid:durableId="1643122405">
    <w:abstractNumId w:val="12"/>
  </w:num>
  <w:num w:numId="18" w16cid:durableId="1475174283">
    <w:abstractNumId w:val="31"/>
  </w:num>
  <w:num w:numId="19" w16cid:durableId="571233876">
    <w:abstractNumId w:val="3"/>
  </w:num>
  <w:num w:numId="20" w16cid:durableId="1915159543">
    <w:abstractNumId w:val="65"/>
  </w:num>
  <w:num w:numId="21" w16cid:durableId="827206425">
    <w:abstractNumId w:val="33"/>
  </w:num>
  <w:num w:numId="22" w16cid:durableId="315837327">
    <w:abstractNumId w:val="39"/>
  </w:num>
  <w:num w:numId="23" w16cid:durableId="1287814432">
    <w:abstractNumId w:val="15"/>
  </w:num>
  <w:num w:numId="24" w16cid:durableId="1379401930">
    <w:abstractNumId w:val="80"/>
  </w:num>
  <w:num w:numId="25" w16cid:durableId="1129279648">
    <w:abstractNumId w:val="5"/>
  </w:num>
  <w:num w:numId="26" w16cid:durableId="1104882222">
    <w:abstractNumId w:val="75"/>
  </w:num>
  <w:num w:numId="27" w16cid:durableId="1413042557">
    <w:abstractNumId w:val="45"/>
  </w:num>
  <w:num w:numId="28" w16cid:durableId="1154299040">
    <w:abstractNumId w:val="25"/>
  </w:num>
  <w:num w:numId="29" w16cid:durableId="1848594933">
    <w:abstractNumId w:val="79"/>
  </w:num>
  <w:num w:numId="30" w16cid:durableId="1299722345">
    <w:abstractNumId w:val="93"/>
  </w:num>
  <w:num w:numId="31" w16cid:durableId="1263565655">
    <w:abstractNumId w:val="10"/>
  </w:num>
  <w:num w:numId="32" w16cid:durableId="475801682">
    <w:abstractNumId w:val="21"/>
  </w:num>
  <w:num w:numId="33" w16cid:durableId="1520587505">
    <w:abstractNumId w:val="48"/>
  </w:num>
  <w:num w:numId="34" w16cid:durableId="202792604">
    <w:abstractNumId w:val="82"/>
  </w:num>
  <w:num w:numId="35" w16cid:durableId="1033532936">
    <w:abstractNumId w:val="84"/>
  </w:num>
  <w:num w:numId="36" w16cid:durableId="1089618378">
    <w:abstractNumId w:val="72"/>
  </w:num>
  <w:num w:numId="37" w16cid:durableId="643513436">
    <w:abstractNumId w:val="73"/>
  </w:num>
  <w:num w:numId="38" w16cid:durableId="251358571">
    <w:abstractNumId w:val="83"/>
  </w:num>
  <w:num w:numId="39" w16cid:durableId="195242838">
    <w:abstractNumId w:val="12"/>
  </w:num>
  <w:num w:numId="40" w16cid:durableId="1592079189">
    <w:abstractNumId w:val="76"/>
  </w:num>
  <w:num w:numId="41" w16cid:durableId="1180857322">
    <w:abstractNumId w:val="40"/>
  </w:num>
  <w:num w:numId="42" w16cid:durableId="1405488782">
    <w:abstractNumId w:val="23"/>
  </w:num>
  <w:num w:numId="43" w16cid:durableId="594091283">
    <w:abstractNumId w:val="86"/>
  </w:num>
  <w:num w:numId="44" w16cid:durableId="1063335216">
    <w:abstractNumId w:val="30"/>
  </w:num>
  <w:num w:numId="45" w16cid:durableId="1314406355">
    <w:abstractNumId w:val="58"/>
  </w:num>
  <w:num w:numId="46" w16cid:durableId="1569344754">
    <w:abstractNumId w:val="13"/>
  </w:num>
  <w:num w:numId="47" w16cid:durableId="1999384006">
    <w:abstractNumId w:val="66"/>
  </w:num>
  <w:num w:numId="48" w16cid:durableId="1876968572">
    <w:abstractNumId w:val="9"/>
  </w:num>
  <w:num w:numId="49" w16cid:durableId="1333995560">
    <w:abstractNumId w:val="52"/>
  </w:num>
  <w:num w:numId="50" w16cid:durableId="35589899">
    <w:abstractNumId w:val="46"/>
  </w:num>
  <w:num w:numId="51" w16cid:durableId="988823929">
    <w:abstractNumId w:val="91"/>
  </w:num>
  <w:num w:numId="52" w16cid:durableId="568736694">
    <w:abstractNumId w:val="85"/>
  </w:num>
  <w:num w:numId="53" w16cid:durableId="336155605">
    <w:abstractNumId w:val="64"/>
  </w:num>
  <w:num w:numId="54" w16cid:durableId="1161115695">
    <w:abstractNumId w:val="28"/>
  </w:num>
  <w:num w:numId="55" w16cid:durableId="15273749">
    <w:abstractNumId w:val="62"/>
  </w:num>
  <w:num w:numId="56" w16cid:durableId="566113188">
    <w:abstractNumId w:val="59"/>
  </w:num>
  <w:num w:numId="57" w16cid:durableId="767699017">
    <w:abstractNumId w:val="54"/>
  </w:num>
  <w:num w:numId="58" w16cid:durableId="657340183">
    <w:abstractNumId w:val="29"/>
  </w:num>
  <w:num w:numId="59" w16cid:durableId="1269390439">
    <w:abstractNumId w:val="70"/>
  </w:num>
  <w:num w:numId="60" w16cid:durableId="1548101684">
    <w:abstractNumId w:val="14"/>
  </w:num>
  <w:num w:numId="61" w16cid:durableId="1130319619">
    <w:abstractNumId w:val="26"/>
  </w:num>
  <w:num w:numId="62" w16cid:durableId="1083986370">
    <w:abstractNumId w:val="18"/>
  </w:num>
  <w:num w:numId="63" w16cid:durableId="524564322">
    <w:abstractNumId w:val="44"/>
  </w:num>
  <w:num w:numId="64" w16cid:durableId="2120417504">
    <w:abstractNumId w:val="77"/>
  </w:num>
  <w:num w:numId="65" w16cid:durableId="547036329">
    <w:abstractNumId w:val="34"/>
  </w:num>
  <w:num w:numId="66" w16cid:durableId="1702582860">
    <w:abstractNumId w:val="81"/>
  </w:num>
  <w:num w:numId="67" w16cid:durableId="1112212012">
    <w:abstractNumId w:val="60"/>
  </w:num>
  <w:num w:numId="68" w16cid:durableId="562646247">
    <w:abstractNumId w:val="32"/>
  </w:num>
  <w:num w:numId="69" w16cid:durableId="1150828441">
    <w:abstractNumId w:val="50"/>
  </w:num>
  <w:num w:numId="70" w16cid:durableId="1788741383">
    <w:abstractNumId w:val="1"/>
  </w:num>
  <w:num w:numId="71" w16cid:durableId="874003837">
    <w:abstractNumId w:val="90"/>
  </w:num>
  <w:num w:numId="72" w16cid:durableId="1615332193">
    <w:abstractNumId w:val="96"/>
  </w:num>
  <w:num w:numId="73" w16cid:durableId="1259607260">
    <w:abstractNumId w:val="87"/>
  </w:num>
  <w:num w:numId="74" w16cid:durableId="1821650014">
    <w:abstractNumId w:val="68"/>
  </w:num>
  <w:num w:numId="75" w16cid:durableId="1608004255">
    <w:abstractNumId w:val="49"/>
  </w:num>
  <w:num w:numId="76" w16cid:durableId="278800936">
    <w:abstractNumId w:val="4"/>
  </w:num>
  <w:num w:numId="77" w16cid:durableId="2074037907">
    <w:abstractNumId w:val="20"/>
  </w:num>
  <w:num w:numId="78" w16cid:durableId="548149779">
    <w:abstractNumId w:val="24"/>
  </w:num>
  <w:num w:numId="79" w16cid:durableId="186722983">
    <w:abstractNumId w:val="7"/>
  </w:num>
  <w:num w:numId="80" w16cid:durableId="1674917614">
    <w:abstractNumId w:val="61"/>
  </w:num>
  <w:num w:numId="81" w16cid:durableId="1037900467">
    <w:abstractNumId w:val="16"/>
  </w:num>
  <w:num w:numId="82" w16cid:durableId="1373774867">
    <w:abstractNumId w:val="35"/>
  </w:num>
  <w:num w:numId="83" w16cid:durableId="264460953">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908031001">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063403849">
    <w:abstractNumId w:val="0"/>
    <w:lvlOverride w:ilvl="0">
      <w:startOverride w:val="1"/>
    </w:lvlOverride>
    <w:lvlOverride w:ilvl="1"/>
    <w:lvlOverride w:ilvl="2"/>
    <w:lvlOverride w:ilvl="3"/>
    <w:lvlOverride w:ilvl="4"/>
    <w:lvlOverride w:ilvl="5"/>
    <w:lvlOverride w:ilvl="6"/>
    <w:lvlOverride w:ilvl="7"/>
    <w:lvlOverride w:ilvl="8"/>
  </w:num>
  <w:num w:numId="86" w16cid:durableId="224461525">
    <w:abstractNumId w:val="67"/>
  </w:num>
  <w:num w:numId="87" w16cid:durableId="675110512">
    <w:abstractNumId w:val="42"/>
  </w:num>
  <w:num w:numId="88" w16cid:durableId="188419685">
    <w:abstractNumId w:val="38"/>
  </w:num>
  <w:num w:numId="89" w16cid:durableId="480773138">
    <w:abstractNumId w:val="94"/>
  </w:num>
  <w:num w:numId="90" w16cid:durableId="82070291">
    <w:abstractNumId w:val="55"/>
  </w:num>
  <w:num w:numId="91" w16cid:durableId="565531048">
    <w:abstractNumId w:val="74"/>
  </w:num>
  <w:num w:numId="92" w16cid:durableId="1718043138">
    <w:abstractNumId w:val="27"/>
  </w:num>
  <w:num w:numId="93" w16cid:durableId="1390419992">
    <w:abstractNumId w:val="19"/>
  </w:num>
  <w:num w:numId="94" w16cid:durableId="823863137">
    <w:abstractNumId w:val="71"/>
  </w:num>
  <w:num w:numId="95" w16cid:durableId="921455365">
    <w:abstractNumId w:val="6"/>
  </w:num>
  <w:num w:numId="96" w16cid:durableId="1816137706">
    <w:abstractNumId w:val="11"/>
  </w:num>
  <w:num w:numId="97" w16cid:durableId="645545879">
    <w:abstractNumId w:val="53"/>
  </w:num>
  <w:num w:numId="98" w16cid:durableId="1506869798">
    <w:abstractNumId w:val="37"/>
  </w:num>
  <w:num w:numId="99" w16cid:durableId="588776894">
    <w:abstractNumId w:val="47"/>
  </w:num>
  <w:num w:numId="100" w16cid:durableId="2039893427">
    <w:abstractNumId w:val="8"/>
  </w:num>
  <w:num w:numId="101" w16cid:durableId="80641960">
    <w:abstractNumId w:val="51"/>
  </w:num>
  <w:numIdMacAtCleanup w:val="10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Smith">
    <w15:presenceInfo w15:providerId="None" w15:userId="Michael Smith"/>
  </w15:person>
  <w15:person w15:author="Sandy Dyre">
    <w15:presenceInfo w15:providerId="AD" w15:userId="S::sdyre@nena.org::7367cafe-5297-4d3b-b584-a7d743dc3c4a"/>
  </w15:person>
  <w15:person w15:author="Michael Smith [2]">
    <w15:presenceInfo w15:providerId="AD" w15:userId="S::michael@MichaelSmithConsulting.onmicrosoft.com::868b60e4-7f8f-4e74-a435-8bf44b463609"/>
  </w15:person>
  <w15:person w15:author="Daniel Mongrain">
    <w15:presenceInfo w15:providerId="None" w15:userId="Daniel Mongrain"/>
  </w15:person>
  <w15:person w15:author="McMurrer, Steve">
    <w15:presenceInfo w15:providerId="None" w15:userId="McMurrer, Steve"/>
  </w15:person>
  <w15:person w15:author="Dan">
    <w15:presenceInfo w15:providerId="None" w15:userId="D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embedSystemFonts/>
  <w:stylePaneFormatFilter w:val="1B01" w:allStyles="1" w:customStyles="0" w:latentStyles="0" w:stylesInUse="0" w:headingStyles="0" w:numberingStyles="0" w:tableStyles="0" w:directFormattingOnRuns="1" w:directFormattingOnParagraphs="1" w:directFormattingOnNumbering="0" w:directFormattingOnTables="1" w:clearFormatting="1" w:top3HeadingStyles="0" w:visibleStyles="0" w:alternateStyleNames="0"/>
  <w:stylePaneSortMethod w:val="0000"/>
  <w:trackRevisions/>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EC9"/>
    <w:rsid w:val="0000048B"/>
    <w:rsid w:val="000005A0"/>
    <w:rsid w:val="00000786"/>
    <w:rsid w:val="0000114A"/>
    <w:rsid w:val="00001283"/>
    <w:rsid w:val="0000164B"/>
    <w:rsid w:val="00002277"/>
    <w:rsid w:val="00002680"/>
    <w:rsid w:val="00002AB7"/>
    <w:rsid w:val="000035FA"/>
    <w:rsid w:val="00003BBB"/>
    <w:rsid w:val="00003E53"/>
    <w:rsid w:val="000044DD"/>
    <w:rsid w:val="000045C3"/>
    <w:rsid w:val="00004717"/>
    <w:rsid w:val="000053F1"/>
    <w:rsid w:val="00005818"/>
    <w:rsid w:val="00005891"/>
    <w:rsid w:val="00005B82"/>
    <w:rsid w:val="00005D17"/>
    <w:rsid w:val="00006A6B"/>
    <w:rsid w:val="00007188"/>
    <w:rsid w:val="000073B8"/>
    <w:rsid w:val="0001033C"/>
    <w:rsid w:val="00010593"/>
    <w:rsid w:val="0001095F"/>
    <w:rsid w:val="00010C91"/>
    <w:rsid w:val="00010FD2"/>
    <w:rsid w:val="00011436"/>
    <w:rsid w:val="0001151E"/>
    <w:rsid w:val="00011D26"/>
    <w:rsid w:val="00011E4E"/>
    <w:rsid w:val="00012DE2"/>
    <w:rsid w:val="000133CD"/>
    <w:rsid w:val="00013618"/>
    <w:rsid w:val="000136C2"/>
    <w:rsid w:val="0001390B"/>
    <w:rsid w:val="00013989"/>
    <w:rsid w:val="000139A8"/>
    <w:rsid w:val="00015EBA"/>
    <w:rsid w:val="00016A9F"/>
    <w:rsid w:val="00016CE5"/>
    <w:rsid w:val="00020456"/>
    <w:rsid w:val="0002102A"/>
    <w:rsid w:val="000217A7"/>
    <w:rsid w:val="0002199D"/>
    <w:rsid w:val="00022096"/>
    <w:rsid w:val="000229E1"/>
    <w:rsid w:val="00022A44"/>
    <w:rsid w:val="00022A82"/>
    <w:rsid w:val="000232D9"/>
    <w:rsid w:val="0002396E"/>
    <w:rsid w:val="00023C31"/>
    <w:rsid w:val="00023DC9"/>
    <w:rsid w:val="00023E51"/>
    <w:rsid w:val="0002428B"/>
    <w:rsid w:val="000244F9"/>
    <w:rsid w:val="00024968"/>
    <w:rsid w:val="00024D40"/>
    <w:rsid w:val="00024FF8"/>
    <w:rsid w:val="000252E1"/>
    <w:rsid w:val="00025654"/>
    <w:rsid w:val="000257F6"/>
    <w:rsid w:val="00026AB9"/>
    <w:rsid w:val="00027149"/>
    <w:rsid w:val="00027D5B"/>
    <w:rsid w:val="000305FD"/>
    <w:rsid w:val="00030F64"/>
    <w:rsid w:val="0003104A"/>
    <w:rsid w:val="000313AB"/>
    <w:rsid w:val="000314D1"/>
    <w:rsid w:val="000314D7"/>
    <w:rsid w:val="00031623"/>
    <w:rsid w:val="000318E1"/>
    <w:rsid w:val="00031BE6"/>
    <w:rsid w:val="00031D02"/>
    <w:rsid w:val="00032946"/>
    <w:rsid w:val="00032D23"/>
    <w:rsid w:val="000339C5"/>
    <w:rsid w:val="00033C5E"/>
    <w:rsid w:val="0003427D"/>
    <w:rsid w:val="000342D5"/>
    <w:rsid w:val="00034A9D"/>
    <w:rsid w:val="00035280"/>
    <w:rsid w:val="000358A3"/>
    <w:rsid w:val="000359EA"/>
    <w:rsid w:val="00036172"/>
    <w:rsid w:val="0003675D"/>
    <w:rsid w:val="00036C86"/>
    <w:rsid w:val="0003750C"/>
    <w:rsid w:val="0003761B"/>
    <w:rsid w:val="00037828"/>
    <w:rsid w:val="00037B3C"/>
    <w:rsid w:val="00037B65"/>
    <w:rsid w:val="00037DF4"/>
    <w:rsid w:val="00040114"/>
    <w:rsid w:val="000401A5"/>
    <w:rsid w:val="00040299"/>
    <w:rsid w:val="000406AD"/>
    <w:rsid w:val="00040A57"/>
    <w:rsid w:val="00040CD6"/>
    <w:rsid w:val="00041E24"/>
    <w:rsid w:val="00043562"/>
    <w:rsid w:val="00043B04"/>
    <w:rsid w:val="00043B11"/>
    <w:rsid w:val="000446C3"/>
    <w:rsid w:val="0004480F"/>
    <w:rsid w:val="0004490D"/>
    <w:rsid w:val="00044B58"/>
    <w:rsid w:val="00044E41"/>
    <w:rsid w:val="00044F59"/>
    <w:rsid w:val="000455D8"/>
    <w:rsid w:val="000465AF"/>
    <w:rsid w:val="00046BE8"/>
    <w:rsid w:val="00046F55"/>
    <w:rsid w:val="00047462"/>
    <w:rsid w:val="00047F4C"/>
    <w:rsid w:val="00047F70"/>
    <w:rsid w:val="00051497"/>
    <w:rsid w:val="00051C4C"/>
    <w:rsid w:val="00051D27"/>
    <w:rsid w:val="00052647"/>
    <w:rsid w:val="000529F6"/>
    <w:rsid w:val="00053787"/>
    <w:rsid w:val="00053819"/>
    <w:rsid w:val="00054184"/>
    <w:rsid w:val="0005489F"/>
    <w:rsid w:val="00054CAC"/>
    <w:rsid w:val="00055D79"/>
    <w:rsid w:val="000565E6"/>
    <w:rsid w:val="000569A5"/>
    <w:rsid w:val="00056BA7"/>
    <w:rsid w:val="00056C96"/>
    <w:rsid w:val="0005748E"/>
    <w:rsid w:val="00057D6D"/>
    <w:rsid w:val="00057EF7"/>
    <w:rsid w:val="00061910"/>
    <w:rsid w:val="00061F6B"/>
    <w:rsid w:val="00062051"/>
    <w:rsid w:val="0006257B"/>
    <w:rsid w:val="000626D3"/>
    <w:rsid w:val="000639A3"/>
    <w:rsid w:val="00063D84"/>
    <w:rsid w:val="00064158"/>
    <w:rsid w:val="0006628C"/>
    <w:rsid w:val="00067000"/>
    <w:rsid w:val="00067B01"/>
    <w:rsid w:val="00067B69"/>
    <w:rsid w:val="00067DE7"/>
    <w:rsid w:val="000705B5"/>
    <w:rsid w:val="00070E1E"/>
    <w:rsid w:val="00072186"/>
    <w:rsid w:val="0007219E"/>
    <w:rsid w:val="000723CB"/>
    <w:rsid w:val="000726DA"/>
    <w:rsid w:val="0007299D"/>
    <w:rsid w:val="000729F2"/>
    <w:rsid w:val="0007399B"/>
    <w:rsid w:val="000742EC"/>
    <w:rsid w:val="00074A1F"/>
    <w:rsid w:val="00075032"/>
    <w:rsid w:val="0007564C"/>
    <w:rsid w:val="000758F5"/>
    <w:rsid w:val="00075BF0"/>
    <w:rsid w:val="0007604C"/>
    <w:rsid w:val="00076636"/>
    <w:rsid w:val="0007704C"/>
    <w:rsid w:val="000772E2"/>
    <w:rsid w:val="0007767C"/>
    <w:rsid w:val="000777FB"/>
    <w:rsid w:val="00077C27"/>
    <w:rsid w:val="00080044"/>
    <w:rsid w:val="00080236"/>
    <w:rsid w:val="00080C51"/>
    <w:rsid w:val="000812E7"/>
    <w:rsid w:val="00081624"/>
    <w:rsid w:val="0008198E"/>
    <w:rsid w:val="00081EFA"/>
    <w:rsid w:val="000822FB"/>
    <w:rsid w:val="0008297B"/>
    <w:rsid w:val="00082D18"/>
    <w:rsid w:val="000832DC"/>
    <w:rsid w:val="00083A92"/>
    <w:rsid w:val="00083AA2"/>
    <w:rsid w:val="00083B8B"/>
    <w:rsid w:val="00083C3F"/>
    <w:rsid w:val="00084BC3"/>
    <w:rsid w:val="000860C2"/>
    <w:rsid w:val="000863D4"/>
    <w:rsid w:val="0008657C"/>
    <w:rsid w:val="00086C93"/>
    <w:rsid w:val="00086F0F"/>
    <w:rsid w:val="00087696"/>
    <w:rsid w:val="00087A6A"/>
    <w:rsid w:val="00087D2A"/>
    <w:rsid w:val="00090C9E"/>
    <w:rsid w:val="0009103C"/>
    <w:rsid w:val="00091130"/>
    <w:rsid w:val="00091608"/>
    <w:rsid w:val="00091C57"/>
    <w:rsid w:val="00092341"/>
    <w:rsid w:val="00093ACB"/>
    <w:rsid w:val="00093BEE"/>
    <w:rsid w:val="00093CB8"/>
    <w:rsid w:val="000947FF"/>
    <w:rsid w:val="0009512B"/>
    <w:rsid w:val="000957BA"/>
    <w:rsid w:val="00095ABC"/>
    <w:rsid w:val="00096C83"/>
    <w:rsid w:val="00096D0F"/>
    <w:rsid w:val="00096F2F"/>
    <w:rsid w:val="000975C4"/>
    <w:rsid w:val="00097666"/>
    <w:rsid w:val="0009794E"/>
    <w:rsid w:val="00097B6E"/>
    <w:rsid w:val="000A08DD"/>
    <w:rsid w:val="000A0A4B"/>
    <w:rsid w:val="000A0E89"/>
    <w:rsid w:val="000A140F"/>
    <w:rsid w:val="000A1FEB"/>
    <w:rsid w:val="000A247B"/>
    <w:rsid w:val="000A288F"/>
    <w:rsid w:val="000A342B"/>
    <w:rsid w:val="000A3989"/>
    <w:rsid w:val="000A41E5"/>
    <w:rsid w:val="000A4E31"/>
    <w:rsid w:val="000A535F"/>
    <w:rsid w:val="000A65BD"/>
    <w:rsid w:val="000A6B40"/>
    <w:rsid w:val="000A7791"/>
    <w:rsid w:val="000A7A76"/>
    <w:rsid w:val="000B0A55"/>
    <w:rsid w:val="000B20CC"/>
    <w:rsid w:val="000B2171"/>
    <w:rsid w:val="000B284A"/>
    <w:rsid w:val="000B28EB"/>
    <w:rsid w:val="000B2D5A"/>
    <w:rsid w:val="000B4CC4"/>
    <w:rsid w:val="000B6280"/>
    <w:rsid w:val="000B6281"/>
    <w:rsid w:val="000B6327"/>
    <w:rsid w:val="000B6C9F"/>
    <w:rsid w:val="000B740B"/>
    <w:rsid w:val="000B743A"/>
    <w:rsid w:val="000B7EB7"/>
    <w:rsid w:val="000C00E0"/>
    <w:rsid w:val="000C02D0"/>
    <w:rsid w:val="000C08DB"/>
    <w:rsid w:val="000C0BC9"/>
    <w:rsid w:val="000C114F"/>
    <w:rsid w:val="000C1498"/>
    <w:rsid w:val="000C160E"/>
    <w:rsid w:val="000C27C5"/>
    <w:rsid w:val="000C316B"/>
    <w:rsid w:val="000C32BE"/>
    <w:rsid w:val="000C34E2"/>
    <w:rsid w:val="000C38BD"/>
    <w:rsid w:val="000C4213"/>
    <w:rsid w:val="000C447E"/>
    <w:rsid w:val="000C4878"/>
    <w:rsid w:val="000C4EB2"/>
    <w:rsid w:val="000C53F2"/>
    <w:rsid w:val="000C5A71"/>
    <w:rsid w:val="000C5AD2"/>
    <w:rsid w:val="000C5AE4"/>
    <w:rsid w:val="000C5F6D"/>
    <w:rsid w:val="000C5F87"/>
    <w:rsid w:val="000C639F"/>
    <w:rsid w:val="000C6B7A"/>
    <w:rsid w:val="000C6E14"/>
    <w:rsid w:val="000C7280"/>
    <w:rsid w:val="000D0451"/>
    <w:rsid w:val="000D0860"/>
    <w:rsid w:val="000D0FC8"/>
    <w:rsid w:val="000D0FE0"/>
    <w:rsid w:val="000D1057"/>
    <w:rsid w:val="000D1059"/>
    <w:rsid w:val="000D1D6A"/>
    <w:rsid w:val="000D216E"/>
    <w:rsid w:val="000D26FB"/>
    <w:rsid w:val="000D366F"/>
    <w:rsid w:val="000D3D39"/>
    <w:rsid w:val="000D3EA1"/>
    <w:rsid w:val="000D3EFA"/>
    <w:rsid w:val="000D40E7"/>
    <w:rsid w:val="000D426A"/>
    <w:rsid w:val="000D49D4"/>
    <w:rsid w:val="000D4C76"/>
    <w:rsid w:val="000D5647"/>
    <w:rsid w:val="000D59B7"/>
    <w:rsid w:val="000D5CA6"/>
    <w:rsid w:val="000D6307"/>
    <w:rsid w:val="000D64F0"/>
    <w:rsid w:val="000D66D3"/>
    <w:rsid w:val="000D6732"/>
    <w:rsid w:val="000D6A57"/>
    <w:rsid w:val="000D6D12"/>
    <w:rsid w:val="000D6FCA"/>
    <w:rsid w:val="000D71AD"/>
    <w:rsid w:val="000D74B0"/>
    <w:rsid w:val="000E0384"/>
    <w:rsid w:val="000E0D02"/>
    <w:rsid w:val="000E18C4"/>
    <w:rsid w:val="000E1A4E"/>
    <w:rsid w:val="000E1D36"/>
    <w:rsid w:val="000E218C"/>
    <w:rsid w:val="000E21C7"/>
    <w:rsid w:val="000E2701"/>
    <w:rsid w:val="000E2E1C"/>
    <w:rsid w:val="000E32D9"/>
    <w:rsid w:val="000E4AA2"/>
    <w:rsid w:val="000E4F2C"/>
    <w:rsid w:val="000E5271"/>
    <w:rsid w:val="000E596E"/>
    <w:rsid w:val="000E6FB4"/>
    <w:rsid w:val="000E7226"/>
    <w:rsid w:val="000E7704"/>
    <w:rsid w:val="000E7FD5"/>
    <w:rsid w:val="000F04B9"/>
    <w:rsid w:val="000F050C"/>
    <w:rsid w:val="000F1108"/>
    <w:rsid w:val="000F15C8"/>
    <w:rsid w:val="000F181B"/>
    <w:rsid w:val="000F1D53"/>
    <w:rsid w:val="000F214D"/>
    <w:rsid w:val="000F2372"/>
    <w:rsid w:val="000F251B"/>
    <w:rsid w:val="000F2A71"/>
    <w:rsid w:val="000F433E"/>
    <w:rsid w:val="000F4D44"/>
    <w:rsid w:val="000F563F"/>
    <w:rsid w:val="000F62F8"/>
    <w:rsid w:val="000F65A7"/>
    <w:rsid w:val="000F6E21"/>
    <w:rsid w:val="000F72E9"/>
    <w:rsid w:val="000F7847"/>
    <w:rsid w:val="001005DF"/>
    <w:rsid w:val="00100DDF"/>
    <w:rsid w:val="001010D0"/>
    <w:rsid w:val="00101340"/>
    <w:rsid w:val="00101535"/>
    <w:rsid w:val="00101977"/>
    <w:rsid w:val="001021D0"/>
    <w:rsid w:val="001023BB"/>
    <w:rsid w:val="00102EC6"/>
    <w:rsid w:val="0010311A"/>
    <w:rsid w:val="00103142"/>
    <w:rsid w:val="001033B9"/>
    <w:rsid w:val="00103920"/>
    <w:rsid w:val="00103D42"/>
    <w:rsid w:val="00103F46"/>
    <w:rsid w:val="001040E2"/>
    <w:rsid w:val="0010460F"/>
    <w:rsid w:val="00104D32"/>
    <w:rsid w:val="00104E6B"/>
    <w:rsid w:val="00105039"/>
    <w:rsid w:val="001054D9"/>
    <w:rsid w:val="00105A3D"/>
    <w:rsid w:val="00105D81"/>
    <w:rsid w:val="00105FC4"/>
    <w:rsid w:val="00106A2C"/>
    <w:rsid w:val="00106DA2"/>
    <w:rsid w:val="00107851"/>
    <w:rsid w:val="00107936"/>
    <w:rsid w:val="00107AA5"/>
    <w:rsid w:val="00110844"/>
    <w:rsid w:val="00110BA5"/>
    <w:rsid w:val="00110DA0"/>
    <w:rsid w:val="00111730"/>
    <w:rsid w:val="00111895"/>
    <w:rsid w:val="0011220B"/>
    <w:rsid w:val="00112585"/>
    <w:rsid w:val="0011340E"/>
    <w:rsid w:val="0011344E"/>
    <w:rsid w:val="001135E9"/>
    <w:rsid w:val="00114A3C"/>
    <w:rsid w:val="00114D07"/>
    <w:rsid w:val="00114EEC"/>
    <w:rsid w:val="0011531D"/>
    <w:rsid w:val="00116016"/>
    <w:rsid w:val="00116355"/>
    <w:rsid w:val="00116BCF"/>
    <w:rsid w:val="00116F5D"/>
    <w:rsid w:val="001170C5"/>
    <w:rsid w:val="00117136"/>
    <w:rsid w:val="00117C61"/>
    <w:rsid w:val="00117F80"/>
    <w:rsid w:val="0012002C"/>
    <w:rsid w:val="00120B2E"/>
    <w:rsid w:val="00121600"/>
    <w:rsid w:val="00121910"/>
    <w:rsid w:val="00121B7F"/>
    <w:rsid w:val="00122025"/>
    <w:rsid w:val="001223B5"/>
    <w:rsid w:val="00123243"/>
    <w:rsid w:val="001235F9"/>
    <w:rsid w:val="00123BD9"/>
    <w:rsid w:val="00124008"/>
    <w:rsid w:val="00124B2D"/>
    <w:rsid w:val="00124F8B"/>
    <w:rsid w:val="0012591D"/>
    <w:rsid w:val="00125BCC"/>
    <w:rsid w:val="00126C86"/>
    <w:rsid w:val="001304AA"/>
    <w:rsid w:val="0013063E"/>
    <w:rsid w:val="0013085B"/>
    <w:rsid w:val="00130CC6"/>
    <w:rsid w:val="001317B8"/>
    <w:rsid w:val="00131B35"/>
    <w:rsid w:val="00131C8E"/>
    <w:rsid w:val="001322BA"/>
    <w:rsid w:val="0013230F"/>
    <w:rsid w:val="0013234A"/>
    <w:rsid w:val="00132B05"/>
    <w:rsid w:val="001332D5"/>
    <w:rsid w:val="00133853"/>
    <w:rsid w:val="00133907"/>
    <w:rsid w:val="00133C26"/>
    <w:rsid w:val="00134C92"/>
    <w:rsid w:val="00134CE6"/>
    <w:rsid w:val="0013529F"/>
    <w:rsid w:val="00135474"/>
    <w:rsid w:val="0013554F"/>
    <w:rsid w:val="00135A8A"/>
    <w:rsid w:val="001362B1"/>
    <w:rsid w:val="001371FC"/>
    <w:rsid w:val="00137546"/>
    <w:rsid w:val="00140642"/>
    <w:rsid w:val="00140EE5"/>
    <w:rsid w:val="00141C04"/>
    <w:rsid w:val="0014331F"/>
    <w:rsid w:val="00143A54"/>
    <w:rsid w:val="0014435C"/>
    <w:rsid w:val="00144A94"/>
    <w:rsid w:val="001462A3"/>
    <w:rsid w:val="001466DC"/>
    <w:rsid w:val="001468CE"/>
    <w:rsid w:val="00146A5B"/>
    <w:rsid w:val="00146DA4"/>
    <w:rsid w:val="00147330"/>
    <w:rsid w:val="00147C46"/>
    <w:rsid w:val="00147C4C"/>
    <w:rsid w:val="00150FB7"/>
    <w:rsid w:val="00151042"/>
    <w:rsid w:val="001514AD"/>
    <w:rsid w:val="0015208B"/>
    <w:rsid w:val="0015242E"/>
    <w:rsid w:val="00152881"/>
    <w:rsid w:val="0015308E"/>
    <w:rsid w:val="001532D7"/>
    <w:rsid w:val="001532E8"/>
    <w:rsid w:val="001533B0"/>
    <w:rsid w:val="00154515"/>
    <w:rsid w:val="00154CF1"/>
    <w:rsid w:val="00155826"/>
    <w:rsid w:val="00155DF9"/>
    <w:rsid w:val="0015630F"/>
    <w:rsid w:val="0015657C"/>
    <w:rsid w:val="00156C76"/>
    <w:rsid w:val="00157368"/>
    <w:rsid w:val="001573A3"/>
    <w:rsid w:val="00157AB0"/>
    <w:rsid w:val="00157F0C"/>
    <w:rsid w:val="001602FC"/>
    <w:rsid w:val="001603AF"/>
    <w:rsid w:val="00160CF6"/>
    <w:rsid w:val="0016107D"/>
    <w:rsid w:val="00161DA9"/>
    <w:rsid w:val="00161FA9"/>
    <w:rsid w:val="00162B82"/>
    <w:rsid w:val="00162E1B"/>
    <w:rsid w:val="00163B69"/>
    <w:rsid w:val="00163E5B"/>
    <w:rsid w:val="00164F84"/>
    <w:rsid w:val="0016500F"/>
    <w:rsid w:val="00165017"/>
    <w:rsid w:val="001657AF"/>
    <w:rsid w:val="00165ED7"/>
    <w:rsid w:val="00165F9B"/>
    <w:rsid w:val="001664A8"/>
    <w:rsid w:val="00166746"/>
    <w:rsid w:val="00166C56"/>
    <w:rsid w:val="00166C86"/>
    <w:rsid w:val="00167A27"/>
    <w:rsid w:val="00167A2F"/>
    <w:rsid w:val="00170232"/>
    <w:rsid w:val="00170955"/>
    <w:rsid w:val="0017239E"/>
    <w:rsid w:val="00172971"/>
    <w:rsid w:val="00172C0C"/>
    <w:rsid w:val="0017331D"/>
    <w:rsid w:val="00173C1F"/>
    <w:rsid w:val="001745BD"/>
    <w:rsid w:val="0017468C"/>
    <w:rsid w:val="001749A6"/>
    <w:rsid w:val="0017539C"/>
    <w:rsid w:val="001758AA"/>
    <w:rsid w:val="00175C91"/>
    <w:rsid w:val="00175D7D"/>
    <w:rsid w:val="00176D7D"/>
    <w:rsid w:val="00177815"/>
    <w:rsid w:val="00177894"/>
    <w:rsid w:val="00177BF5"/>
    <w:rsid w:val="00177DA4"/>
    <w:rsid w:val="00180909"/>
    <w:rsid w:val="00180C0D"/>
    <w:rsid w:val="0018121F"/>
    <w:rsid w:val="0018185F"/>
    <w:rsid w:val="00182A42"/>
    <w:rsid w:val="00182B96"/>
    <w:rsid w:val="00182BC9"/>
    <w:rsid w:val="0018301A"/>
    <w:rsid w:val="00183251"/>
    <w:rsid w:val="00183358"/>
    <w:rsid w:val="00183C9E"/>
    <w:rsid w:val="00183D1A"/>
    <w:rsid w:val="001840A6"/>
    <w:rsid w:val="00184F30"/>
    <w:rsid w:val="00185B12"/>
    <w:rsid w:val="00186083"/>
    <w:rsid w:val="00186519"/>
    <w:rsid w:val="00186528"/>
    <w:rsid w:val="00186775"/>
    <w:rsid w:val="00187886"/>
    <w:rsid w:val="001908D2"/>
    <w:rsid w:val="00190B92"/>
    <w:rsid w:val="0019120D"/>
    <w:rsid w:val="00192053"/>
    <w:rsid w:val="001927AF"/>
    <w:rsid w:val="00193154"/>
    <w:rsid w:val="00193952"/>
    <w:rsid w:val="00193BD0"/>
    <w:rsid w:val="00193BDC"/>
    <w:rsid w:val="00193D43"/>
    <w:rsid w:val="001949F0"/>
    <w:rsid w:val="00194DBF"/>
    <w:rsid w:val="0019527F"/>
    <w:rsid w:val="0019533F"/>
    <w:rsid w:val="001958CD"/>
    <w:rsid w:val="00195C28"/>
    <w:rsid w:val="00195C65"/>
    <w:rsid w:val="00195DDA"/>
    <w:rsid w:val="001963EE"/>
    <w:rsid w:val="00196D78"/>
    <w:rsid w:val="001974AF"/>
    <w:rsid w:val="001975B2"/>
    <w:rsid w:val="001977E9"/>
    <w:rsid w:val="001A0009"/>
    <w:rsid w:val="001A0B7D"/>
    <w:rsid w:val="001A124A"/>
    <w:rsid w:val="001A2CFE"/>
    <w:rsid w:val="001A3109"/>
    <w:rsid w:val="001A32CB"/>
    <w:rsid w:val="001A3567"/>
    <w:rsid w:val="001A3AC2"/>
    <w:rsid w:val="001A40E1"/>
    <w:rsid w:val="001A4519"/>
    <w:rsid w:val="001A4C8E"/>
    <w:rsid w:val="001A4D6D"/>
    <w:rsid w:val="001A59DF"/>
    <w:rsid w:val="001A6342"/>
    <w:rsid w:val="001A694E"/>
    <w:rsid w:val="001A73BC"/>
    <w:rsid w:val="001A75B4"/>
    <w:rsid w:val="001A7894"/>
    <w:rsid w:val="001A7FA6"/>
    <w:rsid w:val="001B0024"/>
    <w:rsid w:val="001B0F09"/>
    <w:rsid w:val="001B1655"/>
    <w:rsid w:val="001B23AE"/>
    <w:rsid w:val="001B2525"/>
    <w:rsid w:val="001B3CB5"/>
    <w:rsid w:val="001B3FCB"/>
    <w:rsid w:val="001B4218"/>
    <w:rsid w:val="001B48FF"/>
    <w:rsid w:val="001B52F5"/>
    <w:rsid w:val="001B52F8"/>
    <w:rsid w:val="001B58C8"/>
    <w:rsid w:val="001B5B80"/>
    <w:rsid w:val="001B5F61"/>
    <w:rsid w:val="001B6B34"/>
    <w:rsid w:val="001B6CED"/>
    <w:rsid w:val="001B6EE1"/>
    <w:rsid w:val="001B72E0"/>
    <w:rsid w:val="001B7555"/>
    <w:rsid w:val="001C28CC"/>
    <w:rsid w:val="001C2E72"/>
    <w:rsid w:val="001C366B"/>
    <w:rsid w:val="001C3B35"/>
    <w:rsid w:val="001C3CC6"/>
    <w:rsid w:val="001C3DBE"/>
    <w:rsid w:val="001C47C0"/>
    <w:rsid w:val="001C50B9"/>
    <w:rsid w:val="001C51E4"/>
    <w:rsid w:val="001C576A"/>
    <w:rsid w:val="001C5843"/>
    <w:rsid w:val="001C5C1B"/>
    <w:rsid w:val="001C5C32"/>
    <w:rsid w:val="001C648B"/>
    <w:rsid w:val="001C6747"/>
    <w:rsid w:val="001C67FF"/>
    <w:rsid w:val="001C6D68"/>
    <w:rsid w:val="001C714D"/>
    <w:rsid w:val="001C7300"/>
    <w:rsid w:val="001D0B56"/>
    <w:rsid w:val="001D0CF3"/>
    <w:rsid w:val="001D0D71"/>
    <w:rsid w:val="001D2F2D"/>
    <w:rsid w:val="001D377B"/>
    <w:rsid w:val="001D3806"/>
    <w:rsid w:val="001D3861"/>
    <w:rsid w:val="001D391F"/>
    <w:rsid w:val="001D3D66"/>
    <w:rsid w:val="001D4454"/>
    <w:rsid w:val="001D458B"/>
    <w:rsid w:val="001D6EF5"/>
    <w:rsid w:val="001D6EFE"/>
    <w:rsid w:val="001D75CD"/>
    <w:rsid w:val="001D7B52"/>
    <w:rsid w:val="001D7C07"/>
    <w:rsid w:val="001D7DA2"/>
    <w:rsid w:val="001D7E2F"/>
    <w:rsid w:val="001D7EA2"/>
    <w:rsid w:val="001E02ED"/>
    <w:rsid w:val="001E09F7"/>
    <w:rsid w:val="001E0B1D"/>
    <w:rsid w:val="001E17C7"/>
    <w:rsid w:val="001E18CF"/>
    <w:rsid w:val="001E1C7B"/>
    <w:rsid w:val="001E1C7D"/>
    <w:rsid w:val="001E1FE9"/>
    <w:rsid w:val="001E2284"/>
    <w:rsid w:val="001E3239"/>
    <w:rsid w:val="001E3B1F"/>
    <w:rsid w:val="001E43B5"/>
    <w:rsid w:val="001E4600"/>
    <w:rsid w:val="001E4F43"/>
    <w:rsid w:val="001E5948"/>
    <w:rsid w:val="001E5AB8"/>
    <w:rsid w:val="001F01F7"/>
    <w:rsid w:val="001F0228"/>
    <w:rsid w:val="001F07A9"/>
    <w:rsid w:val="001F147D"/>
    <w:rsid w:val="001F1681"/>
    <w:rsid w:val="001F258A"/>
    <w:rsid w:val="001F2976"/>
    <w:rsid w:val="001F29EB"/>
    <w:rsid w:val="001F2D40"/>
    <w:rsid w:val="001F30D1"/>
    <w:rsid w:val="001F3AE7"/>
    <w:rsid w:val="001F4001"/>
    <w:rsid w:val="001F4CBB"/>
    <w:rsid w:val="001F4E67"/>
    <w:rsid w:val="001F5474"/>
    <w:rsid w:val="001F5950"/>
    <w:rsid w:val="001F59B3"/>
    <w:rsid w:val="001F5C6E"/>
    <w:rsid w:val="001F5D54"/>
    <w:rsid w:val="001F6487"/>
    <w:rsid w:val="001F68FF"/>
    <w:rsid w:val="001F69EF"/>
    <w:rsid w:val="001F6A89"/>
    <w:rsid w:val="001F707E"/>
    <w:rsid w:val="001F7CE7"/>
    <w:rsid w:val="00200F2B"/>
    <w:rsid w:val="00201005"/>
    <w:rsid w:val="0020128B"/>
    <w:rsid w:val="00201759"/>
    <w:rsid w:val="002019B8"/>
    <w:rsid w:val="00201A26"/>
    <w:rsid w:val="0020216F"/>
    <w:rsid w:val="00202378"/>
    <w:rsid w:val="002029B5"/>
    <w:rsid w:val="00202C46"/>
    <w:rsid w:val="00203B3F"/>
    <w:rsid w:val="0020403A"/>
    <w:rsid w:val="00204067"/>
    <w:rsid w:val="00204402"/>
    <w:rsid w:val="00204B2C"/>
    <w:rsid w:val="002053A3"/>
    <w:rsid w:val="002056CB"/>
    <w:rsid w:val="002058BE"/>
    <w:rsid w:val="00205C81"/>
    <w:rsid w:val="00205FB5"/>
    <w:rsid w:val="002061E0"/>
    <w:rsid w:val="00206773"/>
    <w:rsid w:val="002079FE"/>
    <w:rsid w:val="00207E23"/>
    <w:rsid w:val="0021054C"/>
    <w:rsid w:val="00210612"/>
    <w:rsid w:val="00210B69"/>
    <w:rsid w:val="002110CF"/>
    <w:rsid w:val="00211156"/>
    <w:rsid w:val="0021170E"/>
    <w:rsid w:val="00211B16"/>
    <w:rsid w:val="00211CDE"/>
    <w:rsid w:val="002122E1"/>
    <w:rsid w:val="0021326B"/>
    <w:rsid w:val="0021374F"/>
    <w:rsid w:val="002137D0"/>
    <w:rsid w:val="00214B33"/>
    <w:rsid w:val="00214E37"/>
    <w:rsid w:val="00214FCC"/>
    <w:rsid w:val="0021541F"/>
    <w:rsid w:val="00215754"/>
    <w:rsid w:val="00215CD1"/>
    <w:rsid w:val="002164E2"/>
    <w:rsid w:val="00216DB3"/>
    <w:rsid w:val="00220548"/>
    <w:rsid w:val="0022081E"/>
    <w:rsid w:val="00220B84"/>
    <w:rsid w:val="00220DD4"/>
    <w:rsid w:val="00220FEB"/>
    <w:rsid w:val="00221EA5"/>
    <w:rsid w:val="002222F2"/>
    <w:rsid w:val="00222449"/>
    <w:rsid w:val="0022270F"/>
    <w:rsid w:val="00222AF7"/>
    <w:rsid w:val="00223282"/>
    <w:rsid w:val="0022328A"/>
    <w:rsid w:val="00223449"/>
    <w:rsid w:val="00223E3A"/>
    <w:rsid w:val="00223F86"/>
    <w:rsid w:val="0022437F"/>
    <w:rsid w:val="00224478"/>
    <w:rsid w:val="0022535B"/>
    <w:rsid w:val="00225679"/>
    <w:rsid w:val="00225998"/>
    <w:rsid w:val="00225DFA"/>
    <w:rsid w:val="00225E79"/>
    <w:rsid w:val="002267BB"/>
    <w:rsid w:val="002269FA"/>
    <w:rsid w:val="00227753"/>
    <w:rsid w:val="00227957"/>
    <w:rsid w:val="002304BA"/>
    <w:rsid w:val="00231415"/>
    <w:rsid w:val="002317F6"/>
    <w:rsid w:val="00231E55"/>
    <w:rsid w:val="00232B4C"/>
    <w:rsid w:val="00232E14"/>
    <w:rsid w:val="00232EA1"/>
    <w:rsid w:val="00233903"/>
    <w:rsid w:val="00234265"/>
    <w:rsid w:val="00234C28"/>
    <w:rsid w:val="00234CE7"/>
    <w:rsid w:val="002353EB"/>
    <w:rsid w:val="00235690"/>
    <w:rsid w:val="00235BEF"/>
    <w:rsid w:val="00236607"/>
    <w:rsid w:val="00236907"/>
    <w:rsid w:val="002374F4"/>
    <w:rsid w:val="00237B7C"/>
    <w:rsid w:val="00240761"/>
    <w:rsid w:val="0024080A"/>
    <w:rsid w:val="00240896"/>
    <w:rsid w:val="00241964"/>
    <w:rsid w:val="00242E80"/>
    <w:rsid w:val="0024324E"/>
    <w:rsid w:val="00243D9C"/>
    <w:rsid w:val="0024440C"/>
    <w:rsid w:val="00244618"/>
    <w:rsid w:val="00244BDD"/>
    <w:rsid w:val="002459FA"/>
    <w:rsid w:val="00246283"/>
    <w:rsid w:val="002463E4"/>
    <w:rsid w:val="0024644E"/>
    <w:rsid w:val="0024687B"/>
    <w:rsid w:val="00246D24"/>
    <w:rsid w:val="00246F68"/>
    <w:rsid w:val="00246F90"/>
    <w:rsid w:val="0024732D"/>
    <w:rsid w:val="00247AB6"/>
    <w:rsid w:val="00250486"/>
    <w:rsid w:val="00250B98"/>
    <w:rsid w:val="00250C52"/>
    <w:rsid w:val="00250D19"/>
    <w:rsid w:val="00250FC7"/>
    <w:rsid w:val="0025170F"/>
    <w:rsid w:val="00251796"/>
    <w:rsid w:val="00251E63"/>
    <w:rsid w:val="0025202E"/>
    <w:rsid w:val="00252A23"/>
    <w:rsid w:val="00252A87"/>
    <w:rsid w:val="00253406"/>
    <w:rsid w:val="002538B5"/>
    <w:rsid w:val="00253A01"/>
    <w:rsid w:val="00253DC6"/>
    <w:rsid w:val="002540D6"/>
    <w:rsid w:val="0025427E"/>
    <w:rsid w:val="00254C39"/>
    <w:rsid w:val="002552F9"/>
    <w:rsid w:val="00260AF3"/>
    <w:rsid w:val="002610F2"/>
    <w:rsid w:val="002615A3"/>
    <w:rsid w:val="0026181A"/>
    <w:rsid w:val="00261D62"/>
    <w:rsid w:val="00262536"/>
    <w:rsid w:val="00262959"/>
    <w:rsid w:val="00263181"/>
    <w:rsid w:val="0026389A"/>
    <w:rsid w:val="002639DA"/>
    <w:rsid w:val="00263A6B"/>
    <w:rsid w:val="00263B81"/>
    <w:rsid w:val="00263BF9"/>
    <w:rsid w:val="00263DF3"/>
    <w:rsid w:val="00263E29"/>
    <w:rsid w:val="002648C0"/>
    <w:rsid w:val="00265ADB"/>
    <w:rsid w:val="00265CF5"/>
    <w:rsid w:val="00265D1C"/>
    <w:rsid w:val="00265FB6"/>
    <w:rsid w:val="002668EB"/>
    <w:rsid w:val="00267007"/>
    <w:rsid w:val="002671C2"/>
    <w:rsid w:val="002671F8"/>
    <w:rsid w:val="002677FC"/>
    <w:rsid w:val="00267ED6"/>
    <w:rsid w:val="00267F1F"/>
    <w:rsid w:val="00270C91"/>
    <w:rsid w:val="00271BF9"/>
    <w:rsid w:val="00272171"/>
    <w:rsid w:val="00272253"/>
    <w:rsid w:val="0027236A"/>
    <w:rsid w:val="00272F05"/>
    <w:rsid w:val="00273521"/>
    <w:rsid w:val="00273D83"/>
    <w:rsid w:val="002745C1"/>
    <w:rsid w:val="00274C1F"/>
    <w:rsid w:val="002757B1"/>
    <w:rsid w:val="00275C26"/>
    <w:rsid w:val="00275F63"/>
    <w:rsid w:val="002763DD"/>
    <w:rsid w:val="002773ED"/>
    <w:rsid w:val="002800A9"/>
    <w:rsid w:val="002806CE"/>
    <w:rsid w:val="00280866"/>
    <w:rsid w:val="00280B26"/>
    <w:rsid w:val="00281FCC"/>
    <w:rsid w:val="00282272"/>
    <w:rsid w:val="00282892"/>
    <w:rsid w:val="002831DB"/>
    <w:rsid w:val="002832E8"/>
    <w:rsid w:val="00283747"/>
    <w:rsid w:val="0028380E"/>
    <w:rsid w:val="00283E13"/>
    <w:rsid w:val="002846AD"/>
    <w:rsid w:val="00284D92"/>
    <w:rsid w:val="002857E9"/>
    <w:rsid w:val="00285C00"/>
    <w:rsid w:val="00286A8F"/>
    <w:rsid w:val="00286A96"/>
    <w:rsid w:val="00287CA1"/>
    <w:rsid w:val="002902FB"/>
    <w:rsid w:val="0029067B"/>
    <w:rsid w:val="00290BCD"/>
    <w:rsid w:val="00291022"/>
    <w:rsid w:val="00291443"/>
    <w:rsid w:val="002918A9"/>
    <w:rsid w:val="00291D44"/>
    <w:rsid w:val="0029236D"/>
    <w:rsid w:val="0029295B"/>
    <w:rsid w:val="00292B6D"/>
    <w:rsid w:val="00292E7E"/>
    <w:rsid w:val="00293817"/>
    <w:rsid w:val="0029393F"/>
    <w:rsid w:val="00293BC6"/>
    <w:rsid w:val="00293C11"/>
    <w:rsid w:val="00293DA2"/>
    <w:rsid w:val="002940CD"/>
    <w:rsid w:val="0029469B"/>
    <w:rsid w:val="00294715"/>
    <w:rsid w:val="00294755"/>
    <w:rsid w:val="0029493D"/>
    <w:rsid w:val="00294B04"/>
    <w:rsid w:val="0029512E"/>
    <w:rsid w:val="002953A6"/>
    <w:rsid w:val="002956B4"/>
    <w:rsid w:val="002957EF"/>
    <w:rsid w:val="00295E70"/>
    <w:rsid w:val="00295F56"/>
    <w:rsid w:val="0029730F"/>
    <w:rsid w:val="0029778D"/>
    <w:rsid w:val="002979F5"/>
    <w:rsid w:val="00297AD3"/>
    <w:rsid w:val="002A016F"/>
    <w:rsid w:val="002A0D4F"/>
    <w:rsid w:val="002A1C97"/>
    <w:rsid w:val="002A35AA"/>
    <w:rsid w:val="002A3626"/>
    <w:rsid w:val="002A44BD"/>
    <w:rsid w:val="002A4516"/>
    <w:rsid w:val="002A4A83"/>
    <w:rsid w:val="002A5757"/>
    <w:rsid w:val="002A5F96"/>
    <w:rsid w:val="002A63D9"/>
    <w:rsid w:val="002A6B24"/>
    <w:rsid w:val="002A6B75"/>
    <w:rsid w:val="002A7605"/>
    <w:rsid w:val="002A7C19"/>
    <w:rsid w:val="002A7D17"/>
    <w:rsid w:val="002B0190"/>
    <w:rsid w:val="002B026F"/>
    <w:rsid w:val="002B032C"/>
    <w:rsid w:val="002B0A0F"/>
    <w:rsid w:val="002B0B36"/>
    <w:rsid w:val="002B15B2"/>
    <w:rsid w:val="002B1B1D"/>
    <w:rsid w:val="002B1EA3"/>
    <w:rsid w:val="002B2284"/>
    <w:rsid w:val="002B24DA"/>
    <w:rsid w:val="002B25A8"/>
    <w:rsid w:val="002B307A"/>
    <w:rsid w:val="002B3780"/>
    <w:rsid w:val="002B39D0"/>
    <w:rsid w:val="002B4169"/>
    <w:rsid w:val="002B4953"/>
    <w:rsid w:val="002B4B6B"/>
    <w:rsid w:val="002B4D1B"/>
    <w:rsid w:val="002B5396"/>
    <w:rsid w:val="002B650D"/>
    <w:rsid w:val="002B7B0A"/>
    <w:rsid w:val="002B7E61"/>
    <w:rsid w:val="002B7F7E"/>
    <w:rsid w:val="002C0FE6"/>
    <w:rsid w:val="002C140C"/>
    <w:rsid w:val="002C1767"/>
    <w:rsid w:val="002C1804"/>
    <w:rsid w:val="002C1D76"/>
    <w:rsid w:val="002C1E4B"/>
    <w:rsid w:val="002C2BA8"/>
    <w:rsid w:val="002C2C69"/>
    <w:rsid w:val="002C3BF8"/>
    <w:rsid w:val="002C439F"/>
    <w:rsid w:val="002C4460"/>
    <w:rsid w:val="002C4861"/>
    <w:rsid w:val="002C4A0D"/>
    <w:rsid w:val="002C51A9"/>
    <w:rsid w:val="002C53F5"/>
    <w:rsid w:val="002C548E"/>
    <w:rsid w:val="002C590F"/>
    <w:rsid w:val="002C5E52"/>
    <w:rsid w:val="002C5FB6"/>
    <w:rsid w:val="002C6580"/>
    <w:rsid w:val="002C7033"/>
    <w:rsid w:val="002C7DAF"/>
    <w:rsid w:val="002C7E17"/>
    <w:rsid w:val="002D01D7"/>
    <w:rsid w:val="002D0FEF"/>
    <w:rsid w:val="002D1343"/>
    <w:rsid w:val="002D188A"/>
    <w:rsid w:val="002D18B4"/>
    <w:rsid w:val="002D2420"/>
    <w:rsid w:val="002D2A8E"/>
    <w:rsid w:val="002D2C55"/>
    <w:rsid w:val="002D45CB"/>
    <w:rsid w:val="002D46BE"/>
    <w:rsid w:val="002D47BE"/>
    <w:rsid w:val="002D48E3"/>
    <w:rsid w:val="002D4A3C"/>
    <w:rsid w:val="002D4B20"/>
    <w:rsid w:val="002D4D53"/>
    <w:rsid w:val="002D4E83"/>
    <w:rsid w:val="002D68F3"/>
    <w:rsid w:val="002D69CE"/>
    <w:rsid w:val="002D7B59"/>
    <w:rsid w:val="002E0672"/>
    <w:rsid w:val="002E0A26"/>
    <w:rsid w:val="002E0B19"/>
    <w:rsid w:val="002E1675"/>
    <w:rsid w:val="002E16E5"/>
    <w:rsid w:val="002E19B8"/>
    <w:rsid w:val="002E275F"/>
    <w:rsid w:val="002E3169"/>
    <w:rsid w:val="002E3BE1"/>
    <w:rsid w:val="002E3FD5"/>
    <w:rsid w:val="002E4584"/>
    <w:rsid w:val="002E47E4"/>
    <w:rsid w:val="002E4846"/>
    <w:rsid w:val="002E4B8D"/>
    <w:rsid w:val="002E4C2B"/>
    <w:rsid w:val="002E4D77"/>
    <w:rsid w:val="002E4EFB"/>
    <w:rsid w:val="002E4FF1"/>
    <w:rsid w:val="002E55A7"/>
    <w:rsid w:val="002E59EB"/>
    <w:rsid w:val="002E6D92"/>
    <w:rsid w:val="002F02FE"/>
    <w:rsid w:val="002F239A"/>
    <w:rsid w:val="002F2494"/>
    <w:rsid w:val="002F34F8"/>
    <w:rsid w:val="002F388A"/>
    <w:rsid w:val="002F499E"/>
    <w:rsid w:val="002F50DB"/>
    <w:rsid w:val="002F6BFF"/>
    <w:rsid w:val="002F702C"/>
    <w:rsid w:val="002F78BB"/>
    <w:rsid w:val="003001CC"/>
    <w:rsid w:val="00300809"/>
    <w:rsid w:val="00300B91"/>
    <w:rsid w:val="003014D6"/>
    <w:rsid w:val="00301986"/>
    <w:rsid w:val="00301A61"/>
    <w:rsid w:val="00302209"/>
    <w:rsid w:val="003023C5"/>
    <w:rsid w:val="003025F0"/>
    <w:rsid w:val="003026A4"/>
    <w:rsid w:val="003026E9"/>
    <w:rsid w:val="003030CB"/>
    <w:rsid w:val="00303B00"/>
    <w:rsid w:val="00304495"/>
    <w:rsid w:val="00304ACB"/>
    <w:rsid w:val="00305121"/>
    <w:rsid w:val="003052D6"/>
    <w:rsid w:val="00305893"/>
    <w:rsid w:val="0030618D"/>
    <w:rsid w:val="003065F3"/>
    <w:rsid w:val="0030684D"/>
    <w:rsid w:val="00306872"/>
    <w:rsid w:val="00306D40"/>
    <w:rsid w:val="0031004F"/>
    <w:rsid w:val="00310660"/>
    <w:rsid w:val="00310C15"/>
    <w:rsid w:val="00310FD5"/>
    <w:rsid w:val="0031106D"/>
    <w:rsid w:val="00311391"/>
    <w:rsid w:val="00312619"/>
    <w:rsid w:val="003126F5"/>
    <w:rsid w:val="003133DB"/>
    <w:rsid w:val="0031362F"/>
    <w:rsid w:val="0031390B"/>
    <w:rsid w:val="003142A5"/>
    <w:rsid w:val="00314932"/>
    <w:rsid w:val="003149B7"/>
    <w:rsid w:val="00314A7B"/>
    <w:rsid w:val="00314EDB"/>
    <w:rsid w:val="00315220"/>
    <w:rsid w:val="003152C8"/>
    <w:rsid w:val="003152DE"/>
    <w:rsid w:val="0031531A"/>
    <w:rsid w:val="00315437"/>
    <w:rsid w:val="00316051"/>
    <w:rsid w:val="00316C93"/>
    <w:rsid w:val="00316DC6"/>
    <w:rsid w:val="00317677"/>
    <w:rsid w:val="003179F4"/>
    <w:rsid w:val="00317A68"/>
    <w:rsid w:val="00317EAB"/>
    <w:rsid w:val="003205E3"/>
    <w:rsid w:val="0032089B"/>
    <w:rsid w:val="00320D1E"/>
    <w:rsid w:val="00321EAB"/>
    <w:rsid w:val="0032387C"/>
    <w:rsid w:val="00324408"/>
    <w:rsid w:val="0032510D"/>
    <w:rsid w:val="00325323"/>
    <w:rsid w:val="00325614"/>
    <w:rsid w:val="00325830"/>
    <w:rsid w:val="00326689"/>
    <w:rsid w:val="00326B50"/>
    <w:rsid w:val="00326CBE"/>
    <w:rsid w:val="003270A6"/>
    <w:rsid w:val="003272DF"/>
    <w:rsid w:val="003273C7"/>
    <w:rsid w:val="00327764"/>
    <w:rsid w:val="003279CF"/>
    <w:rsid w:val="0033009D"/>
    <w:rsid w:val="00331218"/>
    <w:rsid w:val="00332AD8"/>
    <w:rsid w:val="00332B42"/>
    <w:rsid w:val="00333254"/>
    <w:rsid w:val="00333284"/>
    <w:rsid w:val="003336E8"/>
    <w:rsid w:val="00333ACA"/>
    <w:rsid w:val="003346ED"/>
    <w:rsid w:val="0033534F"/>
    <w:rsid w:val="00335D35"/>
    <w:rsid w:val="00336E75"/>
    <w:rsid w:val="00340303"/>
    <w:rsid w:val="00340323"/>
    <w:rsid w:val="00340510"/>
    <w:rsid w:val="003411EB"/>
    <w:rsid w:val="0034263F"/>
    <w:rsid w:val="003430CC"/>
    <w:rsid w:val="0034347C"/>
    <w:rsid w:val="003437A3"/>
    <w:rsid w:val="00343AEB"/>
    <w:rsid w:val="0034497A"/>
    <w:rsid w:val="00344BD5"/>
    <w:rsid w:val="00345809"/>
    <w:rsid w:val="00346CFA"/>
    <w:rsid w:val="003505A2"/>
    <w:rsid w:val="00350CEC"/>
    <w:rsid w:val="0035100E"/>
    <w:rsid w:val="003515A8"/>
    <w:rsid w:val="0035179B"/>
    <w:rsid w:val="00352136"/>
    <w:rsid w:val="00352CEF"/>
    <w:rsid w:val="00352E3A"/>
    <w:rsid w:val="0035325E"/>
    <w:rsid w:val="003545AA"/>
    <w:rsid w:val="0035501B"/>
    <w:rsid w:val="003550F9"/>
    <w:rsid w:val="003555CE"/>
    <w:rsid w:val="00355FFC"/>
    <w:rsid w:val="0035667C"/>
    <w:rsid w:val="00356C53"/>
    <w:rsid w:val="00356DD5"/>
    <w:rsid w:val="00356EF9"/>
    <w:rsid w:val="0035740E"/>
    <w:rsid w:val="003575A5"/>
    <w:rsid w:val="00357990"/>
    <w:rsid w:val="00360DA5"/>
    <w:rsid w:val="0036144A"/>
    <w:rsid w:val="00361490"/>
    <w:rsid w:val="00361668"/>
    <w:rsid w:val="00362C5A"/>
    <w:rsid w:val="00362E6C"/>
    <w:rsid w:val="003631E7"/>
    <w:rsid w:val="0036367D"/>
    <w:rsid w:val="00363D26"/>
    <w:rsid w:val="003642EA"/>
    <w:rsid w:val="0036455E"/>
    <w:rsid w:val="003650DF"/>
    <w:rsid w:val="0036564A"/>
    <w:rsid w:val="00366115"/>
    <w:rsid w:val="00366424"/>
    <w:rsid w:val="00366640"/>
    <w:rsid w:val="0036715C"/>
    <w:rsid w:val="0037009F"/>
    <w:rsid w:val="003701CD"/>
    <w:rsid w:val="003701FA"/>
    <w:rsid w:val="003707B0"/>
    <w:rsid w:val="00371693"/>
    <w:rsid w:val="00371A86"/>
    <w:rsid w:val="00371C4B"/>
    <w:rsid w:val="003721F6"/>
    <w:rsid w:val="003728ED"/>
    <w:rsid w:val="00373073"/>
    <w:rsid w:val="003737F9"/>
    <w:rsid w:val="0037397F"/>
    <w:rsid w:val="00373FB5"/>
    <w:rsid w:val="0037401D"/>
    <w:rsid w:val="0037501D"/>
    <w:rsid w:val="00375734"/>
    <w:rsid w:val="00376492"/>
    <w:rsid w:val="003770A4"/>
    <w:rsid w:val="00377DC8"/>
    <w:rsid w:val="0038029C"/>
    <w:rsid w:val="00380833"/>
    <w:rsid w:val="0038092B"/>
    <w:rsid w:val="00380A9B"/>
    <w:rsid w:val="00381D1E"/>
    <w:rsid w:val="003820CD"/>
    <w:rsid w:val="003821DB"/>
    <w:rsid w:val="003826A5"/>
    <w:rsid w:val="00382C22"/>
    <w:rsid w:val="00382D62"/>
    <w:rsid w:val="00382F26"/>
    <w:rsid w:val="00383BDE"/>
    <w:rsid w:val="00383E64"/>
    <w:rsid w:val="00383E79"/>
    <w:rsid w:val="0038419B"/>
    <w:rsid w:val="0038422D"/>
    <w:rsid w:val="00384444"/>
    <w:rsid w:val="00384AC8"/>
    <w:rsid w:val="003855D2"/>
    <w:rsid w:val="0038666C"/>
    <w:rsid w:val="00386B80"/>
    <w:rsid w:val="00387BAC"/>
    <w:rsid w:val="00390348"/>
    <w:rsid w:val="003903C2"/>
    <w:rsid w:val="003906E3"/>
    <w:rsid w:val="00390CC0"/>
    <w:rsid w:val="00391334"/>
    <w:rsid w:val="0039135E"/>
    <w:rsid w:val="003923FD"/>
    <w:rsid w:val="00392D26"/>
    <w:rsid w:val="003932D6"/>
    <w:rsid w:val="00393481"/>
    <w:rsid w:val="00394EE1"/>
    <w:rsid w:val="003959F7"/>
    <w:rsid w:val="00396342"/>
    <w:rsid w:val="00396634"/>
    <w:rsid w:val="0039666D"/>
    <w:rsid w:val="003969CA"/>
    <w:rsid w:val="00396A65"/>
    <w:rsid w:val="0039731D"/>
    <w:rsid w:val="00397F7F"/>
    <w:rsid w:val="003A023A"/>
    <w:rsid w:val="003A048A"/>
    <w:rsid w:val="003A067F"/>
    <w:rsid w:val="003A0D47"/>
    <w:rsid w:val="003A11A5"/>
    <w:rsid w:val="003A17C5"/>
    <w:rsid w:val="003A17CA"/>
    <w:rsid w:val="003A2A06"/>
    <w:rsid w:val="003A3538"/>
    <w:rsid w:val="003A3BA7"/>
    <w:rsid w:val="003A3FA1"/>
    <w:rsid w:val="003A4596"/>
    <w:rsid w:val="003A45C4"/>
    <w:rsid w:val="003A4762"/>
    <w:rsid w:val="003A4954"/>
    <w:rsid w:val="003A4D7C"/>
    <w:rsid w:val="003A4FD8"/>
    <w:rsid w:val="003A559B"/>
    <w:rsid w:val="003A58CC"/>
    <w:rsid w:val="003A65A0"/>
    <w:rsid w:val="003A6827"/>
    <w:rsid w:val="003A6EAB"/>
    <w:rsid w:val="003A7572"/>
    <w:rsid w:val="003A7841"/>
    <w:rsid w:val="003A79E0"/>
    <w:rsid w:val="003B064F"/>
    <w:rsid w:val="003B093D"/>
    <w:rsid w:val="003B0A7E"/>
    <w:rsid w:val="003B0BE0"/>
    <w:rsid w:val="003B117D"/>
    <w:rsid w:val="003B1742"/>
    <w:rsid w:val="003B24C5"/>
    <w:rsid w:val="003B2576"/>
    <w:rsid w:val="003B2B1B"/>
    <w:rsid w:val="003B45CD"/>
    <w:rsid w:val="003B469C"/>
    <w:rsid w:val="003B4B0C"/>
    <w:rsid w:val="003B4E1A"/>
    <w:rsid w:val="003B579C"/>
    <w:rsid w:val="003B57C8"/>
    <w:rsid w:val="003B66AE"/>
    <w:rsid w:val="003B7BB5"/>
    <w:rsid w:val="003C01AE"/>
    <w:rsid w:val="003C07B2"/>
    <w:rsid w:val="003C09C3"/>
    <w:rsid w:val="003C0AED"/>
    <w:rsid w:val="003C0AF2"/>
    <w:rsid w:val="003C12AA"/>
    <w:rsid w:val="003C1822"/>
    <w:rsid w:val="003C192F"/>
    <w:rsid w:val="003C215B"/>
    <w:rsid w:val="003C260F"/>
    <w:rsid w:val="003C2EFA"/>
    <w:rsid w:val="003C2F4B"/>
    <w:rsid w:val="003C4CB4"/>
    <w:rsid w:val="003C52E8"/>
    <w:rsid w:val="003C5844"/>
    <w:rsid w:val="003C5D88"/>
    <w:rsid w:val="003C5FEC"/>
    <w:rsid w:val="003C7727"/>
    <w:rsid w:val="003C7BD7"/>
    <w:rsid w:val="003D0EBB"/>
    <w:rsid w:val="003D0FA3"/>
    <w:rsid w:val="003D164C"/>
    <w:rsid w:val="003D1F9F"/>
    <w:rsid w:val="003D206F"/>
    <w:rsid w:val="003D2446"/>
    <w:rsid w:val="003D2794"/>
    <w:rsid w:val="003D2AF7"/>
    <w:rsid w:val="003D388A"/>
    <w:rsid w:val="003D3A2D"/>
    <w:rsid w:val="003D3A31"/>
    <w:rsid w:val="003D3D10"/>
    <w:rsid w:val="003D4169"/>
    <w:rsid w:val="003D43C2"/>
    <w:rsid w:val="003D4700"/>
    <w:rsid w:val="003D4E85"/>
    <w:rsid w:val="003D6187"/>
    <w:rsid w:val="003D64E4"/>
    <w:rsid w:val="003D6FD0"/>
    <w:rsid w:val="003D733C"/>
    <w:rsid w:val="003D7D30"/>
    <w:rsid w:val="003D7D8D"/>
    <w:rsid w:val="003D7DCD"/>
    <w:rsid w:val="003E0B82"/>
    <w:rsid w:val="003E0DE5"/>
    <w:rsid w:val="003E1C24"/>
    <w:rsid w:val="003E2413"/>
    <w:rsid w:val="003E321F"/>
    <w:rsid w:val="003E3837"/>
    <w:rsid w:val="003E3C0D"/>
    <w:rsid w:val="003E3C44"/>
    <w:rsid w:val="003E4E75"/>
    <w:rsid w:val="003E51A3"/>
    <w:rsid w:val="003E5268"/>
    <w:rsid w:val="003E589D"/>
    <w:rsid w:val="003E6178"/>
    <w:rsid w:val="003E642A"/>
    <w:rsid w:val="003E68F9"/>
    <w:rsid w:val="003E6DC5"/>
    <w:rsid w:val="003E6F29"/>
    <w:rsid w:val="003E76BB"/>
    <w:rsid w:val="003E76FE"/>
    <w:rsid w:val="003E7AF2"/>
    <w:rsid w:val="003F0773"/>
    <w:rsid w:val="003F07A5"/>
    <w:rsid w:val="003F0F00"/>
    <w:rsid w:val="003F15C2"/>
    <w:rsid w:val="003F1668"/>
    <w:rsid w:val="003F1A4D"/>
    <w:rsid w:val="003F1B84"/>
    <w:rsid w:val="003F1E03"/>
    <w:rsid w:val="003F220B"/>
    <w:rsid w:val="003F221B"/>
    <w:rsid w:val="003F22B9"/>
    <w:rsid w:val="003F2AE3"/>
    <w:rsid w:val="003F2D31"/>
    <w:rsid w:val="003F2FDD"/>
    <w:rsid w:val="003F32C1"/>
    <w:rsid w:val="003F339C"/>
    <w:rsid w:val="003F4070"/>
    <w:rsid w:val="003F4131"/>
    <w:rsid w:val="003F46A6"/>
    <w:rsid w:val="003F4A42"/>
    <w:rsid w:val="003F4B0B"/>
    <w:rsid w:val="003F69D8"/>
    <w:rsid w:val="003F71CE"/>
    <w:rsid w:val="003F774D"/>
    <w:rsid w:val="003F7C51"/>
    <w:rsid w:val="003F7EEA"/>
    <w:rsid w:val="00400036"/>
    <w:rsid w:val="0040007E"/>
    <w:rsid w:val="004001E1"/>
    <w:rsid w:val="00400299"/>
    <w:rsid w:val="004005B9"/>
    <w:rsid w:val="00400644"/>
    <w:rsid w:val="00400970"/>
    <w:rsid w:val="00400E69"/>
    <w:rsid w:val="0040135B"/>
    <w:rsid w:val="00402DB4"/>
    <w:rsid w:val="004037B4"/>
    <w:rsid w:val="0040383D"/>
    <w:rsid w:val="00403C18"/>
    <w:rsid w:val="0040469E"/>
    <w:rsid w:val="004047AC"/>
    <w:rsid w:val="00405AB9"/>
    <w:rsid w:val="004060DD"/>
    <w:rsid w:val="00407434"/>
    <w:rsid w:val="0040778A"/>
    <w:rsid w:val="00407A9D"/>
    <w:rsid w:val="00407D6A"/>
    <w:rsid w:val="0041046E"/>
    <w:rsid w:val="00410740"/>
    <w:rsid w:val="00411302"/>
    <w:rsid w:val="0041144B"/>
    <w:rsid w:val="00411B2F"/>
    <w:rsid w:val="00411DA2"/>
    <w:rsid w:val="00411DCF"/>
    <w:rsid w:val="0041296D"/>
    <w:rsid w:val="00413973"/>
    <w:rsid w:val="00413DE6"/>
    <w:rsid w:val="00414669"/>
    <w:rsid w:val="00414D14"/>
    <w:rsid w:val="004153AC"/>
    <w:rsid w:val="00415C62"/>
    <w:rsid w:val="00415D06"/>
    <w:rsid w:val="00415E04"/>
    <w:rsid w:val="00415E16"/>
    <w:rsid w:val="004161E2"/>
    <w:rsid w:val="00416257"/>
    <w:rsid w:val="004170CA"/>
    <w:rsid w:val="00417154"/>
    <w:rsid w:val="00417302"/>
    <w:rsid w:val="00417824"/>
    <w:rsid w:val="004201B5"/>
    <w:rsid w:val="004204E6"/>
    <w:rsid w:val="00420910"/>
    <w:rsid w:val="00420956"/>
    <w:rsid w:val="00421592"/>
    <w:rsid w:val="00421A2D"/>
    <w:rsid w:val="00421D95"/>
    <w:rsid w:val="004223CF"/>
    <w:rsid w:val="0042245D"/>
    <w:rsid w:val="004226EF"/>
    <w:rsid w:val="004229EB"/>
    <w:rsid w:val="00422C9A"/>
    <w:rsid w:val="004231AC"/>
    <w:rsid w:val="0042321B"/>
    <w:rsid w:val="004238F9"/>
    <w:rsid w:val="00423D77"/>
    <w:rsid w:val="00424355"/>
    <w:rsid w:val="004243C7"/>
    <w:rsid w:val="004245B3"/>
    <w:rsid w:val="00424F26"/>
    <w:rsid w:val="00425473"/>
    <w:rsid w:val="004259E2"/>
    <w:rsid w:val="004262A8"/>
    <w:rsid w:val="0042649F"/>
    <w:rsid w:val="00426BEE"/>
    <w:rsid w:val="004306E7"/>
    <w:rsid w:val="004308F7"/>
    <w:rsid w:val="0043115B"/>
    <w:rsid w:val="0043122A"/>
    <w:rsid w:val="004313DB"/>
    <w:rsid w:val="00431969"/>
    <w:rsid w:val="00431BF5"/>
    <w:rsid w:val="00431E59"/>
    <w:rsid w:val="0043317D"/>
    <w:rsid w:val="00433406"/>
    <w:rsid w:val="00434151"/>
    <w:rsid w:val="00434C7E"/>
    <w:rsid w:val="00434DF8"/>
    <w:rsid w:val="00437076"/>
    <w:rsid w:val="00437EB3"/>
    <w:rsid w:val="00437ECC"/>
    <w:rsid w:val="00437EF0"/>
    <w:rsid w:val="004400A5"/>
    <w:rsid w:val="004402A0"/>
    <w:rsid w:val="00440FC2"/>
    <w:rsid w:val="00440FE2"/>
    <w:rsid w:val="004411BD"/>
    <w:rsid w:val="004423AB"/>
    <w:rsid w:val="00442CCA"/>
    <w:rsid w:val="004435D6"/>
    <w:rsid w:val="004438CC"/>
    <w:rsid w:val="00443CBF"/>
    <w:rsid w:val="00443F7B"/>
    <w:rsid w:val="004445AC"/>
    <w:rsid w:val="004449FA"/>
    <w:rsid w:val="00444B0F"/>
    <w:rsid w:val="00444E73"/>
    <w:rsid w:val="0044518F"/>
    <w:rsid w:val="00445AAF"/>
    <w:rsid w:val="00445AD0"/>
    <w:rsid w:val="00445F00"/>
    <w:rsid w:val="00446113"/>
    <w:rsid w:val="004476BA"/>
    <w:rsid w:val="00450589"/>
    <w:rsid w:val="0045115D"/>
    <w:rsid w:val="004524DF"/>
    <w:rsid w:val="00452607"/>
    <w:rsid w:val="00452673"/>
    <w:rsid w:val="00453493"/>
    <w:rsid w:val="0045375A"/>
    <w:rsid w:val="00453A87"/>
    <w:rsid w:val="00453F52"/>
    <w:rsid w:val="004540CF"/>
    <w:rsid w:val="0045415A"/>
    <w:rsid w:val="004545D8"/>
    <w:rsid w:val="00454920"/>
    <w:rsid w:val="00454AB3"/>
    <w:rsid w:val="00454C71"/>
    <w:rsid w:val="004552AF"/>
    <w:rsid w:val="00455D3B"/>
    <w:rsid w:val="004568AC"/>
    <w:rsid w:val="00456A57"/>
    <w:rsid w:val="0045721A"/>
    <w:rsid w:val="0045751E"/>
    <w:rsid w:val="00457761"/>
    <w:rsid w:val="00457B13"/>
    <w:rsid w:val="00460055"/>
    <w:rsid w:val="00460154"/>
    <w:rsid w:val="00460DC5"/>
    <w:rsid w:val="004610BC"/>
    <w:rsid w:val="00461358"/>
    <w:rsid w:val="00461B12"/>
    <w:rsid w:val="00461CB7"/>
    <w:rsid w:val="0046217B"/>
    <w:rsid w:val="00462224"/>
    <w:rsid w:val="004624EA"/>
    <w:rsid w:val="004630F0"/>
    <w:rsid w:val="0046327E"/>
    <w:rsid w:val="00463431"/>
    <w:rsid w:val="00463CCB"/>
    <w:rsid w:val="0046489E"/>
    <w:rsid w:val="004649C3"/>
    <w:rsid w:val="00464B51"/>
    <w:rsid w:val="0046524B"/>
    <w:rsid w:val="004652DF"/>
    <w:rsid w:val="00466271"/>
    <w:rsid w:val="00466C72"/>
    <w:rsid w:val="00466E85"/>
    <w:rsid w:val="00466E86"/>
    <w:rsid w:val="00466F0C"/>
    <w:rsid w:val="00467A10"/>
    <w:rsid w:val="00467AEC"/>
    <w:rsid w:val="004703E8"/>
    <w:rsid w:val="00470917"/>
    <w:rsid w:val="00470BE6"/>
    <w:rsid w:val="00470F44"/>
    <w:rsid w:val="00471137"/>
    <w:rsid w:val="004716DD"/>
    <w:rsid w:val="0047176E"/>
    <w:rsid w:val="00471EF1"/>
    <w:rsid w:val="00473415"/>
    <w:rsid w:val="0047353A"/>
    <w:rsid w:val="004735B1"/>
    <w:rsid w:val="004735E6"/>
    <w:rsid w:val="0047432E"/>
    <w:rsid w:val="00474C15"/>
    <w:rsid w:val="00475DDD"/>
    <w:rsid w:val="00475ED6"/>
    <w:rsid w:val="00476131"/>
    <w:rsid w:val="004772F1"/>
    <w:rsid w:val="004776E1"/>
    <w:rsid w:val="00477843"/>
    <w:rsid w:val="00477DB5"/>
    <w:rsid w:val="00477EA4"/>
    <w:rsid w:val="00480312"/>
    <w:rsid w:val="00480465"/>
    <w:rsid w:val="0048110F"/>
    <w:rsid w:val="0048166A"/>
    <w:rsid w:val="0048189E"/>
    <w:rsid w:val="00481F0B"/>
    <w:rsid w:val="00482178"/>
    <w:rsid w:val="004829DE"/>
    <w:rsid w:val="0048361D"/>
    <w:rsid w:val="00483963"/>
    <w:rsid w:val="00483AFD"/>
    <w:rsid w:val="00483C25"/>
    <w:rsid w:val="00484351"/>
    <w:rsid w:val="00484AC3"/>
    <w:rsid w:val="00484C35"/>
    <w:rsid w:val="00485B61"/>
    <w:rsid w:val="00485DFC"/>
    <w:rsid w:val="00485F8B"/>
    <w:rsid w:val="00486C8A"/>
    <w:rsid w:val="00486C9F"/>
    <w:rsid w:val="00487085"/>
    <w:rsid w:val="0048760C"/>
    <w:rsid w:val="00487BE7"/>
    <w:rsid w:val="004902CC"/>
    <w:rsid w:val="004915D8"/>
    <w:rsid w:val="0049189E"/>
    <w:rsid w:val="0049200E"/>
    <w:rsid w:val="00492794"/>
    <w:rsid w:val="00492E7F"/>
    <w:rsid w:val="00492F3E"/>
    <w:rsid w:val="00493A1C"/>
    <w:rsid w:val="00493B48"/>
    <w:rsid w:val="00493B79"/>
    <w:rsid w:val="00494128"/>
    <w:rsid w:val="0049429C"/>
    <w:rsid w:val="0049435E"/>
    <w:rsid w:val="00494682"/>
    <w:rsid w:val="00494840"/>
    <w:rsid w:val="00495890"/>
    <w:rsid w:val="00495D6B"/>
    <w:rsid w:val="004966E8"/>
    <w:rsid w:val="004966F4"/>
    <w:rsid w:val="004969FA"/>
    <w:rsid w:val="00496D88"/>
    <w:rsid w:val="00497507"/>
    <w:rsid w:val="004A0197"/>
    <w:rsid w:val="004A1F0F"/>
    <w:rsid w:val="004A332F"/>
    <w:rsid w:val="004A34D1"/>
    <w:rsid w:val="004A391F"/>
    <w:rsid w:val="004A3C88"/>
    <w:rsid w:val="004A43AC"/>
    <w:rsid w:val="004A4590"/>
    <w:rsid w:val="004A4686"/>
    <w:rsid w:val="004A4B05"/>
    <w:rsid w:val="004A577C"/>
    <w:rsid w:val="004A6220"/>
    <w:rsid w:val="004A64A8"/>
    <w:rsid w:val="004A673A"/>
    <w:rsid w:val="004A6866"/>
    <w:rsid w:val="004A6C7D"/>
    <w:rsid w:val="004A70C4"/>
    <w:rsid w:val="004A72A3"/>
    <w:rsid w:val="004A754A"/>
    <w:rsid w:val="004A7869"/>
    <w:rsid w:val="004B0089"/>
    <w:rsid w:val="004B00F6"/>
    <w:rsid w:val="004B0BB1"/>
    <w:rsid w:val="004B0FFF"/>
    <w:rsid w:val="004B162C"/>
    <w:rsid w:val="004B1B41"/>
    <w:rsid w:val="004B3F04"/>
    <w:rsid w:val="004B4049"/>
    <w:rsid w:val="004B42F3"/>
    <w:rsid w:val="004B430E"/>
    <w:rsid w:val="004B635E"/>
    <w:rsid w:val="004B649B"/>
    <w:rsid w:val="004B6898"/>
    <w:rsid w:val="004B6A40"/>
    <w:rsid w:val="004B7126"/>
    <w:rsid w:val="004B7B3B"/>
    <w:rsid w:val="004C068F"/>
    <w:rsid w:val="004C0ADF"/>
    <w:rsid w:val="004C0F1E"/>
    <w:rsid w:val="004C1BFE"/>
    <w:rsid w:val="004C20D2"/>
    <w:rsid w:val="004C265C"/>
    <w:rsid w:val="004C291F"/>
    <w:rsid w:val="004C370F"/>
    <w:rsid w:val="004C3D1B"/>
    <w:rsid w:val="004C4D7D"/>
    <w:rsid w:val="004C5159"/>
    <w:rsid w:val="004C51F3"/>
    <w:rsid w:val="004C63E7"/>
    <w:rsid w:val="004C648B"/>
    <w:rsid w:val="004C663E"/>
    <w:rsid w:val="004C672C"/>
    <w:rsid w:val="004C7069"/>
    <w:rsid w:val="004C74DB"/>
    <w:rsid w:val="004C7BF5"/>
    <w:rsid w:val="004D0590"/>
    <w:rsid w:val="004D05B2"/>
    <w:rsid w:val="004D07A9"/>
    <w:rsid w:val="004D0AA8"/>
    <w:rsid w:val="004D10D9"/>
    <w:rsid w:val="004D1562"/>
    <w:rsid w:val="004D1950"/>
    <w:rsid w:val="004D20BF"/>
    <w:rsid w:val="004D23DF"/>
    <w:rsid w:val="004D29D7"/>
    <w:rsid w:val="004D4972"/>
    <w:rsid w:val="004D51DA"/>
    <w:rsid w:val="004D5361"/>
    <w:rsid w:val="004D58A4"/>
    <w:rsid w:val="004D5E30"/>
    <w:rsid w:val="004D63F7"/>
    <w:rsid w:val="004D640F"/>
    <w:rsid w:val="004D64D1"/>
    <w:rsid w:val="004E0481"/>
    <w:rsid w:val="004E15A3"/>
    <w:rsid w:val="004E2153"/>
    <w:rsid w:val="004E2549"/>
    <w:rsid w:val="004E25E3"/>
    <w:rsid w:val="004E2B93"/>
    <w:rsid w:val="004E34BD"/>
    <w:rsid w:val="004E3609"/>
    <w:rsid w:val="004E3827"/>
    <w:rsid w:val="004E3B61"/>
    <w:rsid w:val="004E3CD5"/>
    <w:rsid w:val="004E418F"/>
    <w:rsid w:val="004E43AB"/>
    <w:rsid w:val="004E4434"/>
    <w:rsid w:val="004E51FD"/>
    <w:rsid w:val="004E5BC9"/>
    <w:rsid w:val="004E5C9A"/>
    <w:rsid w:val="004E730C"/>
    <w:rsid w:val="004E7777"/>
    <w:rsid w:val="004E77E6"/>
    <w:rsid w:val="004E7AA9"/>
    <w:rsid w:val="004E7B9E"/>
    <w:rsid w:val="004E7EE4"/>
    <w:rsid w:val="004E7EF0"/>
    <w:rsid w:val="004F0401"/>
    <w:rsid w:val="004F049E"/>
    <w:rsid w:val="004F0789"/>
    <w:rsid w:val="004F1475"/>
    <w:rsid w:val="004F16EF"/>
    <w:rsid w:val="004F1E6A"/>
    <w:rsid w:val="004F2808"/>
    <w:rsid w:val="004F2878"/>
    <w:rsid w:val="004F297A"/>
    <w:rsid w:val="004F298B"/>
    <w:rsid w:val="004F2A8F"/>
    <w:rsid w:val="004F30F2"/>
    <w:rsid w:val="004F3272"/>
    <w:rsid w:val="004F34B4"/>
    <w:rsid w:val="004F454D"/>
    <w:rsid w:val="004F46D6"/>
    <w:rsid w:val="004F54C3"/>
    <w:rsid w:val="004F56DF"/>
    <w:rsid w:val="004F5F13"/>
    <w:rsid w:val="004F6EB6"/>
    <w:rsid w:val="004F7704"/>
    <w:rsid w:val="00500795"/>
    <w:rsid w:val="00500874"/>
    <w:rsid w:val="005009AB"/>
    <w:rsid w:val="00500C61"/>
    <w:rsid w:val="00500DCB"/>
    <w:rsid w:val="00500F88"/>
    <w:rsid w:val="0050186E"/>
    <w:rsid w:val="0050188E"/>
    <w:rsid w:val="005019DF"/>
    <w:rsid w:val="0050276E"/>
    <w:rsid w:val="005027C0"/>
    <w:rsid w:val="00502AEF"/>
    <w:rsid w:val="00502C12"/>
    <w:rsid w:val="00502F1F"/>
    <w:rsid w:val="00503140"/>
    <w:rsid w:val="00503591"/>
    <w:rsid w:val="00503AEE"/>
    <w:rsid w:val="00503B66"/>
    <w:rsid w:val="00504386"/>
    <w:rsid w:val="0050682C"/>
    <w:rsid w:val="00506B8C"/>
    <w:rsid w:val="00507002"/>
    <w:rsid w:val="005072C0"/>
    <w:rsid w:val="0050754E"/>
    <w:rsid w:val="00507628"/>
    <w:rsid w:val="005076AA"/>
    <w:rsid w:val="00507993"/>
    <w:rsid w:val="00507F6B"/>
    <w:rsid w:val="005107B4"/>
    <w:rsid w:val="0051099F"/>
    <w:rsid w:val="0051129F"/>
    <w:rsid w:val="00512BEF"/>
    <w:rsid w:val="00513396"/>
    <w:rsid w:val="00514410"/>
    <w:rsid w:val="00514543"/>
    <w:rsid w:val="005146F6"/>
    <w:rsid w:val="00514766"/>
    <w:rsid w:val="005148EA"/>
    <w:rsid w:val="0051502C"/>
    <w:rsid w:val="0051514A"/>
    <w:rsid w:val="0051535D"/>
    <w:rsid w:val="00515A37"/>
    <w:rsid w:val="00516F6F"/>
    <w:rsid w:val="0051758F"/>
    <w:rsid w:val="005178DE"/>
    <w:rsid w:val="0052003A"/>
    <w:rsid w:val="00520057"/>
    <w:rsid w:val="00520214"/>
    <w:rsid w:val="0052085E"/>
    <w:rsid w:val="00520E6A"/>
    <w:rsid w:val="005212F6"/>
    <w:rsid w:val="00521528"/>
    <w:rsid w:val="00521FF9"/>
    <w:rsid w:val="0052233E"/>
    <w:rsid w:val="005224DD"/>
    <w:rsid w:val="005240CF"/>
    <w:rsid w:val="00524157"/>
    <w:rsid w:val="005247C1"/>
    <w:rsid w:val="00524C87"/>
    <w:rsid w:val="00525034"/>
    <w:rsid w:val="00525677"/>
    <w:rsid w:val="005257F7"/>
    <w:rsid w:val="00525916"/>
    <w:rsid w:val="00526520"/>
    <w:rsid w:val="005278BF"/>
    <w:rsid w:val="00530BC6"/>
    <w:rsid w:val="00530C73"/>
    <w:rsid w:val="00531014"/>
    <w:rsid w:val="00531325"/>
    <w:rsid w:val="0053142A"/>
    <w:rsid w:val="00532154"/>
    <w:rsid w:val="0053252A"/>
    <w:rsid w:val="0053260D"/>
    <w:rsid w:val="00532659"/>
    <w:rsid w:val="00532ACA"/>
    <w:rsid w:val="00532B87"/>
    <w:rsid w:val="00532C2C"/>
    <w:rsid w:val="00532C6B"/>
    <w:rsid w:val="00532CFC"/>
    <w:rsid w:val="00533D66"/>
    <w:rsid w:val="005341E9"/>
    <w:rsid w:val="00534F2E"/>
    <w:rsid w:val="005354B9"/>
    <w:rsid w:val="005359DD"/>
    <w:rsid w:val="005362AA"/>
    <w:rsid w:val="00536414"/>
    <w:rsid w:val="00536DB4"/>
    <w:rsid w:val="0053722D"/>
    <w:rsid w:val="00537C36"/>
    <w:rsid w:val="0054038B"/>
    <w:rsid w:val="00540AC2"/>
    <w:rsid w:val="00540E41"/>
    <w:rsid w:val="005410A5"/>
    <w:rsid w:val="00541935"/>
    <w:rsid w:val="00541EF8"/>
    <w:rsid w:val="00542541"/>
    <w:rsid w:val="00542A9E"/>
    <w:rsid w:val="00542D7E"/>
    <w:rsid w:val="005431FA"/>
    <w:rsid w:val="00543211"/>
    <w:rsid w:val="00543345"/>
    <w:rsid w:val="00543AC6"/>
    <w:rsid w:val="005440D0"/>
    <w:rsid w:val="00544161"/>
    <w:rsid w:val="00544175"/>
    <w:rsid w:val="00544454"/>
    <w:rsid w:val="005445E5"/>
    <w:rsid w:val="00544B36"/>
    <w:rsid w:val="00544B67"/>
    <w:rsid w:val="00544D42"/>
    <w:rsid w:val="005452AB"/>
    <w:rsid w:val="00545820"/>
    <w:rsid w:val="005459C3"/>
    <w:rsid w:val="005470AD"/>
    <w:rsid w:val="0054766F"/>
    <w:rsid w:val="005477CA"/>
    <w:rsid w:val="00547C14"/>
    <w:rsid w:val="00550023"/>
    <w:rsid w:val="0055064E"/>
    <w:rsid w:val="005507DA"/>
    <w:rsid w:val="005509B8"/>
    <w:rsid w:val="00550B73"/>
    <w:rsid w:val="005514A4"/>
    <w:rsid w:val="00551C45"/>
    <w:rsid w:val="00551EC1"/>
    <w:rsid w:val="00552C05"/>
    <w:rsid w:val="00552FC2"/>
    <w:rsid w:val="0055312C"/>
    <w:rsid w:val="00553694"/>
    <w:rsid w:val="00553A37"/>
    <w:rsid w:val="00553ECD"/>
    <w:rsid w:val="005549CE"/>
    <w:rsid w:val="00554A90"/>
    <w:rsid w:val="00555781"/>
    <w:rsid w:val="005557A4"/>
    <w:rsid w:val="0055596C"/>
    <w:rsid w:val="005559BD"/>
    <w:rsid w:val="00555C1F"/>
    <w:rsid w:val="00555D2D"/>
    <w:rsid w:val="00556962"/>
    <w:rsid w:val="00556968"/>
    <w:rsid w:val="00556BF3"/>
    <w:rsid w:val="00557CBE"/>
    <w:rsid w:val="0056027A"/>
    <w:rsid w:val="00560930"/>
    <w:rsid w:val="00560B0D"/>
    <w:rsid w:val="00560EC5"/>
    <w:rsid w:val="00560F0F"/>
    <w:rsid w:val="00561803"/>
    <w:rsid w:val="00561FA6"/>
    <w:rsid w:val="00562649"/>
    <w:rsid w:val="00563444"/>
    <w:rsid w:val="00563F03"/>
    <w:rsid w:val="0056453A"/>
    <w:rsid w:val="00564BB3"/>
    <w:rsid w:val="00564E2B"/>
    <w:rsid w:val="005654AE"/>
    <w:rsid w:val="005654D6"/>
    <w:rsid w:val="00565ECD"/>
    <w:rsid w:val="005660AD"/>
    <w:rsid w:val="005660FE"/>
    <w:rsid w:val="005664D8"/>
    <w:rsid w:val="00566E6E"/>
    <w:rsid w:val="005674B0"/>
    <w:rsid w:val="005676E5"/>
    <w:rsid w:val="00567A29"/>
    <w:rsid w:val="00570177"/>
    <w:rsid w:val="00570FB4"/>
    <w:rsid w:val="005725DC"/>
    <w:rsid w:val="005728A0"/>
    <w:rsid w:val="00572EBF"/>
    <w:rsid w:val="00573339"/>
    <w:rsid w:val="005738CD"/>
    <w:rsid w:val="005739FA"/>
    <w:rsid w:val="0057495E"/>
    <w:rsid w:val="005753CC"/>
    <w:rsid w:val="00575498"/>
    <w:rsid w:val="005754A6"/>
    <w:rsid w:val="00575AA1"/>
    <w:rsid w:val="00576CD4"/>
    <w:rsid w:val="005770A8"/>
    <w:rsid w:val="0058053C"/>
    <w:rsid w:val="005807B7"/>
    <w:rsid w:val="0058287F"/>
    <w:rsid w:val="00582A4A"/>
    <w:rsid w:val="005838FB"/>
    <w:rsid w:val="005843E2"/>
    <w:rsid w:val="00585741"/>
    <w:rsid w:val="0058590E"/>
    <w:rsid w:val="005859D4"/>
    <w:rsid w:val="00586AF2"/>
    <w:rsid w:val="00586D2C"/>
    <w:rsid w:val="00587365"/>
    <w:rsid w:val="00587576"/>
    <w:rsid w:val="0058795B"/>
    <w:rsid w:val="00587E40"/>
    <w:rsid w:val="0059009C"/>
    <w:rsid w:val="005906D9"/>
    <w:rsid w:val="00590D59"/>
    <w:rsid w:val="00590E58"/>
    <w:rsid w:val="00591DBF"/>
    <w:rsid w:val="005921CB"/>
    <w:rsid w:val="00592592"/>
    <w:rsid w:val="005927E0"/>
    <w:rsid w:val="00592FC6"/>
    <w:rsid w:val="00593073"/>
    <w:rsid w:val="0059315F"/>
    <w:rsid w:val="00593337"/>
    <w:rsid w:val="00593473"/>
    <w:rsid w:val="00593F18"/>
    <w:rsid w:val="00595B60"/>
    <w:rsid w:val="00595D6E"/>
    <w:rsid w:val="00595FC5"/>
    <w:rsid w:val="00596122"/>
    <w:rsid w:val="0059739A"/>
    <w:rsid w:val="005974AE"/>
    <w:rsid w:val="00597511"/>
    <w:rsid w:val="0059753E"/>
    <w:rsid w:val="00597684"/>
    <w:rsid w:val="005A01DE"/>
    <w:rsid w:val="005A02D2"/>
    <w:rsid w:val="005A0777"/>
    <w:rsid w:val="005A07C4"/>
    <w:rsid w:val="005A1950"/>
    <w:rsid w:val="005A1F4A"/>
    <w:rsid w:val="005A23DA"/>
    <w:rsid w:val="005A2AFF"/>
    <w:rsid w:val="005A2B1F"/>
    <w:rsid w:val="005A33C6"/>
    <w:rsid w:val="005A395C"/>
    <w:rsid w:val="005A4174"/>
    <w:rsid w:val="005A46AB"/>
    <w:rsid w:val="005A48E9"/>
    <w:rsid w:val="005A535D"/>
    <w:rsid w:val="005A5527"/>
    <w:rsid w:val="005A5939"/>
    <w:rsid w:val="005A5F91"/>
    <w:rsid w:val="005A6531"/>
    <w:rsid w:val="005A66B8"/>
    <w:rsid w:val="005A695B"/>
    <w:rsid w:val="005A6A17"/>
    <w:rsid w:val="005A6A98"/>
    <w:rsid w:val="005A6BA0"/>
    <w:rsid w:val="005A7315"/>
    <w:rsid w:val="005A764B"/>
    <w:rsid w:val="005A76A4"/>
    <w:rsid w:val="005A7E8A"/>
    <w:rsid w:val="005B0D76"/>
    <w:rsid w:val="005B0E1A"/>
    <w:rsid w:val="005B123E"/>
    <w:rsid w:val="005B14B5"/>
    <w:rsid w:val="005B1670"/>
    <w:rsid w:val="005B1E87"/>
    <w:rsid w:val="005B2EE7"/>
    <w:rsid w:val="005B300A"/>
    <w:rsid w:val="005B3BF2"/>
    <w:rsid w:val="005B3F36"/>
    <w:rsid w:val="005B44AB"/>
    <w:rsid w:val="005B4631"/>
    <w:rsid w:val="005B4646"/>
    <w:rsid w:val="005B4838"/>
    <w:rsid w:val="005B501F"/>
    <w:rsid w:val="005B50C1"/>
    <w:rsid w:val="005B57E6"/>
    <w:rsid w:val="005B5AB9"/>
    <w:rsid w:val="005B5DBE"/>
    <w:rsid w:val="005B60C0"/>
    <w:rsid w:val="005B777B"/>
    <w:rsid w:val="005B7ABB"/>
    <w:rsid w:val="005C09EC"/>
    <w:rsid w:val="005C0A33"/>
    <w:rsid w:val="005C0BE8"/>
    <w:rsid w:val="005C1BB8"/>
    <w:rsid w:val="005C356A"/>
    <w:rsid w:val="005C4608"/>
    <w:rsid w:val="005C4CE1"/>
    <w:rsid w:val="005C50FE"/>
    <w:rsid w:val="005C589A"/>
    <w:rsid w:val="005C5E95"/>
    <w:rsid w:val="005C5FA9"/>
    <w:rsid w:val="005C7B30"/>
    <w:rsid w:val="005C7C65"/>
    <w:rsid w:val="005D005D"/>
    <w:rsid w:val="005D28A4"/>
    <w:rsid w:val="005D2A8E"/>
    <w:rsid w:val="005D404E"/>
    <w:rsid w:val="005D42D4"/>
    <w:rsid w:val="005D4925"/>
    <w:rsid w:val="005D50EC"/>
    <w:rsid w:val="005D5623"/>
    <w:rsid w:val="005D5B03"/>
    <w:rsid w:val="005D5F16"/>
    <w:rsid w:val="005D6314"/>
    <w:rsid w:val="005D697F"/>
    <w:rsid w:val="005D6D6C"/>
    <w:rsid w:val="005D6FBF"/>
    <w:rsid w:val="005D7439"/>
    <w:rsid w:val="005D79A5"/>
    <w:rsid w:val="005E03F0"/>
    <w:rsid w:val="005E11BA"/>
    <w:rsid w:val="005E1393"/>
    <w:rsid w:val="005E15BF"/>
    <w:rsid w:val="005E1759"/>
    <w:rsid w:val="005E1941"/>
    <w:rsid w:val="005E1E30"/>
    <w:rsid w:val="005E30EB"/>
    <w:rsid w:val="005E3517"/>
    <w:rsid w:val="005E3E37"/>
    <w:rsid w:val="005E41BD"/>
    <w:rsid w:val="005E434A"/>
    <w:rsid w:val="005E4F5C"/>
    <w:rsid w:val="005E4F60"/>
    <w:rsid w:val="005E500B"/>
    <w:rsid w:val="005E5128"/>
    <w:rsid w:val="005E5152"/>
    <w:rsid w:val="005E5E36"/>
    <w:rsid w:val="005E6399"/>
    <w:rsid w:val="005E6CC2"/>
    <w:rsid w:val="005E79CA"/>
    <w:rsid w:val="005E7B1E"/>
    <w:rsid w:val="005E7D7E"/>
    <w:rsid w:val="005F068E"/>
    <w:rsid w:val="005F0AA5"/>
    <w:rsid w:val="005F1060"/>
    <w:rsid w:val="005F1567"/>
    <w:rsid w:val="005F1848"/>
    <w:rsid w:val="005F1BD8"/>
    <w:rsid w:val="005F2BAA"/>
    <w:rsid w:val="005F379C"/>
    <w:rsid w:val="005F3AD9"/>
    <w:rsid w:val="005F3F79"/>
    <w:rsid w:val="005F4152"/>
    <w:rsid w:val="005F41D2"/>
    <w:rsid w:val="005F432B"/>
    <w:rsid w:val="005F4514"/>
    <w:rsid w:val="005F46EB"/>
    <w:rsid w:val="005F5759"/>
    <w:rsid w:val="005F57AD"/>
    <w:rsid w:val="005F5A95"/>
    <w:rsid w:val="005F5B2A"/>
    <w:rsid w:val="005F7D46"/>
    <w:rsid w:val="005F7F31"/>
    <w:rsid w:val="00600441"/>
    <w:rsid w:val="00600A42"/>
    <w:rsid w:val="00600D64"/>
    <w:rsid w:val="00601134"/>
    <w:rsid w:val="006018A9"/>
    <w:rsid w:val="006023C5"/>
    <w:rsid w:val="006025EF"/>
    <w:rsid w:val="00602C56"/>
    <w:rsid w:val="00602CD4"/>
    <w:rsid w:val="00603434"/>
    <w:rsid w:val="00603612"/>
    <w:rsid w:val="00603AE5"/>
    <w:rsid w:val="00604553"/>
    <w:rsid w:val="00604565"/>
    <w:rsid w:val="00604FD3"/>
    <w:rsid w:val="006050AA"/>
    <w:rsid w:val="00605F5F"/>
    <w:rsid w:val="006060E0"/>
    <w:rsid w:val="006069C1"/>
    <w:rsid w:val="0060734D"/>
    <w:rsid w:val="0060752A"/>
    <w:rsid w:val="00610168"/>
    <w:rsid w:val="0061021A"/>
    <w:rsid w:val="00610538"/>
    <w:rsid w:val="00610F3F"/>
    <w:rsid w:val="00611229"/>
    <w:rsid w:val="00611344"/>
    <w:rsid w:val="00611498"/>
    <w:rsid w:val="006114C1"/>
    <w:rsid w:val="0061198C"/>
    <w:rsid w:val="00612AA7"/>
    <w:rsid w:val="00613082"/>
    <w:rsid w:val="00613136"/>
    <w:rsid w:val="006131C2"/>
    <w:rsid w:val="00613373"/>
    <w:rsid w:val="00613AE5"/>
    <w:rsid w:val="00613F1C"/>
    <w:rsid w:val="006140B2"/>
    <w:rsid w:val="00615894"/>
    <w:rsid w:val="00615A9C"/>
    <w:rsid w:val="0061684A"/>
    <w:rsid w:val="00617317"/>
    <w:rsid w:val="006174A9"/>
    <w:rsid w:val="0062076A"/>
    <w:rsid w:val="006209D4"/>
    <w:rsid w:val="00620C7C"/>
    <w:rsid w:val="00621E07"/>
    <w:rsid w:val="006220C4"/>
    <w:rsid w:val="00622242"/>
    <w:rsid w:val="00622244"/>
    <w:rsid w:val="00623C9B"/>
    <w:rsid w:val="00623D14"/>
    <w:rsid w:val="0062407B"/>
    <w:rsid w:val="006243DB"/>
    <w:rsid w:val="00624E6B"/>
    <w:rsid w:val="006252F8"/>
    <w:rsid w:val="00625B64"/>
    <w:rsid w:val="00625C5E"/>
    <w:rsid w:val="00625ED1"/>
    <w:rsid w:val="00625FCC"/>
    <w:rsid w:val="00626B34"/>
    <w:rsid w:val="00626D5A"/>
    <w:rsid w:val="00627269"/>
    <w:rsid w:val="00627604"/>
    <w:rsid w:val="00627745"/>
    <w:rsid w:val="006277E3"/>
    <w:rsid w:val="00627850"/>
    <w:rsid w:val="006301E2"/>
    <w:rsid w:val="00630D10"/>
    <w:rsid w:val="006315DB"/>
    <w:rsid w:val="006317F3"/>
    <w:rsid w:val="00632390"/>
    <w:rsid w:val="00632AE8"/>
    <w:rsid w:val="00632CA5"/>
    <w:rsid w:val="0063305F"/>
    <w:rsid w:val="00633220"/>
    <w:rsid w:val="006335A0"/>
    <w:rsid w:val="00633B1A"/>
    <w:rsid w:val="00633D59"/>
    <w:rsid w:val="00634005"/>
    <w:rsid w:val="00634756"/>
    <w:rsid w:val="006347CF"/>
    <w:rsid w:val="00634AFB"/>
    <w:rsid w:val="00635875"/>
    <w:rsid w:val="00635EEF"/>
    <w:rsid w:val="006367E9"/>
    <w:rsid w:val="00636CBA"/>
    <w:rsid w:val="006376A7"/>
    <w:rsid w:val="006407E9"/>
    <w:rsid w:val="00640A5B"/>
    <w:rsid w:val="00641407"/>
    <w:rsid w:val="0064159D"/>
    <w:rsid w:val="006415AB"/>
    <w:rsid w:val="00641777"/>
    <w:rsid w:val="00641801"/>
    <w:rsid w:val="0064219E"/>
    <w:rsid w:val="00642216"/>
    <w:rsid w:val="00642636"/>
    <w:rsid w:val="006438BB"/>
    <w:rsid w:val="00643D7B"/>
    <w:rsid w:val="00644116"/>
    <w:rsid w:val="006441C6"/>
    <w:rsid w:val="006445D7"/>
    <w:rsid w:val="00644C8F"/>
    <w:rsid w:val="00644CE3"/>
    <w:rsid w:val="00644D0C"/>
    <w:rsid w:val="00645AD4"/>
    <w:rsid w:val="00645D12"/>
    <w:rsid w:val="0064657B"/>
    <w:rsid w:val="00646675"/>
    <w:rsid w:val="006466BA"/>
    <w:rsid w:val="00646734"/>
    <w:rsid w:val="0064679F"/>
    <w:rsid w:val="00646B13"/>
    <w:rsid w:val="00647538"/>
    <w:rsid w:val="00647D45"/>
    <w:rsid w:val="00650D9B"/>
    <w:rsid w:val="00650F68"/>
    <w:rsid w:val="006519E6"/>
    <w:rsid w:val="006522BA"/>
    <w:rsid w:val="0065232E"/>
    <w:rsid w:val="00652F49"/>
    <w:rsid w:val="006533C2"/>
    <w:rsid w:val="006538B1"/>
    <w:rsid w:val="00653DAD"/>
    <w:rsid w:val="0065458B"/>
    <w:rsid w:val="00654B80"/>
    <w:rsid w:val="00654E5A"/>
    <w:rsid w:val="00654EF7"/>
    <w:rsid w:val="00654F11"/>
    <w:rsid w:val="00656D8E"/>
    <w:rsid w:val="00656E53"/>
    <w:rsid w:val="00657550"/>
    <w:rsid w:val="0065771F"/>
    <w:rsid w:val="00660444"/>
    <w:rsid w:val="00660527"/>
    <w:rsid w:val="00660A9D"/>
    <w:rsid w:val="00661485"/>
    <w:rsid w:val="006615A4"/>
    <w:rsid w:val="0066169E"/>
    <w:rsid w:val="0066222E"/>
    <w:rsid w:val="00662C7A"/>
    <w:rsid w:val="00663715"/>
    <w:rsid w:val="006637BD"/>
    <w:rsid w:val="00663914"/>
    <w:rsid w:val="00664D06"/>
    <w:rsid w:val="00665066"/>
    <w:rsid w:val="00665427"/>
    <w:rsid w:val="00665967"/>
    <w:rsid w:val="00665B59"/>
    <w:rsid w:val="00665CB4"/>
    <w:rsid w:val="006662BA"/>
    <w:rsid w:val="006662F6"/>
    <w:rsid w:val="00666362"/>
    <w:rsid w:val="006669AC"/>
    <w:rsid w:val="006670A0"/>
    <w:rsid w:val="006673C6"/>
    <w:rsid w:val="006679DE"/>
    <w:rsid w:val="00667A8D"/>
    <w:rsid w:val="00667C30"/>
    <w:rsid w:val="006704BD"/>
    <w:rsid w:val="00670501"/>
    <w:rsid w:val="0067064A"/>
    <w:rsid w:val="00670D0D"/>
    <w:rsid w:val="00670E82"/>
    <w:rsid w:val="006718BF"/>
    <w:rsid w:val="006724CE"/>
    <w:rsid w:val="00672E12"/>
    <w:rsid w:val="006738F2"/>
    <w:rsid w:val="00673E59"/>
    <w:rsid w:val="0067469F"/>
    <w:rsid w:val="0067475A"/>
    <w:rsid w:val="00674B97"/>
    <w:rsid w:val="006751ED"/>
    <w:rsid w:val="006754BB"/>
    <w:rsid w:val="00675AAA"/>
    <w:rsid w:val="00675BBF"/>
    <w:rsid w:val="00676BA7"/>
    <w:rsid w:val="00677911"/>
    <w:rsid w:val="00677EEF"/>
    <w:rsid w:val="00677FA1"/>
    <w:rsid w:val="00680144"/>
    <w:rsid w:val="00680295"/>
    <w:rsid w:val="00680604"/>
    <w:rsid w:val="006808F1"/>
    <w:rsid w:val="00680B24"/>
    <w:rsid w:val="00681226"/>
    <w:rsid w:val="00681629"/>
    <w:rsid w:val="00681668"/>
    <w:rsid w:val="00682637"/>
    <w:rsid w:val="0068299A"/>
    <w:rsid w:val="00682C57"/>
    <w:rsid w:val="0068350F"/>
    <w:rsid w:val="00683643"/>
    <w:rsid w:val="00683707"/>
    <w:rsid w:val="0068371F"/>
    <w:rsid w:val="006838C3"/>
    <w:rsid w:val="00683F04"/>
    <w:rsid w:val="0068457F"/>
    <w:rsid w:val="00684996"/>
    <w:rsid w:val="0068510E"/>
    <w:rsid w:val="006857DC"/>
    <w:rsid w:val="006859F3"/>
    <w:rsid w:val="00685CE1"/>
    <w:rsid w:val="00685DBF"/>
    <w:rsid w:val="006863D4"/>
    <w:rsid w:val="00686495"/>
    <w:rsid w:val="00686A20"/>
    <w:rsid w:val="00686D88"/>
    <w:rsid w:val="006871EC"/>
    <w:rsid w:val="0068765F"/>
    <w:rsid w:val="00687745"/>
    <w:rsid w:val="00690955"/>
    <w:rsid w:val="0069129A"/>
    <w:rsid w:val="006912B5"/>
    <w:rsid w:val="00691360"/>
    <w:rsid w:val="00691632"/>
    <w:rsid w:val="00691EAD"/>
    <w:rsid w:val="006923A3"/>
    <w:rsid w:val="006934C6"/>
    <w:rsid w:val="00693FDD"/>
    <w:rsid w:val="0069448E"/>
    <w:rsid w:val="006952B7"/>
    <w:rsid w:val="00695418"/>
    <w:rsid w:val="00695A3F"/>
    <w:rsid w:val="00695E5A"/>
    <w:rsid w:val="00695ED8"/>
    <w:rsid w:val="006963DB"/>
    <w:rsid w:val="00696590"/>
    <w:rsid w:val="00696C0A"/>
    <w:rsid w:val="00696E27"/>
    <w:rsid w:val="00696FCA"/>
    <w:rsid w:val="0069752B"/>
    <w:rsid w:val="006975A1"/>
    <w:rsid w:val="00697766"/>
    <w:rsid w:val="00697782"/>
    <w:rsid w:val="00697DE0"/>
    <w:rsid w:val="006A0233"/>
    <w:rsid w:val="006A0379"/>
    <w:rsid w:val="006A05C4"/>
    <w:rsid w:val="006A0E34"/>
    <w:rsid w:val="006A1088"/>
    <w:rsid w:val="006A2DD3"/>
    <w:rsid w:val="006A350C"/>
    <w:rsid w:val="006A3EC5"/>
    <w:rsid w:val="006A4256"/>
    <w:rsid w:val="006A47E7"/>
    <w:rsid w:val="006A4800"/>
    <w:rsid w:val="006A5B96"/>
    <w:rsid w:val="006A6F44"/>
    <w:rsid w:val="006A711D"/>
    <w:rsid w:val="006A7328"/>
    <w:rsid w:val="006A75AC"/>
    <w:rsid w:val="006A7ABD"/>
    <w:rsid w:val="006A7D54"/>
    <w:rsid w:val="006B0968"/>
    <w:rsid w:val="006B0A57"/>
    <w:rsid w:val="006B172D"/>
    <w:rsid w:val="006B1C60"/>
    <w:rsid w:val="006B1E2F"/>
    <w:rsid w:val="006B1E31"/>
    <w:rsid w:val="006B221F"/>
    <w:rsid w:val="006B2C3E"/>
    <w:rsid w:val="006B3243"/>
    <w:rsid w:val="006B3F64"/>
    <w:rsid w:val="006B4A9C"/>
    <w:rsid w:val="006B4F14"/>
    <w:rsid w:val="006B5622"/>
    <w:rsid w:val="006B5638"/>
    <w:rsid w:val="006B6212"/>
    <w:rsid w:val="006B7423"/>
    <w:rsid w:val="006B79C8"/>
    <w:rsid w:val="006C04C3"/>
    <w:rsid w:val="006C0695"/>
    <w:rsid w:val="006C09E3"/>
    <w:rsid w:val="006C0BEA"/>
    <w:rsid w:val="006C0E08"/>
    <w:rsid w:val="006C137F"/>
    <w:rsid w:val="006C1546"/>
    <w:rsid w:val="006C20CE"/>
    <w:rsid w:val="006C2C8E"/>
    <w:rsid w:val="006C3307"/>
    <w:rsid w:val="006C482A"/>
    <w:rsid w:val="006C488F"/>
    <w:rsid w:val="006C4C4A"/>
    <w:rsid w:val="006C4E36"/>
    <w:rsid w:val="006C6EC3"/>
    <w:rsid w:val="006C701E"/>
    <w:rsid w:val="006C73C2"/>
    <w:rsid w:val="006C7632"/>
    <w:rsid w:val="006C77A1"/>
    <w:rsid w:val="006C7809"/>
    <w:rsid w:val="006C787B"/>
    <w:rsid w:val="006C7D05"/>
    <w:rsid w:val="006C7D2B"/>
    <w:rsid w:val="006D04D2"/>
    <w:rsid w:val="006D04F0"/>
    <w:rsid w:val="006D0555"/>
    <w:rsid w:val="006D0691"/>
    <w:rsid w:val="006D09F2"/>
    <w:rsid w:val="006D0AA6"/>
    <w:rsid w:val="006D1082"/>
    <w:rsid w:val="006D1F45"/>
    <w:rsid w:val="006D2325"/>
    <w:rsid w:val="006D26BF"/>
    <w:rsid w:val="006D2F79"/>
    <w:rsid w:val="006D32DE"/>
    <w:rsid w:val="006D3B7B"/>
    <w:rsid w:val="006D3E74"/>
    <w:rsid w:val="006D444C"/>
    <w:rsid w:val="006D4C59"/>
    <w:rsid w:val="006D6381"/>
    <w:rsid w:val="006D6812"/>
    <w:rsid w:val="006D6BF0"/>
    <w:rsid w:val="006D6C5D"/>
    <w:rsid w:val="006D738A"/>
    <w:rsid w:val="006D7C95"/>
    <w:rsid w:val="006E0065"/>
    <w:rsid w:val="006E017F"/>
    <w:rsid w:val="006E1201"/>
    <w:rsid w:val="006E1436"/>
    <w:rsid w:val="006E14BB"/>
    <w:rsid w:val="006E363E"/>
    <w:rsid w:val="006E3A03"/>
    <w:rsid w:val="006E3C3A"/>
    <w:rsid w:val="006E3D42"/>
    <w:rsid w:val="006E40AC"/>
    <w:rsid w:val="006E44A3"/>
    <w:rsid w:val="006E569F"/>
    <w:rsid w:val="006E5AEA"/>
    <w:rsid w:val="006E5D70"/>
    <w:rsid w:val="006E6E73"/>
    <w:rsid w:val="006E70FA"/>
    <w:rsid w:val="006E7413"/>
    <w:rsid w:val="006E7794"/>
    <w:rsid w:val="006E7927"/>
    <w:rsid w:val="006F0164"/>
    <w:rsid w:val="006F0865"/>
    <w:rsid w:val="006F0BFF"/>
    <w:rsid w:val="006F0F8C"/>
    <w:rsid w:val="006F1563"/>
    <w:rsid w:val="006F158D"/>
    <w:rsid w:val="006F1777"/>
    <w:rsid w:val="006F236A"/>
    <w:rsid w:val="006F2A43"/>
    <w:rsid w:val="006F2AE8"/>
    <w:rsid w:val="006F2F0F"/>
    <w:rsid w:val="006F3482"/>
    <w:rsid w:val="006F37A4"/>
    <w:rsid w:val="006F63B2"/>
    <w:rsid w:val="00700789"/>
    <w:rsid w:val="007007F5"/>
    <w:rsid w:val="00700B37"/>
    <w:rsid w:val="00701764"/>
    <w:rsid w:val="00701FF4"/>
    <w:rsid w:val="00702237"/>
    <w:rsid w:val="00702489"/>
    <w:rsid w:val="00702B4F"/>
    <w:rsid w:val="00703130"/>
    <w:rsid w:val="007036C8"/>
    <w:rsid w:val="00703D12"/>
    <w:rsid w:val="00704365"/>
    <w:rsid w:val="00705423"/>
    <w:rsid w:val="00705A54"/>
    <w:rsid w:val="00705DB5"/>
    <w:rsid w:val="0070654E"/>
    <w:rsid w:val="007071F4"/>
    <w:rsid w:val="00707511"/>
    <w:rsid w:val="00707AF7"/>
    <w:rsid w:val="007102EA"/>
    <w:rsid w:val="0071034F"/>
    <w:rsid w:val="00710E4C"/>
    <w:rsid w:val="00711240"/>
    <w:rsid w:val="007112B9"/>
    <w:rsid w:val="00711619"/>
    <w:rsid w:val="00711FB3"/>
    <w:rsid w:val="00712028"/>
    <w:rsid w:val="00712294"/>
    <w:rsid w:val="00712438"/>
    <w:rsid w:val="007124B2"/>
    <w:rsid w:val="00713283"/>
    <w:rsid w:val="00714394"/>
    <w:rsid w:val="00714D37"/>
    <w:rsid w:val="00714FD2"/>
    <w:rsid w:val="007152DF"/>
    <w:rsid w:val="00716123"/>
    <w:rsid w:val="00716D74"/>
    <w:rsid w:val="0071755D"/>
    <w:rsid w:val="00720622"/>
    <w:rsid w:val="00720878"/>
    <w:rsid w:val="0072103D"/>
    <w:rsid w:val="007211DA"/>
    <w:rsid w:val="007216C3"/>
    <w:rsid w:val="007217AB"/>
    <w:rsid w:val="0072250B"/>
    <w:rsid w:val="00722DE5"/>
    <w:rsid w:val="007239F0"/>
    <w:rsid w:val="00723C89"/>
    <w:rsid w:val="00723CA7"/>
    <w:rsid w:val="00724494"/>
    <w:rsid w:val="00724517"/>
    <w:rsid w:val="00724E3C"/>
    <w:rsid w:val="00725064"/>
    <w:rsid w:val="007257A2"/>
    <w:rsid w:val="00725BCD"/>
    <w:rsid w:val="00725DB3"/>
    <w:rsid w:val="00725F46"/>
    <w:rsid w:val="00726D0B"/>
    <w:rsid w:val="00727BEF"/>
    <w:rsid w:val="00730A30"/>
    <w:rsid w:val="007316ED"/>
    <w:rsid w:val="007317F8"/>
    <w:rsid w:val="00731C0E"/>
    <w:rsid w:val="0073201D"/>
    <w:rsid w:val="00732185"/>
    <w:rsid w:val="007327C7"/>
    <w:rsid w:val="0073334E"/>
    <w:rsid w:val="00733BE0"/>
    <w:rsid w:val="0073441B"/>
    <w:rsid w:val="00734768"/>
    <w:rsid w:val="00734837"/>
    <w:rsid w:val="00734CDA"/>
    <w:rsid w:val="00736300"/>
    <w:rsid w:val="00736416"/>
    <w:rsid w:val="00736689"/>
    <w:rsid w:val="00736FB2"/>
    <w:rsid w:val="0073714A"/>
    <w:rsid w:val="00737FC9"/>
    <w:rsid w:val="007400E7"/>
    <w:rsid w:val="00740A72"/>
    <w:rsid w:val="007418BB"/>
    <w:rsid w:val="00741CCA"/>
    <w:rsid w:val="00741F7B"/>
    <w:rsid w:val="00742162"/>
    <w:rsid w:val="00742D63"/>
    <w:rsid w:val="007430DD"/>
    <w:rsid w:val="00743E46"/>
    <w:rsid w:val="00743FE3"/>
    <w:rsid w:val="00744AF7"/>
    <w:rsid w:val="0074513C"/>
    <w:rsid w:val="00745E1A"/>
    <w:rsid w:val="00747A7E"/>
    <w:rsid w:val="00750C5D"/>
    <w:rsid w:val="00750E1C"/>
    <w:rsid w:val="00750E65"/>
    <w:rsid w:val="00751955"/>
    <w:rsid w:val="007522C4"/>
    <w:rsid w:val="00753D04"/>
    <w:rsid w:val="00754381"/>
    <w:rsid w:val="007544B8"/>
    <w:rsid w:val="007548FE"/>
    <w:rsid w:val="00754AEF"/>
    <w:rsid w:val="00754EC4"/>
    <w:rsid w:val="0075505F"/>
    <w:rsid w:val="0075526C"/>
    <w:rsid w:val="00755B40"/>
    <w:rsid w:val="00756051"/>
    <w:rsid w:val="0075626C"/>
    <w:rsid w:val="00756877"/>
    <w:rsid w:val="00756953"/>
    <w:rsid w:val="00757D5F"/>
    <w:rsid w:val="00760317"/>
    <w:rsid w:val="0076033B"/>
    <w:rsid w:val="007604ED"/>
    <w:rsid w:val="00760FD8"/>
    <w:rsid w:val="0076260A"/>
    <w:rsid w:val="00762C01"/>
    <w:rsid w:val="007630FD"/>
    <w:rsid w:val="0076329D"/>
    <w:rsid w:val="00763335"/>
    <w:rsid w:val="00763400"/>
    <w:rsid w:val="00763B4A"/>
    <w:rsid w:val="00764370"/>
    <w:rsid w:val="00764A11"/>
    <w:rsid w:val="007653C8"/>
    <w:rsid w:val="007654C8"/>
    <w:rsid w:val="00770A99"/>
    <w:rsid w:val="00770CFD"/>
    <w:rsid w:val="00770F6E"/>
    <w:rsid w:val="00771CB9"/>
    <w:rsid w:val="007720FA"/>
    <w:rsid w:val="007723B2"/>
    <w:rsid w:val="00772863"/>
    <w:rsid w:val="00772F8A"/>
    <w:rsid w:val="00773071"/>
    <w:rsid w:val="00773421"/>
    <w:rsid w:val="007751BE"/>
    <w:rsid w:val="00775424"/>
    <w:rsid w:val="00775B57"/>
    <w:rsid w:val="00775B96"/>
    <w:rsid w:val="00776179"/>
    <w:rsid w:val="00776417"/>
    <w:rsid w:val="00776590"/>
    <w:rsid w:val="007768E1"/>
    <w:rsid w:val="007773F6"/>
    <w:rsid w:val="0077772B"/>
    <w:rsid w:val="00780001"/>
    <w:rsid w:val="0078022D"/>
    <w:rsid w:val="00780A4D"/>
    <w:rsid w:val="00780EA8"/>
    <w:rsid w:val="0078167E"/>
    <w:rsid w:val="00781927"/>
    <w:rsid w:val="007819F6"/>
    <w:rsid w:val="00783B8F"/>
    <w:rsid w:val="007845EF"/>
    <w:rsid w:val="0078542F"/>
    <w:rsid w:val="00785526"/>
    <w:rsid w:val="007857CA"/>
    <w:rsid w:val="00785CD2"/>
    <w:rsid w:val="00786440"/>
    <w:rsid w:val="00786579"/>
    <w:rsid w:val="00786849"/>
    <w:rsid w:val="00787148"/>
    <w:rsid w:val="007874AB"/>
    <w:rsid w:val="0079012D"/>
    <w:rsid w:val="007901B0"/>
    <w:rsid w:val="007901C2"/>
    <w:rsid w:val="007903FE"/>
    <w:rsid w:val="00790C3D"/>
    <w:rsid w:val="007911FF"/>
    <w:rsid w:val="0079122E"/>
    <w:rsid w:val="007923F4"/>
    <w:rsid w:val="00792DE7"/>
    <w:rsid w:val="00792DF5"/>
    <w:rsid w:val="00793399"/>
    <w:rsid w:val="007935DE"/>
    <w:rsid w:val="0079399A"/>
    <w:rsid w:val="00793CF0"/>
    <w:rsid w:val="0079490A"/>
    <w:rsid w:val="007950C4"/>
    <w:rsid w:val="0079641B"/>
    <w:rsid w:val="00796F6D"/>
    <w:rsid w:val="00797BFC"/>
    <w:rsid w:val="00797F07"/>
    <w:rsid w:val="007A07D8"/>
    <w:rsid w:val="007A1126"/>
    <w:rsid w:val="007A12E5"/>
    <w:rsid w:val="007A147D"/>
    <w:rsid w:val="007A1667"/>
    <w:rsid w:val="007A2168"/>
    <w:rsid w:val="007A23D5"/>
    <w:rsid w:val="007A27F6"/>
    <w:rsid w:val="007A3795"/>
    <w:rsid w:val="007A38D5"/>
    <w:rsid w:val="007A4360"/>
    <w:rsid w:val="007A4983"/>
    <w:rsid w:val="007A5BC7"/>
    <w:rsid w:val="007A5FCF"/>
    <w:rsid w:val="007A678E"/>
    <w:rsid w:val="007A6FE7"/>
    <w:rsid w:val="007A70B4"/>
    <w:rsid w:val="007A7AFE"/>
    <w:rsid w:val="007A7DAF"/>
    <w:rsid w:val="007B0127"/>
    <w:rsid w:val="007B1E10"/>
    <w:rsid w:val="007B23C5"/>
    <w:rsid w:val="007B2416"/>
    <w:rsid w:val="007B2929"/>
    <w:rsid w:val="007B2A24"/>
    <w:rsid w:val="007B2C88"/>
    <w:rsid w:val="007B2C98"/>
    <w:rsid w:val="007B30B0"/>
    <w:rsid w:val="007B350E"/>
    <w:rsid w:val="007B395D"/>
    <w:rsid w:val="007B3CD5"/>
    <w:rsid w:val="007B3E0D"/>
    <w:rsid w:val="007B3FCC"/>
    <w:rsid w:val="007B4DAC"/>
    <w:rsid w:val="007B5115"/>
    <w:rsid w:val="007B5766"/>
    <w:rsid w:val="007B65C5"/>
    <w:rsid w:val="007B66EE"/>
    <w:rsid w:val="007B6DD5"/>
    <w:rsid w:val="007B6EAE"/>
    <w:rsid w:val="007B7352"/>
    <w:rsid w:val="007C009E"/>
    <w:rsid w:val="007C1237"/>
    <w:rsid w:val="007C1298"/>
    <w:rsid w:val="007C15D5"/>
    <w:rsid w:val="007C1A4D"/>
    <w:rsid w:val="007C1CF7"/>
    <w:rsid w:val="007C1CFF"/>
    <w:rsid w:val="007C2F9D"/>
    <w:rsid w:val="007C3C17"/>
    <w:rsid w:val="007C4476"/>
    <w:rsid w:val="007C463B"/>
    <w:rsid w:val="007C48A8"/>
    <w:rsid w:val="007C5AFD"/>
    <w:rsid w:val="007C5C84"/>
    <w:rsid w:val="007C6514"/>
    <w:rsid w:val="007C70C1"/>
    <w:rsid w:val="007C71BC"/>
    <w:rsid w:val="007D0359"/>
    <w:rsid w:val="007D08E9"/>
    <w:rsid w:val="007D1017"/>
    <w:rsid w:val="007D174A"/>
    <w:rsid w:val="007D1F65"/>
    <w:rsid w:val="007D31CC"/>
    <w:rsid w:val="007D35A3"/>
    <w:rsid w:val="007D37BA"/>
    <w:rsid w:val="007D413C"/>
    <w:rsid w:val="007D4C53"/>
    <w:rsid w:val="007D4FFD"/>
    <w:rsid w:val="007D52E1"/>
    <w:rsid w:val="007D5401"/>
    <w:rsid w:val="007D5572"/>
    <w:rsid w:val="007D5A16"/>
    <w:rsid w:val="007D6E09"/>
    <w:rsid w:val="007D6F2F"/>
    <w:rsid w:val="007E0505"/>
    <w:rsid w:val="007E0A36"/>
    <w:rsid w:val="007E0AEE"/>
    <w:rsid w:val="007E0C49"/>
    <w:rsid w:val="007E159E"/>
    <w:rsid w:val="007E1F41"/>
    <w:rsid w:val="007E2077"/>
    <w:rsid w:val="007E2333"/>
    <w:rsid w:val="007E235F"/>
    <w:rsid w:val="007E3B2C"/>
    <w:rsid w:val="007E3CAE"/>
    <w:rsid w:val="007E41A5"/>
    <w:rsid w:val="007E468A"/>
    <w:rsid w:val="007E4E9B"/>
    <w:rsid w:val="007E4F72"/>
    <w:rsid w:val="007E527E"/>
    <w:rsid w:val="007E564E"/>
    <w:rsid w:val="007E568A"/>
    <w:rsid w:val="007E5965"/>
    <w:rsid w:val="007E5AD7"/>
    <w:rsid w:val="007E610A"/>
    <w:rsid w:val="007E74E3"/>
    <w:rsid w:val="007E7BA0"/>
    <w:rsid w:val="007F025F"/>
    <w:rsid w:val="007F0A11"/>
    <w:rsid w:val="007F105E"/>
    <w:rsid w:val="007F13CD"/>
    <w:rsid w:val="007F177C"/>
    <w:rsid w:val="007F23E5"/>
    <w:rsid w:val="007F2F4F"/>
    <w:rsid w:val="007F2F5C"/>
    <w:rsid w:val="007F34AA"/>
    <w:rsid w:val="007F4455"/>
    <w:rsid w:val="007F4964"/>
    <w:rsid w:val="007F4B75"/>
    <w:rsid w:val="007F4B94"/>
    <w:rsid w:val="007F4FBA"/>
    <w:rsid w:val="007F54DC"/>
    <w:rsid w:val="007F5B06"/>
    <w:rsid w:val="007F69ED"/>
    <w:rsid w:val="007F6DFC"/>
    <w:rsid w:val="007F6F7B"/>
    <w:rsid w:val="008001AE"/>
    <w:rsid w:val="008004CF"/>
    <w:rsid w:val="00800A10"/>
    <w:rsid w:val="00800BBD"/>
    <w:rsid w:val="0080136F"/>
    <w:rsid w:val="00801638"/>
    <w:rsid w:val="00801D16"/>
    <w:rsid w:val="008029CC"/>
    <w:rsid w:val="00802DB8"/>
    <w:rsid w:val="00803DEC"/>
    <w:rsid w:val="008047DE"/>
    <w:rsid w:val="0080596F"/>
    <w:rsid w:val="0080619B"/>
    <w:rsid w:val="0080679E"/>
    <w:rsid w:val="0080682A"/>
    <w:rsid w:val="008068B9"/>
    <w:rsid w:val="00806906"/>
    <w:rsid w:val="008073E5"/>
    <w:rsid w:val="0080772E"/>
    <w:rsid w:val="00810728"/>
    <w:rsid w:val="00810BED"/>
    <w:rsid w:val="00810D08"/>
    <w:rsid w:val="00811794"/>
    <w:rsid w:val="00812010"/>
    <w:rsid w:val="00813015"/>
    <w:rsid w:val="00813452"/>
    <w:rsid w:val="00814531"/>
    <w:rsid w:val="00814796"/>
    <w:rsid w:val="00814F4A"/>
    <w:rsid w:val="008152AD"/>
    <w:rsid w:val="008153E9"/>
    <w:rsid w:val="00815586"/>
    <w:rsid w:val="00815BA7"/>
    <w:rsid w:val="00815EBD"/>
    <w:rsid w:val="00816726"/>
    <w:rsid w:val="00816760"/>
    <w:rsid w:val="00816A6E"/>
    <w:rsid w:val="008200DA"/>
    <w:rsid w:val="008213DF"/>
    <w:rsid w:val="00821C91"/>
    <w:rsid w:val="00822586"/>
    <w:rsid w:val="00822BA2"/>
    <w:rsid w:val="00822CB5"/>
    <w:rsid w:val="00822EE1"/>
    <w:rsid w:val="00823848"/>
    <w:rsid w:val="00824402"/>
    <w:rsid w:val="008247D6"/>
    <w:rsid w:val="00824C9C"/>
    <w:rsid w:val="008250B4"/>
    <w:rsid w:val="008252E1"/>
    <w:rsid w:val="00825832"/>
    <w:rsid w:val="00826AF3"/>
    <w:rsid w:val="00826D3C"/>
    <w:rsid w:val="00826DE2"/>
    <w:rsid w:val="008276F6"/>
    <w:rsid w:val="00827886"/>
    <w:rsid w:val="008307F4"/>
    <w:rsid w:val="00830C86"/>
    <w:rsid w:val="00831193"/>
    <w:rsid w:val="00831F55"/>
    <w:rsid w:val="00832FFE"/>
    <w:rsid w:val="008331FE"/>
    <w:rsid w:val="0083330D"/>
    <w:rsid w:val="008333E3"/>
    <w:rsid w:val="008337C0"/>
    <w:rsid w:val="008337F3"/>
    <w:rsid w:val="00834104"/>
    <w:rsid w:val="008341ED"/>
    <w:rsid w:val="0083439E"/>
    <w:rsid w:val="00834F03"/>
    <w:rsid w:val="00836785"/>
    <w:rsid w:val="008375C4"/>
    <w:rsid w:val="00837B93"/>
    <w:rsid w:val="00837BC9"/>
    <w:rsid w:val="00837D4D"/>
    <w:rsid w:val="00840B21"/>
    <w:rsid w:val="00841907"/>
    <w:rsid w:val="00841F4B"/>
    <w:rsid w:val="0084206B"/>
    <w:rsid w:val="00842124"/>
    <w:rsid w:val="00842711"/>
    <w:rsid w:val="0084288E"/>
    <w:rsid w:val="00842E93"/>
    <w:rsid w:val="008430EE"/>
    <w:rsid w:val="008431B4"/>
    <w:rsid w:val="00843D2D"/>
    <w:rsid w:val="0084439E"/>
    <w:rsid w:val="00844B2A"/>
    <w:rsid w:val="008450E5"/>
    <w:rsid w:val="00845448"/>
    <w:rsid w:val="008463CB"/>
    <w:rsid w:val="00846A95"/>
    <w:rsid w:val="00846CED"/>
    <w:rsid w:val="0084744E"/>
    <w:rsid w:val="008474CE"/>
    <w:rsid w:val="00847A35"/>
    <w:rsid w:val="008504A6"/>
    <w:rsid w:val="00850584"/>
    <w:rsid w:val="008513FD"/>
    <w:rsid w:val="008514F8"/>
    <w:rsid w:val="00851BCA"/>
    <w:rsid w:val="00851DC4"/>
    <w:rsid w:val="00852295"/>
    <w:rsid w:val="0085244D"/>
    <w:rsid w:val="008527C7"/>
    <w:rsid w:val="00852AD4"/>
    <w:rsid w:val="00852C83"/>
    <w:rsid w:val="00852EE1"/>
    <w:rsid w:val="00853507"/>
    <w:rsid w:val="00853516"/>
    <w:rsid w:val="00853C67"/>
    <w:rsid w:val="0085410A"/>
    <w:rsid w:val="008543F5"/>
    <w:rsid w:val="008544D6"/>
    <w:rsid w:val="00854534"/>
    <w:rsid w:val="00854FBA"/>
    <w:rsid w:val="00855CE3"/>
    <w:rsid w:val="00856E82"/>
    <w:rsid w:val="00857BB8"/>
    <w:rsid w:val="00857D5D"/>
    <w:rsid w:val="00857F32"/>
    <w:rsid w:val="00860238"/>
    <w:rsid w:val="00860C26"/>
    <w:rsid w:val="008614D8"/>
    <w:rsid w:val="00861B24"/>
    <w:rsid w:val="0086203B"/>
    <w:rsid w:val="0086274C"/>
    <w:rsid w:val="00863104"/>
    <w:rsid w:val="008631CC"/>
    <w:rsid w:val="0086335B"/>
    <w:rsid w:val="00863EBF"/>
    <w:rsid w:val="008640B2"/>
    <w:rsid w:val="008641F2"/>
    <w:rsid w:val="00864ECD"/>
    <w:rsid w:val="008650CB"/>
    <w:rsid w:val="0086609F"/>
    <w:rsid w:val="008662C1"/>
    <w:rsid w:val="0086631E"/>
    <w:rsid w:val="00866679"/>
    <w:rsid w:val="008676A2"/>
    <w:rsid w:val="008701DE"/>
    <w:rsid w:val="0087021E"/>
    <w:rsid w:val="008704D6"/>
    <w:rsid w:val="0087052E"/>
    <w:rsid w:val="00870924"/>
    <w:rsid w:val="00870D8B"/>
    <w:rsid w:val="0087125A"/>
    <w:rsid w:val="00871B61"/>
    <w:rsid w:val="00871BA4"/>
    <w:rsid w:val="008724A6"/>
    <w:rsid w:val="0087283E"/>
    <w:rsid w:val="00872E9D"/>
    <w:rsid w:val="00873A54"/>
    <w:rsid w:val="00873CBE"/>
    <w:rsid w:val="00873DA7"/>
    <w:rsid w:val="00874332"/>
    <w:rsid w:val="00875107"/>
    <w:rsid w:val="00875A14"/>
    <w:rsid w:val="00875AAB"/>
    <w:rsid w:val="00876203"/>
    <w:rsid w:val="00876564"/>
    <w:rsid w:val="008768C1"/>
    <w:rsid w:val="00876F99"/>
    <w:rsid w:val="00877844"/>
    <w:rsid w:val="008800C9"/>
    <w:rsid w:val="0088011E"/>
    <w:rsid w:val="0088081B"/>
    <w:rsid w:val="00880DA8"/>
    <w:rsid w:val="00881721"/>
    <w:rsid w:val="00881A46"/>
    <w:rsid w:val="00882B2C"/>
    <w:rsid w:val="00883BED"/>
    <w:rsid w:val="008848BA"/>
    <w:rsid w:val="00884EB0"/>
    <w:rsid w:val="0088518F"/>
    <w:rsid w:val="008855C0"/>
    <w:rsid w:val="00885663"/>
    <w:rsid w:val="00885882"/>
    <w:rsid w:val="00885A3A"/>
    <w:rsid w:val="0088651D"/>
    <w:rsid w:val="008867E7"/>
    <w:rsid w:val="00887680"/>
    <w:rsid w:val="008877A7"/>
    <w:rsid w:val="00887B45"/>
    <w:rsid w:val="00887CA2"/>
    <w:rsid w:val="00890C5F"/>
    <w:rsid w:val="00891979"/>
    <w:rsid w:val="00891D0E"/>
    <w:rsid w:val="00891E81"/>
    <w:rsid w:val="00891F23"/>
    <w:rsid w:val="008923CF"/>
    <w:rsid w:val="008925CA"/>
    <w:rsid w:val="008929D6"/>
    <w:rsid w:val="00892BD1"/>
    <w:rsid w:val="008935B4"/>
    <w:rsid w:val="008939C5"/>
    <w:rsid w:val="0089437F"/>
    <w:rsid w:val="008946C6"/>
    <w:rsid w:val="00894858"/>
    <w:rsid w:val="008948DB"/>
    <w:rsid w:val="008957E2"/>
    <w:rsid w:val="0089590F"/>
    <w:rsid w:val="00895A0B"/>
    <w:rsid w:val="008A125A"/>
    <w:rsid w:val="008A1472"/>
    <w:rsid w:val="008A16DD"/>
    <w:rsid w:val="008A23B7"/>
    <w:rsid w:val="008A2CDC"/>
    <w:rsid w:val="008A322A"/>
    <w:rsid w:val="008A35B3"/>
    <w:rsid w:val="008A3C41"/>
    <w:rsid w:val="008A3E04"/>
    <w:rsid w:val="008A4116"/>
    <w:rsid w:val="008A4B02"/>
    <w:rsid w:val="008A4D5D"/>
    <w:rsid w:val="008A51AE"/>
    <w:rsid w:val="008A5794"/>
    <w:rsid w:val="008A5B68"/>
    <w:rsid w:val="008A60EC"/>
    <w:rsid w:val="008A62D7"/>
    <w:rsid w:val="008A662A"/>
    <w:rsid w:val="008A6658"/>
    <w:rsid w:val="008A69C8"/>
    <w:rsid w:val="008A6D6F"/>
    <w:rsid w:val="008A7FC6"/>
    <w:rsid w:val="008B0731"/>
    <w:rsid w:val="008B1461"/>
    <w:rsid w:val="008B14D8"/>
    <w:rsid w:val="008B19DC"/>
    <w:rsid w:val="008B1B3B"/>
    <w:rsid w:val="008B1C23"/>
    <w:rsid w:val="008B2B64"/>
    <w:rsid w:val="008B34B7"/>
    <w:rsid w:val="008B40FE"/>
    <w:rsid w:val="008B4244"/>
    <w:rsid w:val="008B4427"/>
    <w:rsid w:val="008B5572"/>
    <w:rsid w:val="008B56B5"/>
    <w:rsid w:val="008B58E2"/>
    <w:rsid w:val="008B5F4C"/>
    <w:rsid w:val="008B6822"/>
    <w:rsid w:val="008B6DF8"/>
    <w:rsid w:val="008C06FF"/>
    <w:rsid w:val="008C0B43"/>
    <w:rsid w:val="008C1090"/>
    <w:rsid w:val="008C16BB"/>
    <w:rsid w:val="008C1AFA"/>
    <w:rsid w:val="008C1F3F"/>
    <w:rsid w:val="008C2A56"/>
    <w:rsid w:val="008C349C"/>
    <w:rsid w:val="008C3CCD"/>
    <w:rsid w:val="008C4368"/>
    <w:rsid w:val="008C43E4"/>
    <w:rsid w:val="008C49D2"/>
    <w:rsid w:val="008C4C40"/>
    <w:rsid w:val="008C4D85"/>
    <w:rsid w:val="008C4DEF"/>
    <w:rsid w:val="008C6E59"/>
    <w:rsid w:val="008C7250"/>
    <w:rsid w:val="008C7510"/>
    <w:rsid w:val="008D0A7A"/>
    <w:rsid w:val="008D0E94"/>
    <w:rsid w:val="008D1039"/>
    <w:rsid w:val="008D11F8"/>
    <w:rsid w:val="008D1CD9"/>
    <w:rsid w:val="008D2E88"/>
    <w:rsid w:val="008D3794"/>
    <w:rsid w:val="008D387A"/>
    <w:rsid w:val="008D41B5"/>
    <w:rsid w:val="008D44A8"/>
    <w:rsid w:val="008D4855"/>
    <w:rsid w:val="008D4982"/>
    <w:rsid w:val="008D4A4B"/>
    <w:rsid w:val="008D4C59"/>
    <w:rsid w:val="008D4F80"/>
    <w:rsid w:val="008D4FE2"/>
    <w:rsid w:val="008D525D"/>
    <w:rsid w:val="008D5638"/>
    <w:rsid w:val="008D5BBB"/>
    <w:rsid w:val="008D5DB7"/>
    <w:rsid w:val="008D5F94"/>
    <w:rsid w:val="008D5FBE"/>
    <w:rsid w:val="008D6002"/>
    <w:rsid w:val="008D667E"/>
    <w:rsid w:val="008D6A93"/>
    <w:rsid w:val="008D6AEE"/>
    <w:rsid w:val="008D73B3"/>
    <w:rsid w:val="008D76CF"/>
    <w:rsid w:val="008D78EC"/>
    <w:rsid w:val="008D7954"/>
    <w:rsid w:val="008D7ED7"/>
    <w:rsid w:val="008E1570"/>
    <w:rsid w:val="008E20A3"/>
    <w:rsid w:val="008E3E28"/>
    <w:rsid w:val="008E3F2D"/>
    <w:rsid w:val="008E4327"/>
    <w:rsid w:val="008E4DB7"/>
    <w:rsid w:val="008E5BBC"/>
    <w:rsid w:val="008E5FD1"/>
    <w:rsid w:val="008E64DA"/>
    <w:rsid w:val="008E671A"/>
    <w:rsid w:val="008E6952"/>
    <w:rsid w:val="008E7DA5"/>
    <w:rsid w:val="008E7E7E"/>
    <w:rsid w:val="008F06BA"/>
    <w:rsid w:val="008F07FC"/>
    <w:rsid w:val="008F0FAD"/>
    <w:rsid w:val="008F1307"/>
    <w:rsid w:val="008F18D5"/>
    <w:rsid w:val="008F1B94"/>
    <w:rsid w:val="008F1C71"/>
    <w:rsid w:val="008F1EB1"/>
    <w:rsid w:val="008F1F54"/>
    <w:rsid w:val="008F21FE"/>
    <w:rsid w:val="008F2BBD"/>
    <w:rsid w:val="008F2CA2"/>
    <w:rsid w:val="008F2E9F"/>
    <w:rsid w:val="008F2FD4"/>
    <w:rsid w:val="008F34AB"/>
    <w:rsid w:val="008F3C6B"/>
    <w:rsid w:val="008F3D87"/>
    <w:rsid w:val="008F3F1B"/>
    <w:rsid w:val="008F43F3"/>
    <w:rsid w:val="008F461B"/>
    <w:rsid w:val="008F4974"/>
    <w:rsid w:val="008F4ED9"/>
    <w:rsid w:val="008F52A9"/>
    <w:rsid w:val="008F5858"/>
    <w:rsid w:val="008F5984"/>
    <w:rsid w:val="008F5A22"/>
    <w:rsid w:val="008F5AAE"/>
    <w:rsid w:val="008F63B8"/>
    <w:rsid w:val="009000CF"/>
    <w:rsid w:val="00900F4E"/>
    <w:rsid w:val="00901FEB"/>
    <w:rsid w:val="00902B94"/>
    <w:rsid w:val="009033BD"/>
    <w:rsid w:val="00903760"/>
    <w:rsid w:val="00903C15"/>
    <w:rsid w:val="009043B4"/>
    <w:rsid w:val="009043F5"/>
    <w:rsid w:val="0090498F"/>
    <w:rsid w:val="00904A19"/>
    <w:rsid w:val="00906167"/>
    <w:rsid w:val="00906740"/>
    <w:rsid w:val="009067A5"/>
    <w:rsid w:val="0090751B"/>
    <w:rsid w:val="00907722"/>
    <w:rsid w:val="009100E3"/>
    <w:rsid w:val="009100F6"/>
    <w:rsid w:val="00910EA2"/>
    <w:rsid w:val="009110DC"/>
    <w:rsid w:val="0091150D"/>
    <w:rsid w:val="00911A7C"/>
    <w:rsid w:val="00911AE6"/>
    <w:rsid w:val="009135C9"/>
    <w:rsid w:val="009136B7"/>
    <w:rsid w:val="00913906"/>
    <w:rsid w:val="00913ACB"/>
    <w:rsid w:val="00913E99"/>
    <w:rsid w:val="009142C0"/>
    <w:rsid w:val="009151EB"/>
    <w:rsid w:val="00915901"/>
    <w:rsid w:val="00915C97"/>
    <w:rsid w:val="009160B9"/>
    <w:rsid w:val="00916E38"/>
    <w:rsid w:val="00916EB2"/>
    <w:rsid w:val="00916EC4"/>
    <w:rsid w:val="00917BE2"/>
    <w:rsid w:val="00917C3F"/>
    <w:rsid w:val="0092032A"/>
    <w:rsid w:val="009209C9"/>
    <w:rsid w:val="009224DD"/>
    <w:rsid w:val="00922721"/>
    <w:rsid w:val="00922BBE"/>
    <w:rsid w:val="0092313F"/>
    <w:rsid w:val="009236DF"/>
    <w:rsid w:val="00923AF0"/>
    <w:rsid w:val="00923B14"/>
    <w:rsid w:val="00925775"/>
    <w:rsid w:val="00925E26"/>
    <w:rsid w:val="00925F14"/>
    <w:rsid w:val="00926927"/>
    <w:rsid w:val="00927177"/>
    <w:rsid w:val="00927189"/>
    <w:rsid w:val="009274D5"/>
    <w:rsid w:val="00927B1D"/>
    <w:rsid w:val="00927C9C"/>
    <w:rsid w:val="00927F40"/>
    <w:rsid w:val="0093029C"/>
    <w:rsid w:val="00930B73"/>
    <w:rsid w:val="00931858"/>
    <w:rsid w:val="009318EB"/>
    <w:rsid w:val="00931CA2"/>
    <w:rsid w:val="00932E50"/>
    <w:rsid w:val="00932F06"/>
    <w:rsid w:val="009331DB"/>
    <w:rsid w:val="0093339D"/>
    <w:rsid w:val="00933489"/>
    <w:rsid w:val="00933779"/>
    <w:rsid w:val="00934015"/>
    <w:rsid w:val="0093450E"/>
    <w:rsid w:val="00934C80"/>
    <w:rsid w:val="0093523A"/>
    <w:rsid w:val="0093562D"/>
    <w:rsid w:val="00935FE6"/>
    <w:rsid w:val="009367EC"/>
    <w:rsid w:val="0093714A"/>
    <w:rsid w:val="0093765A"/>
    <w:rsid w:val="0093773A"/>
    <w:rsid w:val="009377D3"/>
    <w:rsid w:val="0093787F"/>
    <w:rsid w:val="00937E80"/>
    <w:rsid w:val="009404A6"/>
    <w:rsid w:val="00940831"/>
    <w:rsid w:val="009408C0"/>
    <w:rsid w:val="00940C3B"/>
    <w:rsid w:val="00942546"/>
    <w:rsid w:val="00942886"/>
    <w:rsid w:val="009437FA"/>
    <w:rsid w:val="009448DF"/>
    <w:rsid w:val="00944C07"/>
    <w:rsid w:val="00944E25"/>
    <w:rsid w:val="00944E2E"/>
    <w:rsid w:val="00944F37"/>
    <w:rsid w:val="009460F2"/>
    <w:rsid w:val="00946133"/>
    <w:rsid w:val="0094622D"/>
    <w:rsid w:val="00946674"/>
    <w:rsid w:val="00947B3F"/>
    <w:rsid w:val="00947B5E"/>
    <w:rsid w:val="00950411"/>
    <w:rsid w:val="00950496"/>
    <w:rsid w:val="009504D3"/>
    <w:rsid w:val="0095098F"/>
    <w:rsid w:val="00950C3F"/>
    <w:rsid w:val="00950D80"/>
    <w:rsid w:val="00951BB3"/>
    <w:rsid w:val="00951FC3"/>
    <w:rsid w:val="0095224B"/>
    <w:rsid w:val="00952B2B"/>
    <w:rsid w:val="00952DC0"/>
    <w:rsid w:val="00952E09"/>
    <w:rsid w:val="00953A1C"/>
    <w:rsid w:val="00954F64"/>
    <w:rsid w:val="009551E3"/>
    <w:rsid w:val="009558BB"/>
    <w:rsid w:val="00955BD9"/>
    <w:rsid w:val="00955D35"/>
    <w:rsid w:val="00956636"/>
    <w:rsid w:val="009568A9"/>
    <w:rsid w:val="00956EE3"/>
    <w:rsid w:val="00957155"/>
    <w:rsid w:val="009573D4"/>
    <w:rsid w:val="0096011E"/>
    <w:rsid w:val="00961259"/>
    <w:rsid w:val="009618EE"/>
    <w:rsid w:val="00961978"/>
    <w:rsid w:val="00961D59"/>
    <w:rsid w:val="00961FE5"/>
    <w:rsid w:val="0096200F"/>
    <w:rsid w:val="00962649"/>
    <w:rsid w:val="00962CC7"/>
    <w:rsid w:val="00962F62"/>
    <w:rsid w:val="0096308A"/>
    <w:rsid w:val="00963FBA"/>
    <w:rsid w:val="009650CA"/>
    <w:rsid w:val="00965A43"/>
    <w:rsid w:val="00965A62"/>
    <w:rsid w:val="00965D50"/>
    <w:rsid w:val="009661B1"/>
    <w:rsid w:val="00966411"/>
    <w:rsid w:val="0096703D"/>
    <w:rsid w:val="00967460"/>
    <w:rsid w:val="00967E64"/>
    <w:rsid w:val="00967F8E"/>
    <w:rsid w:val="00967FFA"/>
    <w:rsid w:val="009702F2"/>
    <w:rsid w:val="009704A4"/>
    <w:rsid w:val="00972059"/>
    <w:rsid w:val="00972647"/>
    <w:rsid w:val="00972E77"/>
    <w:rsid w:val="00972FB8"/>
    <w:rsid w:val="009733CA"/>
    <w:rsid w:val="0097348D"/>
    <w:rsid w:val="009736D7"/>
    <w:rsid w:val="009738CA"/>
    <w:rsid w:val="00973CBD"/>
    <w:rsid w:val="00973FA8"/>
    <w:rsid w:val="00974029"/>
    <w:rsid w:val="00974E77"/>
    <w:rsid w:val="00977113"/>
    <w:rsid w:val="009775B1"/>
    <w:rsid w:val="009778C3"/>
    <w:rsid w:val="00981047"/>
    <w:rsid w:val="009819C0"/>
    <w:rsid w:val="00982263"/>
    <w:rsid w:val="009822FF"/>
    <w:rsid w:val="00982543"/>
    <w:rsid w:val="00982556"/>
    <w:rsid w:val="00983198"/>
    <w:rsid w:val="00983780"/>
    <w:rsid w:val="009841A2"/>
    <w:rsid w:val="0098453B"/>
    <w:rsid w:val="0098582E"/>
    <w:rsid w:val="00985D55"/>
    <w:rsid w:val="00985E20"/>
    <w:rsid w:val="00986984"/>
    <w:rsid w:val="00986FB4"/>
    <w:rsid w:val="009873B0"/>
    <w:rsid w:val="009877BF"/>
    <w:rsid w:val="00987E51"/>
    <w:rsid w:val="0099021E"/>
    <w:rsid w:val="00990747"/>
    <w:rsid w:val="009916FC"/>
    <w:rsid w:val="00992097"/>
    <w:rsid w:val="00992273"/>
    <w:rsid w:val="00992313"/>
    <w:rsid w:val="00992AF3"/>
    <w:rsid w:val="00993356"/>
    <w:rsid w:val="00993DD8"/>
    <w:rsid w:val="0099422D"/>
    <w:rsid w:val="00994A22"/>
    <w:rsid w:val="00994F94"/>
    <w:rsid w:val="009966F5"/>
    <w:rsid w:val="00996736"/>
    <w:rsid w:val="00996816"/>
    <w:rsid w:val="0099694E"/>
    <w:rsid w:val="00996C72"/>
    <w:rsid w:val="009A0144"/>
    <w:rsid w:val="009A03C5"/>
    <w:rsid w:val="009A0734"/>
    <w:rsid w:val="009A07C0"/>
    <w:rsid w:val="009A0805"/>
    <w:rsid w:val="009A09B9"/>
    <w:rsid w:val="009A0E3C"/>
    <w:rsid w:val="009A15CA"/>
    <w:rsid w:val="009A21CF"/>
    <w:rsid w:val="009A255B"/>
    <w:rsid w:val="009A2672"/>
    <w:rsid w:val="009A3689"/>
    <w:rsid w:val="009A397B"/>
    <w:rsid w:val="009A39F8"/>
    <w:rsid w:val="009A42A3"/>
    <w:rsid w:val="009A45BF"/>
    <w:rsid w:val="009A4E35"/>
    <w:rsid w:val="009A4FB4"/>
    <w:rsid w:val="009A54CB"/>
    <w:rsid w:val="009A6112"/>
    <w:rsid w:val="009B0A1A"/>
    <w:rsid w:val="009B17A0"/>
    <w:rsid w:val="009B18C1"/>
    <w:rsid w:val="009B27D5"/>
    <w:rsid w:val="009B2DDB"/>
    <w:rsid w:val="009B3D24"/>
    <w:rsid w:val="009B4109"/>
    <w:rsid w:val="009B4501"/>
    <w:rsid w:val="009B4F62"/>
    <w:rsid w:val="009B5345"/>
    <w:rsid w:val="009B5453"/>
    <w:rsid w:val="009B5BA2"/>
    <w:rsid w:val="009B6227"/>
    <w:rsid w:val="009B7048"/>
    <w:rsid w:val="009B7450"/>
    <w:rsid w:val="009B7E22"/>
    <w:rsid w:val="009C0909"/>
    <w:rsid w:val="009C0978"/>
    <w:rsid w:val="009C0CC7"/>
    <w:rsid w:val="009C1D99"/>
    <w:rsid w:val="009C2333"/>
    <w:rsid w:val="009C23AB"/>
    <w:rsid w:val="009C317A"/>
    <w:rsid w:val="009C34FB"/>
    <w:rsid w:val="009C3B0E"/>
    <w:rsid w:val="009C3BAE"/>
    <w:rsid w:val="009C46F6"/>
    <w:rsid w:val="009C5020"/>
    <w:rsid w:val="009C5068"/>
    <w:rsid w:val="009C5948"/>
    <w:rsid w:val="009C5BD0"/>
    <w:rsid w:val="009C6B7E"/>
    <w:rsid w:val="009C6F02"/>
    <w:rsid w:val="009C78D8"/>
    <w:rsid w:val="009D13FA"/>
    <w:rsid w:val="009D1808"/>
    <w:rsid w:val="009D239F"/>
    <w:rsid w:val="009D288F"/>
    <w:rsid w:val="009D2A91"/>
    <w:rsid w:val="009D2CF3"/>
    <w:rsid w:val="009D2E49"/>
    <w:rsid w:val="009D39DC"/>
    <w:rsid w:val="009D4660"/>
    <w:rsid w:val="009D4B94"/>
    <w:rsid w:val="009D5B7B"/>
    <w:rsid w:val="009D5EA7"/>
    <w:rsid w:val="009D639C"/>
    <w:rsid w:val="009D70DD"/>
    <w:rsid w:val="009D70FE"/>
    <w:rsid w:val="009D71ED"/>
    <w:rsid w:val="009D7700"/>
    <w:rsid w:val="009E033F"/>
    <w:rsid w:val="009E06BF"/>
    <w:rsid w:val="009E1375"/>
    <w:rsid w:val="009E1BEE"/>
    <w:rsid w:val="009E2DE9"/>
    <w:rsid w:val="009E398A"/>
    <w:rsid w:val="009E3B91"/>
    <w:rsid w:val="009E4248"/>
    <w:rsid w:val="009E4670"/>
    <w:rsid w:val="009E4ABE"/>
    <w:rsid w:val="009E4D3F"/>
    <w:rsid w:val="009E5380"/>
    <w:rsid w:val="009E57BD"/>
    <w:rsid w:val="009E5B9F"/>
    <w:rsid w:val="009E7016"/>
    <w:rsid w:val="009E726C"/>
    <w:rsid w:val="009E7508"/>
    <w:rsid w:val="009E7895"/>
    <w:rsid w:val="009E78AA"/>
    <w:rsid w:val="009E7EAA"/>
    <w:rsid w:val="009F0C38"/>
    <w:rsid w:val="009F0CC0"/>
    <w:rsid w:val="009F1161"/>
    <w:rsid w:val="009F163B"/>
    <w:rsid w:val="009F1AC0"/>
    <w:rsid w:val="009F1E9E"/>
    <w:rsid w:val="009F230D"/>
    <w:rsid w:val="009F2B07"/>
    <w:rsid w:val="009F2FA9"/>
    <w:rsid w:val="009F502A"/>
    <w:rsid w:val="009F6082"/>
    <w:rsid w:val="009F618D"/>
    <w:rsid w:val="009F6443"/>
    <w:rsid w:val="009F6E28"/>
    <w:rsid w:val="009F6E8E"/>
    <w:rsid w:val="009F6EE1"/>
    <w:rsid w:val="009F70BD"/>
    <w:rsid w:val="009F7116"/>
    <w:rsid w:val="009F7263"/>
    <w:rsid w:val="009F7632"/>
    <w:rsid w:val="009F7723"/>
    <w:rsid w:val="009F7792"/>
    <w:rsid w:val="009F7F96"/>
    <w:rsid w:val="00A00A0F"/>
    <w:rsid w:val="00A010C7"/>
    <w:rsid w:val="00A01DF5"/>
    <w:rsid w:val="00A0278F"/>
    <w:rsid w:val="00A03549"/>
    <w:rsid w:val="00A044BE"/>
    <w:rsid w:val="00A047A7"/>
    <w:rsid w:val="00A05006"/>
    <w:rsid w:val="00A05358"/>
    <w:rsid w:val="00A05971"/>
    <w:rsid w:val="00A05B07"/>
    <w:rsid w:val="00A07466"/>
    <w:rsid w:val="00A07501"/>
    <w:rsid w:val="00A108EC"/>
    <w:rsid w:val="00A108EE"/>
    <w:rsid w:val="00A10FAC"/>
    <w:rsid w:val="00A11536"/>
    <w:rsid w:val="00A11682"/>
    <w:rsid w:val="00A119A4"/>
    <w:rsid w:val="00A11E60"/>
    <w:rsid w:val="00A12BEE"/>
    <w:rsid w:val="00A12F98"/>
    <w:rsid w:val="00A130EB"/>
    <w:rsid w:val="00A134E9"/>
    <w:rsid w:val="00A13B2D"/>
    <w:rsid w:val="00A143FF"/>
    <w:rsid w:val="00A14E7B"/>
    <w:rsid w:val="00A15304"/>
    <w:rsid w:val="00A15EE3"/>
    <w:rsid w:val="00A16C16"/>
    <w:rsid w:val="00A17DB1"/>
    <w:rsid w:val="00A17F77"/>
    <w:rsid w:val="00A20109"/>
    <w:rsid w:val="00A2042A"/>
    <w:rsid w:val="00A205B1"/>
    <w:rsid w:val="00A2071D"/>
    <w:rsid w:val="00A208E6"/>
    <w:rsid w:val="00A216B8"/>
    <w:rsid w:val="00A21979"/>
    <w:rsid w:val="00A21EE0"/>
    <w:rsid w:val="00A21F84"/>
    <w:rsid w:val="00A222F4"/>
    <w:rsid w:val="00A22403"/>
    <w:rsid w:val="00A23004"/>
    <w:rsid w:val="00A24081"/>
    <w:rsid w:val="00A247D3"/>
    <w:rsid w:val="00A24DED"/>
    <w:rsid w:val="00A2590A"/>
    <w:rsid w:val="00A25A77"/>
    <w:rsid w:val="00A26C6B"/>
    <w:rsid w:val="00A26D97"/>
    <w:rsid w:val="00A30309"/>
    <w:rsid w:val="00A30A01"/>
    <w:rsid w:val="00A30B4F"/>
    <w:rsid w:val="00A30B52"/>
    <w:rsid w:val="00A31703"/>
    <w:rsid w:val="00A31799"/>
    <w:rsid w:val="00A31C62"/>
    <w:rsid w:val="00A3206C"/>
    <w:rsid w:val="00A32326"/>
    <w:rsid w:val="00A3280D"/>
    <w:rsid w:val="00A32CDF"/>
    <w:rsid w:val="00A3307C"/>
    <w:rsid w:val="00A33CBB"/>
    <w:rsid w:val="00A3401F"/>
    <w:rsid w:val="00A3497A"/>
    <w:rsid w:val="00A34C0D"/>
    <w:rsid w:val="00A35326"/>
    <w:rsid w:val="00A35750"/>
    <w:rsid w:val="00A35AFF"/>
    <w:rsid w:val="00A35CA6"/>
    <w:rsid w:val="00A35FBA"/>
    <w:rsid w:val="00A3606F"/>
    <w:rsid w:val="00A36AC7"/>
    <w:rsid w:val="00A36B4A"/>
    <w:rsid w:val="00A37439"/>
    <w:rsid w:val="00A3748C"/>
    <w:rsid w:val="00A37E09"/>
    <w:rsid w:val="00A402D5"/>
    <w:rsid w:val="00A41739"/>
    <w:rsid w:val="00A42509"/>
    <w:rsid w:val="00A42677"/>
    <w:rsid w:val="00A4280B"/>
    <w:rsid w:val="00A42930"/>
    <w:rsid w:val="00A42B2D"/>
    <w:rsid w:val="00A43E79"/>
    <w:rsid w:val="00A43F06"/>
    <w:rsid w:val="00A43F8E"/>
    <w:rsid w:val="00A4451F"/>
    <w:rsid w:val="00A446F7"/>
    <w:rsid w:val="00A44B8C"/>
    <w:rsid w:val="00A4524B"/>
    <w:rsid w:val="00A454B1"/>
    <w:rsid w:val="00A454D3"/>
    <w:rsid w:val="00A459A3"/>
    <w:rsid w:val="00A46082"/>
    <w:rsid w:val="00A46996"/>
    <w:rsid w:val="00A46BB3"/>
    <w:rsid w:val="00A4782F"/>
    <w:rsid w:val="00A47B62"/>
    <w:rsid w:val="00A47CD2"/>
    <w:rsid w:val="00A5032C"/>
    <w:rsid w:val="00A50362"/>
    <w:rsid w:val="00A50BC8"/>
    <w:rsid w:val="00A50E63"/>
    <w:rsid w:val="00A5100E"/>
    <w:rsid w:val="00A513E0"/>
    <w:rsid w:val="00A5265B"/>
    <w:rsid w:val="00A52CD7"/>
    <w:rsid w:val="00A5300D"/>
    <w:rsid w:val="00A5346A"/>
    <w:rsid w:val="00A53C1F"/>
    <w:rsid w:val="00A541A6"/>
    <w:rsid w:val="00A54701"/>
    <w:rsid w:val="00A54CD4"/>
    <w:rsid w:val="00A54D98"/>
    <w:rsid w:val="00A551CB"/>
    <w:rsid w:val="00A55292"/>
    <w:rsid w:val="00A55A3B"/>
    <w:rsid w:val="00A574F5"/>
    <w:rsid w:val="00A57DE7"/>
    <w:rsid w:val="00A57EE3"/>
    <w:rsid w:val="00A602BF"/>
    <w:rsid w:val="00A60E95"/>
    <w:rsid w:val="00A611C1"/>
    <w:rsid w:val="00A61C23"/>
    <w:rsid w:val="00A61D64"/>
    <w:rsid w:val="00A62235"/>
    <w:rsid w:val="00A62314"/>
    <w:rsid w:val="00A62C83"/>
    <w:rsid w:val="00A6322E"/>
    <w:rsid w:val="00A6361D"/>
    <w:rsid w:val="00A637D7"/>
    <w:rsid w:val="00A6395D"/>
    <w:rsid w:val="00A64177"/>
    <w:rsid w:val="00A658BE"/>
    <w:rsid w:val="00A65989"/>
    <w:rsid w:val="00A65B4B"/>
    <w:rsid w:val="00A65EC3"/>
    <w:rsid w:val="00A66673"/>
    <w:rsid w:val="00A66936"/>
    <w:rsid w:val="00A66A04"/>
    <w:rsid w:val="00A66B8C"/>
    <w:rsid w:val="00A67AA0"/>
    <w:rsid w:val="00A67AE2"/>
    <w:rsid w:val="00A67FF3"/>
    <w:rsid w:val="00A701A5"/>
    <w:rsid w:val="00A70817"/>
    <w:rsid w:val="00A709E4"/>
    <w:rsid w:val="00A71562"/>
    <w:rsid w:val="00A72099"/>
    <w:rsid w:val="00A721A7"/>
    <w:rsid w:val="00A723AC"/>
    <w:rsid w:val="00A7272C"/>
    <w:rsid w:val="00A72883"/>
    <w:rsid w:val="00A72E58"/>
    <w:rsid w:val="00A72F86"/>
    <w:rsid w:val="00A73189"/>
    <w:rsid w:val="00A731AC"/>
    <w:rsid w:val="00A73384"/>
    <w:rsid w:val="00A734C0"/>
    <w:rsid w:val="00A73919"/>
    <w:rsid w:val="00A73E44"/>
    <w:rsid w:val="00A743A4"/>
    <w:rsid w:val="00A74F60"/>
    <w:rsid w:val="00A75C86"/>
    <w:rsid w:val="00A75F12"/>
    <w:rsid w:val="00A75F90"/>
    <w:rsid w:val="00A76520"/>
    <w:rsid w:val="00A766E8"/>
    <w:rsid w:val="00A769F0"/>
    <w:rsid w:val="00A7734F"/>
    <w:rsid w:val="00A777F7"/>
    <w:rsid w:val="00A77A05"/>
    <w:rsid w:val="00A77C90"/>
    <w:rsid w:val="00A81229"/>
    <w:rsid w:val="00A8127D"/>
    <w:rsid w:val="00A814A4"/>
    <w:rsid w:val="00A8155E"/>
    <w:rsid w:val="00A81677"/>
    <w:rsid w:val="00A81688"/>
    <w:rsid w:val="00A820CE"/>
    <w:rsid w:val="00A824DA"/>
    <w:rsid w:val="00A82BE1"/>
    <w:rsid w:val="00A83155"/>
    <w:rsid w:val="00A838BA"/>
    <w:rsid w:val="00A83D66"/>
    <w:rsid w:val="00A84097"/>
    <w:rsid w:val="00A842D7"/>
    <w:rsid w:val="00A844C0"/>
    <w:rsid w:val="00A84653"/>
    <w:rsid w:val="00A84AFF"/>
    <w:rsid w:val="00A85734"/>
    <w:rsid w:val="00A85755"/>
    <w:rsid w:val="00A85D55"/>
    <w:rsid w:val="00A865D5"/>
    <w:rsid w:val="00A871DB"/>
    <w:rsid w:val="00A87250"/>
    <w:rsid w:val="00A87AB7"/>
    <w:rsid w:val="00A87BD4"/>
    <w:rsid w:val="00A901C2"/>
    <w:rsid w:val="00A90A44"/>
    <w:rsid w:val="00A90F1B"/>
    <w:rsid w:val="00A9145F"/>
    <w:rsid w:val="00A91699"/>
    <w:rsid w:val="00A91F5F"/>
    <w:rsid w:val="00A920EF"/>
    <w:rsid w:val="00A9215C"/>
    <w:rsid w:val="00A92508"/>
    <w:rsid w:val="00A9344F"/>
    <w:rsid w:val="00A93E4E"/>
    <w:rsid w:val="00A946F2"/>
    <w:rsid w:val="00A947D8"/>
    <w:rsid w:val="00A94A09"/>
    <w:rsid w:val="00A9514E"/>
    <w:rsid w:val="00A951A1"/>
    <w:rsid w:val="00A95B3D"/>
    <w:rsid w:val="00A95C95"/>
    <w:rsid w:val="00A962D7"/>
    <w:rsid w:val="00A96C12"/>
    <w:rsid w:val="00A96FA6"/>
    <w:rsid w:val="00A970BA"/>
    <w:rsid w:val="00A97174"/>
    <w:rsid w:val="00A97721"/>
    <w:rsid w:val="00AA00B3"/>
    <w:rsid w:val="00AA0239"/>
    <w:rsid w:val="00AA036E"/>
    <w:rsid w:val="00AA0518"/>
    <w:rsid w:val="00AA07B3"/>
    <w:rsid w:val="00AA16FE"/>
    <w:rsid w:val="00AA1985"/>
    <w:rsid w:val="00AA20CC"/>
    <w:rsid w:val="00AA2197"/>
    <w:rsid w:val="00AA2543"/>
    <w:rsid w:val="00AA30B7"/>
    <w:rsid w:val="00AA3384"/>
    <w:rsid w:val="00AA3703"/>
    <w:rsid w:val="00AA3A0C"/>
    <w:rsid w:val="00AA4237"/>
    <w:rsid w:val="00AA4282"/>
    <w:rsid w:val="00AA4BA3"/>
    <w:rsid w:val="00AA596B"/>
    <w:rsid w:val="00AA5AC3"/>
    <w:rsid w:val="00AA7341"/>
    <w:rsid w:val="00AA7412"/>
    <w:rsid w:val="00AA7CE0"/>
    <w:rsid w:val="00AB0232"/>
    <w:rsid w:val="00AB175D"/>
    <w:rsid w:val="00AB20D6"/>
    <w:rsid w:val="00AB2913"/>
    <w:rsid w:val="00AB2973"/>
    <w:rsid w:val="00AB2A91"/>
    <w:rsid w:val="00AB3244"/>
    <w:rsid w:val="00AB38B0"/>
    <w:rsid w:val="00AB3EC9"/>
    <w:rsid w:val="00AB4D62"/>
    <w:rsid w:val="00AB5101"/>
    <w:rsid w:val="00AB59C9"/>
    <w:rsid w:val="00AB5A08"/>
    <w:rsid w:val="00AB5DDC"/>
    <w:rsid w:val="00AB5F4B"/>
    <w:rsid w:val="00AB6F74"/>
    <w:rsid w:val="00AB75AA"/>
    <w:rsid w:val="00AB7B75"/>
    <w:rsid w:val="00AC07E3"/>
    <w:rsid w:val="00AC0ECC"/>
    <w:rsid w:val="00AC10EA"/>
    <w:rsid w:val="00AC170C"/>
    <w:rsid w:val="00AC1792"/>
    <w:rsid w:val="00AC1808"/>
    <w:rsid w:val="00AC2124"/>
    <w:rsid w:val="00AC2FF0"/>
    <w:rsid w:val="00AC362F"/>
    <w:rsid w:val="00AC374A"/>
    <w:rsid w:val="00AC3A09"/>
    <w:rsid w:val="00AC3B0E"/>
    <w:rsid w:val="00AC56E8"/>
    <w:rsid w:val="00AC5D03"/>
    <w:rsid w:val="00AC64CA"/>
    <w:rsid w:val="00AC6B33"/>
    <w:rsid w:val="00AC7D15"/>
    <w:rsid w:val="00AC7F5D"/>
    <w:rsid w:val="00AD0B3D"/>
    <w:rsid w:val="00AD0E67"/>
    <w:rsid w:val="00AD0EA0"/>
    <w:rsid w:val="00AD0ED5"/>
    <w:rsid w:val="00AD18D6"/>
    <w:rsid w:val="00AD1D60"/>
    <w:rsid w:val="00AD1DAD"/>
    <w:rsid w:val="00AD1DEB"/>
    <w:rsid w:val="00AD27D4"/>
    <w:rsid w:val="00AD2A5C"/>
    <w:rsid w:val="00AD307D"/>
    <w:rsid w:val="00AD3C4B"/>
    <w:rsid w:val="00AD3E83"/>
    <w:rsid w:val="00AD3EB0"/>
    <w:rsid w:val="00AD3F15"/>
    <w:rsid w:val="00AD4389"/>
    <w:rsid w:val="00AD43BD"/>
    <w:rsid w:val="00AD4659"/>
    <w:rsid w:val="00AD4C17"/>
    <w:rsid w:val="00AD50A8"/>
    <w:rsid w:val="00AD54A7"/>
    <w:rsid w:val="00AD575A"/>
    <w:rsid w:val="00AD5B02"/>
    <w:rsid w:val="00AD5B0E"/>
    <w:rsid w:val="00AD5B72"/>
    <w:rsid w:val="00AD5BAB"/>
    <w:rsid w:val="00AD5F1F"/>
    <w:rsid w:val="00AD6479"/>
    <w:rsid w:val="00AD7C57"/>
    <w:rsid w:val="00AD7FC3"/>
    <w:rsid w:val="00AE094F"/>
    <w:rsid w:val="00AE0ADA"/>
    <w:rsid w:val="00AE0FA7"/>
    <w:rsid w:val="00AE1040"/>
    <w:rsid w:val="00AE1261"/>
    <w:rsid w:val="00AE23FD"/>
    <w:rsid w:val="00AE2CF2"/>
    <w:rsid w:val="00AE36D9"/>
    <w:rsid w:val="00AE38C9"/>
    <w:rsid w:val="00AE4FBE"/>
    <w:rsid w:val="00AE5773"/>
    <w:rsid w:val="00AE6621"/>
    <w:rsid w:val="00AE6767"/>
    <w:rsid w:val="00AE6E32"/>
    <w:rsid w:val="00AE6EBA"/>
    <w:rsid w:val="00AE7270"/>
    <w:rsid w:val="00AE7725"/>
    <w:rsid w:val="00AE78C0"/>
    <w:rsid w:val="00AE7B27"/>
    <w:rsid w:val="00AE7E3D"/>
    <w:rsid w:val="00AF0242"/>
    <w:rsid w:val="00AF0247"/>
    <w:rsid w:val="00AF186D"/>
    <w:rsid w:val="00AF2463"/>
    <w:rsid w:val="00AF26DC"/>
    <w:rsid w:val="00AF2BA3"/>
    <w:rsid w:val="00AF2E35"/>
    <w:rsid w:val="00AF3846"/>
    <w:rsid w:val="00AF3B2A"/>
    <w:rsid w:val="00AF3D40"/>
    <w:rsid w:val="00AF3D62"/>
    <w:rsid w:val="00AF4AD8"/>
    <w:rsid w:val="00AF53EF"/>
    <w:rsid w:val="00AF5604"/>
    <w:rsid w:val="00AF5B6A"/>
    <w:rsid w:val="00AF78C1"/>
    <w:rsid w:val="00B0047F"/>
    <w:rsid w:val="00B007E5"/>
    <w:rsid w:val="00B00844"/>
    <w:rsid w:val="00B011B7"/>
    <w:rsid w:val="00B01FA1"/>
    <w:rsid w:val="00B03A8A"/>
    <w:rsid w:val="00B05174"/>
    <w:rsid w:val="00B05C68"/>
    <w:rsid w:val="00B0659C"/>
    <w:rsid w:val="00B065E6"/>
    <w:rsid w:val="00B06C89"/>
    <w:rsid w:val="00B06D05"/>
    <w:rsid w:val="00B06EC0"/>
    <w:rsid w:val="00B07519"/>
    <w:rsid w:val="00B07673"/>
    <w:rsid w:val="00B07FAA"/>
    <w:rsid w:val="00B07FDD"/>
    <w:rsid w:val="00B101FE"/>
    <w:rsid w:val="00B104DD"/>
    <w:rsid w:val="00B106A9"/>
    <w:rsid w:val="00B10864"/>
    <w:rsid w:val="00B11125"/>
    <w:rsid w:val="00B11514"/>
    <w:rsid w:val="00B1293A"/>
    <w:rsid w:val="00B131A3"/>
    <w:rsid w:val="00B13271"/>
    <w:rsid w:val="00B1370B"/>
    <w:rsid w:val="00B13754"/>
    <w:rsid w:val="00B138F7"/>
    <w:rsid w:val="00B14631"/>
    <w:rsid w:val="00B14888"/>
    <w:rsid w:val="00B1489B"/>
    <w:rsid w:val="00B14A98"/>
    <w:rsid w:val="00B150EF"/>
    <w:rsid w:val="00B15434"/>
    <w:rsid w:val="00B1564C"/>
    <w:rsid w:val="00B16066"/>
    <w:rsid w:val="00B16FF6"/>
    <w:rsid w:val="00B1753F"/>
    <w:rsid w:val="00B175FA"/>
    <w:rsid w:val="00B20057"/>
    <w:rsid w:val="00B20AE8"/>
    <w:rsid w:val="00B21C87"/>
    <w:rsid w:val="00B22439"/>
    <w:rsid w:val="00B23402"/>
    <w:rsid w:val="00B2451E"/>
    <w:rsid w:val="00B247F3"/>
    <w:rsid w:val="00B24C7A"/>
    <w:rsid w:val="00B25914"/>
    <w:rsid w:val="00B269C6"/>
    <w:rsid w:val="00B273D8"/>
    <w:rsid w:val="00B2756A"/>
    <w:rsid w:val="00B27638"/>
    <w:rsid w:val="00B27B0B"/>
    <w:rsid w:val="00B27BC7"/>
    <w:rsid w:val="00B30B77"/>
    <w:rsid w:val="00B30C0D"/>
    <w:rsid w:val="00B30ECF"/>
    <w:rsid w:val="00B31F3B"/>
    <w:rsid w:val="00B32B85"/>
    <w:rsid w:val="00B33955"/>
    <w:rsid w:val="00B3403D"/>
    <w:rsid w:val="00B34930"/>
    <w:rsid w:val="00B34FE4"/>
    <w:rsid w:val="00B353A0"/>
    <w:rsid w:val="00B354C2"/>
    <w:rsid w:val="00B3570A"/>
    <w:rsid w:val="00B35ACF"/>
    <w:rsid w:val="00B35CF1"/>
    <w:rsid w:val="00B35D39"/>
    <w:rsid w:val="00B35FF4"/>
    <w:rsid w:val="00B3639B"/>
    <w:rsid w:val="00B36841"/>
    <w:rsid w:val="00B370D5"/>
    <w:rsid w:val="00B37249"/>
    <w:rsid w:val="00B37F42"/>
    <w:rsid w:val="00B404D9"/>
    <w:rsid w:val="00B40F7C"/>
    <w:rsid w:val="00B41851"/>
    <w:rsid w:val="00B41970"/>
    <w:rsid w:val="00B41E8C"/>
    <w:rsid w:val="00B42803"/>
    <w:rsid w:val="00B43527"/>
    <w:rsid w:val="00B43844"/>
    <w:rsid w:val="00B43E56"/>
    <w:rsid w:val="00B46583"/>
    <w:rsid w:val="00B465B0"/>
    <w:rsid w:val="00B466BF"/>
    <w:rsid w:val="00B468D6"/>
    <w:rsid w:val="00B46B67"/>
    <w:rsid w:val="00B46D8D"/>
    <w:rsid w:val="00B47BAA"/>
    <w:rsid w:val="00B50077"/>
    <w:rsid w:val="00B50473"/>
    <w:rsid w:val="00B50A7D"/>
    <w:rsid w:val="00B51007"/>
    <w:rsid w:val="00B51557"/>
    <w:rsid w:val="00B5219E"/>
    <w:rsid w:val="00B53029"/>
    <w:rsid w:val="00B530AE"/>
    <w:rsid w:val="00B530B0"/>
    <w:rsid w:val="00B534CA"/>
    <w:rsid w:val="00B53D42"/>
    <w:rsid w:val="00B53D4E"/>
    <w:rsid w:val="00B54195"/>
    <w:rsid w:val="00B5511D"/>
    <w:rsid w:val="00B55438"/>
    <w:rsid w:val="00B5564E"/>
    <w:rsid w:val="00B55EC0"/>
    <w:rsid w:val="00B5614A"/>
    <w:rsid w:val="00B56735"/>
    <w:rsid w:val="00B5731D"/>
    <w:rsid w:val="00B57891"/>
    <w:rsid w:val="00B578FD"/>
    <w:rsid w:val="00B6039A"/>
    <w:rsid w:val="00B62246"/>
    <w:rsid w:val="00B6246B"/>
    <w:rsid w:val="00B6254C"/>
    <w:rsid w:val="00B625A9"/>
    <w:rsid w:val="00B62C44"/>
    <w:rsid w:val="00B6323F"/>
    <w:rsid w:val="00B63521"/>
    <w:rsid w:val="00B6372A"/>
    <w:rsid w:val="00B63970"/>
    <w:rsid w:val="00B63D25"/>
    <w:rsid w:val="00B63E34"/>
    <w:rsid w:val="00B6494C"/>
    <w:rsid w:val="00B649B4"/>
    <w:rsid w:val="00B65728"/>
    <w:rsid w:val="00B65D4D"/>
    <w:rsid w:val="00B66AB1"/>
    <w:rsid w:val="00B671AF"/>
    <w:rsid w:val="00B675F4"/>
    <w:rsid w:val="00B67666"/>
    <w:rsid w:val="00B6791E"/>
    <w:rsid w:val="00B706E0"/>
    <w:rsid w:val="00B70722"/>
    <w:rsid w:val="00B71C2C"/>
    <w:rsid w:val="00B736D4"/>
    <w:rsid w:val="00B73B3F"/>
    <w:rsid w:val="00B742C2"/>
    <w:rsid w:val="00B74BE9"/>
    <w:rsid w:val="00B74DCE"/>
    <w:rsid w:val="00B7670A"/>
    <w:rsid w:val="00B76A28"/>
    <w:rsid w:val="00B76A43"/>
    <w:rsid w:val="00B76B25"/>
    <w:rsid w:val="00B76D54"/>
    <w:rsid w:val="00B76E13"/>
    <w:rsid w:val="00B7729A"/>
    <w:rsid w:val="00B7729E"/>
    <w:rsid w:val="00B773C5"/>
    <w:rsid w:val="00B775A6"/>
    <w:rsid w:val="00B777B0"/>
    <w:rsid w:val="00B77922"/>
    <w:rsid w:val="00B779EE"/>
    <w:rsid w:val="00B803E1"/>
    <w:rsid w:val="00B80B9C"/>
    <w:rsid w:val="00B80E68"/>
    <w:rsid w:val="00B80EB7"/>
    <w:rsid w:val="00B81176"/>
    <w:rsid w:val="00B8123C"/>
    <w:rsid w:val="00B82406"/>
    <w:rsid w:val="00B8269E"/>
    <w:rsid w:val="00B82797"/>
    <w:rsid w:val="00B8290C"/>
    <w:rsid w:val="00B82F11"/>
    <w:rsid w:val="00B8307B"/>
    <w:rsid w:val="00B83241"/>
    <w:rsid w:val="00B833DE"/>
    <w:rsid w:val="00B8407B"/>
    <w:rsid w:val="00B84509"/>
    <w:rsid w:val="00B84810"/>
    <w:rsid w:val="00B8497B"/>
    <w:rsid w:val="00B849C9"/>
    <w:rsid w:val="00B84E69"/>
    <w:rsid w:val="00B8549A"/>
    <w:rsid w:val="00B8577F"/>
    <w:rsid w:val="00B85913"/>
    <w:rsid w:val="00B85AA1"/>
    <w:rsid w:val="00B87B87"/>
    <w:rsid w:val="00B87F52"/>
    <w:rsid w:val="00B900B8"/>
    <w:rsid w:val="00B90A57"/>
    <w:rsid w:val="00B90CE7"/>
    <w:rsid w:val="00B912DF"/>
    <w:rsid w:val="00B91360"/>
    <w:rsid w:val="00B917D8"/>
    <w:rsid w:val="00B91EB3"/>
    <w:rsid w:val="00B92ABC"/>
    <w:rsid w:val="00B92B74"/>
    <w:rsid w:val="00B92CAE"/>
    <w:rsid w:val="00B93D67"/>
    <w:rsid w:val="00B9415F"/>
    <w:rsid w:val="00B944AD"/>
    <w:rsid w:val="00B94CEE"/>
    <w:rsid w:val="00B952AA"/>
    <w:rsid w:val="00B95870"/>
    <w:rsid w:val="00B95F69"/>
    <w:rsid w:val="00B96361"/>
    <w:rsid w:val="00B96424"/>
    <w:rsid w:val="00B968DB"/>
    <w:rsid w:val="00B96F81"/>
    <w:rsid w:val="00BA0323"/>
    <w:rsid w:val="00BA0412"/>
    <w:rsid w:val="00BA0CCE"/>
    <w:rsid w:val="00BA0FAD"/>
    <w:rsid w:val="00BA0FBB"/>
    <w:rsid w:val="00BA119C"/>
    <w:rsid w:val="00BA1CBB"/>
    <w:rsid w:val="00BA21AE"/>
    <w:rsid w:val="00BA22C0"/>
    <w:rsid w:val="00BA2661"/>
    <w:rsid w:val="00BA2F45"/>
    <w:rsid w:val="00BA416F"/>
    <w:rsid w:val="00BA47E3"/>
    <w:rsid w:val="00BA4815"/>
    <w:rsid w:val="00BA4AFC"/>
    <w:rsid w:val="00BA4C04"/>
    <w:rsid w:val="00BA4E33"/>
    <w:rsid w:val="00BA4FD8"/>
    <w:rsid w:val="00BA516B"/>
    <w:rsid w:val="00BA551D"/>
    <w:rsid w:val="00BA553B"/>
    <w:rsid w:val="00BA56C1"/>
    <w:rsid w:val="00BA5926"/>
    <w:rsid w:val="00BA5ACA"/>
    <w:rsid w:val="00BA5C64"/>
    <w:rsid w:val="00BA5C80"/>
    <w:rsid w:val="00BA5F3E"/>
    <w:rsid w:val="00BA5F94"/>
    <w:rsid w:val="00BA6CD0"/>
    <w:rsid w:val="00BA7192"/>
    <w:rsid w:val="00BA7263"/>
    <w:rsid w:val="00BA7998"/>
    <w:rsid w:val="00BA7A0D"/>
    <w:rsid w:val="00BB1D19"/>
    <w:rsid w:val="00BB1FD9"/>
    <w:rsid w:val="00BB2330"/>
    <w:rsid w:val="00BB3169"/>
    <w:rsid w:val="00BB3838"/>
    <w:rsid w:val="00BB389C"/>
    <w:rsid w:val="00BB43CD"/>
    <w:rsid w:val="00BB4810"/>
    <w:rsid w:val="00BB4B4C"/>
    <w:rsid w:val="00BB4E0C"/>
    <w:rsid w:val="00BB617A"/>
    <w:rsid w:val="00BB6F57"/>
    <w:rsid w:val="00BB6F89"/>
    <w:rsid w:val="00BB6FF1"/>
    <w:rsid w:val="00BB700D"/>
    <w:rsid w:val="00BB7922"/>
    <w:rsid w:val="00BB7D0C"/>
    <w:rsid w:val="00BC0253"/>
    <w:rsid w:val="00BC0673"/>
    <w:rsid w:val="00BC108F"/>
    <w:rsid w:val="00BC150B"/>
    <w:rsid w:val="00BC1681"/>
    <w:rsid w:val="00BC1899"/>
    <w:rsid w:val="00BC1BCD"/>
    <w:rsid w:val="00BC1CFC"/>
    <w:rsid w:val="00BC36F3"/>
    <w:rsid w:val="00BC39CA"/>
    <w:rsid w:val="00BC3DAC"/>
    <w:rsid w:val="00BC429C"/>
    <w:rsid w:val="00BC4569"/>
    <w:rsid w:val="00BC4B25"/>
    <w:rsid w:val="00BC4FFB"/>
    <w:rsid w:val="00BC5231"/>
    <w:rsid w:val="00BC52AC"/>
    <w:rsid w:val="00BC5527"/>
    <w:rsid w:val="00BC5628"/>
    <w:rsid w:val="00BC62B3"/>
    <w:rsid w:val="00BC6777"/>
    <w:rsid w:val="00BC6D45"/>
    <w:rsid w:val="00BC75CE"/>
    <w:rsid w:val="00BC7D82"/>
    <w:rsid w:val="00BD061F"/>
    <w:rsid w:val="00BD0D8F"/>
    <w:rsid w:val="00BD0F49"/>
    <w:rsid w:val="00BD163C"/>
    <w:rsid w:val="00BD1993"/>
    <w:rsid w:val="00BD1DDE"/>
    <w:rsid w:val="00BD28EA"/>
    <w:rsid w:val="00BD29EA"/>
    <w:rsid w:val="00BD3908"/>
    <w:rsid w:val="00BD3974"/>
    <w:rsid w:val="00BD3E62"/>
    <w:rsid w:val="00BD405E"/>
    <w:rsid w:val="00BD4707"/>
    <w:rsid w:val="00BD4F8C"/>
    <w:rsid w:val="00BD587F"/>
    <w:rsid w:val="00BD58DF"/>
    <w:rsid w:val="00BD5BC1"/>
    <w:rsid w:val="00BD7210"/>
    <w:rsid w:val="00BD73C5"/>
    <w:rsid w:val="00BD75E8"/>
    <w:rsid w:val="00BD78B2"/>
    <w:rsid w:val="00BD7C57"/>
    <w:rsid w:val="00BD7D13"/>
    <w:rsid w:val="00BD7F3C"/>
    <w:rsid w:val="00BE054C"/>
    <w:rsid w:val="00BE0CE7"/>
    <w:rsid w:val="00BE228B"/>
    <w:rsid w:val="00BE2844"/>
    <w:rsid w:val="00BE3AE3"/>
    <w:rsid w:val="00BE423B"/>
    <w:rsid w:val="00BE4612"/>
    <w:rsid w:val="00BE525E"/>
    <w:rsid w:val="00BE5629"/>
    <w:rsid w:val="00BE59D8"/>
    <w:rsid w:val="00BE5B22"/>
    <w:rsid w:val="00BE5DF3"/>
    <w:rsid w:val="00BE6765"/>
    <w:rsid w:val="00BE73B7"/>
    <w:rsid w:val="00BE75A7"/>
    <w:rsid w:val="00BE75D7"/>
    <w:rsid w:val="00BE7A5A"/>
    <w:rsid w:val="00BF16B0"/>
    <w:rsid w:val="00BF16F9"/>
    <w:rsid w:val="00BF1B23"/>
    <w:rsid w:val="00BF2794"/>
    <w:rsid w:val="00BF3001"/>
    <w:rsid w:val="00BF38D2"/>
    <w:rsid w:val="00BF3BA3"/>
    <w:rsid w:val="00BF606F"/>
    <w:rsid w:val="00BF640D"/>
    <w:rsid w:val="00C0017B"/>
    <w:rsid w:val="00C0023B"/>
    <w:rsid w:val="00C0032E"/>
    <w:rsid w:val="00C00EA5"/>
    <w:rsid w:val="00C0109D"/>
    <w:rsid w:val="00C01D60"/>
    <w:rsid w:val="00C024DD"/>
    <w:rsid w:val="00C025BE"/>
    <w:rsid w:val="00C0310B"/>
    <w:rsid w:val="00C03384"/>
    <w:rsid w:val="00C03490"/>
    <w:rsid w:val="00C03740"/>
    <w:rsid w:val="00C03D61"/>
    <w:rsid w:val="00C03FE7"/>
    <w:rsid w:val="00C0430C"/>
    <w:rsid w:val="00C04341"/>
    <w:rsid w:val="00C0451E"/>
    <w:rsid w:val="00C0483C"/>
    <w:rsid w:val="00C0493B"/>
    <w:rsid w:val="00C049E0"/>
    <w:rsid w:val="00C053D7"/>
    <w:rsid w:val="00C058B4"/>
    <w:rsid w:val="00C05B12"/>
    <w:rsid w:val="00C05C0C"/>
    <w:rsid w:val="00C07242"/>
    <w:rsid w:val="00C07ED4"/>
    <w:rsid w:val="00C10279"/>
    <w:rsid w:val="00C10705"/>
    <w:rsid w:val="00C11054"/>
    <w:rsid w:val="00C11420"/>
    <w:rsid w:val="00C117A0"/>
    <w:rsid w:val="00C1234A"/>
    <w:rsid w:val="00C126ED"/>
    <w:rsid w:val="00C12BC4"/>
    <w:rsid w:val="00C12CD1"/>
    <w:rsid w:val="00C12DA7"/>
    <w:rsid w:val="00C134B1"/>
    <w:rsid w:val="00C13531"/>
    <w:rsid w:val="00C13989"/>
    <w:rsid w:val="00C1453B"/>
    <w:rsid w:val="00C14A22"/>
    <w:rsid w:val="00C157AF"/>
    <w:rsid w:val="00C1610F"/>
    <w:rsid w:val="00C1672D"/>
    <w:rsid w:val="00C17553"/>
    <w:rsid w:val="00C17589"/>
    <w:rsid w:val="00C17B9D"/>
    <w:rsid w:val="00C2054F"/>
    <w:rsid w:val="00C20BAD"/>
    <w:rsid w:val="00C20C66"/>
    <w:rsid w:val="00C20E1D"/>
    <w:rsid w:val="00C210C0"/>
    <w:rsid w:val="00C221E2"/>
    <w:rsid w:val="00C22CE2"/>
    <w:rsid w:val="00C22D21"/>
    <w:rsid w:val="00C22F3D"/>
    <w:rsid w:val="00C23403"/>
    <w:rsid w:val="00C23D80"/>
    <w:rsid w:val="00C242BA"/>
    <w:rsid w:val="00C2535D"/>
    <w:rsid w:val="00C25E09"/>
    <w:rsid w:val="00C266B8"/>
    <w:rsid w:val="00C276B1"/>
    <w:rsid w:val="00C27F46"/>
    <w:rsid w:val="00C30543"/>
    <w:rsid w:val="00C31825"/>
    <w:rsid w:val="00C31E6A"/>
    <w:rsid w:val="00C31E92"/>
    <w:rsid w:val="00C323A8"/>
    <w:rsid w:val="00C32CDD"/>
    <w:rsid w:val="00C32F67"/>
    <w:rsid w:val="00C32FBE"/>
    <w:rsid w:val="00C3359A"/>
    <w:rsid w:val="00C344E3"/>
    <w:rsid w:val="00C348FB"/>
    <w:rsid w:val="00C34955"/>
    <w:rsid w:val="00C3495D"/>
    <w:rsid w:val="00C35391"/>
    <w:rsid w:val="00C356A4"/>
    <w:rsid w:val="00C35EBF"/>
    <w:rsid w:val="00C363C9"/>
    <w:rsid w:val="00C36450"/>
    <w:rsid w:val="00C36B1C"/>
    <w:rsid w:val="00C37331"/>
    <w:rsid w:val="00C377BA"/>
    <w:rsid w:val="00C37DB1"/>
    <w:rsid w:val="00C37E08"/>
    <w:rsid w:val="00C40889"/>
    <w:rsid w:val="00C40B9C"/>
    <w:rsid w:val="00C41276"/>
    <w:rsid w:val="00C4168A"/>
    <w:rsid w:val="00C4214C"/>
    <w:rsid w:val="00C4279C"/>
    <w:rsid w:val="00C4306C"/>
    <w:rsid w:val="00C4325A"/>
    <w:rsid w:val="00C43323"/>
    <w:rsid w:val="00C43EC1"/>
    <w:rsid w:val="00C44276"/>
    <w:rsid w:val="00C4453F"/>
    <w:rsid w:val="00C44CF3"/>
    <w:rsid w:val="00C451B5"/>
    <w:rsid w:val="00C46115"/>
    <w:rsid w:val="00C46981"/>
    <w:rsid w:val="00C46A6F"/>
    <w:rsid w:val="00C46B69"/>
    <w:rsid w:val="00C4771E"/>
    <w:rsid w:val="00C503E0"/>
    <w:rsid w:val="00C51676"/>
    <w:rsid w:val="00C518EF"/>
    <w:rsid w:val="00C52636"/>
    <w:rsid w:val="00C52D6A"/>
    <w:rsid w:val="00C52E5D"/>
    <w:rsid w:val="00C52EDD"/>
    <w:rsid w:val="00C5375B"/>
    <w:rsid w:val="00C53A59"/>
    <w:rsid w:val="00C542C7"/>
    <w:rsid w:val="00C54504"/>
    <w:rsid w:val="00C548C8"/>
    <w:rsid w:val="00C55ACC"/>
    <w:rsid w:val="00C57CA5"/>
    <w:rsid w:val="00C57E0E"/>
    <w:rsid w:val="00C60164"/>
    <w:rsid w:val="00C60408"/>
    <w:rsid w:val="00C6052C"/>
    <w:rsid w:val="00C60669"/>
    <w:rsid w:val="00C61C25"/>
    <w:rsid w:val="00C620D4"/>
    <w:rsid w:val="00C62AC9"/>
    <w:rsid w:val="00C62D63"/>
    <w:rsid w:val="00C631B6"/>
    <w:rsid w:val="00C633CB"/>
    <w:rsid w:val="00C63C31"/>
    <w:rsid w:val="00C6405B"/>
    <w:rsid w:val="00C642BD"/>
    <w:rsid w:val="00C643A4"/>
    <w:rsid w:val="00C64717"/>
    <w:rsid w:val="00C6549F"/>
    <w:rsid w:val="00C656D9"/>
    <w:rsid w:val="00C658E6"/>
    <w:rsid w:val="00C65B80"/>
    <w:rsid w:val="00C65EDC"/>
    <w:rsid w:val="00C65F41"/>
    <w:rsid w:val="00C6620F"/>
    <w:rsid w:val="00C66718"/>
    <w:rsid w:val="00C67066"/>
    <w:rsid w:val="00C67133"/>
    <w:rsid w:val="00C700F3"/>
    <w:rsid w:val="00C7022E"/>
    <w:rsid w:val="00C70300"/>
    <w:rsid w:val="00C70F27"/>
    <w:rsid w:val="00C71A1E"/>
    <w:rsid w:val="00C72078"/>
    <w:rsid w:val="00C72CB2"/>
    <w:rsid w:val="00C741BC"/>
    <w:rsid w:val="00C741C1"/>
    <w:rsid w:val="00C7439B"/>
    <w:rsid w:val="00C75317"/>
    <w:rsid w:val="00C7546E"/>
    <w:rsid w:val="00C75693"/>
    <w:rsid w:val="00C777E6"/>
    <w:rsid w:val="00C77D20"/>
    <w:rsid w:val="00C80311"/>
    <w:rsid w:val="00C8095A"/>
    <w:rsid w:val="00C80BA7"/>
    <w:rsid w:val="00C8100A"/>
    <w:rsid w:val="00C81750"/>
    <w:rsid w:val="00C81805"/>
    <w:rsid w:val="00C81EE9"/>
    <w:rsid w:val="00C81F31"/>
    <w:rsid w:val="00C822D0"/>
    <w:rsid w:val="00C827F7"/>
    <w:rsid w:val="00C8308C"/>
    <w:rsid w:val="00C83BE7"/>
    <w:rsid w:val="00C84995"/>
    <w:rsid w:val="00C84B25"/>
    <w:rsid w:val="00C85601"/>
    <w:rsid w:val="00C86406"/>
    <w:rsid w:val="00C86C06"/>
    <w:rsid w:val="00C8723E"/>
    <w:rsid w:val="00C90343"/>
    <w:rsid w:val="00C9122C"/>
    <w:rsid w:val="00C9164E"/>
    <w:rsid w:val="00C9175C"/>
    <w:rsid w:val="00C91AC0"/>
    <w:rsid w:val="00C91BCA"/>
    <w:rsid w:val="00C93347"/>
    <w:rsid w:val="00C93615"/>
    <w:rsid w:val="00C9363B"/>
    <w:rsid w:val="00C93832"/>
    <w:rsid w:val="00C94022"/>
    <w:rsid w:val="00C9470E"/>
    <w:rsid w:val="00C948DA"/>
    <w:rsid w:val="00C94ED1"/>
    <w:rsid w:val="00C952A0"/>
    <w:rsid w:val="00C9543C"/>
    <w:rsid w:val="00C9547E"/>
    <w:rsid w:val="00C95672"/>
    <w:rsid w:val="00C95B5A"/>
    <w:rsid w:val="00C95BF6"/>
    <w:rsid w:val="00C96A07"/>
    <w:rsid w:val="00CA1107"/>
    <w:rsid w:val="00CA1985"/>
    <w:rsid w:val="00CA1CAB"/>
    <w:rsid w:val="00CA1F31"/>
    <w:rsid w:val="00CA2411"/>
    <w:rsid w:val="00CA2AE4"/>
    <w:rsid w:val="00CA2AF5"/>
    <w:rsid w:val="00CA2DD6"/>
    <w:rsid w:val="00CA3D2D"/>
    <w:rsid w:val="00CA4506"/>
    <w:rsid w:val="00CA4558"/>
    <w:rsid w:val="00CA55E4"/>
    <w:rsid w:val="00CA6075"/>
    <w:rsid w:val="00CA69D3"/>
    <w:rsid w:val="00CA767A"/>
    <w:rsid w:val="00CA7E86"/>
    <w:rsid w:val="00CB0824"/>
    <w:rsid w:val="00CB1664"/>
    <w:rsid w:val="00CB171F"/>
    <w:rsid w:val="00CB1B6B"/>
    <w:rsid w:val="00CB1C20"/>
    <w:rsid w:val="00CB2B39"/>
    <w:rsid w:val="00CB3811"/>
    <w:rsid w:val="00CB3A78"/>
    <w:rsid w:val="00CB417C"/>
    <w:rsid w:val="00CB48D7"/>
    <w:rsid w:val="00CB493E"/>
    <w:rsid w:val="00CB50CC"/>
    <w:rsid w:val="00CB581B"/>
    <w:rsid w:val="00CB5822"/>
    <w:rsid w:val="00CB5B4A"/>
    <w:rsid w:val="00CB5ED6"/>
    <w:rsid w:val="00CB61E4"/>
    <w:rsid w:val="00CC04DF"/>
    <w:rsid w:val="00CC0925"/>
    <w:rsid w:val="00CC09EE"/>
    <w:rsid w:val="00CC0C3A"/>
    <w:rsid w:val="00CC0E3C"/>
    <w:rsid w:val="00CC11E2"/>
    <w:rsid w:val="00CC129D"/>
    <w:rsid w:val="00CC1596"/>
    <w:rsid w:val="00CC16AC"/>
    <w:rsid w:val="00CC18C2"/>
    <w:rsid w:val="00CC1B19"/>
    <w:rsid w:val="00CC24BB"/>
    <w:rsid w:val="00CC2EBD"/>
    <w:rsid w:val="00CC3385"/>
    <w:rsid w:val="00CC343B"/>
    <w:rsid w:val="00CC3CF3"/>
    <w:rsid w:val="00CC420A"/>
    <w:rsid w:val="00CC4225"/>
    <w:rsid w:val="00CC46CE"/>
    <w:rsid w:val="00CC473C"/>
    <w:rsid w:val="00CC4F89"/>
    <w:rsid w:val="00CC513D"/>
    <w:rsid w:val="00CC590B"/>
    <w:rsid w:val="00CC5B84"/>
    <w:rsid w:val="00CC5FD5"/>
    <w:rsid w:val="00CC6069"/>
    <w:rsid w:val="00CC6E0A"/>
    <w:rsid w:val="00CC7381"/>
    <w:rsid w:val="00CC7414"/>
    <w:rsid w:val="00CC747E"/>
    <w:rsid w:val="00CC77C0"/>
    <w:rsid w:val="00CC77C5"/>
    <w:rsid w:val="00CC7AE1"/>
    <w:rsid w:val="00CC7B97"/>
    <w:rsid w:val="00CC7CE2"/>
    <w:rsid w:val="00CC7ED0"/>
    <w:rsid w:val="00CD0833"/>
    <w:rsid w:val="00CD0F18"/>
    <w:rsid w:val="00CD0F6F"/>
    <w:rsid w:val="00CD10CF"/>
    <w:rsid w:val="00CD185D"/>
    <w:rsid w:val="00CD1D1F"/>
    <w:rsid w:val="00CD2692"/>
    <w:rsid w:val="00CD3463"/>
    <w:rsid w:val="00CD37F0"/>
    <w:rsid w:val="00CD38C9"/>
    <w:rsid w:val="00CD3DF9"/>
    <w:rsid w:val="00CD533E"/>
    <w:rsid w:val="00CD558F"/>
    <w:rsid w:val="00CD5D3F"/>
    <w:rsid w:val="00CD5F22"/>
    <w:rsid w:val="00CD5FBF"/>
    <w:rsid w:val="00CD7F7D"/>
    <w:rsid w:val="00CE030E"/>
    <w:rsid w:val="00CE08C1"/>
    <w:rsid w:val="00CE1DF9"/>
    <w:rsid w:val="00CE20D7"/>
    <w:rsid w:val="00CE21AD"/>
    <w:rsid w:val="00CE2694"/>
    <w:rsid w:val="00CE31A5"/>
    <w:rsid w:val="00CE398D"/>
    <w:rsid w:val="00CE3A58"/>
    <w:rsid w:val="00CE3DFA"/>
    <w:rsid w:val="00CE4220"/>
    <w:rsid w:val="00CE42E5"/>
    <w:rsid w:val="00CE4B29"/>
    <w:rsid w:val="00CE4C6C"/>
    <w:rsid w:val="00CE543F"/>
    <w:rsid w:val="00CE5CAA"/>
    <w:rsid w:val="00CE61A7"/>
    <w:rsid w:val="00CE6648"/>
    <w:rsid w:val="00CE6939"/>
    <w:rsid w:val="00CE6B45"/>
    <w:rsid w:val="00CE780C"/>
    <w:rsid w:val="00CF0CBF"/>
    <w:rsid w:val="00CF1599"/>
    <w:rsid w:val="00CF28B1"/>
    <w:rsid w:val="00CF309E"/>
    <w:rsid w:val="00CF395D"/>
    <w:rsid w:val="00CF3B2B"/>
    <w:rsid w:val="00CF3E36"/>
    <w:rsid w:val="00CF42BF"/>
    <w:rsid w:val="00CF4738"/>
    <w:rsid w:val="00CF4C56"/>
    <w:rsid w:val="00CF5388"/>
    <w:rsid w:val="00CF5596"/>
    <w:rsid w:val="00CF55E5"/>
    <w:rsid w:val="00CF5852"/>
    <w:rsid w:val="00CF5D3F"/>
    <w:rsid w:val="00CF696B"/>
    <w:rsid w:val="00CF6F25"/>
    <w:rsid w:val="00CF72E2"/>
    <w:rsid w:val="00CF792D"/>
    <w:rsid w:val="00D001FF"/>
    <w:rsid w:val="00D004E3"/>
    <w:rsid w:val="00D01020"/>
    <w:rsid w:val="00D01893"/>
    <w:rsid w:val="00D0239A"/>
    <w:rsid w:val="00D023BF"/>
    <w:rsid w:val="00D0289C"/>
    <w:rsid w:val="00D02AA0"/>
    <w:rsid w:val="00D02CCF"/>
    <w:rsid w:val="00D02D3B"/>
    <w:rsid w:val="00D03CD9"/>
    <w:rsid w:val="00D03ED2"/>
    <w:rsid w:val="00D04459"/>
    <w:rsid w:val="00D048A2"/>
    <w:rsid w:val="00D05823"/>
    <w:rsid w:val="00D06712"/>
    <w:rsid w:val="00D068EC"/>
    <w:rsid w:val="00D069C0"/>
    <w:rsid w:val="00D06C94"/>
    <w:rsid w:val="00D07315"/>
    <w:rsid w:val="00D0750C"/>
    <w:rsid w:val="00D075E1"/>
    <w:rsid w:val="00D07C21"/>
    <w:rsid w:val="00D1084C"/>
    <w:rsid w:val="00D10EEB"/>
    <w:rsid w:val="00D114C9"/>
    <w:rsid w:val="00D1236C"/>
    <w:rsid w:val="00D1240E"/>
    <w:rsid w:val="00D12702"/>
    <w:rsid w:val="00D12828"/>
    <w:rsid w:val="00D12A98"/>
    <w:rsid w:val="00D133F6"/>
    <w:rsid w:val="00D13494"/>
    <w:rsid w:val="00D13BB7"/>
    <w:rsid w:val="00D13C9A"/>
    <w:rsid w:val="00D143D5"/>
    <w:rsid w:val="00D146F6"/>
    <w:rsid w:val="00D14E7B"/>
    <w:rsid w:val="00D15154"/>
    <w:rsid w:val="00D158D6"/>
    <w:rsid w:val="00D15FE6"/>
    <w:rsid w:val="00D16297"/>
    <w:rsid w:val="00D16D20"/>
    <w:rsid w:val="00D17A08"/>
    <w:rsid w:val="00D17B16"/>
    <w:rsid w:val="00D17E57"/>
    <w:rsid w:val="00D201CC"/>
    <w:rsid w:val="00D20D4D"/>
    <w:rsid w:val="00D219FA"/>
    <w:rsid w:val="00D21C9B"/>
    <w:rsid w:val="00D21CCC"/>
    <w:rsid w:val="00D22853"/>
    <w:rsid w:val="00D22B49"/>
    <w:rsid w:val="00D22BF5"/>
    <w:rsid w:val="00D22E5E"/>
    <w:rsid w:val="00D24FCF"/>
    <w:rsid w:val="00D25BCA"/>
    <w:rsid w:val="00D25CE0"/>
    <w:rsid w:val="00D25FA5"/>
    <w:rsid w:val="00D25FE4"/>
    <w:rsid w:val="00D26629"/>
    <w:rsid w:val="00D2699C"/>
    <w:rsid w:val="00D26A84"/>
    <w:rsid w:val="00D26B59"/>
    <w:rsid w:val="00D27819"/>
    <w:rsid w:val="00D30379"/>
    <w:rsid w:val="00D306E5"/>
    <w:rsid w:val="00D30868"/>
    <w:rsid w:val="00D31582"/>
    <w:rsid w:val="00D31B8B"/>
    <w:rsid w:val="00D31C5C"/>
    <w:rsid w:val="00D31FCB"/>
    <w:rsid w:val="00D32AB0"/>
    <w:rsid w:val="00D32F04"/>
    <w:rsid w:val="00D33209"/>
    <w:rsid w:val="00D33574"/>
    <w:rsid w:val="00D34ECD"/>
    <w:rsid w:val="00D36A73"/>
    <w:rsid w:val="00D373CF"/>
    <w:rsid w:val="00D37A73"/>
    <w:rsid w:val="00D405EB"/>
    <w:rsid w:val="00D419D2"/>
    <w:rsid w:val="00D422E6"/>
    <w:rsid w:val="00D424F8"/>
    <w:rsid w:val="00D42B6D"/>
    <w:rsid w:val="00D42FBD"/>
    <w:rsid w:val="00D435BD"/>
    <w:rsid w:val="00D4360C"/>
    <w:rsid w:val="00D441CE"/>
    <w:rsid w:val="00D44940"/>
    <w:rsid w:val="00D46B04"/>
    <w:rsid w:val="00D46CD5"/>
    <w:rsid w:val="00D4701E"/>
    <w:rsid w:val="00D47216"/>
    <w:rsid w:val="00D47C58"/>
    <w:rsid w:val="00D50020"/>
    <w:rsid w:val="00D5081D"/>
    <w:rsid w:val="00D513AF"/>
    <w:rsid w:val="00D52011"/>
    <w:rsid w:val="00D520FB"/>
    <w:rsid w:val="00D52160"/>
    <w:rsid w:val="00D52530"/>
    <w:rsid w:val="00D52652"/>
    <w:rsid w:val="00D52CE1"/>
    <w:rsid w:val="00D534A7"/>
    <w:rsid w:val="00D536CA"/>
    <w:rsid w:val="00D53FBF"/>
    <w:rsid w:val="00D541EB"/>
    <w:rsid w:val="00D54752"/>
    <w:rsid w:val="00D54A14"/>
    <w:rsid w:val="00D552A6"/>
    <w:rsid w:val="00D5558E"/>
    <w:rsid w:val="00D558A6"/>
    <w:rsid w:val="00D55989"/>
    <w:rsid w:val="00D55F7B"/>
    <w:rsid w:val="00D561C3"/>
    <w:rsid w:val="00D567CA"/>
    <w:rsid w:val="00D57008"/>
    <w:rsid w:val="00D5745A"/>
    <w:rsid w:val="00D57C2D"/>
    <w:rsid w:val="00D57C47"/>
    <w:rsid w:val="00D57D56"/>
    <w:rsid w:val="00D60670"/>
    <w:rsid w:val="00D60853"/>
    <w:rsid w:val="00D608D4"/>
    <w:rsid w:val="00D60A32"/>
    <w:rsid w:val="00D60A93"/>
    <w:rsid w:val="00D611A5"/>
    <w:rsid w:val="00D61431"/>
    <w:rsid w:val="00D614AA"/>
    <w:rsid w:val="00D6230A"/>
    <w:rsid w:val="00D62AAD"/>
    <w:rsid w:val="00D62EEF"/>
    <w:rsid w:val="00D63988"/>
    <w:rsid w:val="00D63AD6"/>
    <w:rsid w:val="00D640FC"/>
    <w:rsid w:val="00D64CFE"/>
    <w:rsid w:val="00D64EF7"/>
    <w:rsid w:val="00D65230"/>
    <w:rsid w:val="00D65362"/>
    <w:rsid w:val="00D662E4"/>
    <w:rsid w:val="00D66572"/>
    <w:rsid w:val="00D66770"/>
    <w:rsid w:val="00D66829"/>
    <w:rsid w:val="00D66BB9"/>
    <w:rsid w:val="00D67295"/>
    <w:rsid w:val="00D673D1"/>
    <w:rsid w:val="00D673F7"/>
    <w:rsid w:val="00D7019A"/>
    <w:rsid w:val="00D702E5"/>
    <w:rsid w:val="00D71603"/>
    <w:rsid w:val="00D716D4"/>
    <w:rsid w:val="00D71A51"/>
    <w:rsid w:val="00D72859"/>
    <w:rsid w:val="00D72960"/>
    <w:rsid w:val="00D72D52"/>
    <w:rsid w:val="00D72E6E"/>
    <w:rsid w:val="00D73AF4"/>
    <w:rsid w:val="00D73EF6"/>
    <w:rsid w:val="00D73F84"/>
    <w:rsid w:val="00D74CE4"/>
    <w:rsid w:val="00D756A7"/>
    <w:rsid w:val="00D76035"/>
    <w:rsid w:val="00D76184"/>
    <w:rsid w:val="00D76246"/>
    <w:rsid w:val="00D763AC"/>
    <w:rsid w:val="00D76CEE"/>
    <w:rsid w:val="00D7739D"/>
    <w:rsid w:val="00D80540"/>
    <w:rsid w:val="00D810F8"/>
    <w:rsid w:val="00D8199A"/>
    <w:rsid w:val="00D82572"/>
    <w:rsid w:val="00D82A50"/>
    <w:rsid w:val="00D82F1B"/>
    <w:rsid w:val="00D8348F"/>
    <w:rsid w:val="00D83746"/>
    <w:rsid w:val="00D83848"/>
    <w:rsid w:val="00D83AA8"/>
    <w:rsid w:val="00D8418A"/>
    <w:rsid w:val="00D848BC"/>
    <w:rsid w:val="00D85418"/>
    <w:rsid w:val="00D855CA"/>
    <w:rsid w:val="00D85801"/>
    <w:rsid w:val="00D85E17"/>
    <w:rsid w:val="00D86349"/>
    <w:rsid w:val="00D87073"/>
    <w:rsid w:val="00D87105"/>
    <w:rsid w:val="00D878DD"/>
    <w:rsid w:val="00D907CA"/>
    <w:rsid w:val="00D90CF3"/>
    <w:rsid w:val="00D9104D"/>
    <w:rsid w:val="00D9168E"/>
    <w:rsid w:val="00D91836"/>
    <w:rsid w:val="00D91A53"/>
    <w:rsid w:val="00D92128"/>
    <w:rsid w:val="00D929FA"/>
    <w:rsid w:val="00D92D65"/>
    <w:rsid w:val="00D935BD"/>
    <w:rsid w:val="00D93F29"/>
    <w:rsid w:val="00D93FA0"/>
    <w:rsid w:val="00D94133"/>
    <w:rsid w:val="00D94308"/>
    <w:rsid w:val="00D94A19"/>
    <w:rsid w:val="00D94D3C"/>
    <w:rsid w:val="00D94E17"/>
    <w:rsid w:val="00D94F11"/>
    <w:rsid w:val="00D95462"/>
    <w:rsid w:val="00D96427"/>
    <w:rsid w:val="00D979EF"/>
    <w:rsid w:val="00D97AB3"/>
    <w:rsid w:val="00DA0138"/>
    <w:rsid w:val="00DA0601"/>
    <w:rsid w:val="00DA0F2A"/>
    <w:rsid w:val="00DA134E"/>
    <w:rsid w:val="00DA15D2"/>
    <w:rsid w:val="00DA1719"/>
    <w:rsid w:val="00DA18B9"/>
    <w:rsid w:val="00DA1A4B"/>
    <w:rsid w:val="00DA2413"/>
    <w:rsid w:val="00DA28C4"/>
    <w:rsid w:val="00DA2B9E"/>
    <w:rsid w:val="00DA2C9D"/>
    <w:rsid w:val="00DA2D3C"/>
    <w:rsid w:val="00DA2E9B"/>
    <w:rsid w:val="00DA2FB7"/>
    <w:rsid w:val="00DA3816"/>
    <w:rsid w:val="00DA4275"/>
    <w:rsid w:val="00DA49A9"/>
    <w:rsid w:val="00DA49B9"/>
    <w:rsid w:val="00DA49BF"/>
    <w:rsid w:val="00DA5043"/>
    <w:rsid w:val="00DA52E9"/>
    <w:rsid w:val="00DA56C0"/>
    <w:rsid w:val="00DA58D9"/>
    <w:rsid w:val="00DA6583"/>
    <w:rsid w:val="00DA69F0"/>
    <w:rsid w:val="00DA73E0"/>
    <w:rsid w:val="00DA769D"/>
    <w:rsid w:val="00DA790D"/>
    <w:rsid w:val="00DA7BC7"/>
    <w:rsid w:val="00DA7D0B"/>
    <w:rsid w:val="00DA7E7E"/>
    <w:rsid w:val="00DB021A"/>
    <w:rsid w:val="00DB0925"/>
    <w:rsid w:val="00DB0932"/>
    <w:rsid w:val="00DB09DA"/>
    <w:rsid w:val="00DB2369"/>
    <w:rsid w:val="00DB26DB"/>
    <w:rsid w:val="00DB2797"/>
    <w:rsid w:val="00DB2BEB"/>
    <w:rsid w:val="00DB30A6"/>
    <w:rsid w:val="00DB33E1"/>
    <w:rsid w:val="00DB374B"/>
    <w:rsid w:val="00DB431F"/>
    <w:rsid w:val="00DB4572"/>
    <w:rsid w:val="00DB4FFC"/>
    <w:rsid w:val="00DB51AD"/>
    <w:rsid w:val="00DB51C2"/>
    <w:rsid w:val="00DB529E"/>
    <w:rsid w:val="00DB69E6"/>
    <w:rsid w:val="00DB7400"/>
    <w:rsid w:val="00DB79A9"/>
    <w:rsid w:val="00DB7F6E"/>
    <w:rsid w:val="00DC0B7A"/>
    <w:rsid w:val="00DC1F00"/>
    <w:rsid w:val="00DC22C1"/>
    <w:rsid w:val="00DC2330"/>
    <w:rsid w:val="00DC248D"/>
    <w:rsid w:val="00DC252C"/>
    <w:rsid w:val="00DC282C"/>
    <w:rsid w:val="00DC38B2"/>
    <w:rsid w:val="00DC4576"/>
    <w:rsid w:val="00DC4AC4"/>
    <w:rsid w:val="00DC4B3F"/>
    <w:rsid w:val="00DC62F5"/>
    <w:rsid w:val="00DC7135"/>
    <w:rsid w:val="00DC75DF"/>
    <w:rsid w:val="00DC7955"/>
    <w:rsid w:val="00DC7D1F"/>
    <w:rsid w:val="00DD055C"/>
    <w:rsid w:val="00DD09F9"/>
    <w:rsid w:val="00DD1AA1"/>
    <w:rsid w:val="00DD20E1"/>
    <w:rsid w:val="00DD2C9D"/>
    <w:rsid w:val="00DD30F9"/>
    <w:rsid w:val="00DD31E2"/>
    <w:rsid w:val="00DD420D"/>
    <w:rsid w:val="00DD4BCB"/>
    <w:rsid w:val="00DD4F82"/>
    <w:rsid w:val="00DD544D"/>
    <w:rsid w:val="00DD5598"/>
    <w:rsid w:val="00DD5761"/>
    <w:rsid w:val="00DD5C74"/>
    <w:rsid w:val="00DD5FCB"/>
    <w:rsid w:val="00DD6260"/>
    <w:rsid w:val="00DD6423"/>
    <w:rsid w:val="00DD6BA3"/>
    <w:rsid w:val="00DD7086"/>
    <w:rsid w:val="00DD72A4"/>
    <w:rsid w:val="00DD7302"/>
    <w:rsid w:val="00DD78F6"/>
    <w:rsid w:val="00DE0A12"/>
    <w:rsid w:val="00DE0BA0"/>
    <w:rsid w:val="00DE0E57"/>
    <w:rsid w:val="00DE12CE"/>
    <w:rsid w:val="00DE15C6"/>
    <w:rsid w:val="00DE1CBD"/>
    <w:rsid w:val="00DE1E0D"/>
    <w:rsid w:val="00DE1F59"/>
    <w:rsid w:val="00DE27D9"/>
    <w:rsid w:val="00DE2E49"/>
    <w:rsid w:val="00DE313A"/>
    <w:rsid w:val="00DE35A3"/>
    <w:rsid w:val="00DE35DD"/>
    <w:rsid w:val="00DE39F6"/>
    <w:rsid w:val="00DE446D"/>
    <w:rsid w:val="00DE44A0"/>
    <w:rsid w:val="00DE45A1"/>
    <w:rsid w:val="00DE484F"/>
    <w:rsid w:val="00DE4A1D"/>
    <w:rsid w:val="00DE4D98"/>
    <w:rsid w:val="00DE4EAB"/>
    <w:rsid w:val="00DE5C43"/>
    <w:rsid w:val="00DE60E9"/>
    <w:rsid w:val="00DE70CD"/>
    <w:rsid w:val="00DE7623"/>
    <w:rsid w:val="00DE77D8"/>
    <w:rsid w:val="00DE7B6A"/>
    <w:rsid w:val="00DF00F8"/>
    <w:rsid w:val="00DF0C65"/>
    <w:rsid w:val="00DF1642"/>
    <w:rsid w:val="00DF1B34"/>
    <w:rsid w:val="00DF25A5"/>
    <w:rsid w:val="00DF2607"/>
    <w:rsid w:val="00DF2C44"/>
    <w:rsid w:val="00DF2CB5"/>
    <w:rsid w:val="00DF2EFB"/>
    <w:rsid w:val="00DF4E6A"/>
    <w:rsid w:val="00DF5050"/>
    <w:rsid w:val="00DF63EF"/>
    <w:rsid w:val="00DF6AD7"/>
    <w:rsid w:val="00DF753C"/>
    <w:rsid w:val="00DF7C5B"/>
    <w:rsid w:val="00E010B0"/>
    <w:rsid w:val="00E015D5"/>
    <w:rsid w:val="00E01776"/>
    <w:rsid w:val="00E017FF"/>
    <w:rsid w:val="00E01C6A"/>
    <w:rsid w:val="00E02145"/>
    <w:rsid w:val="00E02192"/>
    <w:rsid w:val="00E024D9"/>
    <w:rsid w:val="00E025F6"/>
    <w:rsid w:val="00E0270C"/>
    <w:rsid w:val="00E02C53"/>
    <w:rsid w:val="00E030CD"/>
    <w:rsid w:val="00E03639"/>
    <w:rsid w:val="00E03963"/>
    <w:rsid w:val="00E03AE0"/>
    <w:rsid w:val="00E04199"/>
    <w:rsid w:val="00E04C78"/>
    <w:rsid w:val="00E0622C"/>
    <w:rsid w:val="00E06B2E"/>
    <w:rsid w:val="00E06CF9"/>
    <w:rsid w:val="00E06D0E"/>
    <w:rsid w:val="00E073C0"/>
    <w:rsid w:val="00E079D1"/>
    <w:rsid w:val="00E079F8"/>
    <w:rsid w:val="00E07ADE"/>
    <w:rsid w:val="00E07B7F"/>
    <w:rsid w:val="00E10845"/>
    <w:rsid w:val="00E109D8"/>
    <w:rsid w:val="00E109DF"/>
    <w:rsid w:val="00E10C42"/>
    <w:rsid w:val="00E1120F"/>
    <w:rsid w:val="00E11B83"/>
    <w:rsid w:val="00E11FAD"/>
    <w:rsid w:val="00E12180"/>
    <w:rsid w:val="00E12698"/>
    <w:rsid w:val="00E12BC6"/>
    <w:rsid w:val="00E13661"/>
    <w:rsid w:val="00E137DD"/>
    <w:rsid w:val="00E14B71"/>
    <w:rsid w:val="00E15643"/>
    <w:rsid w:val="00E166FA"/>
    <w:rsid w:val="00E16C9C"/>
    <w:rsid w:val="00E17CFF"/>
    <w:rsid w:val="00E20D15"/>
    <w:rsid w:val="00E21256"/>
    <w:rsid w:val="00E212F4"/>
    <w:rsid w:val="00E213C9"/>
    <w:rsid w:val="00E216BA"/>
    <w:rsid w:val="00E217F9"/>
    <w:rsid w:val="00E21E74"/>
    <w:rsid w:val="00E21FF0"/>
    <w:rsid w:val="00E22034"/>
    <w:rsid w:val="00E23D6A"/>
    <w:rsid w:val="00E23DB3"/>
    <w:rsid w:val="00E25798"/>
    <w:rsid w:val="00E25C5B"/>
    <w:rsid w:val="00E25E6D"/>
    <w:rsid w:val="00E2674E"/>
    <w:rsid w:val="00E26A31"/>
    <w:rsid w:val="00E26C67"/>
    <w:rsid w:val="00E26F9B"/>
    <w:rsid w:val="00E274BF"/>
    <w:rsid w:val="00E27EA6"/>
    <w:rsid w:val="00E3038E"/>
    <w:rsid w:val="00E30B20"/>
    <w:rsid w:val="00E30BDE"/>
    <w:rsid w:val="00E30D80"/>
    <w:rsid w:val="00E3107F"/>
    <w:rsid w:val="00E3194E"/>
    <w:rsid w:val="00E3204F"/>
    <w:rsid w:val="00E32231"/>
    <w:rsid w:val="00E32B7F"/>
    <w:rsid w:val="00E32DA1"/>
    <w:rsid w:val="00E32E6E"/>
    <w:rsid w:val="00E32FF8"/>
    <w:rsid w:val="00E33039"/>
    <w:rsid w:val="00E3329C"/>
    <w:rsid w:val="00E335B8"/>
    <w:rsid w:val="00E33670"/>
    <w:rsid w:val="00E33D5A"/>
    <w:rsid w:val="00E340C0"/>
    <w:rsid w:val="00E34173"/>
    <w:rsid w:val="00E348CB"/>
    <w:rsid w:val="00E34BA9"/>
    <w:rsid w:val="00E35346"/>
    <w:rsid w:val="00E354DC"/>
    <w:rsid w:val="00E35860"/>
    <w:rsid w:val="00E35DFF"/>
    <w:rsid w:val="00E369BC"/>
    <w:rsid w:val="00E36ADF"/>
    <w:rsid w:val="00E36F61"/>
    <w:rsid w:val="00E371AD"/>
    <w:rsid w:val="00E37376"/>
    <w:rsid w:val="00E37931"/>
    <w:rsid w:val="00E40519"/>
    <w:rsid w:val="00E40657"/>
    <w:rsid w:val="00E40DA2"/>
    <w:rsid w:val="00E41049"/>
    <w:rsid w:val="00E41584"/>
    <w:rsid w:val="00E42A57"/>
    <w:rsid w:val="00E42A5E"/>
    <w:rsid w:val="00E42EAB"/>
    <w:rsid w:val="00E437D4"/>
    <w:rsid w:val="00E43928"/>
    <w:rsid w:val="00E43B9B"/>
    <w:rsid w:val="00E440FB"/>
    <w:rsid w:val="00E4443B"/>
    <w:rsid w:val="00E44E38"/>
    <w:rsid w:val="00E4536E"/>
    <w:rsid w:val="00E45702"/>
    <w:rsid w:val="00E46FCF"/>
    <w:rsid w:val="00E506A3"/>
    <w:rsid w:val="00E51424"/>
    <w:rsid w:val="00E514A3"/>
    <w:rsid w:val="00E51D2B"/>
    <w:rsid w:val="00E52374"/>
    <w:rsid w:val="00E531CF"/>
    <w:rsid w:val="00E534E5"/>
    <w:rsid w:val="00E537D8"/>
    <w:rsid w:val="00E5494C"/>
    <w:rsid w:val="00E54C8D"/>
    <w:rsid w:val="00E54C8E"/>
    <w:rsid w:val="00E55EB8"/>
    <w:rsid w:val="00E560F0"/>
    <w:rsid w:val="00E56316"/>
    <w:rsid w:val="00E5692E"/>
    <w:rsid w:val="00E579F0"/>
    <w:rsid w:val="00E57C3D"/>
    <w:rsid w:val="00E603FA"/>
    <w:rsid w:val="00E60DAC"/>
    <w:rsid w:val="00E60E8F"/>
    <w:rsid w:val="00E60EA5"/>
    <w:rsid w:val="00E62681"/>
    <w:rsid w:val="00E62C6F"/>
    <w:rsid w:val="00E62F66"/>
    <w:rsid w:val="00E63434"/>
    <w:rsid w:val="00E63461"/>
    <w:rsid w:val="00E63830"/>
    <w:rsid w:val="00E63DEC"/>
    <w:rsid w:val="00E64480"/>
    <w:rsid w:val="00E649EC"/>
    <w:rsid w:val="00E64A6D"/>
    <w:rsid w:val="00E64E08"/>
    <w:rsid w:val="00E64F3E"/>
    <w:rsid w:val="00E65751"/>
    <w:rsid w:val="00E65904"/>
    <w:rsid w:val="00E6590E"/>
    <w:rsid w:val="00E66077"/>
    <w:rsid w:val="00E66106"/>
    <w:rsid w:val="00E66136"/>
    <w:rsid w:val="00E665CF"/>
    <w:rsid w:val="00E66A44"/>
    <w:rsid w:val="00E66E5A"/>
    <w:rsid w:val="00E675BD"/>
    <w:rsid w:val="00E70211"/>
    <w:rsid w:val="00E70445"/>
    <w:rsid w:val="00E707A9"/>
    <w:rsid w:val="00E7095A"/>
    <w:rsid w:val="00E70CED"/>
    <w:rsid w:val="00E711B5"/>
    <w:rsid w:val="00E71E8B"/>
    <w:rsid w:val="00E71F33"/>
    <w:rsid w:val="00E7256E"/>
    <w:rsid w:val="00E735D1"/>
    <w:rsid w:val="00E73FE8"/>
    <w:rsid w:val="00E7489A"/>
    <w:rsid w:val="00E7490B"/>
    <w:rsid w:val="00E75497"/>
    <w:rsid w:val="00E75CDB"/>
    <w:rsid w:val="00E75E34"/>
    <w:rsid w:val="00E7633F"/>
    <w:rsid w:val="00E76B97"/>
    <w:rsid w:val="00E76DA4"/>
    <w:rsid w:val="00E77C49"/>
    <w:rsid w:val="00E806E1"/>
    <w:rsid w:val="00E80C20"/>
    <w:rsid w:val="00E81EF2"/>
    <w:rsid w:val="00E82484"/>
    <w:rsid w:val="00E8274A"/>
    <w:rsid w:val="00E82BDA"/>
    <w:rsid w:val="00E82FC3"/>
    <w:rsid w:val="00E83A42"/>
    <w:rsid w:val="00E84332"/>
    <w:rsid w:val="00E84B8E"/>
    <w:rsid w:val="00E85AE0"/>
    <w:rsid w:val="00E85E10"/>
    <w:rsid w:val="00E86D69"/>
    <w:rsid w:val="00E86DAA"/>
    <w:rsid w:val="00E87C53"/>
    <w:rsid w:val="00E87CCB"/>
    <w:rsid w:val="00E90517"/>
    <w:rsid w:val="00E90B64"/>
    <w:rsid w:val="00E90F70"/>
    <w:rsid w:val="00E91950"/>
    <w:rsid w:val="00E922D4"/>
    <w:rsid w:val="00E92314"/>
    <w:rsid w:val="00E92AE7"/>
    <w:rsid w:val="00E92D5F"/>
    <w:rsid w:val="00E92EF9"/>
    <w:rsid w:val="00E93091"/>
    <w:rsid w:val="00E9388F"/>
    <w:rsid w:val="00E943CE"/>
    <w:rsid w:val="00E94905"/>
    <w:rsid w:val="00E94AAA"/>
    <w:rsid w:val="00E95623"/>
    <w:rsid w:val="00E96EEA"/>
    <w:rsid w:val="00E974EB"/>
    <w:rsid w:val="00E97874"/>
    <w:rsid w:val="00E97EA1"/>
    <w:rsid w:val="00EA06CD"/>
    <w:rsid w:val="00EA0B7E"/>
    <w:rsid w:val="00EA0F11"/>
    <w:rsid w:val="00EA0FE8"/>
    <w:rsid w:val="00EA10DE"/>
    <w:rsid w:val="00EA1273"/>
    <w:rsid w:val="00EA1759"/>
    <w:rsid w:val="00EA2C7C"/>
    <w:rsid w:val="00EA2FEB"/>
    <w:rsid w:val="00EA32EC"/>
    <w:rsid w:val="00EA4831"/>
    <w:rsid w:val="00EA491F"/>
    <w:rsid w:val="00EA4B21"/>
    <w:rsid w:val="00EA5457"/>
    <w:rsid w:val="00EA562B"/>
    <w:rsid w:val="00EA575C"/>
    <w:rsid w:val="00EA5915"/>
    <w:rsid w:val="00EA5AFD"/>
    <w:rsid w:val="00EA6AC8"/>
    <w:rsid w:val="00EA6F92"/>
    <w:rsid w:val="00EA70D3"/>
    <w:rsid w:val="00EA73F1"/>
    <w:rsid w:val="00EA74A4"/>
    <w:rsid w:val="00EA79CB"/>
    <w:rsid w:val="00EA7E60"/>
    <w:rsid w:val="00EB0B05"/>
    <w:rsid w:val="00EB11F4"/>
    <w:rsid w:val="00EB1CF7"/>
    <w:rsid w:val="00EB1D7B"/>
    <w:rsid w:val="00EB1DFC"/>
    <w:rsid w:val="00EB288E"/>
    <w:rsid w:val="00EB2D42"/>
    <w:rsid w:val="00EB34EC"/>
    <w:rsid w:val="00EB3502"/>
    <w:rsid w:val="00EB3792"/>
    <w:rsid w:val="00EB3963"/>
    <w:rsid w:val="00EB411D"/>
    <w:rsid w:val="00EB49AB"/>
    <w:rsid w:val="00EB54AA"/>
    <w:rsid w:val="00EB5928"/>
    <w:rsid w:val="00EB693C"/>
    <w:rsid w:val="00EB6A45"/>
    <w:rsid w:val="00EB73DF"/>
    <w:rsid w:val="00EB7AA0"/>
    <w:rsid w:val="00EC0329"/>
    <w:rsid w:val="00EC13DB"/>
    <w:rsid w:val="00EC14F8"/>
    <w:rsid w:val="00EC1C31"/>
    <w:rsid w:val="00EC217C"/>
    <w:rsid w:val="00EC22E8"/>
    <w:rsid w:val="00EC3A6D"/>
    <w:rsid w:val="00EC401A"/>
    <w:rsid w:val="00EC4314"/>
    <w:rsid w:val="00EC4B5C"/>
    <w:rsid w:val="00EC4C71"/>
    <w:rsid w:val="00EC5216"/>
    <w:rsid w:val="00EC547C"/>
    <w:rsid w:val="00EC5772"/>
    <w:rsid w:val="00EC5854"/>
    <w:rsid w:val="00EC6284"/>
    <w:rsid w:val="00EC67B0"/>
    <w:rsid w:val="00EC6C97"/>
    <w:rsid w:val="00EC7255"/>
    <w:rsid w:val="00EC7547"/>
    <w:rsid w:val="00ED103B"/>
    <w:rsid w:val="00ED1A0A"/>
    <w:rsid w:val="00ED1F0D"/>
    <w:rsid w:val="00ED1F81"/>
    <w:rsid w:val="00ED2252"/>
    <w:rsid w:val="00ED2A0D"/>
    <w:rsid w:val="00ED2FB1"/>
    <w:rsid w:val="00ED313B"/>
    <w:rsid w:val="00ED4436"/>
    <w:rsid w:val="00ED47D7"/>
    <w:rsid w:val="00ED50DC"/>
    <w:rsid w:val="00ED716B"/>
    <w:rsid w:val="00ED7509"/>
    <w:rsid w:val="00ED7965"/>
    <w:rsid w:val="00ED79DC"/>
    <w:rsid w:val="00EE0003"/>
    <w:rsid w:val="00EE0375"/>
    <w:rsid w:val="00EE0533"/>
    <w:rsid w:val="00EE2326"/>
    <w:rsid w:val="00EE2779"/>
    <w:rsid w:val="00EE2A0E"/>
    <w:rsid w:val="00EE2A1F"/>
    <w:rsid w:val="00EE35A4"/>
    <w:rsid w:val="00EE3BB4"/>
    <w:rsid w:val="00EE3F21"/>
    <w:rsid w:val="00EE4B9A"/>
    <w:rsid w:val="00EE5274"/>
    <w:rsid w:val="00EE5482"/>
    <w:rsid w:val="00EE590C"/>
    <w:rsid w:val="00EE5D9F"/>
    <w:rsid w:val="00EE65A6"/>
    <w:rsid w:val="00EE6C1E"/>
    <w:rsid w:val="00EE6CD6"/>
    <w:rsid w:val="00EE72DF"/>
    <w:rsid w:val="00EF063C"/>
    <w:rsid w:val="00EF08D5"/>
    <w:rsid w:val="00EF090C"/>
    <w:rsid w:val="00EF1379"/>
    <w:rsid w:val="00EF1508"/>
    <w:rsid w:val="00EF155D"/>
    <w:rsid w:val="00EF1F46"/>
    <w:rsid w:val="00EF3227"/>
    <w:rsid w:val="00EF3647"/>
    <w:rsid w:val="00EF3E30"/>
    <w:rsid w:val="00EF4380"/>
    <w:rsid w:val="00EF4470"/>
    <w:rsid w:val="00EF5204"/>
    <w:rsid w:val="00EF58CD"/>
    <w:rsid w:val="00EF5945"/>
    <w:rsid w:val="00EF5D96"/>
    <w:rsid w:val="00EF5DD5"/>
    <w:rsid w:val="00EF6148"/>
    <w:rsid w:val="00EF664C"/>
    <w:rsid w:val="00EF668E"/>
    <w:rsid w:val="00EF66AF"/>
    <w:rsid w:val="00EF7A20"/>
    <w:rsid w:val="00EF7E88"/>
    <w:rsid w:val="00F0059F"/>
    <w:rsid w:val="00F01075"/>
    <w:rsid w:val="00F01A44"/>
    <w:rsid w:val="00F01C6C"/>
    <w:rsid w:val="00F01D46"/>
    <w:rsid w:val="00F021A1"/>
    <w:rsid w:val="00F022DE"/>
    <w:rsid w:val="00F02F36"/>
    <w:rsid w:val="00F03533"/>
    <w:rsid w:val="00F03E46"/>
    <w:rsid w:val="00F04545"/>
    <w:rsid w:val="00F04AE5"/>
    <w:rsid w:val="00F05057"/>
    <w:rsid w:val="00F0597D"/>
    <w:rsid w:val="00F0605F"/>
    <w:rsid w:val="00F060C4"/>
    <w:rsid w:val="00F062AC"/>
    <w:rsid w:val="00F06EB6"/>
    <w:rsid w:val="00F06EF2"/>
    <w:rsid w:val="00F075A6"/>
    <w:rsid w:val="00F076E2"/>
    <w:rsid w:val="00F07C0A"/>
    <w:rsid w:val="00F07CC4"/>
    <w:rsid w:val="00F07F66"/>
    <w:rsid w:val="00F10111"/>
    <w:rsid w:val="00F10762"/>
    <w:rsid w:val="00F1180C"/>
    <w:rsid w:val="00F11E06"/>
    <w:rsid w:val="00F11F35"/>
    <w:rsid w:val="00F130A6"/>
    <w:rsid w:val="00F136D8"/>
    <w:rsid w:val="00F13A72"/>
    <w:rsid w:val="00F1402C"/>
    <w:rsid w:val="00F15511"/>
    <w:rsid w:val="00F15866"/>
    <w:rsid w:val="00F15C38"/>
    <w:rsid w:val="00F15C57"/>
    <w:rsid w:val="00F160E0"/>
    <w:rsid w:val="00F16CB9"/>
    <w:rsid w:val="00F17201"/>
    <w:rsid w:val="00F17356"/>
    <w:rsid w:val="00F17571"/>
    <w:rsid w:val="00F177B7"/>
    <w:rsid w:val="00F17AB8"/>
    <w:rsid w:val="00F202F3"/>
    <w:rsid w:val="00F20E10"/>
    <w:rsid w:val="00F20F07"/>
    <w:rsid w:val="00F21507"/>
    <w:rsid w:val="00F22273"/>
    <w:rsid w:val="00F231D8"/>
    <w:rsid w:val="00F23866"/>
    <w:rsid w:val="00F248E1"/>
    <w:rsid w:val="00F25203"/>
    <w:rsid w:val="00F258EB"/>
    <w:rsid w:val="00F25A00"/>
    <w:rsid w:val="00F25A59"/>
    <w:rsid w:val="00F25FCB"/>
    <w:rsid w:val="00F26142"/>
    <w:rsid w:val="00F267CD"/>
    <w:rsid w:val="00F268A7"/>
    <w:rsid w:val="00F27F85"/>
    <w:rsid w:val="00F31C4F"/>
    <w:rsid w:val="00F31D7A"/>
    <w:rsid w:val="00F321E8"/>
    <w:rsid w:val="00F325C0"/>
    <w:rsid w:val="00F325EE"/>
    <w:rsid w:val="00F32835"/>
    <w:rsid w:val="00F328F2"/>
    <w:rsid w:val="00F32E2E"/>
    <w:rsid w:val="00F33AE8"/>
    <w:rsid w:val="00F34B09"/>
    <w:rsid w:val="00F357EC"/>
    <w:rsid w:val="00F35A30"/>
    <w:rsid w:val="00F36048"/>
    <w:rsid w:val="00F36098"/>
    <w:rsid w:val="00F3633C"/>
    <w:rsid w:val="00F36375"/>
    <w:rsid w:val="00F36C94"/>
    <w:rsid w:val="00F36F5C"/>
    <w:rsid w:val="00F37534"/>
    <w:rsid w:val="00F3759F"/>
    <w:rsid w:val="00F37803"/>
    <w:rsid w:val="00F37CD6"/>
    <w:rsid w:val="00F402F5"/>
    <w:rsid w:val="00F40A97"/>
    <w:rsid w:val="00F40E49"/>
    <w:rsid w:val="00F40EF2"/>
    <w:rsid w:val="00F40F4A"/>
    <w:rsid w:val="00F415C0"/>
    <w:rsid w:val="00F41A04"/>
    <w:rsid w:val="00F41DDF"/>
    <w:rsid w:val="00F41E34"/>
    <w:rsid w:val="00F41EF8"/>
    <w:rsid w:val="00F42BEF"/>
    <w:rsid w:val="00F42D86"/>
    <w:rsid w:val="00F42F86"/>
    <w:rsid w:val="00F434CF"/>
    <w:rsid w:val="00F4358A"/>
    <w:rsid w:val="00F44240"/>
    <w:rsid w:val="00F44DC3"/>
    <w:rsid w:val="00F45479"/>
    <w:rsid w:val="00F45A5A"/>
    <w:rsid w:val="00F45B4B"/>
    <w:rsid w:val="00F45DD1"/>
    <w:rsid w:val="00F45E2E"/>
    <w:rsid w:val="00F45F3F"/>
    <w:rsid w:val="00F4799B"/>
    <w:rsid w:val="00F50298"/>
    <w:rsid w:val="00F5175D"/>
    <w:rsid w:val="00F51BCA"/>
    <w:rsid w:val="00F51C56"/>
    <w:rsid w:val="00F51F6B"/>
    <w:rsid w:val="00F51FFD"/>
    <w:rsid w:val="00F52C1A"/>
    <w:rsid w:val="00F5302D"/>
    <w:rsid w:val="00F53293"/>
    <w:rsid w:val="00F53852"/>
    <w:rsid w:val="00F53AFC"/>
    <w:rsid w:val="00F53D34"/>
    <w:rsid w:val="00F5410E"/>
    <w:rsid w:val="00F54667"/>
    <w:rsid w:val="00F54983"/>
    <w:rsid w:val="00F54E2F"/>
    <w:rsid w:val="00F54ECC"/>
    <w:rsid w:val="00F54EF1"/>
    <w:rsid w:val="00F553E8"/>
    <w:rsid w:val="00F5544D"/>
    <w:rsid w:val="00F55CC8"/>
    <w:rsid w:val="00F5636B"/>
    <w:rsid w:val="00F570D0"/>
    <w:rsid w:val="00F61713"/>
    <w:rsid w:val="00F61A6A"/>
    <w:rsid w:val="00F61A9C"/>
    <w:rsid w:val="00F61FDD"/>
    <w:rsid w:val="00F625FE"/>
    <w:rsid w:val="00F631DB"/>
    <w:rsid w:val="00F634D7"/>
    <w:rsid w:val="00F63A24"/>
    <w:rsid w:val="00F63C62"/>
    <w:rsid w:val="00F63DFA"/>
    <w:rsid w:val="00F66027"/>
    <w:rsid w:val="00F66425"/>
    <w:rsid w:val="00F665AD"/>
    <w:rsid w:val="00F6679E"/>
    <w:rsid w:val="00F66E0B"/>
    <w:rsid w:val="00F671DD"/>
    <w:rsid w:val="00F6733F"/>
    <w:rsid w:val="00F7091A"/>
    <w:rsid w:val="00F70F29"/>
    <w:rsid w:val="00F70FB9"/>
    <w:rsid w:val="00F71052"/>
    <w:rsid w:val="00F7259C"/>
    <w:rsid w:val="00F7279E"/>
    <w:rsid w:val="00F732A7"/>
    <w:rsid w:val="00F73955"/>
    <w:rsid w:val="00F73FD3"/>
    <w:rsid w:val="00F7491E"/>
    <w:rsid w:val="00F7512D"/>
    <w:rsid w:val="00F75318"/>
    <w:rsid w:val="00F757EF"/>
    <w:rsid w:val="00F761B5"/>
    <w:rsid w:val="00F769CF"/>
    <w:rsid w:val="00F77E17"/>
    <w:rsid w:val="00F801D1"/>
    <w:rsid w:val="00F80FB5"/>
    <w:rsid w:val="00F814E1"/>
    <w:rsid w:val="00F8169C"/>
    <w:rsid w:val="00F8178E"/>
    <w:rsid w:val="00F81796"/>
    <w:rsid w:val="00F81CD8"/>
    <w:rsid w:val="00F82189"/>
    <w:rsid w:val="00F8301A"/>
    <w:rsid w:val="00F83182"/>
    <w:rsid w:val="00F833A4"/>
    <w:rsid w:val="00F835B8"/>
    <w:rsid w:val="00F83E31"/>
    <w:rsid w:val="00F84745"/>
    <w:rsid w:val="00F85435"/>
    <w:rsid w:val="00F86151"/>
    <w:rsid w:val="00F8679A"/>
    <w:rsid w:val="00F868CB"/>
    <w:rsid w:val="00F86B25"/>
    <w:rsid w:val="00F86D63"/>
    <w:rsid w:val="00F871EF"/>
    <w:rsid w:val="00F8728D"/>
    <w:rsid w:val="00F87B45"/>
    <w:rsid w:val="00F90425"/>
    <w:rsid w:val="00F90430"/>
    <w:rsid w:val="00F90ECA"/>
    <w:rsid w:val="00F91C70"/>
    <w:rsid w:val="00F92EF4"/>
    <w:rsid w:val="00F93C72"/>
    <w:rsid w:val="00F94157"/>
    <w:rsid w:val="00F9463F"/>
    <w:rsid w:val="00F94BF6"/>
    <w:rsid w:val="00F94CC9"/>
    <w:rsid w:val="00F95376"/>
    <w:rsid w:val="00F95BCB"/>
    <w:rsid w:val="00F966E6"/>
    <w:rsid w:val="00F96E25"/>
    <w:rsid w:val="00F96FA0"/>
    <w:rsid w:val="00F9762D"/>
    <w:rsid w:val="00F97D1E"/>
    <w:rsid w:val="00FA153B"/>
    <w:rsid w:val="00FA15C2"/>
    <w:rsid w:val="00FA1E80"/>
    <w:rsid w:val="00FA2723"/>
    <w:rsid w:val="00FA2817"/>
    <w:rsid w:val="00FA307E"/>
    <w:rsid w:val="00FA34DD"/>
    <w:rsid w:val="00FA3C43"/>
    <w:rsid w:val="00FA4180"/>
    <w:rsid w:val="00FA4456"/>
    <w:rsid w:val="00FA4489"/>
    <w:rsid w:val="00FA4DD5"/>
    <w:rsid w:val="00FA5054"/>
    <w:rsid w:val="00FA52D8"/>
    <w:rsid w:val="00FA6837"/>
    <w:rsid w:val="00FA7114"/>
    <w:rsid w:val="00FA76FE"/>
    <w:rsid w:val="00FB09A0"/>
    <w:rsid w:val="00FB1210"/>
    <w:rsid w:val="00FB1E7E"/>
    <w:rsid w:val="00FB28EF"/>
    <w:rsid w:val="00FB29DC"/>
    <w:rsid w:val="00FB2CF0"/>
    <w:rsid w:val="00FB40ED"/>
    <w:rsid w:val="00FB432F"/>
    <w:rsid w:val="00FB47F8"/>
    <w:rsid w:val="00FB4C5D"/>
    <w:rsid w:val="00FB4D78"/>
    <w:rsid w:val="00FB4DEC"/>
    <w:rsid w:val="00FB50C0"/>
    <w:rsid w:val="00FB54C8"/>
    <w:rsid w:val="00FB5537"/>
    <w:rsid w:val="00FB56B7"/>
    <w:rsid w:val="00FB5D2B"/>
    <w:rsid w:val="00FB5F0B"/>
    <w:rsid w:val="00FB6020"/>
    <w:rsid w:val="00FB60D1"/>
    <w:rsid w:val="00FB631B"/>
    <w:rsid w:val="00FB6449"/>
    <w:rsid w:val="00FB65B2"/>
    <w:rsid w:val="00FB6626"/>
    <w:rsid w:val="00FB776C"/>
    <w:rsid w:val="00FC1463"/>
    <w:rsid w:val="00FC1A88"/>
    <w:rsid w:val="00FC1C14"/>
    <w:rsid w:val="00FC1D60"/>
    <w:rsid w:val="00FC2D91"/>
    <w:rsid w:val="00FC2E3C"/>
    <w:rsid w:val="00FC30DF"/>
    <w:rsid w:val="00FC48C7"/>
    <w:rsid w:val="00FC4CD2"/>
    <w:rsid w:val="00FC4F69"/>
    <w:rsid w:val="00FC53B1"/>
    <w:rsid w:val="00FC5684"/>
    <w:rsid w:val="00FC573E"/>
    <w:rsid w:val="00FC5C54"/>
    <w:rsid w:val="00FC632A"/>
    <w:rsid w:val="00FC65EF"/>
    <w:rsid w:val="00FC6E67"/>
    <w:rsid w:val="00FC7169"/>
    <w:rsid w:val="00FC7208"/>
    <w:rsid w:val="00FD0F8F"/>
    <w:rsid w:val="00FD16BB"/>
    <w:rsid w:val="00FD16C7"/>
    <w:rsid w:val="00FD1DE4"/>
    <w:rsid w:val="00FD2554"/>
    <w:rsid w:val="00FD385C"/>
    <w:rsid w:val="00FD39E4"/>
    <w:rsid w:val="00FD3CB1"/>
    <w:rsid w:val="00FD3EF8"/>
    <w:rsid w:val="00FD4ECC"/>
    <w:rsid w:val="00FD5076"/>
    <w:rsid w:val="00FD50E9"/>
    <w:rsid w:val="00FD5C1A"/>
    <w:rsid w:val="00FD61CB"/>
    <w:rsid w:val="00FD68CF"/>
    <w:rsid w:val="00FD6A33"/>
    <w:rsid w:val="00FD72B9"/>
    <w:rsid w:val="00FD73BB"/>
    <w:rsid w:val="00FD73F1"/>
    <w:rsid w:val="00FD773F"/>
    <w:rsid w:val="00FE0543"/>
    <w:rsid w:val="00FE09CD"/>
    <w:rsid w:val="00FE1AC0"/>
    <w:rsid w:val="00FE251B"/>
    <w:rsid w:val="00FE2683"/>
    <w:rsid w:val="00FE2775"/>
    <w:rsid w:val="00FE2BB5"/>
    <w:rsid w:val="00FE2F0F"/>
    <w:rsid w:val="00FE48D3"/>
    <w:rsid w:val="00FE4DB9"/>
    <w:rsid w:val="00FE5418"/>
    <w:rsid w:val="00FE5554"/>
    <w:rsid w:val="00FE57C6"/>
    <w:rsid w:val="00FE6603"/>
    <w:rsid w:val="00FE6A8B"/>
    <w:rsid w:val="00FE6C2C"/>
    <w:rsid w:val="00FE6EF5"/>
    <w:rsid w:val="00FF017C"/>
    <w:rsid w:val="00FF063F"/>
    <w:rsid w:val="00FF0B93"/>
    <w:rsid w:val="00FF13F2"/>
    <w:rsid w:val="00FF200D"/>
    <w:rsid w:val="00FF2787"/>
    <w:rsid w:val="00FF2AC5"/>
    <w:rsid w:val="00FF33A4"/>
    <w:rsid w:val="00FF36A7"/>
    <w:rsid w:val="00FF37F4"/>
    <w:rsid w:val="00FF4630"/>
    <w:rsid w:val="00FF4935"/>
    <w:rsid w:val="00FF4B1A"/>
    <w:rsid w:val="00FF532B"/>
    <w:rsid w:val="00FF5605"/>
    <w:rsid w:val="00FF5670"/>
    <w:rsid w:val="00FF592F"/>
    <w:rsid w:val="00FF5E9E"/>
    <w:rsid w:val="00FF613D"/>
    <w:rsid w:val="00FF649A"/>
    <w:rsid w:val="00FF68CB"/>
    <w:rsid w:val="00FF6ED8"/>
    <w:rsid w:val="00FF7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59B147"/>
  <w15:docId w15:val="{CF3ED49A-B5AE-48FB-A1F8-9303C6FF5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imes New Roman" w:hAnsi="Verdana"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2692"/>
  </w:style>
  <w:style w:type="paragraph" w:styleId="Heading1">
    <w:name w:val="heading 1"/>
    <w:basedOn w:val="Normal"/>
    <w:next w:val="BodyText"/>
    <w:link w:val="Heading1Char"/>
    <w:uiPriority w:val="4"/>
    <w:qFormat/>
    <w:rsid w:val="00053787"/>
    <w:pPr>
      <w:keepNext/>
      <w:numPr>
        <w:numId w:val="1"/>
      </w:numPr>
      <w:pBdr>
        <w:top w:val="single" w:sz="36" w:space="1" w:color="C0504D" w:themeColor="accent2"/>
        <w:left w:val="single" w:sz="36" w:space="4" w:color="C0504D" w:themeColor="accent2"/>
        <w:bottom w:val="single" w:sz="36" w:space="1" w:color="C0504D" w:themeColor="accent2"/>
        <w:right w:val="single" w:sz="36" w:space="4" w:color="C0504D" w:themeColor="accent2"/>
      </w:pBdr>
      <w:shd w:val="clear" w:color="auto" w:fill="C0504D" w:themeFill="accent2"/>
      <w:spacing w:before="240" w:after="120"/>
      <w:outlineLvl w:val="0"/>
    </w:pPr>
    <w:rPr>
      <w:rFonts w:cs="Tahoma"/>
      <w:b/>
      <w:caps/>
      <w:color w:val="FFFFFF" w:themeColor="background1"/>
    </w:rPr>
  </w:style>
  <w:style w:type="paragraph" w:styleId="Heading2">
    <w:name w:val="heading 2"/>
    <w:basedOn w:val="Normal"/>
    <w:next w:val="BodyText"/>
    <w:uiPriority w:val="4"/>
    <w:qFormat/>
    <w:rsid w:val="00891F23"/>
    <w:pPr>
      <w:keepNext/>
      <w:numPr>
        <w:ilvl w:val="1"/>
        <w:numId w:val="1"/>
      </w:numPr>
      <w:pBdr>
        <w:top w:val="single" w:sz="36" w:space="1" w:color="F2F2F2" w:themeColor="background1" w:themeShade="F2"/>
        <w:left w:val="single" w:sz="36" w:space="4" w:color="F2F2F2" w:themeColor="background1" w:themeShade="F2"/>
        <w:bottom w:val="single" w:sz="36" w:space="1" w:color="F2F2F2" w:themeColor="background1" w:themeShade="F2"/>
        <w:right w:val="single" w:sz="36" w:space="4" w:color="F2F2F2" w:themeColor="background1" w:themeShade="F2"/>
      </w:pBdr>
      <w:shd w:val="clear" w:color="auto" w:fill="F2F2F2" w:themeFill="background1" w:themeFillShade="F2"/>
      <w:spacing w:before="240" w:after="60"/>
      <w:outlineLvl w:val="1"/>
    </w:pPr>
    <w:rPr>
      <w:rFonts w:cs="Tahoma"/>
      <w:b/>
    </w:rPr>
  </w:style>
  <w:style w:type="paragraph" w:styleId="Heading3">
    <w:name w:val="heading 3"/>
    <w:basedOn w:val="Heading2"/>
    <w:next w:val="BodyText"/>
    <w:link w:val="Heading3Char"/>
    <w:uiPriority w:val="4"/>
    <w:qFormat/>
    <w:rsid w:val="00891F23"/>
    <w:pPr>
      <w:numPr>
        <w:ilvl w:val="2"/>
      </w:numPr>
      <w:pBdr>
        <w:top w:val="none" w:sz="0" w:space="0" w:color="auto"/>
        <w:left w:val="none" w:sz="0" w:space="0" w:color="auto"/>
        <w:bottom w:val="none" w:sz="0" w:space="0" w:color="auto"/>
        <w:right w:val="none" w:sz="0" w:space="0" w:color="auto"/>
      </w:pBdr>
      <w:shd w:val="clear" w:color="auto" w:fill="auto"/>
      <w:outlineLvl w:val="2"/>
    </w:pPr>
  </w:style>
  <w:style w:type="paragraph" w:styleId="Heading4">
    <w:name w:val="heading 4"/>
    <w:aliases w:val="Heading 4 Char1,Heading 4 Char Char,Heading 4 Char3 Char Char,Heading 4 Char2 Char Char Char,Heading 4 Char Char1 Char Char Char,Heading 4 Char1 Char Char Char Char Char,Heading 4 Char Char Char Char Char Char Char"/>
    <w:basedOn w:val="Heading3"/>
    <w:next w:val="BodyText"/>
    <w:uiPriority w:val="4"/>
    <w:qFormat/>
    <w:rsid w:val="00596122"/>
    <w:pPr>
      <w:numPr>
        <w:ilvl w:val="3"/>
      </w:numPr>
      <w:tabs>
        <w:tab w:val="clear" w:pos="864"/>
        <w:tab w:val="left" w:pos="1080"/>
      </w:tabs>
      <w:ind w:left="1080" w:hanging="1080"/>
      <w:outlineLvl w:val="3"/>
    </w:pPr>
  </w:style>
  <w:style w:type="paragraph" w:styleId="Heading5">
    <w:name w:val="heading 5"/>
    <w:basedOn w:val="Normal"/>
    <w:next w:val="Normal"/>
    <w:uiPriority w:val="4"/>
    <w:qFormat/>
    <w:rsid w:val="00211CDE"/>
    <w:pPr>
      <w:keepNext/>
      <w:numPr>
        <w:ilvl w:val="4"/>
        <w:numId w:val="1"/>
      </w:numPr>
      <w:spacing w:before="240" w:after="60"/>
      <w:outlineLvl w:val="4"/>
    </w:pPr>
    <w:rPr>
      <w:b/>
    </w:rPr>
  </w:style>
  <w:style w:type="paragraph" w:styleId="Heading6">
    <w:name w:val="heading 6"/>
    <w:basedOn w:val="Normal"/>
    <w:next w:val="Normal"/>
    <w:uiPriority w:val="4"/>
    <w:qFormat/>
    <w:rsid w:val="002D18B4"/>
    <w:pPr>
      <w:numPr>
        <w:ilvl w:val="5"/>
        <w:numId w:val="1"/>
      </w:numPr>
      <w:outlineLvl w:val="5"/>
    </w:pPr>
    <w:rPr>
      <w:b/>
    </w:rPr>
  </w:style>
  <w:style w:type="paragraph" w:styleId="Heading7">
    <w:name w:val="heading 7"/>
    <w:basedOn w:val="Normal"/>
    <w:next w:val="Normal"/>
    <w:uiPriority w:val="9"/>
    <w:qFormat/>
    <w:rsid w:val="007E4E9B"/>
    <w:pPr>
      <w:numPr>
        <w:ilvl w:val="6"/>
        <w:numId w:val="1"/>
      </w:numPr>
      <w:outlineLvl w:val="6"/>
    </w:pPr>
    <w:rPr>
      <w:b/>
    </w:rPr>
  </w:style>
  <w:style w:type="paragraph" w:styleId="Heading8">
    <w:name w:val="heading 8"/>
    <w:basedOn w:val="Normal"/>
    <w:next w:val="Normal"/>
    <w:uiPriority w:val="9"/>
    <w:qFormat/>
    <w:rsid w:val="007E4E9B"/>
    <w:pPr>
      <w:numPr>
        <w:ilvl w:val="7"/>
        <w:numId w:val="1"/>
      </w:numPr>
      <w:outlineLvl w:val="7"/>
    </w:pPr>
    <w:rPr>
      <w:b/>
    </w:rPr>
  </w:style>
  <w:style w:type="paragraph" w:styleId="Heading9">
    <w:name w:val="heading 9"/>
    <w:basedOn w:val="Normal"/>
    <w:next w:val="Normal"/>
    <w:uiPriority w:val="9"/>
    <w:qFormat/>
    <w:rsid w:val="007E4E9B"/>
    <w:pPr>
      <w:numPr>
        <w:ilvl w:val="8"/>
        <w:numId w:val="1"/>
      </w:numPr>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50B98"/>
    <w:pPr>
      <w:spacing w:after="160" w:line="260" w:lineRule="exact"/>
    </w:pPr>
  </w:style>
  <w:style w:type="paragraph" w:styleId="TOC1">
    <w:name w:val="toc 1"/>
    <w:basedOn w:val="Normal"/>
    <w:next w:val="Normal"/>
    <w:uiPriority w:val="39"/>
    <w:rsid w:val="004037B4"/>
    <w:pPr>
      <w:tabs>
        <w:tab w:val="left" w:pos="480"/>
        <w:tab w:val="right" w:leader="dot" w:pos="9720"/>
      </w:tabs>
      <w:spacing w:before="120" w:after="120"/>
    </w:pPr>
    <w:rPr>
      <w:b/>
      <w:caps/>
    </w:rPr>
  </w:style>
  <w:style w:type="paragraph" w:styleId="TOC2">
    <w:name w:val="toc 2"/>
    <w:basedOn w:val="Normal"/>
    <w:next w:val="Normal"/>
    <w:uiPriority w:val="39"/>
    <w:rsid w:val="004037B4"/>
    <w:pPr>
      <w:tabs>
        <w:tab w:val="left" w:pos="960"/>
        <w:tab w:val="right" w:leader="dot" w:pos="9720"/>
      </w:tabs>
      <w:spacing w:line="240" w:lineRule="exact"/>
    </w:pPr>
    <w:rPr>
      <w:rFonts w:eastAsiaTheme="minorEastAsia"/>
      <w:smallCaps/>
      <w:sz w:val="18"/>
      <w:szCs w:val="18"/>
    </w:rPr>
  </w:style>
  <w:style w:type="paragraph" w:styleId="TOC3">
    <w:name w:val="toc 3"/>
    <w:basedOn w:val="Normal"/>
    <w:next w:val="Normal"/>
    <w:uiPriority w:val="39"/>
    <w:rsid w:val="004037B4"/>
    <w:pPr>
      <w:tabs>
        <w:tab w:val="left" w:pos="1200"/>
        <w:tab w:val="right" w:leader="dot" w:pos="9720"/>
      </w:tabs>
      <w:spacing w:line="240" w:lineRule="exact"/>
      <w:ind w:left="245"/>
    </w:pPr>
    <w:rPr>
      <w:rFonts w:eastAsiaTheme="minorEastAsia"/>
      <w:sz w:val="18"/>
      <w:szCs w:val="18"/>
    </w:rPr>
  </w:style>
  <w:style w:type="paragraph" w:styleId="TOC7">
    <w:name w:val="toc 7"/>
    <w:basedOn w:val="Normal"/>
    <w:next w:val="Normal"/>
    <w:uiPriority w:val="39"/>
    <w:rsid w:val="00E57C3D"/>
    <w:pPr>
      <w:tabs>
        <w:tab w:val="right" w:leader="dot" w:pos="9360"/>
      </w:tabs>
      <w:ind w:left="1200"/>
    </w:pPr>
    <w:rPr>
      <w:sz w:val="18"/>
    </w:rPr>
  </w:style>
  <w:style w:type="paragraph" w:styleId="TOC8">
    <w:name w:val="toc 8"/>
    <w:basedOn w:val="Normal"/>
    <w:next w:val="Normal"/>
    <w:uiPriority w:val="39"/>
    <w:rsid w:val="00E57C3D"/>
    <w:pPr>
      <w:tabs>
        <w:tab w:val="right" w:leader="dot" w:pos="9360"/>
      </w:tabs>
      <w:ind w:left="1440"/>
    </w:pPr>
    <w:rPr>
      <w:sz w:val="18"/>
    </w:rPr>
  </w:style>
  <w:style w:type="paragraph" w:styleId="TOC9">
    <w:name w:val="toc 9"/>
    <w:basedOn w:val="Normal"/>
    <w:next w:val="Normal"/>
    <w:uiPriority w:val="39"/>
    <w:rsid w:val="00E57C3D"/>
    <w:pPr>
      <w:tabs>
        <w:tab w:val="right" w:leader="dot" w:pos="9360"/>
      </w:tabs>
      <w:ind w:left="1680"/>
    </w:pPr>
    <w:rPr>
      <w:sz w:val="18"/>
    </w:rPr>
  </w:style>
  <w:style w:type="paragraph" w:styleId="Header">
    <w:name w:val="header"/>
    <w:basedOn w:val="Normal"/>
    <w:uiPriority w:val="4"/>
    <w:rsid w:val="00892BD1"/>
    <w:pPr>
      <w:keepNext/>
      <w:pBdr>
        <w:top w:val="single" w:sz="36" w:space="1" w:color="C0504D" w:themeColor="accent2"/>
        <w:left w:val="single" w:sz="36" w:space="4" w:color="C0504D" w:themeColor="accent2"/>
        <w:bottom w:val="single" w:sz="36" w:space="1" w:color="C0504D" w:themeColor="accent2"/>
        <w:right w:val="single" w:sz="36" w:space="4" w:color="C0504D" w:themeColor="accent2"/>
      </w:pBdr>
      <w:shd w:val="clear" w:color="auto" w:fill="C0504D" w:themeFill="accent2"/>
      <w:tabs>
        <w:tab w:val="center" w:pos="4320"/>
        <w:tab w:val="right" w:pos="8640"/>
      </w:tabs>
      <w:spacing w:before="240" w:after="120"/>
      <w:outlineLvl w:val="0"/>
    </w:pPr>
    <w:rPr>
      <w:b/>
      <w:bCs/>
      <w:caps/>
      <w:color w:val="FFFFFF" w:themeColor="background1"/>
    </w:rPr>
  </w:style>
  <w:style w:type="character" w:styleId="FootnoteReference">
    <w:name w:val="footnote reference"/>
    <w:uiPriority w:val="99"/>
    <w:semiHidden/>
    <w:rsid w:val="00AB6F74"/>
    <w:rPr>
      <w:rFonts w:ascii="Verdana" w:hAnsi="Verdana"/>
      <w:position w:val="6"/>
      <w:sz w:val="14"/>
    </w:rPr>
  </w:style>
  <w:style w:type="paragraph" w:styleId="FootnoteText">
    <w:name w:val="footnote text"/>
    <w:basedOn w:val="Normal"/>
    <w:link w:val="FootnoteTextChar"/>
    <w:uiPriority w:val="99"/>
    <w:semiHidden/>
    <w:rsid w:val="00812010"/>
    <w:rPr>
      <w:sz w:val="16"/>
    </w:rPr>
  </w:style>
  <w:style w:type="character" w:styleId="LineNumber">
    <w:name w:val="line number"/>
    <w:basedOn w:val="DefaultParagraphFont"/>
    <w:semiHidden/>
    <w:unhideWhenUsed/>
    <w:rsid w:val="00C23D80"/>
  </w:style>
  <w:style w:type="numbering" w:customStyle="1" w:styleId="StyleBulletedSymbolsymbolRedLeft025Hanging025">
    <w:name w:val="Style Bulleted Symbol (symbol) Red Left:  0.25&quot; Hanging:  0.25&quot;"/>
    <w:basedOn w:val="NoList"/>
    <w:rsid w:val="00660A9D"/>
    <w:pPr>
      <w:numPr>
        <w:numId w:val="2"/>
      </w:numPr>
    </w:pPr>
  </w:style>
  <w:style w:type="character" w:styleId="UnresolvedMention">
    <w:name w:val="Unresolved Mention"/>
    <w:basedOn w:val="DefaultParagraphFont"/>
    <w:uiPriority w:val="99"/>
    <w:semiHidden/>
    <w:unhideWhenUsed/>
    <w:rsid w:val="00A541A6"/>
    <w:rPr>
      <w:color w:val="605E5C"/>
      <w:shd w:val="clear" w:color="auto" w:fill="E1DFDD"/>
    </w:rPr>
  </w:style>
  <w:style w:type="numbering" w:customStyle="1" w:styleId="StyleBulletedSymbolsymbolRedLeft025Hanging0251">
    <w:name w:val="Style Bulleted Symbol (symbol) Red Left:  0.25&quot; Hanging:  0.25&quot;1"/>
    <w:basedOn w:val="NoList"/>
    <w:rsid w:val="00660A9D"/>
    <w:pPr>
      <w:numPr>
        <w:numId w:val="3"/>
      </w:numPr>
    </w:pPr>
  </w:style>
  <w:style w:type="numbering" w:customStyle="1" w:styleId="StyleNumberedRedLeft025Hanging025">
    <w:name w:val="Style Numbered Red Left:  0.25&quot; Hanging:  0.25&quot;"/>
    <w:basedOn w:val="NoList"/>
    <w:rsid w:val="00B96F81"/>
    <w:pPr>
      <w:numPr>
        <w:numId w:val="4"/>
      </w:numPr>
    </w:pPr>
  </w:style>
  <w:style w:type="character" w:styleId="FollowedHyperlink">
    <w:name w:val="FollowedHyperlink"/>
    <w:basedOn w:val="DefaultParagraphFont"/>
    <w:semiHidden/>
    <w:unhideWhenUsed/>
    <w:rsid w:val="005027C0"/>
    <w:rPr>
      <w:color w:val="800080" w:themeColor="followedHyperlink"/>
      <w:u w:val="single"/>
    </w:rPr>
  </w:style>
  <w:style w:type="character" w:customStyle="1" w:styleId="ListParagraphChar">
    <w:name w:val="List Paragraph Char"/>
    <w:basedOn w:val="DefaultParagraphFont"/>
    <w:link w:val="ListParagraph"/>
    <w:uiPriority w:val="34"/>
    <w:qFormat/>
    <w:rsid w:val="00667A8D"/>
    <w:rPr>
      <w:rFonts w:eastAsiaTheme="minorHAnsi"/>
      <w:kern w:val="20"/>
    </w:rPr>
  </w:style>
  <w:style w:type="paragraph" w:styleId="TableofFigures">
    <w:name w:val="table of figures"/>
    <w:aliases w:val="Table of Exhibits"/>
    <w:basedOn w:val="Normal"/>
    <w:next w:val="Normal"/>
    <w:uiPriority w:val="99"/>
    <w:unhideWhenUsed/>
    <w:rsid w:val="00825832"/>
    <w:pPr>
      <w:tabs>
        <w:tab w:val="right" w:leader="dot" w:pos="9710"/>
      </w:tabs>
      <w:spacing w:line="240" w:lineRule="exact"/>
    </w:pPr>
    <w:rPr>
      <w:sz w:val="18"/>
      <w:szCs w:val="18"/>
    </w:rPr>
  </w:style>
  <w:style w:type="paragraph" w:styleId="DocumentMap">
    <w:name w:val="Document Map"/>
    <w:basedOn w:val="Normal"/>
    <w:semiHidden/>
    <w:rsid w:val="00E57C3D"/>
    <w:pPr>
      <w:shd w:val="clear" w:color="auto" w:fill="000080"/>
    </w:pPr>
  </w:style>
  <w:style w:type="character" w:styleId="Hyperlink">
    <w:name w:val="Hyperlink"/>
    <w:basedOn w:val="DefaultParagraphFont"/>
    <w:uiPriority w:val="99"/>
    <w:unhideWhenUsed/>
    <w:rsid w:val="002029B5"/>
    <w:rPr>
      <w:color w:val="0000FF" w:themeColor="hyperlink"/>
      <w:u w:val="single"/>
    </w:rPr>
  </w:style>
  <w:style w:type="paragraph" w:styleId="BalloonText">
    <w:name w:val="Balloon Text"/>
    <w:basedOn w:val="Normal"/>
    <w:semiHidden/>
    <w:rsid w:val="00E0270C"/>
    <w:rPr>
      <w:rFonts w:cs="Tahoma"/>
      <w:sz w:val="16"/>
      <w:szCs w:val="16"/>
    </w:rPr>
  </w:style>
  <w:style w:type="character" w:customStyle="1" w:styleId="BodyTextChar">
    <w:name w:val="Body Text Char"/>
    <w:link w:val="BodyText"/>
    <w:rsid w:val="00250B98"/>
    <w:rPr>
      <w:rFonts w:ascii="Verdana" w:hAnsi="Verdana"/>
      <w:sz w:val="20"/>
    </w:rPr>
  </w:style>
  <w:style w:type="paragraph" w:styleId="CommentSubject">
    <w:name w:val="annotation subject"/>
    <w:basedOn w:val="Normal"/>
    <w:next w:val="Normal"/>
    <w:semiHidden/>
    <w:rsid w:val="00207E23"/>
    <w:rPr>
      <w:b/>
      <w:bCs/>
    </w:rPr>
  </w:style>
  <w:style w:type="character" w:customStyle="1" w:styleId="EmailStyle491">
    <w:name w:val="EmailStyle491"/>
    <w:semiHidden/>
    <w:rsid w:val="000E2701"/>
    <w:rPr>
      <w:rFonts w:ascii="Arial" w:hAnsi="Arial" w:cs="Arial"/>
      <w:color w:val="000080"/>
      <w:sz w:val="20"/>
      <w:szCs w:val="20"/>
    </w:rPr>
  </w:style>
  <w:style w:type="paragraph" w:styleId="TOCHeading">
    <w:name w:val="TOC Heading"/>
    <w:basedOn w:val="Heading1"/>
    <w:next w:val="Normal"/>
    <w:uiPriority w:val="39"/>
    <w:unhideWhenUsed/>
    <w:rsid w:val="00467A10"/>
    <w:pPr>
      <w:keepLines/>
      <w:numPr>
        <w:numId w:val="0"/>
      </w:numPr>
      <w:spacing w:before="480" w:after="0" w:line="276" w:lineRule="auto"/>
    </w:pPr>
    <w:rPr>
      <w:rFonts w:eastAsiaTheme="majorEastAsia" w:cstheme="majorBidi"/>
      <w:bCs/>
      <w:szCs w:val="28"/>
      <w:lang w:eastAsia="ja-JP"/>
    </w:rPr>
  </w:style>
  <w:style w:type="paragraph" w:customStyle="1" w:styleId="TitlePage110ptBlueText">
    <w:name w:val="Title Page 1 10pt Blue Text"/>
    <w:next w:val="Normal"/>
    <w:rsid w:val="00054CAC"/>
    <w:rPr>
      <w:b/>
      <w:bCs/>
      <w:color w:val="0000FF"/>
    </w:rPr>
  </w:style>
  <w:style w:type="paragraph" w:customStyle="1" w:styleId="TitlePage118ptDarkRed">
    <w:name w:val="Title Page 1 + 18 pt Dark Red"/>
    <w:basedOn w:val="TitlePage1"/>
    <w:next w:val="Normal"/>
    <w:rsid w:val="00B649B4"/>
    <w:rPr>
      <w:bCs/>
      <w:color w:val="C00000"/>
      <w:sz w:val="36"/>
    </w:rPr>
  </w:style>
  <w:style w:type="paragraph" w:customStyle="1" w:styleId="TitlePage1">
    <w:name w:val="Title Page 1"/>
    <w:basedOn w:val="Normal"/>
    <w:rsid w:val="00054CAC"/>
    <w:pPr>
      <w:spacing w:before="100" w:beforeAutospacing="1" w:after="100" w:afterAutospacing="1"/>
    </w:pPr>
    <w:rPr>
      <w:b/>
      <w:sz w:val="56"/>
    </w:rPr>
  </w:style>
  <w:style w:type="paragraph" w:styleId="ListParagraph">
    <w:name w:val="List Paragraph"/>
    <w:basedOn w:val="Normal"/>
    <w:link w:val="ListParagraphChar"/>
    <w:uiPriority w:val="34"/>
    <w:qFormat/>
    <w:rsid w:val="00C17553"/>
    <w:pPr>
      <w:numPr>
        <w:numId w:val="17"/>
      </w:numPr>
      <w:spacing w:after="120"/>
      <w:contextualSpacing/>
    </w:pPr>
    <w:rPr>
      <w:rFonts w:eastAsiaTheme="minorHAnsi"/>
      <w:kern w:val="20"/>
    </w:rPr>
  </w:style>
  <w:style w:type="character" w:customStyle="1" w:styleId="Heading1Char">
    <w:name w:val="Heading 1 Char"/>
    <w:basedOn w:val="DefaultParagraphFont"/>
    <w:link w:val="Heading1"/>
    <w:uiPriority w:val="4"/>
    <w:rsid w:val="00667A8D"/>
    <w:rPr>
      <w:rFonts w:cs="Tahoma"/>
      <w:b/>
      <w:caps/>
      <w:color w:val="FFFFFF" w:themeColor="background1"/>
      <w:shd w:val="clear" w:color="auto" w:fill="C0504D" w:themeFill="accent2"/>
    </w:rPr>
  </w:style>
  <w:style w:type="paragraph" w:styleId="Revision">
    <w:name w:val="Revision"/>
    <w:hidden/>
    <w:uiPriority w:val="99"/>
    <w:semiHidden/>
    <w:rsid w:val="00952DC0"/>
    <w:rPr>
      <w:kern w:val="28"/>
    </w:rPr>
  </w:style>
  <w:style w:type="numbering" w:customStyle="1" w:styleId="StyleNumberedTahomaRedLeft075Hanging025">
    <w:name w:val="Style Numbered Tahoma Red Left:  0.75&quot; Hanging:  0.25&quot;"/>
    <w:basedOn w:val="NoList"/>
    <w:rsid w:val="00582A4A"/>
    <w:pPr>
      <w:numPr>
        <w:numId w:val="7"/>
      </w:numPr>
    </w:pPr>
  </w:style>
  <w:style w:type="numbering" w:customStyle="1" w:styleId="StyleNumberedLeft0Hanging05Kernat10pt">
    <w:name w:val="Style Numbered Left:  0&quot; Hanging:  0.5&quot; Kern at 10 pt"/>
    <w:basedOn w:val="NoList"/>
    <w:rsid w:val="003F2AE3"/>
    <w:pPr>
      <w:numPr>
        <w:numId w:val="19"/>
      </w:numPr>
    </w:pPr>
  </w:style>
  <w:style w:type="table" w:styleId="TableGrid">
    <w:name w:val="Table Grid"/>
    <w:basedOn w:val="TableNormal"/>
    <w:rsid w:val="00934C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45AD0"/>
    <w:rPr>
      <w:color w:val="666666"/>
    </w:rPr>
  </w:style>
  <w:style w:type="paragraph" w:styleId="Caption">
    <w:name w:val="caption"/>
    <w:basedOn w:val="Normal"/>
    <w:next w:val="Normal"/>
    <w:link w:val="CaptionChar"/>
    <w:qFormat/>
    <w:rsid w:val="00F160E0"/>
    <w:pPr>
      <w:tabs>
        <w:tab w:val="center" w:pos="4860"/>
        <w:tab w:val="left" w:pos="7399"/>
      </w:tabs>
      <w:spacing w:after="160" w:line="260" w:lineRule="exact"/>
      <w:jc w:val="center"/>
    </w:pPr>
    <w:rPr>
      <w:rFonts w:cs="Tahoma"/>
      <w:b/>
      <w:bCs/>
      <w:color w:val="000000" w:themeColor="text1"/>
    </w:rPr>
  </w:style>
  <w:style w:type="character" w:customStyle="1" w:styleId="CaptionChar">
    <w:name w:val="Caption Char"/>
    <w:basedOn w:val="DefaultParagraphFont"/>
    <w:link w:val="Caption"/>
    <w:locked/>
    <w:rsid w:val="00667A8D"/>
    <w:rPr>
      <w:rFonts w:cs="Tahoma"/>
      <w:b/>
      <w:bCs/>
      <w:color w:val="000000" w:themeColor="text1"/>
    </w:rPr>
  </w:style>
  <w:style w:type="character" w:styleId="CommentReference">
    <w:name w:val="annotation reference"/>
    <w:basedOn w:val="DefaultParagraphFont"/>
    <w:uiPriority w:val="99"/>
    <w:unhideWhenUsed/>
    <w:qFormat/>
    <w:rPr>
      <w:sz w:val="16"/>
      <w:szCs w:val="16"/>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rPr>
      <w:sz w:val="20"/>
      <w:szCs w:val="20"/>
    </w:rPr>
  </w:style>
  <w:style w:type="character" w:customStyle="1" w:styleId="Heading3Char">
    <w:name w:val="Heading 3 Char"/>
    <w:basedOn w:val="DefaultParagraphFont"/>
    <w:link w:val="Heading3"/>
    <w:uiPriority w:val="4"/>
    <w:rsid w:val="00667A8D"/>
    <w:rPr>
      <w:rFonts w:cs="Tahoma"/>
      <w:b/>
    </w:rPr>
  </w:style>
  <w:style w:type="character" w:customStyle="1" w:styleId="StyleHyperlinkBlueNounderline">
    <w:name w:val="Style Hyperlink + Blue No underline"/>
    <w:basedOn w:val="Hyperlink"/>
    <w:rsid w:val="00E95623"/>
    <w:rPr>
      <w:color w:val="0000FF"/>
      <w:sz w:val="52"/>
      <w:u w:val="none"/>
    </w:rPr>
  </w:style>
  <w:style w:type="paragraph" w:customStyle="1" w:styleId="TitlePageDocumentCode">
    <w:name w:val="Title Page Document Code"/>
    <w:basedOn w:val="Normal"/>
    <w:rsid w:val="00016CE5"/>
    <w:pPr>
      <w:spacing w:after="120"/>
    </w:pPr>
    <w:rPr>
      <w:rFonts w:cs="Arial"/>
      <w:b/>
      <w:bCs/>
      <w:color w:val="FFFFFF" w:themeColor="background1"/>
      <w:kern w:val="28"/>
      <w:sz w:val="28"/>
      <w:szCs w:val="28"/>
    </w:rPr>
  </w:style>
  <w:style w:type="paragraph" w:customStyle="1" w:styleId="TitlePageWhiteText">
    <w:name w:val="Title Page White Text"/>
    <w:basedOn w:val="Normal"/>
    <w:rsid w:val="00156C76"/>
    <w:pPr>
      <w:tabs>
        <w:tab w:val="left" w:pos="4410"/>
      </w:tabs>
    </w:pPr>
    <w:rPr>
      <w:rFonts w:cs="Arial"/>
      <w:color w:val="FFFFFF" w:themeColor="background1"/>
      <w:kern w:val="28"/>
    </w:rPr>
  </w:style>
  <w:style w:type="paragraph" w:customStyle="1" w:styleId="TitlePageBlackText">
    <w:name w:val="Title Page Black Text"/>
    <w:rsid w:val="00AA036E"/>
    <w:rPr>
      <w:szCs w:val="36"/>
    </w:rPr>
  </w:style>
  <w:style w:type="paragraph" w:styleId="Subtitle">
    <w:name w:val="Subtitle"/>
    <w:basedOn w:val="Normal"/>
    <w:next w:val="Normal"/>
    <w:link w:val="SubtitleChar"/>
    <w:rsid w:val="00C542C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C542C7"/>
    <w:rPr>
      <w:rFonts w:asciiTheme="minorHAnsi" w:eastAsiaTheme="minorEastAsia" w:hAnsiTheme="minorHAnsi" w:cstheme="minorBidi"/>
      <w:color w:val="5A5A5A" w:themeColor="text1" w:themeTint="A5"/>
      <w:spacing w:val="15"/>
      <w:sz w:val="22"/>
      <w:szCs w:val="22"/>
    </w:rPr>
  </w:style>
  <w:style w:type="character" w:customStyle="1" w:styleId="StyleBlue">
    <w:name w:val="Style Blue"/>
    <w:basedOn w:val="DefaultParagraphFont"/>
    <w:qFormat/>
    <w:rsid w:val="00667A8D"/>
    <w:rPr>
      <w:color w:val="0000FF"/>
    </w:rPr>
  </w:style>
  <w:style w:type="character" w:styleId="Mention">
    <w:name w:val="Mention"/>
    <w:basedOn w:val="DefaultParagraphFont"/>
    <w:uiPriority w:val="99"/>
    <w:unhideWhenUsed/>
    <w:rsid w:val="00143A54"/>
    <w:rPr>
      <w:color w:val="2B579A"/>
      <w:shd w:val="clear" w:color="auto" w:fill="E1DFDD"/>
    </w:rPr>
  </w:style>
  <w:style w:type="character" w:styleId="Strong">
    <w:name w:val="Strong"/>
    <w:basedOn w:val="DefaultParagraphFont"/>
    <w:qFormat/>
    <w:rsid w:val="003026E9"/>
    <w:rPr>
      <w:b/>
      <w:bCs/>
    </w:rPr>
  </w:style>
  <w:style w:type="character" w:customStyle="1" w:styleId="FootnoteTextChar">
    <w:name w:val="Footnote Text Char"/>
    <w:basedOn w:val="DefaultParagraphFont"/>
    <w:link w:val="FootnoteText"/>
    <w:uiPriority w:val="99"/>
    <w:semiHidden/>
    <w:rsid w:val="008252E1"/>
    <w:rPr>
      <w:sz w:val="16"/>
    </w:rPr>
  </w:style>
  <w:style w:type="table" w:customStyle="1" w:styleId="TableGrid2">
    <w:name w:val="Table Grid2"/>
    <w:basedOn w:val="TableNormal"/>
    <w:next w:val="TableGrid"/>
    <w:uiPriority w:val="39"/>
    <w:rsid w:val="00DC2330"/>
    <w:rPr>
      <w:rFonts w:ascii="Times New Roman" w:hAnsi="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19533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19533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9533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customStyle="1" w:styleId="Default">
    <w:name w:val="Default"/>
    <w:rsid w:val="00D73EF6"/>
    <w:pPr>
      <w:autoSpaceDE w:val="0"/>
      <w:autoSpaceDN w:val="0"/>
      <w:adjustRightInd w:val="0"/>
    </w:pPr>
    <w:rPr>
      <w:rFonts w:ascii="Tahoma" w:hAnsi="Tahoma" w:cs="Tahoma"/>
      <w:color w:val="000000"/>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36047">
      <w:bodyDiv w:val="1"/>
      <w:marLeft w:val="0"/>
      <w:marRight w:val="0"/>
      <w:marTop w:val="0"/>
      <w:marBottom w:val="0"/>
      <w:divBdr>
        <w:top w:val="none" w:sz="0" w:space="0" w:color="auto"/>
        <w:left w:val="none" w:sz="0" w:space="0" w:color="auto"/>
        <w:bottom w:val="none" w:sz="0" w:space="0" w:color="auto"/>
        <w:right w:val="none" w:sz="0" w:space="0" w:color="auto"/>
      </w:divBdr>
    </w:div>
    <w:div w:id="246307855">
      <w:bodyDiv w:val="1"/>
      <w:marLeft w:val="0"/>
      <w:marRight w:val="0"/>
      <w:marTop w:val="0"/>
      <w:marBottom w:val="0"/>
      <w:divBdr>
        <w:top w:val="none" w:sz="0" w:space="0" w:color="auto"/>
        <w:left w:val="none" w:sz="0" w:space="0" w:color="auto"/>
        <w:bottom w:val="none" w:sz="0" w:space="0" w:color="auto"/>
        <w:right w:val="none" w:sz="0" w:space="0" w:color="auto"/>
      </w:divBdr>
    </w:div>
    <w:div w:id="379138712">
      <w:bodyDiv w:val="1"/>
      <w:marLeft w:val="0"/>
      <w:marRight w:val="0"/>
      <w:marTop w:val="0"/>
      <w:marBottom w:val="0"/>
      <w:divBdr>
        <w:top w:val="none" w:sz="0" w:space="0" w:color="auto"/>
        <w:left w:val="none" w:sz="0" w:space="0" w:color="auto"/>
        <w:bottom w:val="none" w:sz="0" w:space="0" w:color="auto"/>
        <w:right w:val="none" w:sz="0" w:space="0" w:color="auto"/>
      </w:divBdr>
    </w:div>
    <w:div w:id="427166911">
      <w:bodyDiv w:val="1"/>
      <w:marLeft w:val="0"/>
      <w:marRight w:val="0"/>
      <w:marTop w:val="0"/>
      <w:marBottom w:val="0"/>
      <w:divBdr>
        <w:top w:val="none" w:sz="0" w:space="0" w:color="auto"/>
        <w:left w:val="none" w:sz="0" w:space="0" w:color="auto"/>
        <w:bottom w:val="none" w:sz="0" w:space="0" w:color="auto"/>
        <w:right w:val="none" w:sz="0" w:space="0" w:color="auto"/>
      </w:divBdr>
    </w:div>
    <w:div w:id="506865969">
      <w:bodyDiv w:val="1"/>
      <w:marLeft w:val="0"/>
      <w:marRight w:val="0"/>
      <w:marTop w:val="0"/>
      <w:marBottom w:val="0"/>
      <w:divBdr>
        <w:top w:val="none" w:sz="0" w:space="0" w:color="auto"/>
        <w:left w:val="none" w:sz="0" w:space="0" w:color="auto"/>
        <w:bottom w:val="none" w:sz="0" w:space="0" w:color="auto"/>
        <w:right w:val="none" w:sz="0" w:space="0" w:color="auto"/>
      </w:divBdr>
    </w:div>
    <w:div w:id="516309038">
      <w:bodyDiv w:val="1"/>
      <w:marLeft w:val="0"/>
      <w:marRight w:val="0"/>
      <w:marTop w:val="0"/>
      <w:marBottom w:val="0"/>
      <w:divBdr>
        <w:top w:val="none" w:sz="0" w:space="0" w:color="auto"/>
        <w:left w:val="none" w:sz="0" w:space="0" w:color="auto"/>
        <w:bottom w:val="none" w:sz="0" w:space="0" w:color="auto"/>
        <w:right w:val="none" w:sz="0" w:space="0" w:color="auto"/>
      </w:divBdr>
      <w:divsChild>
        <w:div w:id="885290200">
          <w:marLeft w:val="0"/>
          <w:marRight w:val="0"/>
          <w:marTop w:val="0"/>
          <w:marBottom w:val="0"/>
          <w:divBdr>
            <w:top w:val="none" w:sz="0" w:space="0" w:color="auto"/>
            <w:left w:val="none" w:sz="0" w:space="0" w:color="auto"/>
            <w:bottom w:val="none" w:sz="0" w:space="0" w:color="auto"/>
            <w:right w:val="none" w:sz="0" w:space="0" w:color="auto"/>
          </w:divBdr>
        </w:div>
        <w:div w:id="1952278580">
          <w:marLeft w:val="0"/>
          <w:marRight w:val="0"/>
          <w:marTop w:val="0"/>
          <w:marBottom w:val="0"/>
          <w:divBdr>
            <w:top w:val="none" w:sz="0" w:space="0" w:color="auto"/>
            <w:left w:val="none" w:sz="0" w:space="0" w:color="auto"/>
            <w:bottom w:val="none" w:sz="0" w:space="0" w:color="auto"/>
            <w:right w:val="none" w:sz="0" w:space="0" w:color="auto"/>
          </w:divBdr>
        </w:div>
      </w:divsChild>
    </w:div>
    <w:div w:id="721753933">
      <w:bodyDiv w:val="1"/>
      <w:marLeft w:val="0"/>
      <w:marRight w:val="0"/>
      <w:marTop w:val="0"/>
      <w:marBottom w:val="0"/>
      <w:divBdr>
        <w:top w:val="none" w:sz="0" w:space="0" w:color="auto"/>
        <w:left w:val="none" w:sz="0" w:space="0" w:color="auto"/>
        <w:bottom w:val="none" w:sz="0" w:space="0" w:color="auto"/>
        <w:right w:val="none" w:sz="0" w:space="0" w:color="auto"/>
      </w:divBdr>
    </w:div>
    <w:div w:id="729227773">
      <w:bodyDiv w:val="1"/>
      <w:marLeft w:val="0"/>
      <w:marRight w:val="0"/>
      <w:marTop w:val="0"/>
      <w:marBottom w:val="0"/>
      <w:divBdr>
        <w:top w:val="none" w:sz="0" w:space="0" w:color="auto"/>
        <w:left w:val="none" w:sz="0" w:space="0" w:color="auto"/>
        <w:bottom w:val="none" w:sz="0" w:space="0" w:color="auto"/>
        <w:right w:val="none" w:sz="0" w:space="0" w:color="auto"/>
      </w:divBdr>
    </w:div>
    <w:div w:id="803893065">
      <w:bodyDiv w:val="1"/>
      <w:marLeft w:val="0"/>
      <w:marRight w:val="0"/>
      <w:marTop w:val="0"/>
      <w:marBottom w:val="0"/>
      <w:divBdr>
        <w:top w:val="none" w:sz="0" w:space="0" w:color="auto"/>
        <w:left w:val="none" w:sz="0" w:space="0" w:color="auto"/>
        <w:bottom w:val="none" w:sz="0" w:space="0" w:color="auto"/>
        <w:right w:val="none" w:sz="0" w:space="0" w:color="auto"/>
      </w:divBdr>
    </w:div>
    <w:div w:id="966669215">
      <w:bodyDiv w:val="1"/>
      <w:marLeft w:val="0"/>
      <w:marRight w:val="0"/>
      <w:marTop w:val="0"/>
      <w:marBottom w:val="0"/>
      <w:divBdr>
        <w:top w:val="none" w:sz="0" w:space="0" w:color="auto"/>
        <w:left w:val="none" w:sz="0" w:space="0" w:color="auto"/>
        <w:bottom w:val="none" w:sz="0" w:space="0" w:color="auto"/>
        <w:right w:val="none" w:sz="0" w:space="0" w:color="auto"/>
      </w:divBdr>
    </w:div>
    <w:div w:id="1017081562">
      <w:bodyDiv w:val="1"/>
      <w:marLeft w:val="0"/>
      <w:marRight w:val="0"/>
      <w:marTop w:val="0"/>
      <w:marBottom w:val="0"/>
      <w:divBdr>
        <w:top w:val="none" w:sz="0" w:space="0" w:color="auto"/>
        <w:left w:val="none" w:sz="0" w:space="0" w:color="auto"/>
        <w:bottom w:val="none" w:sz="0" w:space="0" w:color="auto"/>
        <w:right w:val="none" w:sz="0" w:space="0" w:color="auto"/>
      </w:divBdr>
    </w:div>
    <w:div w:id="1038047117">
      <w:bodyDiv w:val="1"/>
      <w:marLeft w:val="0"/>
      <w:marRight w:val="0"/>
      <w:marTop w:val="0"/>
      <w:marBottom w:val="0"/>
      <w:divBdr>
        <w:top w:val="none" w:sz="0" w:space="0" w:color="auto"/>
        <w:left w:val="none" w:sz="0" w:space="0" w:color="auto"/>
        <w:bottom w:val="none" w:sz="0" w:space="0" w:color="auto"/>
        <w:right w:val="none" w:sz="0" w:space="0" w:color="auto"/>
      </w:divBdr>
    </w:div>
    <w:div w:id="1039745243">
      <w:bodyDiv w:val="1"/>
      <w:marLeft w:val="0"/>
      <w:marRight w:val="0"/>
      <w:marTop w:val="0"/>
      <w:marBottom w:val="0"/>
      <w:divBdr>
        <w:top w:val="none" w:sz="0" w:space="0" w:color="auto"/>
        <w:left w:val="none" w:sz="0" w:space="0" w:color="auto"/>
        <w:bottom w:val="none" w:sz="0" w:space="0" w:color="auto"/>
        <w:right w:val="none" w:sz="0" w:space="0" w:color="auto"/>
      </w:divBdr>
    </w:div>
    <w:div w:id="1160539082">
      <w:bodyDiv w:val="1"/>
      <w:marLeft w:val="0"/>
      <w:marRight w:val="0"/>
      <w:marTop w:val="0"/>
      <w:marBottom w:val="0"/>
      <w:divBdr>
        <w:top w:val="none" w:sz="0" w:space="0" w:color="auto"/>
        <w:left w:val="none" w:sz="0" w:space="0" w:color="auto"/>
        <w:bottom w:val="none" w:sz="0" w:space="0" w:color="auto"/>
        <w:right w:val="none" w:sz="0" w:space="0" w:color="auto"/>
      </w:divBdr>
      <w:divsChild>
        <w:div w:id="1314337795">
          <w:marLeft w:val="0"/>
          <w:marRight w:val="0"/>
          <w:marTop w:val="0"/>
          <w:marBottom w:val="0"/>
          <w:divBdr>
            <w:top w:val="none" w:sz="0" w:space="0" w:color="auto"/>
            <w:left w:val="none" w:sz="0" w:space="0" w:color="auto"/>
            <w:bottom w:val="none" w:sz="0" w:space="0" w:color="auto"/>
            <w:right w:val="none" w:sz="0" w:space="0" w:color="auto"/>
          </w:divBdr>
        </w:div>
        <w:div w:id="1983189249">
          <w:marLeft w:val="0"/>
          <w:marRight w:val="0"/>
          <w:marTop w:val="0"/>
          <w:marBottom w:val="0"/>
          <w:divBdr>
            <w:top w:val="none" w:sz="0" w:space="0" w:color="auto"/>
            <w:left w:val="none" w:sz="0" w:space="0" w:color="auto"/>
            <w:bottom w:val="none" w:sz="0" w:space="0" w:color="auto"/>
            <w:right w:val="none" w:sz="0" w:space="0" w:color="auto"/>
          </w:divBdr>
        </w:div>
        <w:div w:id="2030713688">
          <w:marLeft w:val="0"/>
          <w:marRight w:val="0"/>
          <w:marTop w:val="0"/>
          <w:marBottom w:val="0"/>
          <w:divBdr>
            <w:top w:val="none" w:sz="0" w:space="0" w:color="auto"/>
            <w:left w:val="none" w:sz="0" w:space="0" w:color="auto"/>
            <w:bottom w:val="none" w:sz="0" w:space="0" w:color="auto"/>
            <w:right w:val="none" w:sz="0" w:space="0" w:color="auto"/>
          </w:divBdr>
        </w:div>
      </w:divsChild>
    </w:div>
    <w:div w:id="1297178767">
      <w:bodyDiv w:val="1"/>
      <w:marLeft w:val="0"/>
      <w:marRight w:val="0"/>
      <w:marTop w:val="0"/>
      <w:marBottom w:val="0"/>
      <w:divBdr>
        <w:top w:val="none" w:sz="0" w:space="0" w:color="auto"/>
        <w:left w:val="none" w:sz="0" w:space="0" w:color="auto"/>
        <w:bottom w:val="none" w:sz="0" w:space="0" w:color="auto"/>
        <w:right w:val="none" w:sz="0" w:space="0" w:color="auto"/>
      </w:divBdr>
    </w:div>
    <w:div w:id="1301230742">
      <w:bodyDiv w:val="1"/>
      <w:marLeft w:val="0"/>
      <w:marRight w:val="0"/>
      <w:marTop w:val="0"/>
      <w:marBottom w:val="0"/>
      <w:divBdr>
        <w:top w:val="none" w:sz="0" w:space="0" w:color="auto"/>
        <w:left w:val="none" w:sz="0" w:space="0" w:color="auto"/>
        <w:bottom w:val="none" w:sz="0" w:space="0" w:color="auto"/>
        <w:right w:val="none" w:sz="0" w:space="0" w:color="auto"/>
      </w:divBdr>
    </w:div>
    <w:div w:id="1377703118">
      <w:bodyDiv w:val="1"/>
      <w:marLeft w:val="0"/>
      <w:marRight w:val="0"/>
      <w:marTop w:val="0"/>
      <w:marBottom w:val="0"/>
      <w:divBdr>
        <w:top w:val="none" w:sz="0" w:space="0" w:color="auto"/>
        <w:left w:val="none" w:sz="0" w:space="0" w:color="auto"/>
        <w:bottom w:val="none" w:sz="0" w:space="0" w:color="auto"/>
        <w:right w:val="none" w:sz="0" w:space="0" w:color="auto"/>
      </w:divBdr>
      <w:divsChild>
        <w:div w:id="268662643">
          <w:marLeft w:val="0"/>
          <w:marRight w:val="0"/>
          <w:marTop w:val="0"/>
          <w:marBottom w:val="0"/>
          <w:divBdr>
            <w:top w:val="none" w:sz="0" w:space="0" w:color="auto"/>
            <w:left w:val="none" w:sz="0" w:space="0" w:color="auto"/>
            <w:bottom w:val="none" w:sz="0" w:space="0" w:color="auto"/>
            <w:right w:val="none" w:sz="0" w:space="0" w:color="auto"/>
          </w:divBdr>
        </w:div>
        <w:div w:id="670181240">
          <w:marLeft w:val="0"/>
          <w:marRight w:val="0"/>
          <w:marTop w:val="0"/>
          <w:marBottom w:val="0"/>
          <w:divBdr>
            <w:top w:val="none" w:sz="0" w:space="0" w:color="auto"/>
            <w:left w:val="none" w:sz="0" w:space="0" w:color="auto"/>
            <w:bottom w:val="none" w:sz="0" w:space="0" w:color="auto"/>
            <w:right w:val="none" w:sz="0" w:space="0" w:color="auto"/>
          </w:divBdr>
        </w:div>
        <w:div w:id="908423692">
          <w:marLeft w:val="0"/>
          <w:marRight w:val="0"/>
          <w:marTop w:val="0"/>
          <w:marBottom w:val="0"/>
          <w:divBdr>
            <w:top w:val="none" w:sz="0" w:space="0" w:color="auto"/>
            <w:left w:val="none" w:sz="0" w:space="0" w:color="auto"/>
            <w:bottom w:val="none" w:sz="0" w:space="0" w:color="auto"/>
            <w:right w:val="none" w:sz="0" w:space="0" w:color="auto"/>
          </w:divBdr>
        </w:div>
      </w:divsChild>
    </w:div>
    <w:div w:id="1413891348">
      <w:bodyDiv w:val="1"/>
      <w:marLeft w:val="0"/>
      <w:marRight w:val="0"/>
      <w:marTop w:val="0"/>
      <w:marBottom w:val="0"/>
      <w:divBdr>
        <w:top w:val="none" w:sz="0" w:space="0" w:color="auto"/>
        <w:left w:val="none" w:sz="0" w:space="0" w:color="auto"/>
        <w:bottom w:val="none" w:sz="0" w:space="0" w:color="auto"/>
        <w:right w:val="none" w:sz="0" w:space="0" w:color="auto"/>
      </w:divBdr>
    </w:div>
    <w:div w:id="1438059916">
      <w:bodyDiv w:val="1"/>
      <w:marLeft w:val="0"/>
      <w:marRight w:val="0"/>
      <w:marTop w:val="0"/>
      <w:marBottom w:val="0"/>
      <w:divBdr>
        <w:top w:val="none" w:sz="0" w:space="0" w:color="auto"/>
        <w:left w:val="none" w:sz="0" w:space="0" w:color="auto"/>
        <w:bottom w:val="none" w:sz="0" w:space="0" w:color="auto"/>
        <w:right w:val="none" w:sz="0" w:space="0" w:color="auto"/>
      </w:divBdr>
    </w:div>
    <w:div w:id="1449155906">
      <w:bodyDiv w:val="1"/>
      <w:marLeft w:val="0"/>
      <w:marRight w:val="0"/>
      <w:marTop w:val="0"/>
      <w:marBottom w:val="0"/>
      <w:divBdr>
        <w:top w:val="none" w:sz="0" w:space="0" w:color="auto"/>
        <w:left w:val="none" w:sz="0" w:space="0" w:color="auto"/>
        <w:bottom w:val="none" w:sz="0" w:space="0" w:color="auto"/>
        <w:right w:val="none" w:sz="0" w:space="0" w:color="auto"/>
      </w:divBdr>
    </w:div>
    <w:div w:id="1454710237">
      <w:bodyDiv w:val="1"/>
      <w:marLeft w:val="0"/>
      <w:marRight w:val="0"/>
      <w:marTop w:val="0"/>
      <w:marBottom w:val="0"/>
      <w:divBdr>
        <w:top w:val="none" w:sz="0" w:space="0" w:color="auto"/>
        <w:left w:val="none" w:sz="0" w:space="0" w:color="auto"/>
        <w:bottom w:val="none" w:sz="0" w:space="0" w:color="auto"/>
        <w:right w:val="none" w:sz="0" w:space="0" w:color="auto"/>
      </w:divBdr>
    </w:div>
    <w:div w:id="1472792508">
      <w:bodyDiv w:val="1"/>
      <w:marLeft w:val="0"/>
      <w:marRight w:val="0"/>
      <w:marTop w:val="0"/>
      <w:marBottom w:val="0"/>
      <w:divBdr>
        <w:top w:val="none" w:sz="0" w:space="0" w:color="auto"/>
        <w:left w:val="none" w:sz="0" w:space="0" w:color="auto"/>
        <w:bottom w:val="none" w:sz="0" w:space="0" w:color="auto"/>
        <w:right w:val="none" w:sz="0" w:space="0" w:color="auto"/>
      </w:divBdr>
    </w:div>
    <w:div w:id="1541627761">
      <w:bodyDiv w:val="1"/>
      <w:marLeft w:val="0"/>
      <w:marRight w:val="0"/>
      <w:marTop w:val="0"/>
      <w:marBottom w:val="0"/>
      <w:divBdr>
        <w:top w:val="none" w:sz="0" w:space="0" w:color="auto"/>
        <w:left w:val="none" w:sz="0" w:space="0" w:color="auto"/>
        <w:bottom w:val="none" w:sz="0" w:space="0" w:color="auto"/>
        <w:right w:val="none" w:sz="0" w:space="0" w:color="auto"/>
      </w:divBdr>
    </w:div>
    <w:div w:id="1628467529">
      <w:bodyDiv w:val="1"/>
      <w:marLeft w:val="0"/>
      <w:marRight w:val="0"/>
      <w:marTop w:val="0"/>
      <w:marBottom w:val="0"/>
      <w:divBdr>
        <w:top w:val="none" w:sz="0" w:space="0" w:color="auto"/>
        <w:left w:val="none" w:sz="0" w:space="0" w:color="auto"/>
        <w:bottom w:val="none" w:sz="0" w:space="0" w:color="auto"/>
        <w:right w:val="none" w:sz="0" w:space="0" w:color="auto"/>
      </w:divBdr>
      <w:divsChild>
        <w:div w:id="1561281179">
          <w:marLeft w:val="0"/>
          <w:marRight w:val="0"/>
          <w:marTop w:val="0"/>
          <w:marBottom w:val="0"/>
          <w:divBdr>
            <w:top w:val="none" w:sz="0" w:space="0" w:color="auto"/>
            <w:left w:val="none" w:sz="0" w:space="0" w:color="auto"/>
            <w:bottom w:val="none" w:sz="0" w:space="0" w:color="auto"/>
            <w:right w:val="none" w:sz="0" w:space="0" w:color="auto"/>
          </w:divBdr>
        </w:div>
        <w:div w:id="2044864817">
          <w:marLeft w:val="0"/>
          <w:marRight w:val="0"/>
          <w:marTop w:val="0"/>
          <w:marBottom w:val="0"/>
          <w:divBdr>
            <w:top w:val="none" w:sz="0" w:space="0" w:color="auto"/>
            <w:left w:val="none" w:sz="0" w:space="0" w:color="auto"/>
            <w:bottom w:val="none" w:sz="0" w:space="0" w:color="auto"/>
            <w:right w:val="none" w:sz="0" w:space="0" w:color="auto"/>
          </w:divBdr>
        </w:div>
      </w:divsChild>
    </w:div>
    <w:div w:id="1716588711">
      <w:bodyDiv w:val="1"/>
      <w:marLeft w:val="0"/>
      <w:marRight w:val="0"/>
      <w:marTop w:val="0"/>
      <w:marBottom w:val="0"/>
      <w:divBdr>
        <w:top w:val="none" w:sz="0" w:space="0" w:color="auto"/>
        <w:left w:val="none" w:sz="0" w:space="0" w:color="auto"/>
        <w:bottom w:val="none" w:sz="0" w:space="0" w:color="auto"/>
        <w:right w:val="none" w:sz="0" w:space="0" w:color="auto"/>
      </w:divBdr>
    </w:div>
    <w:div w:id="1755660789">
      <w:bodyDiv w:val="1"/>
      <w:marLeft w:val="0"/>
      <w:marRight w:val="0"/>
      <w:marTop w:val="0"/>
      <w:marBottom w:val="0"/>
      <w:divBdr>
        <w:top w:val="none" w:sz="0" w:space="0" w:color="auto"/>
        <w:left w:val="none" w:sz="0" w:space="0" w:color="auto"/>
        <w:bottom w:val="none" w:sz="0" w:space="0" w:color="auto"/>
        <w:right w:val="none" w:sz="0" w:space="0" w:color="auto"/>
      </w:divBdr>
    </w:div>
    <w:div w:id="1794205908">
      <w:bodyDiv w:val="1"/>
      <w:marLeft w:val="0"/>
      <w:marRight w:val="0"/>
      <w:marTop w:val="0"/>
      <w:marBottom w:val="0"/>
      <w:divBdr>
        <w:top w:val="none" w:sz="0" w:space="0" w:color="auto"/>
        <w:left w:val="none" w:sz="0" w:space="0" w:color="auto"/>
        <w:bottom w:val="none" w:sz="0" w:space="0" w:color="auto"/>
        <w:right w:val="none" w:sz="0" w:space="0" w:color="auto"/>
      </w:divBdr>
    </w:div>
    <w:div w:id="1832256192">
      <w:bodyDiv w:val="1"/>
      <w:marLeft w:val="0"/>
      <w:marRight w:val="0"/>
      <w:marTop w:val="0"/>
      <w:marBottom w:val="0"/>
      <w:divBdr>
        <w:top w:val="none" w:sz="0" w:space="0" w:color="auto"/>
        <w:left w:val="none" w:sz="0" w:space="0" w:color="auto"/>
        <w:bottom w:val="none" w:sz="0" w:space="0" w:color="auto"/>
        <w:right w:val="none" w:sz="0" w:space="0" w:color="auto"/>
      </w:divBdr>
      <w:divsChild>
        <w:div w:id="225186630">
          <w:marLeft w:val="0"/>
          <w:marRight w:val="0"/>
          <w:marTop w:val="0"/>
          <w:marBottom w:val="0"/>
          <w:divBdr>
            <w:top w:val="none" w:sz="0" w:space="0" w:color="auto"/>
            <w:left w:val="none" w:sz="0" w:space="0" w:color="auto"/>
            <w:bottom w:val="none" w:sz="0" w:space="0" w:color="auto"/>
            <w:right w:val="none" w:sz="0" w:space="0" w:color="auto"/>
          </w:divBdr>
          <w:divsChild>
            <w:div w:id="1534228595">
              <w:marLeft w:val="0"/>
              <w:marRight w:val="0"/>
              <w:marTop w:val="0"/>
              <w:marBottom w:val="0"/>
              <w:divBdr>
                <w:top w:val="none" w:sz="0" w:space="0" w:color="auto"/>
                <w:left w:val="none" w:sz="0" w:space="0" w:color="auto"/>
                <w:bottom w:val="none" w:sz="0" w:space="0" w:color="auto"/>
                <w:right w:val="none" w:sz="0" w:space="0" w:color="auto"/>
              </w:divBdr>
              <w:divsChild>
                <w:div w:id="991526119">
                  <w:marLeft w:val="-420"/>
                  <w:marRight w:val="0"/>
                  <w:marTop w:val="0"/>
                  <w:marBottom w:val="0"/>
                  <w:divBdr>
                    <w:top w:val="none" w:sz="0" w:space="0" w:color="auto"/>
                    <w:left w:val="none" w:sz="0" w:space="0" w:color="auto"/>
                    <w:bottom w:val="none" w:sz="0" w:space="0" w:color="auto"/>
                    <w:right w:val="none" w:sz="0" w:space="0" w:color="auto"/>
                  </w:divBdr>
                  <w:divsChild>
                    <w:div w:id="951937977">
                      <w:marLeft w:val="0"/>
                      <w:marRight w:val="0"/>
                      <w:marTop w:val="0"/>
                      <w:marBottom w:val="0"/>
                      <w:divBdr>
                        <w:top w:val="none" w:sz="0" w:space="0" w:color="auto"/>
                        <w:left w:val="none" w:sz="0" w:space="0" w:color="auto"/>
                        <w:bottom w:val="none" w:sz="0" w:space="0" w:color="auto"/>
                        <w:right w:val="none" w:sz="0" w:space="0" w:color="auto"/>
                      </w:divBdr>
                      <w:divsChild>
                        <w:div w:id="2093315475">
                          <w:marLeft w:val="0"/>
                          <w:marRight w:val="0"/>
                          <w:marTop w:val="0"/>
                          <w:marBottom w:val="0"/>
                          <w:divBdr>
                            <w:top w:val="none" w:sz="0" w:space="0" w:color="auto"/>
                            <w:left w:val="none" w:sz="0" w:space="0" w:color="auto"/>
                            <w:bottom w:val="none" w:sz="0" w:space="0" w:color="auto"/>
                            <w:right w:val="none" w:sz="0" w:space="0" w:color="auto"/>
                          </w:divBdr>
                          <w:divsChild>
                            <w:div w:id="1344553404">
                              <w:marLeft w:val="0"/>
                              <w:marRight w:val="0"/>
                              <w:marTop w:val="0"/>
                              <w:marBottom w:val="0"/>
                              <w:divBdr>
                                <w:top w:val="none" w:sz="0" w:space="0" w:color="auto"/>
                                <w:left w:val="none" w:sz="0" w:space="0" w:color="auto"/>
                                <w:bottom w:val="none" w:sz="0" w:space="0" w:color="auto"/>
                                <w:right w:val="none" w:sz="0" w:space="0" w:color="auto"/>
                              </w:divBdr>
                            </w:div>
                            <w:div w:id="173319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390759">
          <w:marLeft w:val="0"/>
          <w:marRight w:val="0"/>
          <w:marTop w:val="0"/>
          <w:marBottom w:val="0"/>
          <w:divBdr>
            <w:top w:val="none" w:sz="0" w:space="0" w:color="auto"/>
            <w:left w:val="none" w:sz="0" w:space="0" w:color="auto"/>
            <w:bottom w:val="none" w:sz="0" w:space="0" w:color="auto"/>
            <w:right w:val="none" w:sz="0" w:space="0" w:color="auto"/>
          </w:divBdr>
          <w:divsChild>
            <w:div w:id="1715353297">
              <w:marLeft w:val="0"/>
              <w:marRight w:val="0"/>
              <w:marTop w:val="0"/>
              <w:marBottom w:val="0"/>
              <w:divBdr>
                <w:top w:val="none" w:sz="0" w:space="0" w:color="auto"/>
                <w:left w:val="none" w:sz="0" w:space="0" w:color="auto"/>
                <w:bottom w:val="none" w:sz="0" w:space="0" w:color="auto"/>
                <w:right w:val="none" w:sz="0" w:space="0" w:color="auto"/>
              </w:divBdr>
              <w:divsChild>
                <w:div w:id="38341070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865904146">
      <w:bodyDiv w:val="1"/>
      <w:marLeft w:val="0"/>
      <w:marRight w:val="0"/>
      <w:marTop w:val="0"/>
      <w:marBottom w:val="0"/>
      <w:divBdr>
        <w:top w:val="none" w:sz="0" w:space="0" w:color="auto"/>
        <w:left w:val="none" w:sz="0" w:space="0" w:color="auto"/>
        <w:bottom w:val="none" w:sz="0" w:space="0" w:color="auto"/>
        <w:right w:val="none" w:sz="0" w:space="0" w:color="auto"/>
      </w:divBdr>
    </w:div>
    <w:div w:id="1918513286">
      <w:bodyDiv w:val="1"/>
      <w:marLeft w:val="0"/>
      <w:marRight w:val="0"/>
      <w:marTop w:val="0"/>
      <w:marBottom w:val="0"/>
      <w:divBdr>
        <w:top w:val="none" w:sz="0" w:space="0" w:color="auto"/>
        <w:left w:val="none" w:sz="0" w:space="0" w:color="auto"/>
        <w:bottom w:val="none" w:sz="0" w:space="0" w:color="auto"/>
        <w:right w:val="none" w:sz="0" w:space="0" w:color="auto"/>
      </w:divBdr>
    </w:div>
    <w:div w:id="1967662425">
      <w:bodyDiv w:val="1"/>
      <w:marLeft w:val="0"/>
      <w:marRight w:val="0"/>
      <w:marTop w:val="0"/>
      <w:marBottom w:val="0"/>
      <w:divBdr>
        <w:top w:val="none" w:sz="0" w:space="0" w:color="auto"/>
        <w:left w:val="none" w:sz="0" w:space="0" w:color="auto"/>
        <w:bottom w:val="none" w:sz="0" w:space="0" w:color="auto"/>
        <w:right w:val="none" w:sz="0" w:space="0" w:color="auto"/>
      </w:divBdr>
    </w:div>
    <w:div w:id="2084522069">
      <w:bodyDiv w:val="1"/>
      <w:marLeft w:val="0"/>
      <w:marRight w:val="0"/>
      <w:marTop w:val="0"/>
      <w:marBottom w:val="0"/>
      <w:divBdr>
        <w:top w:val="none" w:sz="0" w:space="0" w:color="auto"/>
        <w:left w:val="none" w:sz="0" w:space="0" w:color="auto"/>
        <w:bottom w:val="none" w:sz="0" w:space="0" w:color="auto"/>
        <w:right w:val="none" w:sz="0" w:space="0" w:color="auto"/>
      </w:divBdr>
      <w:divsChild>
        <w:div w:id="621965193">
          <w:marLeft w:val="0"/>
          <w:marRight w:val="0"/>
          <w:marTop w:val="0"/>
          <w:marBottom w:val="0"/>
          <w:divBdr>
            <w:top w:val="none" w:sz="0" w:space="0" w:color="auto"/>
            <w:left w:val="none" w:sz="0" w:space="0" w:color="auto"/>
            <w:bottom w:val="none" w:sz="0" w:space="0" w:color="auto"/>
            <w:right w:val="none" w:sz="0" w:space="0" w:color="auto"/>
          </w:divBdr>
          <w:divsChild>
            <w:div w:id="1991933575">
              <w:marLeft w:val="0"/>
              <w:marRight w:val="0"/>
              <w:marTop w:val="0"/>
              <w:marBottom w:val="0"/>
              <w:divBdr>
                <w:top w:val="none" w:sz="0" w:space="0" w:color="auto"/>
                <w:left w:val="none" w:sz="0" w:space="0" w:color="auto"/>
                <w:bottom w:val="none" w:sz="0" w:space="0" w:color="auto"/>
                <w:right w:val="none" w:sz="0" w:space="0" w:color="auto"/>
              </w:divBdr>
              <w:divsChild>
                <w:div w:id="213123972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63275434">
          <w:marLeft w:val="0"/>
          <w:marRight w:val="0"/>
          <w:marTop w:val="0"/>
          <w:marBottom w:val="0"/>
          <w:divBdr>
            <w:top w:val="none" w:sz="0" w:space="0" w:color="auto"/>
            <w:left w:val="none" w:sz="0" w:space="0" w:color="auto"/>
            <w:bottom w:val="none" w:sz="0" w:space="0" w:color="auto"/>
            <w:right w:val="none" w:sz="0" w:space="0" w:color="auto"/>
          </w:divBdr>
          <w:divsChild>
            <w:div w:id="594870547">
              <w:marLeft w:val="0"/>
              <w:marRight w:val="0"/>
              <w:marTop w:val="0"/>
              <w:marBottom w:val="0"/>
              <w:divBdr>
                <w:top w:val="none" w:sz="0" w:space="0" w:color="auto"/>
                <w:left w:val="none" w:sz="0" w:space="0" w:color="auto"/>
                <w:bottom w:val="none" w:sz="0" w:space="0" w:color="auto"/>
                <w:right w:val="none" w:sz="0" w:space="0" w:color="auto"/>
              </w:divBdr>
              <w:divsChild>
                <w:div w:id="844366202">
                  <w:marLeft w:val="-420"/>
                  <w:marRight w:val="0"/>
                  <w:marTop w:val="0"/>
                  <w:marBottom w:val="0"/>
                  <w:divBdr>
                    <w:top w:val="none" w:sz="0" w:space="0" w:color="auto"/>
                    <w:left w:val="none" w:sz="0" w:space="0" w:color="auto"/>
                    <w:bottom w:val="none" w:sz="0" w:space="0" w:color="auto"/>
                    <w:right w:val="none" w:sz="0" w:space="0" w:color="auto"/>
                  </w:divBdr>
                  <w:divsChild>
                    <w:div w:id="2147312755">
                      <w:marLeft w:val="0"/>
                      <w:marRight w:val="0"/>
                      <w:marTop w:val="0"/>
                      <w:marBottom w:val="0"/>
                      <w:divBdr>
                        <w:top w:val="none" w:sz="0" w:space="0" w:color="auto"/>
                        <w:left w:val="none" w:sz="0" w:space="0" w:color="auto"/>
                        <w:bottom w:val="none" w:sz="0" w:space="0" w:color="auto"/>
                        <w:right w:val="none" w:sz="0" w:space="0" w:color="auto"/>
                      </w:divBdr>
                      <w:divsChild>
                        <w:div w:id="308361360">
                          <w:marLeft w:val="0"/>
                          <w:marRight w:val="0"/>
                          <w:marTop w:val="0"/>
                          <w:marBottom w:val="0"/>
                          <w:divBdr>
                            <w:top w:val="none" w:sz="0" w:space="0" w:color="auto"/>
                            <w:left w:val="none" w:sz="0" w:space="0" w:color="auto"/>
                            <w:bottom w:val="none" w:sz="0" w:space="0" w:color="auto"/>
                            <w:right w:val="none" w:sz="0" w:space="0" w:color="auto"/>
                          </w:divBdr>
                          <w:divsChild>
                            <w:div w:id="187527944">
                              <w:marLeft w:val="0"/>
                              <w:marRight w:val="0"/>
                              <w:marTop w:val="0"/>
                              <w:marBottom w:val="0"/>
                              <w:divBdr>
                                <w:top w:val="none" w:sz="0" w:space="0" w:color="auto"/>
                                <w:left w:val="none" w:sz="0" w:space="0" w:color="auto"/>
                                <w:bottom w:val="none" w:sz="0" w:space="0" w:color="auto"/>
                                <w:right w:val="none" w:sz="0" w:space="0" w:color="auto"/>
                              </w:divBdr>
                            </w:div>
                            <w:div w:id="15271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880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oasis-open.org/committees/xacml/repository/oasis-xacml-1.0.pdf" TargetMode="External"/><Relationship Id="rId1" Type="http://schemas.openxmlformats.org/officeDocument/2006/relationships/hyperlink" Target="https://www.ietf.org/archive/id/draft-rosen-ecrit-emergency-registries-02.html" TargetMode="External"/></Relationships>
</file>

<file path=word/_rels/document.xml.rels><?xml version="1.0" encoding="UTF-8" standalone="yes"?>
<Relationships xmlns="http://schemas.openxmlformats.org/package/2006/relationships"><Relationship Id="rId117" Type="http://schemas.openxmlformats.org/officeDocument/2006/relationships/hyperlink" Target="https://www.nena.org/page/standards" TargetMode="External"/><Relationship Id="rId21" Type="http://schemas.openxmlformats.org/officeDocument/2006/relationships/header" Target="header1.xml"/><Relationship Id="rId42" Type="http://schemas.openxmlformats.org/officeDocument/2006/relationships/hyperlink" Target="https://kb.nena.org/wiki/Main_Page" TargetMode="External"/><Relationship Id="rId63" Type="http://schemas.openxmlformats.org/officeDocument/2006/relationships/hyperlink" Target="https://le.fbi.gov/cjis-division/cjis-security-policy-resource-center" TargetMode="External"/><Relationship Id="rId84" Type="http://schemas.openxmlformats.org/officeDocument/2006/relationships/hyperlink" Target="https://www.itu.int/rec/T-REC-G.711/en" TargetMode="External"/><Relationship Id="rId138" Type="http://schemas.microsoft.com/office/2011/relationships/people" Target="people.xml"/><Relationship Id="rId16" Type="http://schemas.openxmlformats.org/officeDocument/2006/relationships/hyperlink" Target="mailto:crm@nena.org" TargetMode="External"/><Relationship Id="rId107" Type="http://schemas.openxmlformats.org/officeDocument/2006/relationships/hyperlink" Target="https://www.rfc-editor.org/rfc/rfc4119" TargetMode="External"/><Relationship Id="rId11" Type="http://schemas.openxmlformats.org/officeDocument/2006/relationships/comments" Target="comments.xml"/><Relationship Id="rId32" Type="http://schemas.openxmlformats.org/officeDocument/2006/relationships/image" Target="media/image5.jpg"/><Relationship Id="rId37" Type="http://schemas.openxmlformats.org/officeDocument/2006/relationships/hyperlink" Target="https://www.rfc-editor.org/rfc/rfc8126.html" TargetMode="External"/><Relationship Id="rId53" Type="http://schemas.openxmlformats.org/officeDocument/2006/relationships/hyperlink" Target="https://www.openapis.org/blog/2021/02/18/openapi-specification-3-1-released" TargetMode="External"/><Relationship Id="rId58" Type="http://schemas.openxmlformats.org/officeDocument/2006/relationships/hyperlink" Target="https://www.nena.org/page/standards" TargetMode="External"/><Relationship Id="rId74" Type="http://schemas.openxmlformats.org/officeDocument/2006/relationships/hyperlink" Target="https://www.rfc-editor.org/rfc/rfc6335" TargetMode="External"/><Relationship Id="rId79" Type="http://schemas.openxmlformats.org/officeDocument/2006/relationships/hyperlink" Target="https://www.rfc-editor.org/rfc/rfc3856" TargetMode="External"/><Relationship Id="rId102" Type="http://schemas.openxmlformats.org/officeDocument/2006/relationships/hyperlink" Target="https://www.rfc-editor.org/rfc/rfc7088" TargetMode="External"/><Relationship Id="rId123" Type="http://schemas.openxmlformats.org/officeDocument/2006/relationships/hyperlink" Target="https://portal.3gpp.org/desktopmodules/Specifications/SpecificationDetails.aspx?specificationId=1463" TargetMode="External"/><Relationship Id="rId128" Type="http://schemas.openxmlformats.org/officeDocument/2006/relationships/hyperlink" Target="https://www.iana.org/assignments/sip-events/sip-events.xhtml" TargetMode="External"/><Relationship Id="rId5" Type="http://schemas.openxmlformats.org/officeDocument/2006/relationships/numbering" Target="numbering.xml"/><Relationship Id="rId90" Type="http://schemas.openxmlformats.org/officeDocument/2006/relationships/hyperlink" Target="https://www.cryptomuseum.com/ref/ita2/index.htm" TargetMode="External"/><Relationship Id="rId95" Type="http://schemas.openxmlformats.org/officeDocument/2006/relationships/hyperlink" Target="https://datatracker.ietf.org/doc/html/rfc9170" TargetMode="External"/><Relationship Id="rId22" Type="http://schemas.openxmlformats.org/officeDocument/2006/relationships/header" Target="header2.xml"/><Relationship Id="rId27" Type="http://schemas.openxmlformats.org/officeDocument/2006/relationships/image" Target="media/image3.png"/><Relationship Id="rId43" Type="http://schemas.openxmlformats.org/officeDocument/2006/relationships/hyperlink" Target="https://kb.nena.org/wiki/Main_Page" TargetMode="External"/><Relationship Id="rId48" Type="http://schemas.openxmlformats.org/officeDocument/2006/relationships/hyperlink" Target="https://kb.nena.org/wiki/MDT_(Mobile_Data_Terminal)" TargetMode="External"/><Relationship Id="rId64" Type="http://schemas.openxmlformats.org/officeDocument/2006/relationships/hyperlink" Target="https://www.rfc-editor.org/rfc/rfc2475" TargetMode="External"/><Relationship Id="rId69" Type="http://schemas.openxmlformats.org/officeDocument/2006/relationships/hyperlink" Target="https://www.rfc-editor.org/rfc/rfc2616" TargetMode="External"/><Relationship Id="rId113" Type="http://schemas.openxmlformats.org/officeDocument/2006/relationships/hyperlink" Target="https://www.rfc-editor.org/rfc/rfc5552" TargetMode="External"/><Relationship Id="rId118" Type="http://schemas.openxmlformats.org/officeDocument/2006/relationships/hyperlink" Target="https://www.3gpp.org/specifications-technologies/releases/release-20" TargetMode="External"/><Relationship Id="rId134" Type="http://schemas.openxmlformats.org/officeDocument/2006/relationships/image" Target="media/image9.png"/><Relationship Id="rId139" Type="http://schemas.openxmlformats.org/officeDocument/2006/relationships/glossaryDocument" Target="glossary/document.xml"/><Relationship Id="rId80" Type="http://schemas.openxmlformats.org/officeDocument/2006/relationships/hyperlink" Target="https://www.rfc-editor.org/rfc/rfc6447.txt" TargetMode="External"/><Relationship Id="rId85" Type="http://schemas.openxmlformats.org/officeDocument/2006/relationships/hyperlink" Target="https://www.itu.int/rec/T-REC-G.722.2/en" TargetMode="External"/><Relationship Id="rId12" Type="http://schemas.microsoft.com/office/2011/relationships/commentsExtended" Target="commentsExtended.xml"/><Relationship Id="rId17" Type="http://schemas.openxmlformats.org/officeDocument/2006/relationships/hyperlink" Target="mailto:crm@nena.org" TargetMode="External"/><Relationship Id="rId33" Type="http://schemas.openxmlformats.org/officeDocument/2006/relationships/image" Target="media/image6.jpg"/><Relationship Id="rId38" Type="http://schemas.openxmlformats.org/officeDocument/2006/relationships/hyperlink" Target="https://datatracker.ietf.org/doc/html/rfc8126" TargetMode="External"/><Relationship Id="rId59" Type="http://schemas.openxmlformats.org/officeDocument/2006/relationships/hyperlink" Target="https://www.nena.org/page/standards" TargetMode="External"/><Relationship Id="rId103" Type="http://schemas.openxmlformats.org/officeDocument/2006/relationships/hyperlink" Target="https://www.rfc-editor.org/rfc/rfc8373.html" TargetMode="External"/><Relationship Id="rId108" Type="http://schemas.openxmlformats.org/officeDocument/2006/relationships/hyperlink" Target="https://www.rfc-editor.org/rfc/rfc5139" TargetMode="External"/><Relationship Id="rId124" Type="http://schemas.openxmlformats.org/officeDocument/2006/relationships/hyperlink" Target="https://www.rfc-editor.org/rfc/rfc4103" TargetMode="External"/><Relationship Id="rId129" Type="http://schemas.openxmlformats.org/officeDocument/2006/relationships/hyperlink" Target="https://www.rfc-editor.org/rfc/rfc3960" TargetMode="External"/><Relationship Id="rId54" Type="http://schemas.openxmlformats.org/officeDocument/2006/relationships/hyperlink" Target="https://www.w3.org/TR/xmlschema11-1/" TargetMode="External"/><Relationship Id="rId70" Type="http://schemas.openxmlformats.org/officeDocument/2006/relationships/hyperlink" Target="https://www.rfc-editor.org/rfc/rfc2818" TargetMode="External"/><Relationship Id="rId75" Type="http://schemas.openxmlformats.org/officeDocument/2006/relationships/hyperlink" Target="https://www.nena.org/page/standards" TargetMode="External"/><Relationship Id="rId91" Type="http://schemas.openxmlformats.org/officeDocument/2006/relationships/hyperlink" Target="https://www.rfc-editor.org/rfc/rfc3262" TargetMode="External"/><Relationship Id="rId96" Type="http://schemas.openxmlformats.org/officeDocument/2006/relationships/hyperlink" Target="https://www.rfc-editor.org/rfc/rfc4575" TargetMode="Externa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footer" Target="footer1.xml"/><Relationship Id="rId28" Type="http://schemas.openxmlformats.org/officeDocument/2006/relationships/image" Target="media/image4.png"/><Relationship Id="rId49" Type="http://schemas.openxmlformats.org/officeDocument/2006/relationships/hyperlink" Target="https://kb.nena.org/wiki/Category:Glossary" TargetMode="External"/><Relationship Id="rId114" Type="http://schemas.openxmlformats.org/officeDocument/2006/relationships/hyperlink" Target="https://www.rfc-editor.org/rfc/rfc3265" TargetMode="External"/><Relationship Id="rId119" Type="http://schemas.openxmlformats.org/officeDocument/2006/relationships/hyperlink" Target="https://www.rfc-editor.org/rfc/rfc7865" TargetMode="External"/><Relationship Id="rId44" Type="http://schemas.openxmlformats.org/officeDocument/2006/relationships/hyperlink" Target="https://kb.nena.org/wiki/Category:Glossary" TargetMode="External"/><Relationship Id="rId60" Type="http://schemas.openxmlformats.org/officeDocument/2006/relationships/hyperlink" Target="https://www.nena.org/page/standards" TargetMode="External"/><Relationship Id="rId65" Type="http://schemas.openxmlformats.org/officeDocument/2006/relationships/hyperlink" Target="https://www.rfc-editor.org/rfc/rfc3550" TargetMode="External"/><Relationship Id="rId81" Type="http://schemas.openxmlformats.org/officeDocument/2006/relationships/hyperlink" Target="https://www.sipforum.org/download/sipconnect-technical-recommendation-version-2-0/?wpdmdl=2818" TargetMode="External"/><Relationship Id="rId86" Type="http://schemas.openxmlformats.org/officeDocument/2006/relationships/hyperlink" Target="https://www.etsi.org/deliver/etsi_tr/126900_126999/126952/18.00.00_60/tr_126952v180000p.pdf" TargetMode="External"/><Relationship Id="rId130" Type="http://schemas.openxmlformats.org/officeDocument/2006/relationships/hyperlink" Target="https://cdn.ymaws.com/www.nena.org/resource/resmgr/standards/nena-inf-040.2-2022-monitori.pdf" TargetMode="External"/><Relationship Id="rId135" Type="http://schemas.openxmlformats.org/officeDocument/2006/relationships/hyperlink" Target="https://dev.nena.org/higherlogic/ws/public/document?document_id=35044&amp;wg_id=ed9b432e-644e-48be-ab9f-c8cffce3a079" TargetMode="External"/><Relationship Id="rId13" Type="http://schemas.microsoft.com/office/2016/09/relationships/commentsIds" Target="commentsIds.xml"/><Relationship Id="rId18" Type="http://schemas.openxmlformats.org/officeDocument/2006/relationships/hyperlink" Target="https://www.nena.org/ipr" TargetMode="External"/><Relationship Id="rId39" Type="http://schemas.openxmlformats.org/officeDocument/2006/relationships/hyperlink" Target="https://www.nena.org/page/Submit_IssueNDG" TargetMode="External"/><Relationship Id="rId109" Type="http://schemas.openxmlformats.org/officeDocument/2006/relationships/hyperlink" Target="https://www.rfc-editor.org/rfc/rfc5491" TargetMode="External"/><Relationship Id="rId34" Type="http://schemas.openxmlformats.org/officeDocument/2006/relationships/image" Target="media/image7.emf"/><Relationship Id="rId50" Type="http://schemas.openxmlformats.org/officeDocument/2006/relationships/hyperlink" Target="https://datatracker.ietf.org/doc/html/rfc2119" TargetMode="External"/><Relationship Id="rId55" Type="http://schemas.openxmlformats.org/officeDocument/2006/relationships/hyperlink" Target="https://www.nena.org/page/standards" TargetMode="External"/><Relationship Id="rId76" Type="http://schemas.openxmlformats.org/officeDocument/2006/relationships/hyperlink" Target="https://www.nena.org/page/standards" TargetMode="External"/><Relationship Id="rId97" Type="http://schemas.openxmlformats.org/officeDocument/2006/relationships/hyperlink" Target="https://datatracker.ietf.org/doc/rfc7647/" TargetMode="External"/><Relationship Id="rId104" Type="http://schemas.openxmlformats.org/officeDocument/2006/relationships/hyperlink" Target="https://www.rfc-editor.org/rfc/rfc3863" TargetMode="External"/><Relationship Id="rId120" Type="http://schemas.openxmlformats.org/officeDocument/2006/relationships/hyperlink" Target="https://www.nena.org/page/standards" TargetMode="External"/><Relationship Id="rId125" Type="http://schemas.openxmlformats.org/officeDocument/2006/relationships/hyperlink" Target="https://www.rfc-editor.org/rfc/rfc3261.html" TargetMode="External"/><Relationship Id="rId7" Type="http://schemas.openxmlformats.org/officeDocument/2006/relationships/settings" Target="settings.xml"/><Relationship Id="rId71" Type="http://schemas.openxmlformats.org/officeDocument/2006/relationships/hyperlink" Target="https://www.rfc-editor.org/rfc/rfc8225" TargetMode="External"/><Relationship Id="rId92" Type="http://schemas.openxmlformats.org/officeDocument/2006/relationships/hyperlink" Target="https://www.rfc-editor.org/rfc/rfc3966" TargetMode="External"/><Relationship Id="rId2" Type="http://schemas.openxmlformats.org/officeDocument/2006/relationships/customXml" Target="../customXml/item2.xml"/><Relationship Id="rId29" Type="http://schemas.openxmlformats.org/officeDocument/2006/relationships/hyperlink" Target="https://www.itu.int/en/ITU-T/Pages/default.aspx" TargetMode="External"/><Relationship Id="rId24" Type="http://schemas.openxmlformats.org/officeDocument/2006/relationships/footer" Target="footer2.xml"/><Relationship Id="rId40" Type="http://schemas.openxmlformats.org/officeDocument/2006/relationships/hyperlink" Target="https://kb.nena.org/wiki/Category:Glossary" TargetMode="External"/><Relationship Id="rId45" Type="http://schemas.openxmlformats.org/officeDocument/2006/relationships/hyperlink" Target="https://kb.nena.org/wiki/Main_Page" TargetMode="External"/><Relationship Id="rId66" Type="http://schemas.openxmlformats.org/officeDocument/2006/relationships/hyperlink" Target="https://datatracker.ietf.org/doc/html/rfc3711" TargetMode="External"/><Relationship Id="rId87" Type="http://schemas.openxmlformats.org/officeDocument/2006/relationships/hyperlink" Target="https://www.rfc-editor.org/rfc/rfc6716" TargetMode="External"/><Relationship Id="rId110" Type="http://schemas.openxmlformats.org/officeDocument/2006/relationships/hyperlink" Target="https://www.rfc-editor.org/rfc/rfc7459" TargetMode="External"/><Relationship Id="rId115" Type="http://schemas.openxmlformats.org/officeDocument/2006/relationships/hyperlink" Target="https://www.rfc-editor.org/rfc/rfc7826" TargetMode="External"/><Relationship Id="rId131" Type="http://schemas.openxmlformats.org/officeDocument/2006/relationships/hyperlink" Target="https://ng911ioc.org/" TargetMode="External"/><Relationship Id="rId136" Type="http://schemas.openxmlformats.org/officeDocument/2006/relationships/footer" Target="footer4.xml"/><Relationship Id="rId61" Type="http://schemas.openxmlformats.org/officeDocument/2006/relationships/hyperlink" Target="https://www.nena.org/page/standards" TargetMode="External"/><Relationship Id="rId82" Type="http://schemas.openxmlformats.org/officeDocument/2006/relationships/hyperlink" Target="https://datatracker.ietf.org/doc/rfc5363/" TargetMode="External"/><Relationship Id="rId19" Type="http://schemas.openxmlformats.org/officeDocument/2006/relationships/hyperlink" Target="mailto:crm@nena.org" TargetMode="External"/><Relationship Id="rId14" Type="http://schemas.microsoft.com/office/2018/08/relationships/commentsExtensible" Target="commentsExtensible.xml"/><Relationship Id="rId30" Type="http://schemas.openxmlformats.org/officeDocument/2006/relationships/hyperlink" Target="about:blank" TargetMode="External"/><Relationship Id="rId35" Type="http://schemas.openxmlformats.org/officeDocument/2006/relationships/hyperlink" Target="https://www.nena.org/page/standards" TargetMode="External"/><Relationship Id="rId56" Type="http://schemas.openxmlformats.org/officeDocument/2006/relationships/hyperlink" Target="mailto:crm@nena.org" TargetMode="External"/><Relationship Id="rId77" Type="http://schemas.openxmlformats.org/officeDocument/2006/relationships/hyperlink" Target="https://www.rfc-editor.org/rfc/rfc6849.html" TargetMode="External"/><Relationship Id="rId100" Type="http://schemas.openxmlformats.org/officeDocument/2006/relationships/hyperlink" Target="https://www.rfc-editor.org/info/rfc4480" TargetMode="External"/><Relationship Id="rId105" Type="http://schemas.openxmlformats.org/officeDocument/2006/relationships/hyperlink" Target="https://www.rfc-editor.org/rfc/rfc4662.html" TargetMode="External"/><Relationship Id="rId126" Type="http://schemas.openxmlformats.org/officeDocument/2006/relationships/hyperlink" Target="https://www.rfc-editor.org/rfc/rfc3986" TargetMode="External"/><Relationship Id="rId8" Type="http://schemas.openxmlformats.org/officeDocument/2006/relationships/webSettings" Target="webSettings.xml"/><Relationship Id="rId51" Type="http://schemas.openxmlformats.org/officeDocument/2006/relationships/hyperlink" Target="https://datatracker.ietf.org/doc/html/rfc8174" TargetMode="External"/><Relationship Id="rId72" Type="http://schemas.openxmlformats.org/officeDocument/2006/relationships/hyperlink" Target="https://www.nena.org/page/standards" TargetMode="External"/><Relationship Id="rId93" Type="http://schemas.openxmlformats.org/officeDocument/2006/relationships/hyperlink" Target="https://www.rfc-editor.org/rfc/rfc7090" TargetMode="External"/><Relationship Id="rId98" Type="http://schemas.openxmlformats.org/officeDocument/2006/relationships/hyperlink" Target="https://www.rfc-editor.org/rfc/rfc7866" TargetMode="External"/><Relationship Id="rId121" Type="http://schemas.openxmlformats.org/officeDocument/2006/relationships/hyperlink" Target="https://www.rfc-editor.org/rfc/rfc8126" TargetMode="External"/><Relationship Id="rId3" Type="http://schemas.openxmlformats.org/officeDocument/2006/relationships/customXml" Target="../customXml/item3.xml"/><Relationship Id="rId25" Type="http://schemas.openxmlformats.org/officeDocument/2006/relationships/header" Target="header3.xml"/><Relationship Id="rId46" Type="http://schemas.openxmlformats.org/officeDocument/2006/relationships/hyperlink" Target="https://kb.nena.org/wiki/Main_Page" TargetMode="External"/><Relationship Id="rId67" Type="http://schemas.openxmlformats.org/officeDocument/2006/relationships/hyperlink" Target="https://docs.oasis-open.org/xacml/3.0/xacml-3.0-core-spec-os-en.html" TargetMode="External"/><Relationship Id="rId116" Type="http://schemas.openxmlformats.org/officeDocument/2006/relationships/hyperlink" Target="https://www.rfc-editor.org/rfc/rfc2326" TargetMode="External"/><Relationship Id="rId137" Type="http://schemas.openxmlformats.org/officeDocument/2006/relationships/fontTable" Target="fontTable.xml"/><Relationship Id="rId20" Type="http://schemas.openxmlformats.org/officeDocument/2006/relationships/hyperlink" Target="mailto:" TargetMode="External"/><Relationship Id="rId41" Type="http://schemas.openxmlformats.org/officeDocument/2006/relationships/hyperlink" Target="https://kb.nena.org/wiki/Main_Page" TargetMode="External"/><Relationship Id="rId62" Type="http://schemas.openxmlformats.org/officeDocument/2006/relationships/hyperlink" Target="https://www.nena.org/page/standards" TargetMode="External"/><Relationship Id="rId83" Type="http://schemas.openxmlformats.org/officeDocument/2006/relationships/hyperlink" Target="https://www.rfc-editor.org/rfc/rfc5366" TargetMode="External"/><Relationship Id="rId88" Type="http://schemas.openxmlformats.org/officeDocument/2006/relationships/hyperlink" Target="https://www.itu.int/rec/T-REC-G.729-200605-S!AnnJ/en" TargetMode="External"/><Relationship Id="rId111" Type="http://schemas.openxmlformats.org/officeDocument/2006/relationships/hyperlink" Target="https://datatracker.ietf.org/doc/html/rfc3903" TargetMode="External"/><Relationship Id="rId132" Type="http://schemas.openxmlformats.org/officeDocument/2006/relationships/hyperlink" Target="https://www.oasis-open.org/standard/xacmlv2-0/" TargetMode="External"/><Relationship Id="rId15" Type="http://schemas.openxmlformats.org/officeDocument/2006/relationships/hyperlink" Target="https://www.nena.org" TargetMode="External"/><Relationship Id="rId36" Type="http://schemas.openxmlformats.org/officeDocument/2006/relationships/hyperlink" Target="http://technet.nena.org/nrs/registry/_registries.xml" TargetMode="External"/><Relationship Id="rId57" Type="http://schemas.openxmlformats.org/officeDocument/2006/relationships/hyperlink" Target="https://www.nena.org/page/standards" TargetMode="External"/><Relationship Id="rId106" Type="http://schemas.openxmlformats.org/officeDocument/2006/relationships/hyperlink" Target="https://www.rfc-editor.org/rfc/rfc4661.html" TargetMode="External"/><Relationship Id="rId127" Type="http://schemas.openxmlformats.org/officeDocument/2006/relationships/hyperlink" Target="https://www.rfc-editor.org/rfc/rfc2141" TargetMode="External"/><Relationship Id="rId10" Type="http://schemas.openxmlformats.org/officeDocument/2006/relationships/endnotes" Target="endnotes.xml"/><Relationship Id="rId31" Type="http://schemas.openxmlformats.org/officeDocument/2006/relationships/hyperlink" Target="about:blank" TargetMode="External"/><Relationship Id="rId52" Type="http://schemas.openxmlformats.org/officeDocument/2006/relationships/hyperlink" Target="https://www.nena.org/page/standards" TargetMode="External"/><Relationship Id="rId73" Type="http://schemas.openxmlformats.org/officeDocument/2006/relationships/hyperlink" Target="https://www.rfc-editor.org/rfc/rfc2782" TargetMode="External"/><Relationship Id="rId78" Type="http://schemas.openxmlformats.org/officeDocument/2006/relationships/hyperlink" Target="https://www.rfc-editor.org/rfc/rfc6753" TargetMode="External"/><Relationship Id="rId94" Type="http://schemas.openxmlformats.org/officeDocument/2006/relationships/hyperlink" Target="https://datatracker.ietf.org/doc/rfc8255/" TargetMode="External"/><Relationship Id="rId99" Type="http://schemas.openxmlformats.org/officeDocument/2006/relationships/hyperlink" Target="https://www.rfc-editor.org/rfc/rfc4240" TargetMode="External"/><Relationship Id="rId101" Type="http://schemas.openxmlformats.org/officeDocument/2006/relationships/hyperlink" Target="https://www.rfc-editor.org/info/rfc4482" TargetMode="External"/><Relationship Id="rId122" Type="http://schemas.openxmlformats.org/officeDocument/2006/relationships/hyperlink" Target="https://www.rfc-editor.org/rfc/rfc5321.html"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footer" Target="footer3.xml"/><Relationship Id="rId47" Type="http://schemas.openxmlformats.org/officeDocument/2006/relationships/hyperlink" Target="https://kb.nena.org/wiki/Main_Page" TargetMode="External"/><Relationship Id="rId68" Type="http://schemas.openxmlformats.org/officeDocument/2006/relationships/hyperlink" Target="https://www.rfc-editor.org/rfc/rfc6446" TargetMode="External"/><Relationship Id="rId89" Type="http://schemas.openxmlformats.org/officeDocument/2006/relationships/hyperlink" Target="https://www.rfc-editor.org/rfc/rfc9071.html" TargetMode="External"/><Relationship Id="rId112" Type="http://schemas.openxmlformats.org/officeDocument/2006/relationships/hyperlink" Target="https://www.w3.org/TR/voicexml20/" TargetMode="External"/><Relationship Id="rId133" Type="http://schemas.openxmlformats.org/officeDocument/2006/relationships/image" Target="media/image8.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C7161F6B264628B50C735B52CC5806"/>
        <w:category>
          <w:name w:val="General"/>
          <w:gallery w:val="placeholder"/>
        </w:category>
        <w:types>
          <w:type w:val="bbPlcHdr"/>
        </w:types>
        <w:behaviors>
          <w:behavior w:val="content"/>
        </w:behaviors>
        <w:guid w:val="{1BCEFA8A-50A5-454B-BAD8-0084362B8C02}"/>
      </w:docPartPr>
      <w:docPartBody>
        <w:p w:rsidR="00E03D91" w:rsidRDefault="008B3EFC" w:rsidP="008B3EFC">
          <w:pPr>
            <w:pStyle w:val="7AC7161F6B264628B50C735B52CC5806"/>
          </w:pPr>
          <w:r w:rsidRPr="001E61EF">
            <w:rPr>
              <w:rFonts w:ascii="Tahoma" w:hAnsi="Tahoma" w:cs="Tahoma"/>
            </w:rPr>
            <w:t>Select</w:t>
          </w:r>
        </w:p>
      </w:docPartBody>
    </w:docPart>
    <w:docPart>
      <w:docPartPr>
        <w:name w:val="4EED3DBDD583414393F84563A56430B0"/>
        <w:category>
          <w:name w:val="General"/>
          <w:gallery w:val="placeholder"/>
        </w:category>
        <w:types>
          <w:type w:val="bbPlcHdr"/>
        </w:types>
        <w:behaviors>
          <w:behavior w:val="content"/>
        </w:behaviors>
        <w:guid w:val="{7E7A4CC1-8207-40D4-BB82-060353C23A91}"/>
      </w:docPartPr>
      <w:docPartBody>
        <w:p w:rsidR="00E03D91" w:rsidRDefault="008B3EFC" w:rsidP="008B3EFC">
          <w:pPr>
            <w:pStyle w:val="4EED3DBDD583414393F84563A56430B0"/>
          </w:pPr>
          <w:r w:rsidRPr="001E61EF">
            <w:rPr>
              <w:rFonts w:ascii="Tahoma" w:hAnsi="Tahoma" w:cs="Tahoma"/>
            </w:rPr>
            <w:t>Select</w:t>
          </w:r>
        </w:p>
      </w:docPartBody>
    </w:docPart>
    <w:docPart>
      <w:docPartPr>
        <w:name w:val="8609E7F5D5E24A4F967724DFF001B4BC"/>
        <w:category>
          <w:name w:val="General"/>
          <w:gallery w:val="placeholder"/>
        </w:category>
        <w:types>
          <w:type w:val="bbPlcHdr"/>
        </w:types>
        <w:behaviors>
          <w:behavior w:val="content"/>
        </w:behaviors>
        <w:guid w:val="{5094182F-495A-4C1D-8377-698D41E9ABEB}"/>
      </w:docPartPr>
      <w:docPartBody>
        <w:p w:rsidR="00E03D91" w:rsidRDefault="008B3EFC" w:rsidP="008B3EFC">
          <w:pPr>
            <w:pStyle w:val="8609E7F5D5E24A4F967724DFF001B4BC"/>
          </w:pPr>
          <w:r w:rsidRPr="001E61EF">
            <w:rPr>
              <w:rFonts w:ascii="Tahoma" w:hAnsi="Tahoma" w:cs="Tahoma"/>
            </w:rPr>
            <w:t>Select</w:t>
          </w:r>
        </w:p>
      </w:docPartBody>
    </w:docPart>
    <w:docPart>
      <w:docPartPr>
        <w:name w:val="B3B9864DF777434EB72B1F67ACA36EF2"/>
        <w:category>
          <w:name w:val="General"/>
          <w:gallery w:val="placeholder"/>
        </w:category>
        <w:types>
          <w:type w:val="bbPlcHdr"/>
        </w:types>
        <w:behaviors>
          <w:behavior w:val="content"/>
        </w:behaviors>
        <w:guid w:val="{F71BD7E5-C527-495D-BC24-BFAE8E63A593}"/>
      </w:docPartPr>
      <w:docPartBody>
        <w:p w:rsidR="00E03D91" w:rsidRDefault="008B3EFC" w:rsidP="008B3EFC">
          <w:pPr>
            <w:pStyle w:val="B3B9864DF777434EB72B1F67ACA36EF2"/>
          </w:pPr>
          <w:r w:rsidRPr="001E61EF">
            <w:rPr>
              <w:rFonts w:ascii="Tahoma" w:hAnsi="Tahoma" w:cs="Tahoma"/>
            </w:rPr>
            <w:t>Select</w:t>
          </w:r>
        </w:p>
      </w:docPartBody>
    </w:docPart>
    <w:docPart>
      <w:docPartPr>
        <w:name w:val="7E7AEF6C1A2041D284AEED7E1F141E00"/>
        <w:category>
          <w:name w:val="General"/>
          <w:gallery w:val="placeholder"/>
        </w:category>
        <w:types>
          <w:type w:val="bbPlcHdr"/>
        </w:types>
        <w:behaviors>
          <w:behavior w:val="content"/>
        </w:behaviors>
        <w:guid w:val="{A011EF0C-8445-4419-87B6-A7E7A4E7AB00}"/>
      </w:docPartPr>
      <w:docPartBody>
        <w:p w:rsidR="00E03D91" w:rsidRDefault="008B3EFC" w:rsidP="008B3EFC">
          <w:pPr>
            <w:pStyle w:val="7E7AEF6C1A2041D284AEED7E1F141E00"/>
          </w:pPr>
          <w:r w:rsidRPr="001E61EF">
            <w:rPr>
              <w:rFonts w:ascii="Tahoma" w:hAnsi="Tahoma" w:cs="Tahoma"/>
            </w:rPr>
            <w:t>Select</w:t>
          </w:r>
        </w:p>
      </w:docPartBody>
    </w:docPart>
    <w:docPart>
      <w:docPartPr>
        <w:name w:val="165D1E090B544C5F8690EC5F006AEB72"/>
        <w:category>
          <w:name w:val="General"/>
          <w:gallery w:val="placeholder"/>
        </w:category>
        <w:types>
          <w:type w:val="bbPlcHdr"/>
        </w:types>
        <w:behaviors>
          <w:behavior w:val="content"/>
        </w:behaviors>
        <w:guid w:val="{251CD434-3B34-478F-8ED6-F51D3A59361A}"/>
      </w:docPartPr>
      <w:docPartBody>
        <w:p w:rsidR="00E03D91" w:rsidRDefault="008B3EFC" w:rsidP="008B3EFC">
          <w:pPr>
            <w:pStyle w:val="165D1E090B544C5F8690EC5F006AEB72"/>
          </w:pPr>
          <w:r w:rsidRPr="001E61EF">
            <w:rPr>
              <w:rFonts w:ascii="Tahoma" w:hAnsi="Tahoma" w:cs="Tahoma"/>
            </w:rPr>
            <w:t>Select</w:t>
          </w:r>
        </w:p>
      </w:docPartBody>
    </w:docPart>
    <w:docPart>
      <w:docPartPr>
        <w:name w:val="478E076BA97C41EBB8A96CC57911309C"/>
        <w:category>
          <w:name w:val="General"/>
          <w:gallery w:val="placeholder"/>
        </w:category>
        <w:types>
          <w:type w:val="bbPlcHdr"/>
        </w:types>
        <w:behaviors>
          <w:behavior w:val="content"/>
        </w:behaviors>
        <w:guid w:val="{0E7DCA3F-5671-41DE-9BD7-68AFC5315FDF}"/>
      </w:docPartPr>
      <w:docPartBody>
        <w:p w:rsidR="00E03D91" w:rsidRDefault="008B3EFC" w:rsidP="008B3EFC">
          <w:pPr>
            <w:pStyle w:val="478E076BA97C41EBB8A96CC57911309C"/>
          </w:pPr>
          <w:r w:rsidRPr="001E61EF">
            <w:rPr>
              <w:rFonts w:ascii="Tahoma" w:hAnsi="Tahoma" w:cs="Tahoma"/>
            </w:rPr>
            <w:t>Select</w:t>
          </w:r>
        </w:p>
      </w:docPartBody>
    </w:docPart>
    <w:docPart>
      <w:docPartPr>
        <w:name w:val="C4AE22B83CD246E087C05DA02352D460"/>
        <w:category>
          <w:name w:val="General"/>
          <w:gallery w:val="placeholder"/>
        </w:category>
        <w:types>
          <w:type w:val="bbPlcHdr"/>
        </w:types>
        <w:behaviors>
          <w:behavior w:val="content"/>
        </w:behaviors>
        <w:guid w:val="{9BA17568-FF6C-4FD0-90A0-59322F09A95E}"/>
      </w:docPartPr>
      <w:docPartBody>
        <w:p w:rsidR="00E03D91" w:rsidRDefault="008B3EFC" w:rsidP="008B3EFC">
          <w:pPr>
            <w:pStyle w:val="C4AE22B83CD246E087C05DA02352D460"/>
          </w:pPr>
          <w:r w:rsidRPr="001E61EF">
            <w:rPr>
              <w:rFonts w:ascii="Tahoma" w:hAnsi="Tahoma" w:cs="Tahoma"/>
            </w:rPr>
            <w:t>Select</w:t>
          </w:r>
        </w:p>
      </w:docPartBody>
    </w:docPart>
    <w:docPart>
      <w:docPartPr>
        <w:name w:val="27009F145A4E476DB58EF2935735DAFF"/>
        <w:category>
          <w:name w:val="General"/>
          <w:gallery w:val="placeholder"/>
        </w:category>
        <w:types>
          <w:type w:val="bbPlcHdr"/>
        </w:types>
        <w:behaviors>
          <w:behavior w:val="content"/>
        </w:behaviors>
        <w:guid w:val="{23593A8C-0D60-4BAD-9956-ABA8DD0925A9}"/>
      </w:docPartPr>
      <w:docPartBody>
        <w:p w:rsidR="00E03D91" w:rsidRDefault="008B3EFC" w:rsidP="008B3EFC">
          <w:pPr>
            <w:pStyle w:val="27009F145A4E476DB58EF2935735DAFF"/>
          </w:pPr>
          <w:r w:rsidRPr="001E61EF">
            <w:rPr>
              <w:rFonts w:ascii="Tahoma" w:hAnsi="Tahoma" w:cs="Tahoma"/>
            </w:rPr>
            <w:t>Select</w:t>
          </w:r>
        </w:p>
      </w:docPartBody>
    </w:docPart>
    <w:docPart>
      <w:docPartPr>
        <w:name w:val="C3EB925AB4F54079B38A9CFC73796084"/>
        <w:category>
          <w:name w:val="General"/>
          <w:gallery w:val="placeholder"/>
        </w:category>
        <w:types>
          <w:type w:val="bbPlcHdr"/>
        </w:types>
        <w:behaviors>
          <w:behavior w:val="content"/>
        </w:behaviors>
        <w:guid w:val="{958E3FF5-81BC-43F8-A9B8-F736DAF42103}"/>
      </w:docPartPr>
      <w:docPartBody>
        <w:p w:rsidR="00E03D91" w:rsidRDefault="008B3EFC" w:rsidP="008B3EFC">
          <w:pPr>
            <w:pStyle w:val="C3EB925AB4F54079B38A9CFC73796084"/>
          </w:pPr>
          <w:r w:rsidRPr="001E61EF">
            <w:rPr>
              <w:rFonts w:ascii="Tahoma" w:hAnsi="Tahoma" w:cs="Tahoma"/>
            </w:rPr>
            <w:t>Select</w:t>
          </w:r>
        </w:p>
      </w:docPartBody>
    </w:docPart>
    <w:docPart>
      <w:docPartPr>
        <w:name w:val="48813F7015CC47C8BEFA69DC059CB8D8"/>
        <w:category>
          <w:name w:val="General"/>
          <w:gallery w:val="placeholder"/>
        </w:category>
        <w:types>
          <w:type w:val="bbPlcHdr"/>
        </w:types>
        <w:behaviors>
          <w:behavior w:val="content"/>
        </w:behaviors>
        <w:guid w:val="{103143C3-9401-407E-A8E4-624010B9FDCB}"/>
      </w:docPartPr>
      <w:docPartBody>
        <w:p w:rsidR="00E03D91" w:rsidRDefault="008B3EFC" w:rsidP="008B3EFC">
          <w:pPr>
            <w:pStyle w:val="48813F7015CC47C8BEFA69DC059CB8D8"/>
          </w:pPr>
          <w:r w:rsidRPr="001E61EF">
            <w:rPr>
              <w:rFonts w:ascii="Tahoma" w:hAnsi="Tahoma" w:cs="Tahoma"/>
            </w:rPr>
            <w:t>Select</w:t>
          </w:r>
        </w:p>
      </w:docPartBody>
    </w:docPart>
    <w:docPart>
      <w:docPartPr>
        <w:name w:val="F2CD5FC6A7C943C583E8609AB4A2B741"/>
        <w:category>
          <w:name w:val="General"/>
          <w:gallery w:val="placeholder"/>
        </w:category>
        <w:types>
          <w:type w:val="bbPlcHdr"/>
        </w:types>
        <w:behaviors>
          <w:behavior w:val="content"/>
        </w:behaviors>
        <w:guid w:val="{1B194B69-EB9E-49FF-91D0-6B7EE0ED7355}"/>
      </w:docPartPr>
      <w:docPartBody>
        <w:p w:rsidR="00E03D91" w:rsidRDefault="008B3EFC" w:rsidP="008B3EFC">
          <w:pPr>
            <w:pStyle w:val="F2CD5FC6A7C943C583E8609AB4A2B741"/>
          </w:pPr>
          <w:r w:rsidRPr="001E61EF">
            <w:rPr>
              <w:rFonts w:ascii="Tahoma" w:hAnsi="Tahoma" w:cs="Tahoma"/>
            </w:rPr>
            <w:t>Select</w:t>
          </w:r>
        </w:p>
      </w:docPartBody>
    </w:docPart>
    <w:docPart>
      <w:docPartPr>
        <w:name w:val="5D3C775ABEAC439D988CFE5B6CBC9240"/>
        <w:category>
          <w:name w:val="General"/>
          <w:gallery w:val="placeholder"/>
        </w:category>
        <w:types>
          <w:type w:val="bbPlcHdr"/>
        </w:types>
        <w:behaviors>
          <w:behavior w:val="content"/>
        </w:behaviors>
        <w:guid w:val="{BA18BBDE-993E-4BF9-8F7C-6C1F66FF734E}"/>
      </w:docPartPr>
      <w:docPartBody>
        <w:p w:rsidR="00E03D91" w:rsidRDefault="008B3EFC" w:rsidP="008B3EFC">
          <w:pPr>
            <w:pStyle w:val="5D3C775ABEAC439D988CFE5B6CBC9240"/>
          </w:pPr>
          <w:r w:rsidRPr="001E61EF">
            <w:rPr>
              <w:rFonts w:ascii="Tahoma" w:hAnsi="Tahoma" w:cs="Tahoma"/>
            </w:rPr>
            <w:t>Select</w:t>
          </w:r>
        </w:p>
      </w:docPartBody>
    </w:docPart>
    <w:docPart>
      <w:docPartPr>
        <w:name w:val="564C2DA522444BC5B0813EB6D84CFDD0"/>
        <w:category>
          <w:name w:val="General"/>
          <w:gallery w:val="placeholder"/>
        </w:category>
        <w:types>
          <w:type w:val="bbPlcHdr"/>
        </w:types>
        <w:behaviors>
          <w:behavior w:val="content"/>
        </w:behaviors>
        <w:guid w:val="{204889CF-5672-4522-A751-4D1850E123EF}"/>
      </w:docPartPr>
      <w:docPartBody>
        <w:p w:rsidR="00E03D91" w:rsidRDefault="008B3EFC" w:rsidP="008B3EFC">
          <w:pPr>
            <w:pStyle w:val="564C2DA522444BC5B0813EB6D84CFDD0"/>
          </w:pPr>
          <w:r w:rsidRPr="001E61EF">
            <w:rPr>
              <w:rFonts w:ascii="Tahoma" w:hAnsi="Tahoma" w:cs="Tahoma"/>
            </w:rPr>
            <w:t>Select</w:t>
          </w:r>
        </w:p>
      </w:docPartBody>
    </w:docPart>
    <w:docPart>
      <w:docPartPr>
        <w:name w:val="E6EF308DC70E41DEA8E414D15CC9F0AF"/>
        <w:category>
          <w:name w:val="General"/>
          <w:gallery w:val="placeholder"/>
        </w:category>
        <w:types>
          <w:type w:val="bbPlcHdr"/>
        </w:types>
        <w:behaviors>
          <w:behavior w:val="content"/>
        </w:behaviors>
        <w:guid w:val="{4BAF6D7C-19E8-4974-9886-49FE6BC624EA}"/>
      </w:docPartPr>
      <w:docPartBody>
        <w:p w:rsidR="00E03D91" w:rsidRDefault="008B3EFC" w:rsidP="008B3EFC">
          <w:pPr>
            <w:pStyle w:val="E6EF308DC70E41DEA8E414D15CC9F0AF"/>
          </w:pPr>
          <w:r w:rsidRPr="001E61EF">
            <w:rPr>
              <w:rFonts w:ascii="Tahoma" w:hAnsi="Tahoma" w:cs="Tahoma"/>
            </w:rPr>
            <w:t>Select</w:t>
          </w:r>
        </w:p>
      </w:docPartBody>
    </w:docPart>
    <w:docPart>
      <w:docPartPr>
        <w:name w:val="A7FD56F268974A0BB6A52DB6B47004DF"/>
        <w:category>
          <w:name w:val="General"/>
          <w:gallery w:val="placeholder"/>
        </w:category>
        <w:types>
          <w:type w:val="bbPlcHdr"/>
        </w:types>
        <w:behaviors>
          <w:behavior w:val="content"/>
        </w:behaviors>
        <w:guid w:val="{1A4C6E62-105F-4041-9029-48FF6BCF8E16}"/>
      </w:docPartPr>
      <w:docPartBody>
        <w:p w:rsidR="00E03D91" w:rsidRDefault="008B3EFC" w:rsidP="008B3EFC">
          <w:pPr>
            <w:pStyle w:val="A7FD56F268974A0BB6A52DB6B47004DF"/>
          </w:pPr>
          <w:r w:rsidRPr="001E61EF">
            <w:rPr>
              <w:rFonts w:ascii="Tahoma" w:hAnsi="Tahoma" w:cs="Tahoma"/>
            </w:rPr>
            <w:t>Select</w:t>
          </w:r>
        </w:p>
      </w:docPartBody>
    </w:docPart>
    <w:docPart>
      <w:docPartPr>
        <w:name w:val="2182F3D3762543339E17415916F51875"/>
        <w:category>
          <w:name w:val="General"/>
          <w:gallery w:val="placeholder"/>
        </w:category>
        <w:types>
          <w:type w:val="bbPlcHdr"/>
        </w:types>
        <w:behaviors>
          <w:behavior w:val="content"/>
        </w:behaviors>
        <w:guid w:val="{ED0BCB49-1A71-414A-A177-5C4C3D9DEFEF}"/>
      </w:docPartPr>
      <w:docPartBody>
        <w:p w:rsidR="00E03D91" w:rsidRDefault="008B3EFC" w:rsidP="008B3EFC">
          <w:pPr>
            <w:pStyle w:val="2182F3D3762543339E17415916F51875"/>
          </w:pPr>
          <w:r w:rsidRPr="001E61EF">
            <w:rPr>
              <w:rFonts w:ascii="Tahoma" w:hAnsi="Tahoma" w:cs="Tahoma"/>
            </w:rPr>
            <w:t>Select</w:t>
          </w:r>
        </w:p>
      </w:docPartBody>
    </w:docPart>
    <w:docPart>
      <w:docPartPr>
        <w:name w:val="63691757372E4B13B7CE4245E30BC9BA"/>
        <w:category>
          <w:name w:val="General"/>
          <w:gallery w:val="placeholder"/>
        </w:category>
        <w:types>
          <w:type w:val="bbPlcHdr"/>
        </w:types>
        <w:behaviors>
          <w:behavior w:val="content"/>
        </w:behaviors>
        <w:guid w:val="{D136F274-183C-4B42-86D7-C368BB6E24CA}"/>
      </w:docPartPr>
      <w:docPartBody>
        <w:p w:rsidR="00E03D91" w:rsidRDefault="008B3EFC" w:rsidP="008B3EFC">
          <w:pPr>
            <w:pStyle w:val="63691757372E4B13B7CE4245E30BC9BA"/>
          </w:pPr>
          <w:r w:rsidRPr="001E61EF">
            <w:rPr>
              <w:rFonts w:ascii="Tahoma" w:hAnsi="Tahoma" w:cs="Tahoma"/>
            </w:rPr>
            <w:t>Select</w:t>
          </w:r>
        </w:p>
      </w:docPartBody>
    </w:docPart>
    <w:docPart>
      <w:docPartPr>
        <w:name w:val="356804408A054FC19B1DA51E42F08675"/>
        <w:category>
          <w:name w:val="General"/>
          <w:gallery w:val="placeholder"/>
        </w:category>
        <w:types>
          <w:type w:val="bbPlcHdr"/>
        </w:types>
        <w:behaviors>
          <w:behavior w:val="content"/>
        </w:behaviors>
        <w:guid w:val="{05CC4657-214B-4934-8D28-E24E95329AA7}"/>
      </w:docPartPr>
      <w:docPartBody>
        <w:p w:rsidR="00E03D91" w:rsidRDefault="008B3EFC" w:rsidP="008B3EFC">
          <w:pPr>
            <w:pStyle w:val="356804408A054FC19B1DA51E42F08675"/>
          </w:pPr>
          <w:r w:rsidRPr="001E61EF">
            <w:rPr>
              <w:rFonts w:ascii="Tahoma" w:hAnsi="Tahoma" w:cs="Tahoma"/>
            </w:rPr>
            <w:t>Select</w:t>
          </w:r>
        </w:p>
      </w:docPartBody>
    </w:docPart>
    <w:docPart>
      <w:docPartPr>
        <w:name w:val="11621C5813454D00ADCA9990FC97EF41"/>
        <w:category>
          <w:name w:val="General"/>
          <w:gallery w:val="placeholder"/>
        </w:category>
        <w:types>
          <w:type w:val="bbPlcHdr"/>
        </w:types>
        <w:behaviors>
          <w:behavior w:val="content"/>
        </w:behaviors>
        <w:guid w:val="{E9787E4D-F409-4EB4-A9A4-49D6DFAF47CD}"/>
      </w:docPartPr>
      <w:docPartBody>
        <w:p w:rsidR="00E03D91" w:rsidRDefault="008B3EFC" w:rsidP="008B3EFC">
          <w:pPr>
            <w:pStyle w:val="11621C5813454D00ADCA9990FC97EF41"/>
          </w:pPr>
          <w:r w:rsidRPr="001E61EF">
            <w:rPr>
              <w:rFonts w:ascii="Tahoma" w:hAnsi="Tahoma" w:cs="Tahoma"/>
            </w:rPr>
            <w:t>Select</w:t>
          </w:r>
        </w:p>
      </w:docPartBody>
    </w:docPart>
    <w:docPart>
      <w:docPartPr>
        <w:name w:val="756812177AE74630B4481473806C06FA"/>
        <w:category>
          <w:name w:val="General"/>
          <w:gallery w:val="placeholder"/>
        </w:category>
        <w:types>
          <w:type w:val="bbPlcHdr"/>
        </w:types>
        <w:behaviors>
          <w:behavior w:val="content"/>
        </w:behaviors>
        <w:guid w:val="{8A3E753A-71E6-4DFE-A1B8-043D3A61123F}"/>
      </w:docPartPr>
      <w:docPartBody>
        <w:p w:rsidR="00E03D91" w:rsidRDefault="008B3EFC" w:rsidP="008B3EFC">
          <w:pPr>
            <w:pStyle w:val="756812177AE74630B4481473806C06FA"/>
          </w:pPr>
          <w:r w:rsidRPr="001E61EF">
            <w:rPr>
              <w:rFonts w:ascii="Tahoma" w:hAnsi="Tahoma" w:cs="Tahoma"/>
            </w:rPr>
            <w:t>Select</w:t>
          </w:r>
        </w:p>
      </w:docPartBody>
    </w:docPart>
    <w:docPart>
      <w:docPartPr>
        <w:name w:val="8485968998E64A08A95D059C2A92D47A"/>
        <w:category>
          <w:name w:val="General"/>
          <w:gallery w:val="placeholder"/>
        </w:category>
        <w:types>
          <w:type w:val="bbPlcHdr"/>
        </w:types>
        <w:behaviors>
          <w:behavior w:val="content"/>
        </w:behaviors>
        <w:guid w:val="{597B23FC-B232-407D-9379-025A616E9AB2}"/>
      </w:docPartPr>
      <w:docPartBody>
        <w:p w:rsidR="00E03D91" w:rsidRDefault="008B3EFC" w:rsidP="008B3EFC">
          <w:pPr>
            <w:pStyle w:val="8485968998E64A08A95D059C2A92D47A"/>
          </w:pPr>
          <w:r w:rsidRPr="001E61EF">
            <w:rPr>
              <w:rFonts w:ascii="Tahoma" w:hAnsi="Tahoma" w:cs="Tahoma"/>
            </w:rPr>
            <w:t>Select</w:t>
          </w:r>
        </w:p>
      </w:docPartBody>
    </w:docPart>
    <w:docPart>
      <w:docPartPr>
        <w:name w:val="E6FCCC21C06046AD927C47966CAF4B67"/>
        <w:category>
          <w:name w:val="General"/>
          <w:gallery w:val="placeholder"/>
        </w:category>
        <w:types>
          <w:type w:val="bbPlcHdr"/>
        </w:types>
        <w:behaviors>
          <w:behavior w:val="content"/>
        </w:behaviors>
        <w:guid w:val="{AD219452-DF24-4D73-8DA4-9E5D7C49942E}"/>
      </w:docPartPr>
      <w:docPartBody>
        <w:p w:rsidR="00E03D91" w:rsidRDefault="008B3EFC" w:rsidP="008B3EFC">
          <w:pPr>
            <w:pStyle w:val="E6FCCC21C06046AD927C47966CAF4B67"/>
          </w:pPr>
          <w:r w:rsidRPr="001E61EF">
            <w:rPr>
              <w:rFonts w:ascii="Tahoma" w:hAnsi="Tahoma" w:cs="Tahoma"/>
            </w:rPr>
            <w:t>Select</w:t>
          </w:r>
        </w:p>
      </w:docPartBody>
    </w:docPart>
    <w:docPart>
      <w:docPartPr>
        <w:name w:val="1C14DAC95B264FC68639703BED42C2B6"/>
        <w:category>
          <w:name w:val="General"/>
          <w:gallery w:val="placeholder"/>
        </w:category>
        <w:types>
          <w:type w:val="bbPlcHdr"/>
        </w:types>
        <w:behaviors>
          <w:behavior w:val="content"/>
        </w:behaviors>
        <w:guid w:val="{E693462C-D5EF-4CE3-9AEF-CA5DFABA20FC}"/>
      </w:docPartPr>
      <w:docPartBody>
        <w:p w:rsidR="00E03D91" w:rsidRDefault="008B3EFC" w:rsidP="008B3EFC">
          <w:pPr>
            <w:pStyle w:val="1C14DAC95B264FC68639703BED42C2B6"/>
          </w:pPr>
          <w:r w:rsidRPr="001E61EF">
            <w:rPr>
              <w:rFonts w:ascii="Tahoma" w:hAnsi="Tahoma" w:cs="Tahoma"/>
            </w:rPr>
            <w:t>Select</w:t>
          </w:r>
        </w:p>
      </w:docPartBody>
    </w:docPart>
    <w:docPart>
      <w:docPartPr>
        <w:name w:val="1AECB2B8D6D547BCBBEE9B03C14E1178"/>
        <w:category>
          <w:name w:val="General"/>
          <w:gallery w:val="placeholder"/>
        </w:category>
        <w:types>
          <w:type w:val="bbPlcHdr"/>
        </w:types>
        <w:behaviors>
          <w:behavior w:val="content"/>
        </w:behaviors>
        <w:guid w:val="{556E73CD-76C0-45CA-9FEA-FA9768723C12}"/>
      </w:docPartPr>
      <w:docPartBody>
        <w:p w:rsidR="00E03D91" w:rsidRDefault="008B3EFC" w:rsidP="008B3EFC">
          <w:pPr>
            <w:pStyle w:val="1AECB2B8D6D547BCBBEE9B03C14E1178"/>
          </w:pPr>
          <w:r w:rsidRPr="001E61EF">
            <w:rPr>
              <w:rFonts w:ascii="Tahoma" w:hAnsi="Tahoma" w:cs="Tahoma"/>
            </w:rPr>
            <w:t>Select</w:t>
          </w:r>
        </w:p>
      </w:docPartBody>
    </w:docPart>
    <w:docPart>
      <w:docPartPr>
        <w:name w:val="A22B704489C743F6BEFC36D0C58491BE"/>
        <w:category>
          <w:name w:val="General"/>
          <w:gallery w:val="placeholder"/>
        </w:category>
        <w:types>
          <w:type w:val="bbPlcHdr"/>
        </w:types>
        <w:behaviors>
          <w:behavior w:val="content"/>
        </w:behaviors>
        <w:guid w:val="{D75EC955-010C-454D-9BFA-A622996B2A95}"/>
      </w:docPartPr>
      <w:docPartBody>
        <w:p w:rsidR="00E03D91" w:rsidRDefault="008B3EFC" w:rsidP="008B3EFC">
          <w:pPr>
            <w:pStyle w:val="A22B704489C743F6BEFC36D0C58491BE"/>
          </w:pPr>
          <w:r w:rsidRPr="001E61EF">
            <w:rPr>
              <w:rFonts w:ascii="Tahoma" w:hAnsi="Tahoma" w:cs="Tahoma"/>
            </w:rPr>
            <w:t>Select</w:t>
          </w:r>
        </w:p>
      </w:docPartBody>
    </w:docPart>
    <w:docPart>
      <w:docPartPr>
        <w:name w:val="3811A378E2E741A9856C1D39D38D241F"/>
        <w:category>
          <w:name w:val="General"/>
          <w:gallery w:val="placeholder"/>
        </w:category>
        <w:types>
          <w:type w:val="bbPlcHdr"/>
        </w:types>
        <w:behaviors>
          <w:behavior w:val="content"/>
        </w:behaviors>
        <w:guid w:val="{CCE4C099-FCA5-403A-A40D-61EF42BA5FCF}"/>
      </w:docPartPr>
      <w:docPartBody>
        <w:p w:rsidR="00E03D91" w:rsidRDefault="008B3EFC" w:rsidP="008B3EFC">
          <w:pPr>
            <w:pStyle w:val="3811A378E2E741A9856C1D39D38D241F"/>
          </w:pPr>
          <w:r w:rsidRPr="001E61EF">
            <w:rPr>
              <w:rFonts w:ascii="Tahoma" w:hAnsi="Tahoma" w:cs="Tahoma"/>
            </w:rPr>
            <w:t>Select</w:t>
          </w:r>
        </w:p>
      </w:docPartBody>
    </w:docPart>
    <w:docPart>
      <w:docPartPr>
        <w:name w:val="5DF325B6350B442080F4A78E59F2EF41"/>
        <w:category>
          <w:name w:val="General"/>
          <w:gallery w:val="placeholder"/>
        </w:category>
        <w:types>
          <w:type w:val="bbPlcHdr"/>
        </w:types>
        <w:behaviors>
          <w:behavior w:val="content"/>
        </w:behaviors>
        <w:guid w:val="{C38F6C7D-3028-46DB-9C27-2CBCCFB9DD07}"/>
      </w:docPartPr>
      <w:docPartBody>
        <w:p w:rsidR="00E03D91" w:rsidRDefault="008B3EFC" w:rsidP="008B3EFC">
          <w:pPr>
            <w:pStyle w:val="5DF325B6350B442080F4A78E59F2EF41"/>
          </w:pPr>
          <w:r w:rsidRPr="001E61EF">
            <w:rPr>
              <w:rFonts w:ascii="Tahoma" w:hAnsi="Tahoma" w:cs="Tahoma"/>
            </w:rPr>
            <w:t>Select</w:t>
          </w:r>
        </w:p>
      </w:docPartBody>
    </w:docPart>
    <w:docPart>
      <w:docPartPr>
        <w:name w:val="EA59FB8528BA42AEBCC9A75991BCAA0A"/>
        <w:category>
          <w:name w:val="General"/>
          <w:gallery w:val="placeholder"/>
        </w:category>
        <w:types>
          <w:type w:val="bbPlcHdr"/>
        </w:types>
        <w:behaviors>
          <w:behavior w:val="content"/>
        </w:behaviors>
        <w:guid w:val="{3760F068-3F9D-4574-9CDC-C5899B4360DD}"/>
      </w:docPartPr>
      <w:docPartBody>
        <w:p w:rsidR="00E03D91" w:rsidRDefault="008B3EFC" w:rsidP="008B3EFC">
          <w:pPr>
            <w:pStyle w:val="EA59FB8528BA42AEBCC9A75991BCAA0A"/>
          </w:pPr>
          <w:r w:rsidRPr="001E61EF">
            <w:rPr>
              <w:rFonts w:ascii="Tahoma" w:hAnsi="Tahoma" w:cs="Tahoma"/>
            </w:rPr>
            <w:t>Select</w:t>
          </w:r>
        </w:p>
      </w:docPartBody>
    </w:docPart>
    <w:docPart>
      <w:docPartPr>
        <w:name w:val="B437CF61E58E4891A85B03882147C1A0"/>
        <w:category>
          <w:name w:val="General"/>
          <w:gallery w:val="placeholder"/>
        </w:category>
        <w:types>
          <w:type w:val="bbPlcHdr"/>
        </w:types>
        <w:behaviors>
          <w:behavior w:val="content"/>
        </w:behaviors>
        <w:guid w:val="{1E07F891-DE2B-4D0F-932F-6BFABD03665E}"/>
      </w:docPartPr>
      <w:docPartBody>
        <w:p w:rsidR="00E03D91" w:rsidRDefault="008B3EFC" w:rsidP="008B3EFC">
          <w:pPr>
            <w:pStyle w:val="B437CF61E58E4891A85B03882147C1A0"/>
          </w:pPr>
          <w:r w:rsidRPr="001E61EF">
            <w:rPr>
              <w:rFonts w:ascii="Tahoma" w:hAnsi="Tahoma" w:cs="Tahoma"/>
            </w:rPr>
            <w:t>Select</w:t>
          </w:r>
        </w:p>
      </w:docPartBody>
    </w:docPart>
    <w:docPart>
      <w:docPartPr>
        <w:name w:val="B0DEBD3C8F994CCDA11DC8236573584D"/>
        <w:category>
          <w:name w:val="General"/>
          <w:gallery w:val="placeholder"/>
        </w:category>
        <w:types>
          <w:type w:val="bbPlcHdr"/>
        </w:types>
        <w:behaviors>
          <w:behavior w:val="content"/>
        </w:behaviors>
        <w:guid w:val="{439DC3ED-B308-4D32-8C82-971764481262}"/>
      </w:docPartPr>
      <w:docPartBody>
        <w:p w:rsidR="00E03D91" w:rsidRDefault="008B3EFC" w:rsidP="008B3EFC">
          <w:pPr>
            <w:pStyle w:val="B0DEBD3C8F994CCDA11DC8236573584D"/>
          </w:pPr>
          <w:r w:rsidRPr="001E61EF">
            <w:rPr>
              <w:rFonts w:ascii="Tahoma" w:hAnsi="Tahoma" w:cs="Tahoma"/>
            </w:rPr>
            <w:t>Select</w:t>
          </w:r>
        </w:p>
      </w:docPartBody>
    </w:docPart>
    <w:docPart>
      <w:docPartPr>
        <w:name w:val="29EDEB80DB8B4D59BFD2424819949D06"/>
        <w:category>
          <w:name w:val="General"/>
          <w:gallery w:val="placeholder"/>
        </w:category>
        <w:types>
          <w:type w:val="bbPlcHdr"/>
        </w:types>
        <w:behaviors>
          <w:behavior w:val="content"/>
        </w:behaviors>
        <w:guid w:val="{5902C2BF-CA18-447E-B5DB-511A2993D50E}"/>
      </w:docPartPr>
      <w:docPartBody>
        <w:p w:rsidR="00E03D91" w:rsidRDefault="008B3EFC" w:rsidP="008B3EFC">
          <w:pPr>
            <w:pStyle w:val="29EDEB80DB8B4D59BFD2424819949D06"/>
          </w:pPr>
          <w:r w:rsidRPr="001E61EF">
            <w:rPr>
              <w:rFonts w:ascii="Tahoma" w:hAnsi="Tahoma" w:cs="Tahoma"/>
            </w:rPr>
            <w:t>Select</w:t>
          </w:r>
        </w:p>
      </w:docPartBody>
    </w:docPart>
    <w:docPart>
      <w:docPartPr>
        <w:name w:val="CD55C4B801FD4C3B83F73384B7E924E3"/>
        <w:category>
          <w:name w:val="General"/>
          <w:gallery w:val="placeholder"/>
        </w:category>
        <w:types>
          <w:type w:val="bbPlcHdr"/>
        </w:types>
        <w:behaviors>
          <w:behavior w:val="content"/>
        </w:behaviors>
        <w:guid w:val="{3B8FF068-9DCC-4DFA-A145-A0D5C7E1A293}"/>
      </w:docPartPr>
      <w:docPartBody>
        <w:p w:rsidR="00E03D91" w:rsidRDefault="008B3EFC" w:rsidP="008B3EFC">
          <w:pPr>
            <w:pStyle w:val="CD55C4B801FD4C3B83F73384B7E924E3"/>
          </w:pPr>
          <w:r w:rsidRPr="001E61EF">
            <w:rPr>
              <w:rFonts w:ascii="Tahoma" w:hAnsi="Tahoma" w:cs="Tahoma"/>
            </w:rPr>
            <w:t>Select</w:t>
          </w:r>
        </w:p>
      </w:docPartBody>
    </w:docPart>
    <w:docPart>
      <w:docPartPr>
        <w:name w:val="47BA29C3E62B4A34AEE8AD2F1C507563"/>
        <w:category>
          <w:name w:val="General"/>
          <w:gallery w:val="placeholder"/>
        </w:category>
        <w:types>
          <w:type w:val="bbPlcHdr"/>
        </w:types>
        <w:behaviors>
          <w:behavior w:val="content"/>
        </w:behaviors>
        <w:guid w:val="{625415D3-FB2E-4D2C-BC1C-791CBB1C7E9B}"/>
      </w:docPartPr>
      <w:docPartBody>
        <w:p w:rsidR="00E03D91" w:rsidRDefault="008B3EFC" w:rsidP="008B3EFC">
          <w:pPr>
            <w:pStyle w:val="47BA29C3E62B4A34AEE8AD2F1C507563"/>
          </w:pPr>
          <w:r w:rsidRPr="001E61EF">
            <w:rPr>
              <w:rFonts w:ascii="Tahoma" w:hAnsi="Tahoma" w:cs="Tahoma"/>
            </w:rPr>
            <w:t>Select</w:t>
          </w:r>
        </w:p>
      </w:docPartBody>
    </w:docPart>
    <w:docPart>
      <w:docPartPr>
        <w:name w:val="35B4B5B2D94C4B59BCC60F95A9C036BC"/>
        <w:category>
          <w:name w:val="General"/>
          <w:gallery w:val="placeholder"/>
        </w:category>
        <w:types>
          <w:type w:val="bbPlcHdr"/>
        </w:types>
        <w:behaviors>
          <w:behavior w:val="content"/>
        </w:behaviors>
        <w:guid w:val="{A93466D2-DDC5-4A23-9355-C6B222CC082D}"/>
      </w:docPartPr>
      <w:docPartBody>
        <w:p w:rsidR="00E03D91" w:rsidRDefault="008B3EFC" w:rsidP="008B3EFC">
          <w:pPr>
            <w:pStyle w:val="35B4B5B2D94C4B59BCC60F95A9C036BC"/>
          </w:pPr>
          <w:r w:rsidRPr="001E61EF">
            <w:rPr>
              <w:rFonts w:ascii="Tahoma" w:hAnsi="Tahoma" w:cs="Tahoma"/>
            </w:rPr>
            <w:t>Select</w:t>
          </w:r>
        </w:p>
      </w:docPartBody>
    </w:docPart>
    <w:docPart>
      <w:docPartPr>
        <w:name w:val="4F4A98DD6DC24EA5902E52B82C2AF817"/>
        <w:category>
          <w:name w:val="General"/>
          <w:gallery w:val="placeholder"/>
        </w:category>
        <w:types>
          <w:type w:val="bbPlcHdr"/>
        </w:types>
        <w:behaviors>
          <w:behavior w:val="content"/>
        </w:behaviors>
        <w:guid w:val="{81372290-ED0A-4D0A-A5DA-6391F649F990}"/>
      </w:docPartPr>
      <w:docPartBody>
        <w:p w:rsidR="00E03D91" w:rsidRDefault="008B3EFC" w:rsidP="008B3EFC">
          <w:pPr>
            <w:pStyle w:val="4F4A98DD6DC24EA5902E52B82C2AF817"/>
          </w:pPr>
          <w:r w:rsidRPr="001E61EF">
            <w:rPr>
              <w:rFonts w:ascii="Tahoma" w:hAnsi="Tahoma" w:cs="Tahoma"/>
            </w:rPr>
            <w:t>Select</w:t>
          </w:r>
        </w:p>
      </w:docPartBody>
    </w:docPart>
    <w:docPart>
      <w:docPartPr>
        <w:name w:val="12FB5AD0AB484D60970CB20FEDFA22BE"/>
        <w:category>
          <w:name w:val="General"/>
          <w:gallery w:val="placeholder"/>
        </w:category>
        <w:types>
          <w:type w:val="bbPlcHdr"/>
        </w:types>
        <w:behaviors>
          <w:behavior w:val="content"/>
        </w:behaviors>
        <w:guid w:val="{61941980-1DA8-4C0B-96B7-9D198B6BD1A2}"/>
      </w:docPartPr>
      <w:docPartBody>
        <w:p w:rsidR="00E03D91" w:rsidRDefault="008B3EFC" w:rsidP="008B3EFC">
          <w:pPr>
            <w:pStyle w:val="12FB5AD0AB484D60970CB20FEDFA22BE"/>
          </w:pPr>
          <w:r w:rsidRPr="001E61EF">
            <w:rPr>
              <w:rFonts w:ascii="Tahoma" w:hAnsi="Tahoma" w:cs="Tahoma"/>
            </w:rPr>
            <w:t>Select</w:t>
          </w:r>
        </w:p>
      </w:docPartBody>
    </w:docPart>
    <w:docPart>
      <w:docPartPr>
        <w:name w:val="8F66E5E672A2436C89E5889D144AB85A"/>
        <w:category>
          <w:name w:val="General"/>
          <w:gallery w:val="placeholder"/>
        </w:category>
        <w:types>
          <w:type w:val="bbPlcHdr"/>
        </w:types>
        <w:behaviors>
          <w:behavior w:val="content"/>
        </w:behaviors>
        <w:guid w:val="{BFAC8C02-3A0F-4AAF-838C-9E67CBD30C83}"/>
      </w:docPartPr>
      <w:docPartBody>
        <w:p w:rsidR="00E03D91" w:rsidRDefault="008B3EFC" w:rsidP="008B3EFC">
          <w:pPr>
            <w:pStyle w:val="8F66E5E672A2436C89E5889D144AB85A"/>
          </w:pPr>
          <w:r w:rsidRPr="001E61EF">
            <w:rPr>
              <w:rFonts w:ascii="Tahoma" w:hAnsi="Tahoma" w:cs="Tahoma"/>
            </w:rPr>
            <w:t>Select</w:t>
          </w:r>
        </w:p>
      </w:docPartBody>
    </w:docPart>
    <w:docPart>
      <w:docPartPr>
        <w:name w:val="C06E6A02D40146949145636590177B3C"/>
        <w:category>
          <w:name w:val="General"/>
          <w:gallery w:val="placeholder"/>
        </w:category>
        <w:types>
          <w:type w:val="bbPlcHdr"/>
        </w:types>
        <w:behaviors>
          <w:behavior w:val="content"/>
        </w:behaviors>
        <w:guid w:val="{A4C84FBF-2E17-4777-913B-AB97D7A15EE3}"/>
      </w:docPartPr>
      <w:docPartBody>
        <w:p w:rsidR="00E03D91" w:rsidRDefault="008B3EFC" w:rsidP="008B3EFC">
          <w:pPr>
            <w:pStyle w:val="C06E6A02D40146949145636590177B3C"/>
          </w:pPr>
          <w:r w:rsidRPr="001E61EF">
            <w:rPr>
              <w:rFonts w:ascii="Tahoma" w:hAnsi="Tahoma" w:cs="Tahoma"/>
            </w:rPr>
            <w:t>Select</w:t>
          </w:r>
        </w:p>
      </w:docPartBody>
    </w:docPart>
    <w:docPart>
      <w:docPartPr>
        <w:name w:val="E4F6057AD0804F8F828A5261653D74E4"/>
        <w:category>
          <w:name w:val="General"/>
          <w:gallery w:val="placeholder"/>
        </w:category>
        <w:types>
          <w:type w:val="bbPlcHdr"/>
        </w:types>
        <w:behaviors>
          <w:behavior w:val="content"/>
        </w:behaviors>
        <w:guid w:val="{7C39AE03-8E16-4569-950B-BACCD4B71265}"/>
      </w:docPartPr>
      <w:docPartBody>
        <w:p w:rsidR="00E03D91" w:rsidRDefault="008B3EFC" w:rsidP="008B3EFC">
          <w:pPr>
            <w:pStyle w:val="E4F6057AD0804F8F828A5261653D74E4"/>
          </w:pPr>
          <w:r w:rsidRPr="001E61EF">
            <w:rPr>
              <w:rFonts w:ascii="Tahoma" w:hAnsi="Tahoma" w:cs="Tahoma"/>
            </w:rPr>
            <w:t>Select</w:t>
          </w:r>
        </w:p>
      </w:docPartBody>
    </w:docPart>
    <w:docPart>
      <w:docPartPr>
        <w:name w:val="1C14972FA1B94208A445DFD8C28D7993"/>
        <w:category>
          <w:name w:val="General"/>
          <w:gallery w:val="placeholder"/>
        </w:category>
        <w:types>
          <w:type w:val="bbPlcHdr"/>
        </w:types>
        <w:behaviors>
          <w:behavior w:val="content"/>
        </w:behaviors>
        <w:guid w:val="{5BA1ECD2-D53D-432A-82A1-4E5470B927A7}"/>
      </w:docPartPr>
      <w:docPartBody>
        <w:p w:rsidR="00E03D91" w:rsidRDefault="008B3EFC" w:rsidP="008B3EFC">
          <w:pPr>
            <w:pStyle w:val="1C14972FA1B94208A445DFD8C28D7993"/>
          </w:pPr>
          <w:r w:rsidRPr="001E61EF">
            <w:rPr>
              <w:rFonts w:ascii="Tahoma" w:hAnsi="Tahoma" w:cs="Tahoma"/>
            </w:rPr>
            <w:t>Select</w:t>
          </w:r>
        </w:p>
      </w:docPartBody>
    </w:docPart>
    <w:docPart>
      <w:docPartPr>
        <w:name w:val="F5C564FDABE1453E84A0F7B144DF62CC"/>
        <w:category>
          <w:name w:val="General"/>
          <w:gallery w:val="placeholder"/>
        </w:category>
        <w:types>
          <w:type w:val="bbPlcHdr"/>
        </w:types>
        <w:behaviors>
          <w:behavior w:val="content"/>
        </w:behaviors>
        <w:guid w:val="{090D45B0-0A80-4FE0-AA27-DF0AB252F7A1}"/>
      </w:docPartPr>
      <w:docPartBody>
        <w:p w:rsidR="00E03D91" w:rsidRDefault="008B3EFC" w:rsidP="008B3EFC">
          <w:pPr>
            <w:pStyle w:val="F5C564FDABE1453E84A0F7B144DF62CC"/>
          </w:pPr>
          <w:r w:rsidRPr="001E61EF">
            <w:rPr>
              <w:rFonts w:ascii="Tahoma" w:hAnsi="Tahoma" w:cs="Tahoma"/>
            </w:rPr>
            <w:t>Select</w:t>
          </w:r>
        </w:p>
      </w:docPartBody>
    </w:docPart>
    <w:docPart>
      <w:docPartPr>
        <w:name w:val="6BC0846C7D304F5FAF55F7F7F34ED79F"/>
        <w:category>
          <w:name w:val="General"/>
          <w:gallery w:val="placeholder"/>
        </w:category>
        <w:types>
          <w:type w:val="bbPlcHdr"/>
        </w:types>
        <w:behaviors>
          <w:behavior w:val="content"/>
        </w:behaviors>
        <w:guid w:val="{6A6B3E7B-1558-4EB8-8B0A-75574B52F247}"/>
      </w:docPartPr>
      <w:docPartBody>
        <w:p w:rsidR="00E03D91" w:rsidRDefault="008B3EFC" w:rsidP="008B3EFC">
          <w:pPr>
            <w:pStyle w:val="6BC0846C7D304F5FAF55F7F7F34ED79F"/>
          </w:pPr>
          <w:r w:rsidRPr="001E61EF">
            <w:rPr>
              <w:rFonts w:ascii="Tahoma" w:hAnsi="Tahoma" w:cs="Tahoma"/>
            </w:rPr>
            <w:t>Select</w:t>
          </w:r>
        </w:p>
      </w:docPartBody>
    </w:docPart>
    <w:docPart>
      <w:docPartPr>
        <w:name w:val="DC073BF84EFE4BCF8C23292A95388388"/>
        <w:category>
          <w:name w:val="General"/>
          <w:gallery w:val="placeholder"/>
        </w:category>
        <w:types>
          <w:type w:val="bbPlcHdr"/>
        </w:types>
        <w:behaviors>
          <w:behavior w:val="content"/>
        </w:behaviors>
        <w:guid w:val="{F2489DFB-A9C5-40FC-AFF4-0A09BCD7AF8F}"/>
      </w:docPartPr>
      <w:docPartBody>
        <w:p w:rsidR="00E03D91" w:rsidRDefault="008B3EFC" w:rsidP="008B3EFC">
          <w:pPr>
            <w:pStyle w:val="DC073BF84EFE4BCF8C23292A95388388"/>
          </w:pPr>
          <w:r w:rsidRPr="001E61EF">
            <w:rPr>
              <w:rFonts w:ascii="Tahoma" w:hAnsi="Tahoma" w:cs="Tahoma"/>
            </w:rPr>
            <w:t>Select</w:t>
          </w:r>
        </w:p>
      </w:docPartBody>
    </w:docPart>
    <w:docPart>
      <w:docPartPr>
        <w:name w:val="C32F61173708436EB822E5FFA52816A8"/>
        <w:category>
          <w:name w:val="General"/>
          <w:gallery w:val="placeholder"/>
        </w:category>
        <w:types>
          <w:type w:val="bbPlcHdr"/>
        </w:types>
        <w:behaviors>
          <w:behavior w:val="content"/>
        </w:behaviors>
        <w:guid w:val="{BE00D41F-1AFF-49D9-A5D8-9A1B59FE7F01}"/>
      </w:docPartPr>
      <w:docPartBody>
        <w:p w:rsidR="00E03D91" w:rsidRDefault="008B3EFC" w:rsidP="008B3EFC">
          <w:pPr>
            <w:pStyle w:val="C32F61173708436EB822E5FFA52816A8"/>
          </w:pPr>
          <w:r w:rsidRPr="001E61EF">
            <w:rPr>
              <w:rFonts w:ascii="Tahoma" w:hAnsi="Tahoma" w:cs="Tahoma"/>
            </w:rPr>
            <w:t>Select</w:t>
          </w:r>
        </w:p>
      </w:docPartBody>
    </w:docPart>
    <w:docPart>
      <w:docPartPr>
        <w:name w:val="CAD542AF745740D1840E1EB38EFF862F"/>
        <w:category>
          <w:name w:val="General"/>
          <w:gallery w:val="placeholder"/>
        </w:category>
        <w:types>
          <w:type w:val="bbPlcHdr"/>
        </w:types>
        <w:behaviors>
          <w:behavior w:val="content"/>
        </w:behaviors>
        <w:guid w:val="{97DAC3B4-7072-4A05-9702-84AF89B3528D}"/>
      </w:docPartPr>
      <w:docPartBody>
        <w:p w:rsidR="00E03D91" w:rsidRDefault="008B3EFC" w:rsidP="008B3EFC">
          <w:pPr>
            <w:pStyle w:val="CAD542AF745740D1840E1EB38EFF862F"/>
          </w:pPr>
          <w:r w:rsidRPr="001E61EF">
            <w:rPr>
              <w:rFonts w:ascii="Tahoma" w:hAnsi="Tahoma" w:cs="Tahoma"/>
            </w:rPr>
            <w:t>Select</w:t>
          </w:r>
        </w:p>
      </w:docPartBody>
    </w:docPart>
    <w:docPart>
      <w:docPartPr>
        <w:name w:val="04527DA0B3F645508D381FEB352B0256"/>
        <w:category>
          <w:name w:val="General"/>
          <w:gallery w:val="placeholder"/>
        </w:category>
        <w:types>
          <w:type w:val="bbPlcHdr"/>
        </w:types>
        <w:behaviors>
          <w:behavior w:val="content"/>
        </w:behaviors>
        <w:guid w:val="{05850D82-D4CF-4157-B39C-98BC8BBBB6A5}"/>
      </w:docPartPr>
      <w:docPartBody>
        <w:p w:rsidR="00E03D91" w:rsidRDefault="008B3EFC" w:rsidP="008B3EFC">
          <w:pPr>
            <w:pStyle w:val="04527DA0B3F645508D381FEB352B0256"/>
          </w:pPr>
          <w:r w:rsidRPr="001E61EF">
            <w:rPr>
              <w:rFonts w:ascii="Tahoma" w:hAnsi="Tahoma" w:cs="Tahoma"/>
            </w:rPr>
            <w:t>Select</w:t>
          </w:r>
        </w:p>
      </w:docPartBody>
    </w:docPart>
    <w:docPart>
      <w:docPartPr>
        <w:name w:val="9C9571AC98E94A608F5A1A42718C193C"/>
        <w:category>
          <w:name w:val="General"/>
          <w:gallery w:val="placeholder"/>
        </w:category>
        <w:types>
          <w:type w:val="bbPlcHdr"/>
        </w:types>
        <w:behaviors>
          <w:behavior w:val="content"/>
        </w:behaviors>
        <w:guid w:val="{537AE51F-F8FF-48A4-B2B9-D8AC1D812387}"/>
      </w:docPartPr>
      <w:docPartBody>
        <w:p w:rsidR="00E03D91" w:rsidRDefault="008B3EFC" w:rsidP="008B3EFC">
          <w:pPr>
            <w:pStyle w:val="9C9571AC98E94A608F5A1A42718C193C"/>
          </w:pPr>
          <w:r w:rsidRPr="001E61EF">
            <w:rPr>
              <w:rFonts w:ascii="Tahoma" w:hAnsi="Tahoma" w:cs="Tahoma"/>
            </w:rPr>
            <w:t>Select</w:t>
          </w:r>
        </w:p>
      </w:docPartBody>
    </w:docPart>
    <w:docPart>
      <w:docPartPr>
        <w:name w:val="7D89E1BB735E4362820A0D232517BAAD"/>
        <w:category>
          <w:name w:val="General"/>
          <w:gallery w:val="placeholder"/>
        </w:category>
        <w:types>
          <w:type w:val="bbPlcHdr"/>
        </w:types>
        <w:behaviors>
          <w:behavior w:val="content"/>
        </w:behaviors>
        <w:guid w:val="{B2A9D346-DDA6-4E33-94A5-5BFF616D83E9}"/>
      </w:docPartPr>
      <w:docPartBody>
        <w:p w:rsidR="00E03D91" w:rsidRDefault="008B3EFC" w:rsidP="008B3EFC">
          <w:pPr>
            <w:pStyle w:val="7D89E1BB735E4362820A0D232517BAAD"/>
          </w:pPr>
          <w:r w:rsidRPr="001E61EF">
            <w:rPr>
              <w:rFonts w:ascii="Tahoma" w:hAnsi="Tahoma" w:cs="Tahoma"/>
            </w:rPr>
            <w:t>Select</w:t>
          </w:r>
        </w:p>
      </w:docPartBody>
    </w:docPart>
    <w:docPart>
      <w:docPartPr>
        <w:name w:val="91F76BD81DA64CA7AD749DD3A7DD6D99"/>
        <w:category>
          <w:name w:val="General"/>
          <w:gallery w:val="placeholder"/>
        </w:category>
        <w:types>
          <w:type w:val="bbPlcHdr"/>
        </w:types>
        <w:behaviors>
          <w:behavior w:val="content"/>
        </w:behaviors>
        <w:guid w:val="{10B57F7C-ED47-46DD-AF2E-B9345CE5748D}"/>
      </w:docPartPr>
      <w:docPartBody>
        <w:p w:rsidR="00E03D91" w:rsidRDefault="008B3EFC" w:rsidP="008B3EFC">
          <w:pPr>
            <w:pStyle w:val="91F76BD81DA64CA7AD749DD3A7DD6D99"/>
          </w:pPr>
          <w:r w:rsidRPr="001E61EF">
            <w:rPr>
              <w:rFonts w:ascii="Tahoma" w:hAnsi="Tahoma" w:cs="Tahoma"/>
            </w:rPr>
            <w:t>Select</w:t>
          </w:r>
        </w:p>
      </w:docPartBody>
    </w:docPart>
    <w:docPart>
      <w:docPartPr>
        <w:name w:val="9921C49BFB1149168486F6B954D79DE2"/>
        <w:category>
          <w:name w:val="General"/>
          <w:gallery w:val="placeholder"/>
        </w:category>
        <w:types>
          <w:type w:val="bbPlcHdr"/>
        </w:types>
        <w:behaviors>
          <w:behavior w:val="content"/>
        </w:behaviors>
        <w:guid w:val="{3F4598CA-9DDF-4B77-81D5-12E210E87550}"/>
      </w:docPartPr>
      <w:docPartBody>
        <w:p w:rsidR="00E03D91" w:rsidRDefault="008B3EFC" w:rsidP="008B3EFC">
          <w:pPr>
            <w:pStyle w:val="9921C49BFB1149168486F6B954D79DE2"/>
          </w:pPr>
          <w:r w:rsidRPr="001E61EF">
            <w:rPr>
              <w:rFonts w:ascii="Tahoma" w:hAnsi="Tahoma" w:cs="Tahoma"/>
            </w:rPr>
            <w:t>Select</w:t>
          </w:r>
        </w:p>
      </w:docPartBody>
    </w:docPart>
    <w:docPart>
      <w:docPartPr>
        <w:name w:val="2B0EAF713BFA49C9B79D6E30F7BC81FA"/>
        <w:category>
          <w:name w:val="General"/>
          <w:gallery w:val="placeholder"/>
        </w:category>
        <w:types>
          <w:type w:val="bbPlcHdr"/>
        </w:types>
        <w:behaviors>
          <w:behavior w:val="content"/>
        </w:behaviors>
        <w:guid w:val="{80B521BA-2ED0-49DD-A740-FEFEB77156FC}"/>
      </w:docPartPr>
      <w:docPartBody>
        <w:p w:rsidR="00E03D91" w:rsidRDefault="008B3EFC" w:rsidP="008B3EFC">
          <w:pPr>
            <w:pStyle w:val="2B0EAF713BFA49C9B79D6E30F7BC81FA"/>
          </w:pPr>
          <w:r w:rsidRPr="001E61EF">
            <w:rPr>
              <w:rFonts w:ascii="Tahoma" w:hAnsi="Tahoma" w:cs="Tahoma"/>
            </w:rPr>
            <w:t>Select</w:t>
          </w:r>
        </w:p>
      </w:docPartBody>
    </w:docPart>
    <w:docPart>
      <w:docPartPr>
        <w:name w:val="2816E9162A0E4F21B2EDBDEBC074DE22"/>
        <w:category>
          <w:name w:val="General"/>
          <w:gallery w:val="placeholder"/>
        </w:category>
        <w:types>
          <w:type w:val="bbPlcHdr"/>
        </w:types>
        <w:behaviors>
          <w:behavior w:val="content"/>
        </w:behaviors>
        <w:guid w:val="{AE841F4D-3EE1-4A0E-A016-01A43D8E517F}"/>
      </w:docPartPr>
      <w:docPartBody>
        <w:p w:rsidR="00E03D91" w:rsidRDefault="008B3EFC" w:rsidP="008B3EFC">
          <w:pPr>
            <w:pStyle w:val="2816E9162A0E4F21B2EDBDEBC074DE22"/>
          </w:pPr>
          <w:r w:rsidRPr="001E61EF">
            <w:rPr>
              <w:rFonts w:ascii="Tahoma" w:hAnsi="Tahoma" w:cs="Tahoma"/>
            </w:rPr>
            <w:t>Select</w:t>
          </w:r>
        </w:p>
      </w:docPartBody>
    </w:docPart>
    <w:docPart>
      <w:docPartPr>
        <w:name w:val="11920D29034A4C77AF63341AB8106D11"/>
        <w:category>
          <w:name w:val="General"/>
          <w:gallery w:val="placeholder"/>
        </w:category>
        <w:types>
          <w:type w:val="bbPlcHdr"/>
        </w:types>
        <w:behaviors>
          <w:behavior w:val="content"/>
        </w:behaviors>
        <w:guid w:val="{778B9BA1-2222-47ED-A8D7-C504159E4400}"/>
      </w:docPartPr>
      <w:docPartBody>
        <w:p w:rsidR="00E03D91" w:rsidRDefault="008B3EFC" w:rsidP="008B3EFC">
          <w:pPr>
            <w:pStyle w:val="11920D29034A4C77AF63341AB8106D11"/>
          </w:pPr>
          <w:r w:rsidRPr="001E61EF">
            <w:rPr>
              <w:rFonts w:ascii="Tahoma" w:hAnsi="Tahoma" w:cs="Tahoma"/>
            </w:rPr>
            <w:t>Select</w:t>
          </w:r>
        </w:p>
      </w:docPartBody>
    </w:docPart>
    <w:docPart>
      <w:docPartPr>
        <w:name w:val="F8F5A519DFF34B24B7427B9728C388AC"/>
        <w:category>
          <w:name w:val="General"/>
          <w:gallery w:val="placeholder"/>
        </w:category>
        <w:types>
          <w:type w:val="bbPlcHdr"/>
        </w:types>
        <w:behaviors>
          <w:behavior w:val="content"/>
        </w:behaviors>
        <w:guid w:val="{C6A8F0B8-B519-47BA-8312-3A58877DFF49}"/>
      </w:docPartPr>
      <w:docPartBody>
        <w:p w:rsidR="00E03D91" w:rsidRDefault="008B3EFC" w:rsidP="008B3EFC">
          <w:pPr>
            <w:pStyle w:val="F8F5A519DFF34B24B7427B9728C388AC"/>
          </w:pPr>
          <w:r w:rsidRPr="001E61EF">
            <w:rPr>
              <w:rFonts w:ascii="Tahoma" w:hAnsi="Tahoma" w:cs="Tahoma"/>
            </w:rPr>
            <w:t>Select</w:t>
          </w:r>
        </w:p>
      </w:docPartBody>
    </w:docPart>
    <w:docPart>
      <w:docPartPr>
        <w:name w:val="30EAA541DF374ECFAC365D8AC96556E4"/>
        <w:category>
          <w:name w:val="General"/>
          <w:gallery w:val="placeholder"/>
        </w:category>
        <w:types>
          <w:type w:val="bbPlcHdr"/>
        </w:types>
        <w:behaviors>
          <w:behavior w:val="content"/>
        </w:behaviors>
        <w:guid w:val="{4DF67842-4A0F-4152-BE8B-8031DAB1764D}"/>
      </w:docPartPr>
      <w:docPartBody>
        <w:p w:rsidR="00E03D91" w:rsidRDefault="008B3EFC" w:rsidP="008B3EFC">
          <w:pPr>
            <w:pStyle w:val="30EAA541DF374ECFAC365D8AC96556E4"/>
          </w:pPr>
          <w:r w:rsidRPr="001E61EF">
            <w:rPr>
              <w:rFonts w:ascii="Tahoma" w:hAnsi="Tahoma" w:cs="Tahoma"/>
            </w:rPr>
            <w:t>Select</w:t>
          </w:r>
        </w:p>
      </w:docPartBody>
    </w:docPart>
    <w:docPart>
      <w:docPartPr>
        <w:name w:val="29904237B095493097E0FBB97B5E254C"/>
        <w:category>
          <w:name w:val="General"/>
          <w:gallery w:val="placeholder"/>
        </w:category>
        <w:types>
          <w:type w:val="bbPlcHdr"/>
        </w:types>
        <w:behaviors>
          <w:behavior w:val="content"/>
        </w:behaviors>
        <w:guid w:val="{32B40CD5-0FA8-4F1B-BC90-D6236DE99435}"/>
      </w:docPartPr>
      <w:docPartBody>
        <w:p w:rsidR="00E03D91" w:rsidRDefault="008B3EFC" w:rsidP="008B3EFC">
          <w:pPr>
            <w:pStyle w:val="29904237B095493097E0FBB97B5E254C"/>
          </w:pPr>
          <w:r w:rsidRPr="001E61EF">
            <w:rPr>
              <w:rFonts w:ascii="Tahoma" w:hAnsi="Tahoma" w:cs="Tahoma"/>
            </w:rPr>
            <w:t>Select</w:t>
          </w:r>
        </w:p>
      </w:docPartBody>
    </w:docPart>
    <w:docPart>
      <w:docPartPr>
        <w:name w:val="2D617A21440B4849A33AA42334E9DE3A"/>
        <w:category>
          <w:name w:val="General"/>
          <w:gallery w:val="placeholder"/>
        </w:category>
        <w:types>
          <w:type w:val="bbPlcHdr"/>
        </w:types>
        <w:behaviors>
          <w:behavior w:val="content"/>
        </w:behaviors>
        <w:guid w:val="{45373073-C44B-4818-8DCC-B8DF036017FE}"/>
      </w:docPartPr>
      <w:docPartBody>
        <w:p w:rsidR="00E03D91" w:rsidRDefault="008B3EFC" w:rsidP="008B3EFC">
          <w:pPr>
            <w:pStyle w:val="2D617A21440B4849A33AA42334E9DE3A"/>
          </w:pPr>
          <w:r w:rsidRPr="001E61EF">
            <w:rPr>
              <w:rFonts w:ascii="Tahoma" w:hAnsi="Tahoma" w:cs="Tahoma"/>
            </w:rPr>
            <w:t>Select</w:t>
          </w:r>
        </w:p>
      </w:docPartBody>
    </w:docPart>
    <w:docPart>
      <w:docPartPr>
        <w:name w:val="E55CC65EC9E045829420DCB24B3F0300"/>
        <w:category>
          <w:name w:val="General"/>
          <w:gallery w:val="placeholder"/>
        </w:category>
        <w:types>
          <w:type w:val="bbPlcHdr"/>
        </w:types>
        <w:behaviors>
          <w:behavior w:val="content"/>
        </w:behaviors>
        <w:guid w:val="{D70587AE-3048-44D5-96AB-EE736AE6DD2F}"/>
      </w:docPartPr>
      <w:docPartBody>
        <w:p w:rsidR="00E03D91" w:rsidRDefault="008B3EFC" w:rsidP="008B3EFC">
          <w:pPr>
            <w:pStyle w:val="E55CC65EC9E045829420DCB24B3F0300"/>
          </w:pPr>
          <w:r w:rsidRPr="001E61EF">
            <w:rPr>
              <w:rFonts w:ascii="Tahoma" w:hAnsi="Tahoma" w:cs="Tahoma"/>
            </w:rPr>
            <w:t>Select</w:t>
          </w:r>
        </w:p>
      </w:docPartBody>
    </w:docPart>
    <w:docPart>
      <w:docPartPr>
        <w:name w:val="8828D3D546DB45D6B58D48E42A29BF60"/>
        <w:category>
          <w:name w:val="General"/>
          <w:gallery w:val="placeholder"/>
        </w:category>
        <w:types>
          <w:type w:val="bbPlcHdr"/>
        </w:types>
        <w:behaviors>
          <w:behavior w:val="content"/>
        </w:behaviors>
        <w:guid w:val="{B96450D4-1C4A-46C1-AF9E-BADBEB6FB6ED}"/>
      </w:docPartPr>
      <w:docPartBody>
        <w:p w:rsidR="00E03D91" w:rsidRDefault="008B3EFC" w:rsidP="008B3EFC">
          <w:pPr>
            <w:pStyle w:val="8828D3D546DB45D6B58D48E42A29BF60"/>
          </w:pPr>
          <w:r w:rsidRPr="001E61EF">
            <w:rPr>
              <w:rFonts w:ascii="Tahoma" w:hAnsi="Tahoma" w:cs="Tahoma"/>
            </w:rPr>
            <w:t>Select</w:t>
          </w:r>
        </w:p>
      </w:docPartBody>
    </w:docPart>
    <w:docPart>
      <w:docPartPr>
        <w:name w:val="2BAF66F68D60483FA16804240DD900FF"/>
        <w:category>
          <w:name w:val="General"/>
          <w:gallery w:val="placeholder"/>
        </w:category>
        <w:types>
          <w:type w:val="bbPlcHdr"/>
        </w:types>
        <w:behaviors>
          <w:behavior w:val="content"/>
        </w:behaviors>
        <w:guid w:val="{87E68DB8-F0E8-47AF-8162-0537B8C0349F}"/>
      </w:docPartPr>
      <w:docPartBody>
        <w:p w:rsidR="00E03D91" w:rsidRDefault="008B3EFC" w:rsidP="008B3EFC">
          <w:pPr>
            <w:pStyle w:val="2BAF66F68D60483FA16804240DD900FF"/>
          </w:pPr>
          <w:r w:rsidRPr="001E61EF">
            <w:rPr>
              <w:rFonts w:ascii="Tahoma" w:hAnsi="Tahoma" w:cs="Tahoma"/>
            </w:rPr>
            <w:t>Select</w:t>
          </w:r>
        </w:p>
      </w:docPartBody>
    </w:docPart>
    <w:docPart>
      <w:docPartPr>
        <w:name w:val="E10F144C0C1445E7AFC2EDDE587EAC6A"/>
        <w:category>
          <w:name w:val="General"/>
          <w:gallery w:val="placeholder"/>
        </w:category>
        <w:types>
          <w:type w:val="bbPlcHdr"/>
        </w:types>
        <w:behaviors>
          <w:behavior w:val="content"/>
        </w:behaviors>
        <w:guid w:val="{4704BBB3-B522-46FD-ABB5-9254BD903DF6}"/>
      </w:docPartPr>
      <w:docPartBody>
        <w:p w:rsidR="00E03D91" w:rsidRDefault="008B3EFC" w:rsidP="008B3EFC">
          <w:pPr>
            <w:pStyle w:val="E10F144C0C1445E7AFC2EDDE587EAC6A"/>
          </w:pPr>
          <w:r w:rsidRPr="001E61EF">
            <w:rPr>
              <w:rFonts w:ascii="Tahoma" w:hAnsi="Tahoma" w:cs="Tahoma"/>
            </w:rPr>
            <w:t>Select</w:t>
          </w:r>
        </w:p>
      </w:docPartBody>
    </w:docPart>
    <w:docPart>
      <w:docPartPr>
        <w:name w:val="663B4FFB3281435EB96E0AAE05F2335B"/>
        <w:category>
          <w:name w:val="General"/>
          <w:gallery w:val="placeholder"/>
        </w:category>
        <w:types>
          <w:type w:val="bbPlcHdr"/>
        </w:types>
        <w:behaviors>
          <w:behavior w:val="content"/>
        </w:behaviors>
        <w:guid w:val="{BEED828E-57A2-4E94-9A25-01DEB1F50141}"/>
      </w:docPartPr>
      <w:docPartBody>
        <w:p w:rsidR="00E03D91" w:rsidRDefault="008B3EFC" w:rsidP="008B3EFC">
          <w:pPr>
            <w:pStyle w:val="663B4FFB3281435EB96E0AAE05F2335B"/>
          </w:pPr>
          <w:r w:rsidRPr="001E61EF">
            <w:rPr>
              <w:rFonts w:ascii="Tahoma" w:hAnsi="Tahoma" w:cs="Tahoma"/>
            </w:rPr>
            <w:t>Select</w:t>
          </w:r>
        </w:p>
      </w:docPartBody>
    </w:docPart>
    <w:docPart>
      <w:docPartPr>
        <w:name w:val="000D4E4057DF4DEFB939A1484B4D25BB"/>
        <w:category>
          <w:name w:val="General"/>
          <w:gallery w:val="placeholder"/>
        </w:category>
        <w:types>
          <w:type w:val="bbPlcHdr"/>
        </w:types>
        <w:behaviors>
          <w:behavior w:val="content"/>
        </w:behaviors>
        <w:guid w:val="{260877B6-37B9-409C-831C-981DF6D91215}"/>
      </w:docPartPr>
      <w:docPartBody>
        <w:p w:rsidR="00E03D91" w:rsidRDefault="008B3EFC" w:rsidP="008B3EFC">
          <w:pPr>
            <w:pStyle w:val="000D4E4057DF4DEFB939A1484B4D25BB"/>
          </w:pPr>
          <w:r w:rsidRPr="001E61EF">
            <w:rPr>
              <w:rFonts w:ascii="Tahoma" w:hAnsi="Tahoma" w:cs="Tahoma"/>
            </w:rPr>
            <w:t>Select</w:t>
          </w:r>
        </w:p>
      </w:docPartBody>
    </w:docPart>
    <w:docPart>
      <w:docPartPr>
        <w:name w:val="EC86663E297B4C04A7CAE022EDB2379C"/>
        <w:category>
          <w:name w:val="General"/>
          <w:gallery w:val="placeholder"/>
        </w:category>
        <w:types>
          <w:type w:val="bbPlcHdr"/>
        </w:types>
        <w:behaviors>
          <w:behavior w:val="content"/>
        </w:behaviors>
        <w:guid w:val="{14E381F2-6313-4F98-8C28-B46DD69DBB3A}"/>
      </w:docPartPr>
      <w:docPartBody>
        <w:p w:rsidR="00E03D91" w:rsidRDefault="008B3EFC" w:rsidP="008B3EFC">
          <w:pPr>
            <w:pStyle w:val="EC86663E297B4C04A7CAE022EDB2379C"/>
          </w:pPr>
          <w:r w:rsidRPr="001E61EF">
            <w:rPr>
              <w:rFonts w:ascii="Tahoma" w:hAnsi="Tahoma" w:cs="Tahoma"/>
            </w:rPr>
            <w:t>Select</w:t>
          </w:r>
        </w:p>
      </w:docPartBody>
    </w:docPart>
    <w:docPart>
      <w:docPartPr>
        <w:name w:val="A6D8869F40AC4596A9EEC8006A628194"/>
        <w:category>
          <w:name w:val="General"/>
          <w:gallery w:val="placeholder"/>
        </w:category>
        <w:types>
          <w:type w:val="bbPlcHdr"/>
        </w:types>
        <w:behaviors>
          <w:behavior w:val="content"/>
        </w:behaviors>
        <w:guid w:val="{C43DC313-2298-4947-9212-DF11DB671066}"/>
      </w:docPartPr>
      <w:docPartBody>
        <w:p w:rsidR="00E03D91" w:rsidRDefault="008B3EFC" w:rsidP="008B3EFC">
          <w:pPr>
            <w:pStyle w:val="A6D8869F40AC4596A9EEC8006A628194"/>
          </w:pPr>
          <w:r w:rsidRPr="001E61EF">
            <w:rPr>
              <w:rFonts w:ascii="Tahoma" w:hAnsi="Tahoma" w:cs="Tahoma"/>
            </w:rPr>
            <w:t>Select</w:t>
          </w:r>
        </w:p>
      </w:docPartBody>
    </w:docPart>
    <w:docPart>
      <w:docPartPr>
        <w:name w:val="9115B3F153F548F6B56CA708AD45266B"/>
        <w:category>
          <w:name w:val="General"/>
          <w:gallery w:val="placeholder"/>
        </w:category>
        <w:types>
          <w:type w:val="bbPlcHdr"/>
        </w:types>
        <w:behaviors>
          <w:behavior w:val="content"/>
        </w:behaviors>
        <w:guid w:val="{C535C65B-FB1B-47AD-8376-5900D52895FC}"/>
      </w:docPartPr>
      <w:docPartBody>
        <w:p w:rsidR="00E03D91" w:rsidRDefault="008B3EFC" w:rsidP="008B3EFC">
          <w:pPr>
            <w:pStyle w:val="9115B3F153F548F6B56CA708AD45266B"/>
          </w:pPr>
          <w:r w:rsidRPr="001E61EF">
            <w:rPr>
              <w:rFonts w:ascii="Tahoma" w:hAnsi="Tahoma" w:cs="Tahoma"/>
            </w:rPr>
            <w:t>Select</w:t>
          </w:r>
        </w:p>
      </w:docPartBody>
    </w:docPart>
    <w:docPart>
      <w:docPartPr>
        <w:name w:val="F1FF5BEE89E442D0A78E710895DBBEBF"/>
        <w:category>
          <w:name w:val="General"/>
          <w:gallery w:val="placeholder"/>
        </w:category>
        <w:types>
          <w:type w:val="bbPlcHdr"/>
        </w:types>
        <w:behaviors>
          <w:behavior w:val="content"/>
        </w:behaviors>
        <w:guid w:val="{CB057F9E-2A71-424C-96FF-51664D1E7FE8}"/>
      </w:docPartPr>
      <w:docPartBody>
        <w:p w:rsidR="00E03D91" w:rsidRDefault="008B3EFC" w:rsidP="008B3EFC">
          <w:pPr>
            <w:pStyle w:val="F1FF5BEE89E442D0A78E710895DBBEBF"/>
          </w:pPr>
          <w:r w:rsidRPr="001E61EF">
            <w:rPr>
              <w:rFonts w:ascii="Tahoma" w:hAnsi="Tahoma" w:cs="Tahoma"/>
            </w:rPr>
            <w:t>Select</w:t>
          </w:r>
        </w:p>
      </w:docPartBody>
    </w:docPart>
    <w:docPart>
      <w:docPartPr>
        <w:name w:val="8EF9BA2A654042BC914BC1D6BFCFE21C"/>
        <w:category>
          <w:name w:val="General"/>
          <w:gallery w:val="placeholder"/>
        </w:category>
        <w:types>
          <w:type w:val="bbPlcHdr"/>
        </w:types>
        <w:behaviors>
          <w:behavior w:val="content"/>
        </w:behaviors>
        <w:guid w:val="{B0516A55-478B-40D4-87EB-5751F9F326F0}"/>
      </w:docPartPr>
      <w:docPartBody>
        <w:p w:rsidR="00E03D91" w:rsidRDefault="008B3EFC" w:rsidP="008B3EFC">
          <w:pPr>
            <w:pStyle w:val="8EF9BA2A654042BC914BC1D6BFCFE21C"/>
          </w:pPr>
          <w:r w:rsidRPr="001E61EF">
            <w:rPr>
              <w:rFonts w:ascii="Tahoma" w:hAnsi="Tahoma" w:cs="Tahoma"/>
            </w:rPr>
            <w:t>Select</w:t>
          </w:r>
        </w:p>
      </w:docPartBody>
    </w:docPart>
    <w:docPart>
      <w:docPartPr>
        <w:name w:val="1DAAD30269E0430A91E0DE01A2B8A6E7"/>
        <w:category>
          <w:name w:val="General"/>
          <w:gallery w:val="placeholder"/>
        </w:category>
        <w:types>
          <w:type w:val="bbPlcHdr"/>
        </w:types>
        <w:behaviors>
          <w:behavior w:val="content"/>
        </w:behaviors>
        <w:guid w:val="{9C3A2DB3-C40A-45EC-9EE6-3BF5BA174217}"/>
      </w:docPartPr>
      <w:docPartBody>
        <w:p w:rsidR="00E03D91" w:rsidRDefault="008B3EFC" w:rsidP="008B3EFC">
          <w:pPr>
            <w:pStyle w:val="1DAAD30269E0430A91E0DE01A2B8A6E7"/>
          </w:pPr>
          <w:r w:rsidRPr="001E61EF">
            <w:rPr>
              <w:rFonts w:ascii="Tahoma" w:hAnsi="Tahoma" w:cs="Tahoma"/>
            </w:rPr>
            <w:t>Select</w:t>
          </w:r>
        </w:p>
      </w:docPartBody>
    </w:docPart>
    <w:docPart>
      <w:docPartPr>
        <w:name w:val="F5A75EA3E492485FBC46FA2B7B5B7479"/>
        <w:category>
          <w:name w:val="General"/>
          <w:gallery w:val="placeholder"/>
        </w:category>
        <w:types>
          <w:type w:val="bbPlcHdr"/>
        </w:types>
        <w:behaviors>
          <w:behavior w:val="content"/>
        </w:behaviors>
        <w:guid w:val="{D9AAC286-E68A-4AC7-A120-60C18C204FD3}"/>
      </w:docPartPr>
      <w:docPartBody>
        <w:p w:rsidR="00E03D91" w:rsidRDefault="008B3EFC" w:rsidP="008B3EFC">
          <w:pPr>
            <w:pStyle w:val="F5A75EA3E492485FBC46FA2B7B5B7479"/>
          </w:pPr>
          <w:r w:rsidRPr="001E61EF">
            <w:rPr>
              <w:rFonts w:ascii="Tahoma" w:hAnsi="Tahoma" w:cs="Tahoma"/>
            </w:rPr>
            <w:t>Select</w:t>
          </w:r>
        </w:p>
      </w:docPartBody>
    </w:docPart>
    <w:docPart>
      <w:docPartPr>
        <w:name w:val="E7FD52B126C84C5F9E0A82688C8E935F"/>
        <w:category>
          <w:name w:val="General"/>
          <w:gallery w:val="placeholder"/>
        </w:category>
        <w:types>
          <w:type w:val="bbPlcHdr"/>
        </w:types>
        <w:behaviors>
          <w:behavior w:val="content"/>
        </w:behaviors>
        <w:guid w:val="{17B4B5E0-0548-4CC0-90A1-2BFD842315E8}"/>
      </w:docPartPr>
      <w:docPartBody>
        <w:p w:rsidR="00E03D91" w:rsidRDefault="008B3EFC" w:rsidP="008B3EFC">
          <w:pPr>
            <w:pStyle w:val="E7FD52B126C84C5F9E0A82688C8E935F"/>
          </w:pPr>
          <w:r w:rsidRPr="001E61EF">
            <w:rPr>
              <w:rFonts w:ascii="Tahoma" w:hAnsi="Tahoma" w:cs="Tahoma"/>
            </w:rPr>
            <w:t>Select</w:t>
          </w:r>
        </w:p>
      </w:docPartBody>
    </w:docPart>
    <w:docPart>
      <w:docPartPr>
        <w:name w:val="B158B9E7B8CE4FCF9EB24589F939F4BD"/>
        <w:category>
          <w:name w:val="General"/>
          <w:gallery w:val="placeholder"/>
        </w:category>
        <w:types>
          <w:type w:val="bbPlcHdr"/>
        </w:types>
        <w:behaviors>
          <w:behavior w:val="content"/>
        </w:behaviors>
        <w:guid w:val="{903AEE26-4A59-4DA8-9B0C-3263F9211200}"/>
      </w:docPartPr>
      <w:docPartBody>
        <w:p w:rsidR="00E03D91" w:rsidRDefault="008B3EFC" w:rsidP="008B3EFC">
          <w:pPr>
            <w:pStyle w:val="B158B9E7B8CE4FCF9EB24589F939F4BD"/>
          </w:pPr>
          <w:r w:rsidRPr="001E61EF">
            <w:rPr>
              <w:rFonts w:ascii="Tahoma" w:hAnsi="Tahoma" w:cs="Tahoma"/>
            </w:rPr>
            <w:t>Select</w:t>
          </w:r>
        </w:p>
      </w:docPartBody>
    </w:docPart>
    <w:docPart>
      <w:docPartPr>
        <w:name w:val="7387A3A28B8C481DA411FD6AC76CBB57"/>
        <w:category>
          <w:name w:val="General"/>
          <w:gallery w:val="placeholder"/>
        </w:category>
        <w:types>
          <w:type w:val="bbPlcHdr"/>
        </w:types>
        <w:behaviors>
          <w:behavior w:val="content"/>
        </w:behaviors>
        <w:guid w:val="{BBB2D590-2CBB-435D-8064-FB9214D12F50}"/>
      </w:docPartPr>
      <w:docPartBody>
        <w:p w:rsidR="00E03D91" w:rsidRDefault="008B3EFC" w:rsidP="008B3EFC">
          <w:pPr>
            <w:pStyle w:val="7387A3A28B8C481DA411FD6AC76CBB57"/>
          </w:pPr>
          <w:r w:rsidRPr="001E61EF">
            <w:rPr>
              <w:rFonts w:ascii="Tahoma" w:hAnsi="Tahoma" w:cs="Tahoma"/>
            </w:rPr>
            <w:t>Select</w:t>
          </w:r>
        </w:p>
      </w:docPartBody>
    </w:docPart>
    <w:docPart>
      <w:docPartPr>
        <w:name w:val="F3682ADF51EF4119A45B89B34FA0B2D2"/>
        <w:category>
          <w:name w:val="General"/>
          <w:gallery w:val="placeholder"/>
        </w:category>
        <w:types>
          <w:type w:val="bbPlcHdr"/>
        </w:types>
        <w:behaviors>
          <w:behavior w:val="content"/>
        </w:behaviors>
        <w:guid w:val="{CB6427D6-C4D9-4F13-83EE-1CB3038084CD}"/>
      </w:docPartPr>
      <w:docPartBody>
        <w:p w:rsidR="00E03D91" w:rsidRDefault="008B3EFC" w:rsidP="008B3EFC">
          <w:pPr>
            <w:pStyle w:val="F3682ADF51EF4119A45B89B34FA0B2D2"/>
          </w:pPr>
          <w:r w:rsidRPr="001E61EF">
            <w:rPr>
              <w:rFonts w:ascii="Tahoma" w:hAnsi="Tahoma" w:cs="Tahoma"/>
            </w:rPr>
            <w:t>Select</w:t>
          </w:r>
        </w:p>
      </w:docPartBody>
    </w:docPart>
    <w:docPart>
      <w:docPartPr>
        <w:name w:val="F5654BE6986A448BA96C82F0A8A944D2"/>
        <w:category>
          <w:name w:val="General"/>
          <w:gallery w:val="placeholder"/>
        </w:category>
        <w:types>
          <w:type w:val="bbPlcHdr"/>
        </w:types>
        <w:behaviors>
          <w:behavior w:val="content"/>
        </w:behaviors>
        <w:guid w:val="{FA05E74A-6672-4070-B907-4FB41DE1BFCE}"/>
      </w:docPartPr>
      <w:docPartBody>
        <w:p w:rsidR="00E03D91" w:rsidRDefault="008B3EFC" w:rsidP="008B3EFC">
          <w:pPr>
            <w:pStyle w:val="F5654BE6986A448BA96C82F0A8A944D2"/>
          </w:pPr>
          <w:r w:rsidRPr="001E61EF">
            <w:rPr>
              <w:rFonts w:ascii="Tahoma" w:hAnsi="Tahoma" w:cs="Tahoma"/>
            </w:rPr>
            <w:t>Select</w:t>
          </w:r>
        </w:p>
      </w:docPartBody>
    </w:docPart>
    <w:docPart>
      <w:docPartPr>
        <w:name w:val="053C8104192D4183BBD7E56CFCA1563F"/>
        <w:category>
          <w:name w:val="General"/>
          <w:gallery w:val="placeholder"/>
        </w:category>
        <w:types>
          <w:type w:val="bbPlcHdr"/>
        </w:types>
        <w:behaviors>
          <w:behavior w:val="content"/>
        </w:behaviors>
        <w:guid w:val="{B1A673EE-D41E-4CE0-870E-975AD62F00FA}"/>
      </w:docPartPr>
      <w:docPartBody>
        <w:p w:rsidR="00E03D91" w:rsidRDefault="008B3EFC" w:rsidP="008B3EFC">
          <w:pPr>
            <w:pStyle w:val="053C8104192D4183BBD7E56CFCA1563F"/>
          </w:pPr>
          <w:r w:rsidRPr="001E61EF">
            <w:rPr>
              <w:rFonts w:ascii="Tahoma" w:hAnsi="Tahoma" w:cs="Tahoma"/>
            </w:rPr>
            <w:t>Select</w:t>
          </w:r>
        </w:p>
      </w:docPartBody>
    </w:docPart>
    <w:docPart>
      <w:docPartPr>
        <w:name w:val="D4B0EB675647498485EACF07A8001063"/>
        <w:category>
          <w:name w:val="General"/>
          <w:gallery w:val="placeholder"/>
        </w:category>
        <w:types>
          <w:type w:val="bbPlcHdr"/>
        </w:types>
        <w:behaviors>
          <w:behavior w:val="content"/>
        </w:behaviors>
        <w:guid w:val="{E945C244-6745-41D3-AA33-37E96721384C}"/>
      </w:docPartPr>
      <w:docPartBody>
        <w:p w:rsidR="00E03D91" w:rsidRDefault="008B3EFC" w:rsidP="008B3EFC">
          <w:pPr>
            <w:pStyle w:val="D4B0EB675647498485EACF07A8001063"/>
          </w:pPr>
          <w:r w:rsidRPr="001E61EF">
            <w:rPr>
              <w:rFonts w:ascii="Tahoma" w:hAnsi="Tahoma" w:cs="Tahoma"/>
            </w:rPr>
            <w:t>Select</w:t>
          </w:r>
        </w:p>
      </w:docPartBody>
    </w:docPart>
    <w:docPart>
      <w:docPartPr>
        <w:name w:val="D62F6D813C724A1E924F07A1436C7C30"/>
        <w:category>
          <w:name w:val="General"/>
          <w:gallery w:val="placeholder"/>
        </w:category>
        <w:types>
          <w:type w:val="bbPlcHdr"/>
        </w:types>
        <w:behaviors>
          <w:behavior w:val="content"/>
        </w:behaviors>
        <w:guid w:val="{A6035102-68A9-46A1-907A-E712DF7F4016}"/>
      </w:docPartPr>
      <w:docPartBody>
        <w:p w:rsidR="00E03D91" w:rsidRDefault="008B3EFC" w:rsidP="008B3EFC">
          <w:pPr>
            <w:pStyle w:val="D62F6D813C724A1E924F07A1436C7C30"/>
          </w:pPr>
          <w:r w:rsidRPr="001E61EF">
            <w:rPr>
              <w:rFonts w:ascii="Tahoma" w:hAnsi="Tahoma" w:cs="Tahoma"/>
            </w:rPr>
            <w:t>Select</w:t>
          </w:r>
        </w:p>
      </w:docPartBody>
    </w:docPart>
    <w:docPart>
      <w:docPartPr>
        <w:name w:val="029D4749DD2B44F0BDA6B5F19443B9D3"/>
        <w:category>
          <w:name w:val="General"/>
          <w:gallery w:val="placeholder"/>
        </w:category>
        <w:types>
          <w:type w:val="bbPlcHdr"/>
        </w:types>
        <w:behaviors>
          <w:behavior w:val="content"/>
        </w:behaviors>
        <w:guid w:val="{F9EC5E64-3190-44EE-B5C7-159A548F345A}"/>
      </w:docPartPr>
      <w:docPartBody>
        <w:p w:rsidR="00E03D91" w:rsidRDefault="008B3EFC" w:rsidP="008B3EFC">
          <w:pPr>
            <w:pStyle w:val="029D4749DD2B44F0BDA6B5F19443B9D3"/>
          </w:pPr>
          <w:r w:rsidRPr="001E61EF">
            <w:rPr>
              <w:rFonts w:ascii="Tahoma" w:hAnsi="Tahoma" w:cs="Tahoma"/>
            </w:rPr>
            <w:t>Select</w:t>
          </w:r>
        </w:p>
      </w:docPartBody>
    </w:docPart>
    <w:docPart>
      <w:docPartPr>
        <w:name w:val="D35EF55AC0C14D4F9DF5F5EDC99E87EE"/>
        <w:category>
          <w:name w:val="General"/>
          <w:gallery w:val="placeholder"/>
        </w:category>
        <w:types>
          <w:type w:val="bbPlcHdr"/>
        </w:types>
        <w:behaviors>
          <w:behavior w:val="content"/>
        </w:behaviors>
        <w:guid w:val="{3ED0C8E2-E0C0-4A7E-802C-222313B4F6A9}"/>
      </w:docPartPr>
      <w:docPartBody>
        <w:p w:rsidR="00E03D91" w:rsidRDefault="008B3EFC" w:rsidP="008B3EFC">
          <w:pPr>
            <w:pStyle w:val="D35EF55AC0C14D4F9DF5F5EDC99E87EE"/>
          </w:pPr>
          <w:r w:rsidRPr="001E61EF">
            <w:rPr>
              <w:rFonts w:ascii="Tahoma" w:hAnsi="Tahoma" w:cs="Tahoma"/>
            </w:rPr>
            <w:t>Select</w:t>
          </w:r>
        </w:p>
      </w:docPartBody>
    </w:docPart>
    <w:docPart>
      <w:docPartPr>
        <w:name w:val="F984FCE8EE91445DAA09384176536EA8"/>
        <w:category>
          <w:name w:val="General"/>
          <w:gallery w:val="placeholder"/>
        </w:category>
        <w:types>
          <w:type w:val="bbPlcHdr"/>
        </w:types>
        <w:behaviors>
          <w:behavior w:val="content"/>
        </w:behaviors>
        <w:guid w:val="{66AC3C98-169A-4CA1-A101-685656B11253}"/>
      </w:docPartPr>
      <w:docPartBody>
        <w:p w:rsidR="00E03D91" w:rsidRDefault="008B3EFC" w:rsidP="008B3EFC">
          <w:pPr>
            <w:pStyle w:val="F984FCE8EE91445DAA09384176536EA8"/>
          </w:pPr>
          <w:r w:rsidRPr="001E61EF">
            <w:rPr>
              <w:rFonts w:ascii="Tahoma" w:hAnsi="Tahoma" w:cs="Tahoma"/>
            </w:rPr>
            <w:t>Select</w:t>
          </w:r>
        </w:p>
      </w:docPartBody>
    </w:docPart>
    <w:docPart>
      <w:docPartPr>
        <w:name w:val="3A69AC97215B48BA91405C73166EB1A9"/>
        <w:category>
          <w:name w:val="General"/>
          <w:gallery w:val="placeholder"/>
        </w:category>
        <w:types>
          <w:type w:val="bbPlcHdr"/>
        </w:types>
        <w:behaviors>
          <w:behavior w:val="content"/>
        </w:behaviors>
        <w:guid w:val="{EBA90600-3E32-4D1D-8196-DAF9F4699BA3}"/>
      </w:docPartPr>
      <w:docPartBody>
        <w:p w:rsidR="00E03D91" w:rsidRDefault="008B3EFC" w:rsidP="008B3EFC">
          <w:pPr>
            <w:pStyle w:val="3A69AC97215B48BA91405C73166EB1A9"/>
          </w:pPr>
          <w:r w:rsidRPr="001E61EF">
            <w:rPr>
              <w:rFonts w:ascii="Tahoma" w:hAnsi="Tahoma" w:cs="Tahoma"/>
            </w:rPr>
            <w:t>Select</w:t>
          </w:r>
        </w:p>
      </w:docPartBody>
    </w:docPart>
    <w:docPart>
      <w:docPartPr>
        <w:name w:val="FA07FA96710D4E6A8304610A6253A726"/>
        <w:category>
          <w:name w:val="General"/>
          <w:gallery w:val="placeholder"/>
        </w:category>
        <w:types>
          <w:type w:val="bbPlcHdr"/>
        </w:types>
        <w:behaviors>
          <w:behavior w:val="content"/>
        </w:behaviors>
        <w:guid w:val="{64444420-048A-409D-937A-2DAAD11F56F1}"/>
      </w:docPartPr>
      <w:docPartBody>
        <w:p w:rsidR="00E03D91" w:rsidRDefault="008B3EFC" w:rsidP="008B3EFC">
          <w:pPr>
            <w:pStyle w:val="FA07FA96710D4E6A8304610A6253A726"/>
          </w:pPr>
          <w:r w:rsidRPr="001E61EF">
            <w:rPr>
              <w:rFonts w:ascii="Tahoma" w:hAnsi="Tahoma" w:cs="Tahoma"/>
            </w:rPr>
            <w:t>Select</w:t>
          </w:r>
        </w:p>
      </w:docPartBody>
    </w:docPart>
    <w:docPart>
      <w:docPartPr>
        <w:name w:val="A6B4FE87B1CA48C5AFEA870035D582CC"/>
        <w:category>
          <w:name w:val="General"/>
          <w:gallery w:val="placeholder"/>
        </w:category>
        <w:types>
          <w:type w:val="bbPlcHdr"/>
        </w:types>
        <w:behaviors>
          <w:behavior w:val="content"/>
        </w:behaviors>
        <w:guid w:val="{52506D12-76AA-44E0-A92D-AC553AB3D300}"/>
      </w:docPartPr>
      <w:docPartBody>
        <w:p w:rsidR="00E03D91" w:rsidRDefault="008B3EFC" w:rsidP="008B3EFC">
          <w:pPr>
            <w:pStyle w:val="A6B4FE87B1CA48C5AFEA870035D582CC"/>
          </w:pPr>
          <w:r w:rsidRPr="001E61EF">
            <w:rPr>
              <w:rFonts w:ascii="Tahoma" w:hAnsi="Tahoma" w:cs="Tahoma"/>
            </w:rPr>
            <w:t>Select</w:t>
          </w:r>
        </w:p>
      </w:docPartBody>
    </w:docPart>
    <w:docPart>
      <w:docPartPr>
        <w:name w:val="ECA74D584F5544BD8CC44D67D0935F35"/>
        <w:category>
          <w:name w:val="General"/>
          <w:gallery w:val="placeholder"/>
        </w:category>
        <w:types>
          <w:type w:val="bbPlcHdr"/>
        </w:types>
        <w:behaviors>
          <w:behavior w:val="content"/>
        </w:behaviors>
        <w:guid w:val="{F9B98506-78B6-4D3F-832E-0E7ECF04A52F}"/>
      </w:docPartPr>
      <w:docPartBody>
        <w:p w:rsidR="00E03D91" w:rsidRDefault="008B3EFC" w:rsidP="008B3EFC">
          <w:pPr>
            <w:pStyle w:val="ECA74D584F5544BD8CC44D67D0935F35"/>
          </w:pPr>
          <w:r w:rsidRPr="001E61EF">
            <w:rPr>
              <w:rFonts w:ascii="Tahoma" w:hAnsi="Tahoma" w:cs="Tahoma"/>
            </w:rPr>
            <w:t>Select</w:t>
          </w:r>
        </w:p>
      </w:docPartBody>
    </w:docPart>
    <w:docPart>
      <w:docPartPr>
        <w:name w:val="88EB1ACA2AA64C7DB2000EAD36CBA49B"/>
        <w:category>
          <w:name w:val="General"/>
          <w:gallery w:val="placeholder"/>
        </w:category>
        <w:types>
          <w:type w:val="bbPlcHdr"/>
        </w:types>
        <w:behaviors>
          <w:behavior w:val="content"/>
        </w:behaviors>
        <w:guid w:val="{FD737D6D-3922-4BBA-8FC2-3F60BFFB2CE9}"/>
      </w:docPartPr>
      <w:docPartBody>
        <w:p w:rsidR="00E03D91" w:rsidRDefault="008B3EFC" w:rsidP="008B3EFC">
          <w:pPr>
            <w:pStyle w:val="88EB1ACA2AA64C7DB2000EAD36CBA49B"/>
          </w:pPr>
          <w:r w:rsidRPr="001E61EF">
            <w:rPr>
              <w:rFonts w:ascii="Tahoma" w:hAnsi="Tahoma" w:cs="Tahoma"/>
            </w:rPr>
            <w:t>Select</w:t>
          </w:r>
        </w:p>
      </w:docPartBody>
    </w:docPart>
    <w:docPart>
      <w:docPartPr>
        <w:name w:val="7DA1D7334DB64C8DA0B6CE2A720C00AD"/>
        <w:category>
          <w:name w:val="General"/>
          <w:gallery w:val="placeholder"/>
        </w:category>
        <w:types>
          <w:type w:val="bbPlcHdr"/>
        </w:types>
        <w:behaviors>
          <w:behavior w:val="content"/>
        </w:behaviors>
        <w:guid w:val="{407B9E42-F335-4A0C-9AE9-4B9BF8B90AE2}"/>
      </w:docPartPr>
      <w:docPartBody>
        <w:p w:rsidR="00E03D91" w:rsidRDefault="008B3EFC" w:rsidP="008B3EFC">
          <w:pPr>
            <w:pStyle w:val="7DA1D7334DB64C8DA0B6CE2A720C00AD"/>
          </w:pPr>
          <w:r w:rsidRPr="001E61EF">
            <w:rPr>
              <w:rFonts w:ascii="Tahoma" w:hAnsi="Tahoma" w:cs="Tahoma"/>
            </w:rPr>
            <w:t>Select</w:t>
          </w:r>
        </w:p>
      </w:docPartBody>
    </w:docPart>
    <w:docPart>
      <w:docPartPr>
        <w:name w:val="70E65BD7C96848CB9B44A50DE2AC4290"/>
        <w:category>
          <w:name w:val="General"/>
          <w:gallery w:val="placeholder"/>
        </w:category>
        <w:types>
          <w:type w:val="bbPlcHdr"/>
        </w:types>
        <w:behaviors>
          <w:behavior w:val="content"/>
        </w:behaviors>
        <w:guid w:val="{67ACFCC4-35AF-4306-90CD-1259DE34B351}"/>
      </w:docPartPr>
      <w:docPartBody>
        <w:p w:rsidR="00E03D91" w:rsidRDefault="008B3EFC" w:rsidP="008B3EFC">
          <w:pPr>
            <w:pStyle w:val="70E65BD7C96848CB9B44A50DE2AC4290"/>
          </w:pPr>
          <w:r w:rsidRPr="001E61EF">
            <w:rPr>
              <w:rFonts w:ascii="Tahoma" w:hAnsi="Tahoma" w:cs="Tahoma"/>
            </w:rPr>
            <w:t>Select</w:t>
          </w:r>
        </w:p>
      </w:docPartBody>
    </w:docPart>
    <w:docPart>
      <w:docPartPr>
        <w:name w:val="90AEB0445E0D4228ACCA1B2EB9D2D60E"/>
        <w:category>
          <w:name w:val="General"/>
          <w:gallery w:val="placeholder"/>
        </w:category>
        <w:types>
          <w:type w:val="bbPlcHdr"/>
        </w:types>
        <w:behaviors>
          <w:behavior w:val="content"/>
        </w:behaviors>
        <w:guid w:val="{4371D523-6A75-466B-B56B-5226EF9C0A17}"/>
      </w:docPartPr>
      <w:docPartBody>
        <w:p w:rsidR="00E03D91" w:rsidRDefault="008B3EFC" w:rsidP="008B3EFC">
          <w:pPr>
            <w:pStyle w:val="90AEB0445E0D4228ACCA1B2EB9D2D60E"/>
          </w:pPr>
          <w:r w:rsidRPr="001E61EF">
            <w:rPr>
              <w:rFonts w:ascii="Tahoma" w:hAnsi="Tahoma" w:cs="Tahoma"/>
            </w:rPr>
            <w:t>Select</w:t>
          </w:r>
        </w:p>
      </w:docPartBody>
    </w:docPart>
    <w:docPart>
      <w:docPartPr>
        <w:name w:val="CA7FFC498D884F01B5325E8EB7B7FC55"/>
        <w:category>
          <w:name w:val="General"/>
          <w:gallery w:val="placeholder"/>
        </w:category>
        <w:types>
          <w:type w:val="bbPlcHdr"/>
        </w:types>
        <w:behaviors>
          <w:behavior w:val="content"/>
        </w:behaviors>
        <w:guid w:val="{96FAC1B4-18A8-47DE-9A50-91B55FC77D65}"/>
      </w:docPartPr>
      <w:docPartBody>
        <w:p w:rsidR="00E03D91" w:rsidRDefault="008B3EFC" w:rsidP="008B3EFC">
          <w:pPr>
            <w:pStyle w:val="CA7FFC498D884F01B5325E8EB7B7FC55"/>
          </w:pPr>
          <w:r w:rsidRPr="001E61EF">
            <w:rPr>
              <w:rFonts w:ascii="Tahoma" w:hAnsi="Tahoma" w:cs="Tahoma"/>
            </w:rPr>
            <w:t>Select</w:t>
          </w:r>
        </w:p>
      </w:docPartBody>
    </w:docPart>
    <w:docPart>
      <w:docPartPr>
        <w:name w:val="5ADB52A817C94B93A24E30DE7767CDED"/>
        <w:category>
          <w:name w:val="General"/>
          <w:gallery w:val="placeholder"/>
        </w:category>
        <w:types>
          <w:type w:val="bbPlcHdr"/>
        </w:types>
        <w:behaviors>
          <w:behavior w:val="content"/>
        </w:behaviors>
        <w:guid w:val="{C6958CC8-5CAA-4EC5-856B-8FA70DB17547}"/>
      </w:docPartPr>
      <w:docPartBody>
        <w:p w:rsidR="00E03D91" w:rsidRDefault="008B3EFC" w:rsidP="008B3EFC">
          <w:pPr>
            <w:pStyle w:val="5ADB52A817C94B93A24E30DE7767CDED"/>
          </w:pPr>
          <w:r w:rsidRPr="001E61EF">
            <w:rPr>
              <w:rFonts w:ascii="Tahoma" w:hAnsi="Tahoma" w:cs="Tahoma"/>
            </w:rPr>
            <w:t>Select</w:t>
          </w:r>
        </w:p>
      </w:docPartBody>
    </w:docPart>
    <w:docPart>
      <w:docPartPr>
        <w:name w:val="E6DC32FC039F4BDCBECC104BB936345F"/>
        <w:category>
          <w:name w:val="General"/>
          <w:gallery w:val="placeholder"/>
        </w:category>
        <w:types>
          <w:type w:val="bbPlcHdr"/>
        </w:types>
        <w:behaviors>
          <w:behavior w:val="content"/>
        </w:behaviors>
        <w:guid w:val="{A5543FFF-4D75-4972-A7AA-0E5DDFEE3FAA}"/>
      </w:docPartPr>
      <w:docPartBody>
        <w:p w:rsidR="00E03D91" w:rsidRDefault="008B3EFC" w:rsidP="008B3EFC">
          <w:pPr>
            <w:pStyle w:val="E6DC32FC039F4BDCBECC104BB936345F"/>
          </w:pPr>
          <w:r w:rsidRPr="001E61EF">
            <w:rPr>
              <w:rFonts w:ascii="Tahoma" w:hAnsi="Tahoma" w:cs="Tahoma"/>
            </w:rPr>
            <w:t>Select</w:t>
          </w:r>
        </w:p>
      </w:docPartBody>
    </w:docPart>
    <w:docPart>
      <w:docPartPr>
        <w:name w:val="117456A337AB4C42BBD3A39D9A422207"/>
        <w:category>
          <w:name w:val="General"/>
          <w:gallery w:val="placeholder"/>
        </w:category>
        <w:types>
          <w:type w:val="bbPlcHdr"/>
        </w:types>
        <w:behaviors>
          <w:behavior w:val="content"/>
        </w:behaviors>
        <w:guid w:val="{30B8E5D7-D8DE-4A21-A766-9A39B7BCD9A9}"/>
      </w:docPartPr>
      <w:docPartBody>
        <w:p w:rsidR="00E03D91" w:rsidRDefault="008B3EFC" w:rsidP="008B3EFC">
          <w:pPr>
            <w:pStyle w:val="117456A337AB4C42BBD3A39D9A422207"/>
          </w:pPr>
          <w:r w:rsidRPr="001E61EF">
            <w:rPr>
              <w:rFonts w:ascii="Tahoma" w:hAnsi="Tahoma" w:cs="Tahoma"/>
            </w:rPr>
            <w:t>Select</w:t>
          </w:r>
        </w:p>
      </w:docPartBody>
    </w:docPart>
    <w:docPart>
      <w:docPartPr>
        <w:name w:val="12E20CF68CD54FC89BF6638AD9C6A9D2"/>
        <w:category>
          <w:name w:val="General"/>
          <w:gallery w:val="placeholder"/>
        </w:category>
        <w:types>
          <w:type w:val="bbPlcHdr"/>
        </w:types>
        <w:behaviors>
          <w:behavior w:val="content"/>
        </w:behaviors>
        <w:guid w:val="{FF2049E4-BF23-431D-8FAA-172207C94AA5}"/>
      </w:docPartPr>
      <w:docPartBody>
        <w:p w:rsidR="00E03D91" w:rsidRDefault="008B3EFC" w:rsidP="008B3EFC">
          <w:pPr>
            <w:pStyle w:val="12E20CF68CD54FC89BF6638AD9C6A9D2"/>
          </w:pPr>
          <w:r w:rsidRPr="001E61EF">
            <w:rPr>
              <w:rFonts w:ascii="Tahoma" w:hAnsi="Tahoma" w:cs="Tahoma"/>
            </w:rPr>
            <w:t>Select</w:t>
          </w:r>
        </w:p>
      </w:docPartBody>
    </w:docPart>
    <w:docPart>
      <w:docPartPr>
        <w:name w:val="3C7F1B5698354296971038706014895F"/>
        <w:category>
          <w:name w:val="General"/>
          <w:gallery w:val="placeholder"/>
        </w:category>
        <w:types>
          <w:type w:val="bbPlcHdr"/>
        </w:types>
        <w:behaviors>
          <w:behavior w:val="content"/>
        </w:behaviors>
        <w:guid w:val="{09716977-09C9-475E-9EDB-0401F850DCE5}"/>
      </w:docPartPr>
      <w:docPartBody>
        <w:p w:rsidR="00E03D91" w:rsidRDefault="008B3EFC" w:rsidP="008B3EFC">
          <w:pPr>
            <w:pStyle w:val="3C7F1B5698354296971038706014895F"/>
          </w:pPr>
          <w:r w:rsidRPr="001E61EF">
            <w:rPr>
              <w:rFonts w:ascii="Tahoma" w:hAnsi="Tahoma" w:cs="Tahoma"/>
            </w:rPr>
            <w:t>Select</w:t>
          </w:r>
        </w:p>
      </w:docPartBody>
    </w:docPart>
    <w:docPart>
      <w:docPartPr>
        <w:name w:val="9D3117A85C614E03891420363114FF70"/>
        <w:category>
          <w:name w:val="General"/>
          <w:gallery w:val="placeholder"/>
        </w:category>
        <w:types>
          <w:type w:val="bbPlcHdr"/>
        </w:types>
        <w:behaviors>
          <w:behavior w:val="content"/>
        </w:behaviors>
        <w:guid w:val="{70051BA9-06F2-48DB-9AEA-465AA4E16525}"/>
      </w:docPartPr>
      <w:docPartBody>
        <w:p w:rsidR="00E03D91" w:rsidRDefault="008B3EFC" w:rsidP="008B3EFC">
          <w:pPr>
            <w:pStyle w:val="9D3117A85C614E03891420363114FF70"/>
          </w:pPr>
          <w:r w:rsidRPr="001E61EF">
            <w:rPr>
              <w:rFonts w:ascii="Tahoma" w:hAnsi="Tahoma" w:cs="Tahoma"/>
            </w:rPr>
            <w:t>Select</w:t>
          </w:r>
        </w:p>
      </w:docPartBody>
    </w:docPart>
    <w:docPart>
      <w:docPartPr>
        <w:name w:val="D5E5B210945B43369DE1A53F2FA833B0"/>
        <w:category>
          <w:name w:val="General"/>
          <w:gallery w:val="placeholder"/>
        </w:category>
        <w:types>
          <w:type w:val="bbPlcHdr"/>
        </w:types>
        <w:behaviors>
          <w:behavior w:val="content"/>
        </w:behaviors>
        <w:guid w:val="{D9E2DEA0-7454-40F8-B522-EA0E2F777B9B}"/>
      </w:docPartPr>
      <w:docPartBody>
        <w:p w:rsidR="00E03D91" w:rsidRDefault="008B3EFC" w:rsidP="008B3EFC">
          <w:pPr>
            <w:pStyle w:val="D5E5B210945B43369DE1A53F2FA833B0"/>
          </w:pPr>
          <w:r w:rsidRPr="001E61EF">
            <w:rPr>
              <w:rFonts w:ascii="Tahoma" w:hAnsi="Tahoma" w:cs="Tahoma"/>
            </w:rPr>
            <w:t>Select</w:t>
          </w:r>
        </w:p>
      </w:docPartBody>
    </w:docPart>
    <w:docPart>
      <w:docPartPr>
        <w:name w:val="FCB132D807EB4606B5FB649722AB7D64"/>
        <w:category>
          <w:name w:val="General"/>
          <w:gallery w:val="placeholder"/>
        </w:category>
        <w:types>
          <w:type w:val="bbPlcHdr"/>
        </w:types>
        <w:behaviors>
          <w:behavior w:val="content"/>
        </w:behaviors>
        <w:guid w:val="{22373C0C-C9C6-4998-BA79-342DC53F0246}"/>
      </w:docPartPr>
      <w:docPartBody>
        <w:p w:rsidR="00E03D91" w:rsidRDefault="008B3EFC" w:rsidP="008B3EFC">
          <w:pPr>
            <w:pStyle w:val="FCB132D807EB4606B5FB649722AB7D64"/>
          </w:pPr>
          <w:r w:rsidRPr="001E61EF">
            <w:rPr>
              <w:rFonts w:ascii="Tahoma" w:hAnsi="Tahoma" w:cs="Tahoma"/>
            </w:rPr>
            <w:t>Select</w:t>
          </w:r>
        </w:p>
      </w:docPartBody>
    </w:docPart>
    <w:docPart>
      <w:docPartPr>
        <w:name w:val="DAE6693E4BAB4E7792B0BAABBD39F921"/>
        <w:category>
          <w:name w:val="General"/>
          <w:gallery w:val="placeholder"/>
        </w:category>
        <w:types>
          <w:type w:val="bbPlcHdr"/>
        </w:types>
        <w:behaviors>
          <w:behavior w:val="content"/>
        </w:behaviors>
        <w:guid w:val="{C8DE8BA1-6A02-4160-BC12-874EE45F7FB4}"/>
      </w:docPartPr>
      <w:docPartBody>
        <w:p w:rsidR="00E03D91" w:rsidRDefault="008B3EFC" w:rsidP="008B3EFC">
          <w:pPr>
            <w:pStyle w:val="DAE6693E4BAB4E7792B0BAABBD39F921"/>
          </w:pPr>
          <w:r w:rsidRPr="001E61EF">
            <w:rPr>
              <w:rFonts w:ascii="Tahoma" w:hAnsi="Tahoma" w:cs="Tahoma"/>
            </w:rPr>
            <w:t>Select</w:t>
          </w:r>
        </w:p>
      </w:docPartBody>
    </w:docPart>
    <w:docPart>
      <w:docPartPr>
        <w:name w:val="19ABF4B5171F4939809EFB11290FEA6F"/>
        <w:category>
          <w:name w:val="General"/>
          <w:gallery w:val="placeholder"/>
        </w:category>
        <w:types>
          <w:type w:val="bbPlcHdr"/>
        </w:types>
        <w:behaviors>
          <w:behavior w:val="content"/>
        </w:behaviors>
        <w:guid w:val="{C035FF3B-6373-4C95-AFE5-E332C5178DEB}"/>
      </w:docPartPr>
      <w:docPartBody>
        <w:p w:rsidR="00E03D91" w:rsidRDefault="008B3EFC" w:rsidP="008B3EFC">
          <w:pPr>
            <w:pStyle w:val="19ABF4B5171F4939809EFB11290FEA6F"/>
          </w:pPr>
          <w:r w:rsidRPr="001E61EF">
            <w:rPr>
              <w:rFonts w:ascii="Tahoma" w:hAnsi="Tahoma" w:cs="Tahoma"/>
            </w:rPr>
            <w:t>Select</w:t>
          </w:r>
        </w:p>
      </w:docPartBody>
    </w:docPart>
    <w:docPart>
      <w:docPartPr>
        <w:name w:val="E47566252A7C4BEBA5C135CD7735BE77"/>
        <w:category>
          <w:name w:val="General"/>
          <w:gallery w:val="placeholder"/>
        </w:category>
        <w:types>
          <w:type w:val="bbPlcHdr"/>
        </w:types>
        <w:behaviors>
          <w:behavior w:val="content"/>
        </w:behaviors>
        <w:guid w:val="{B7B5BC27-900D-479E-A0BD-A634F9BDBF8B}"/>
      </w:docPartPr>
      <w:docPartBody>
        <w:p w:rsidR="00E03D91" w:rsidRDefault="008B3EFC" w:rsidP="008B3EFC">
          <w:pPr>
            <w:pStyle w:val="E47566252A7C4BEBA5C135CD7735BE77"/>
          </w:pPr>
          <w:r w:rsidRPr="001E61EF">
            <w:rPr>
              <w:rFonts w:ascii="Tahoma" w:hAnsi="Tahoma" w:cs="Tahoma"/>
            </w:rPr>
            <w:t>Select</w:t>
          </w:r>
        </w:p>
      </w:docPartBody>
    </w:docPart>
    <w:docPart>
      <w:docPartPr>
        <w:name w:val="AB81BA2C1AB54271BCEF53F7D37ABD06"/>
        <w:category>
          <w:name w:val="General"/>
          <w:gallery w:val="placeholder"/>
        </w:category>
        <w:types>
          <w:type w:val="bbPlcHdr"/>
        </w:types>
        <w:behaviors>
          <w:behavior w:val="content"/>
        </w:behaviors>
        <w:guid w:val="{9740C9A0-6303-47C8-BD75-8FF267905651}"/>
      </w:docPartPr>
      <w:docPartBody>
        <w:p w:rsidR="00B40DCE" w:rsidRDefault="00555900" w:rsidP="00555900">
          <w:pPr>
            <w:pStyle w:val="AB81BA2C1AB54271BCEF53F7D37ABD06"/>
          </w:pPr>
          <w:r w:rsidRPr="001E61EF">
            <w:rPr>
              <w:rFonts w:ascii="Tahoma" w:hAnsi="Tahoma" w:cs="Tahoma"/>
            </w:rPr>
            <w:t>Select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F51"/>
    <w:rsid w:val="00002C15"/>
    <w:rsid w:val="000077CC"/>
    <w:rsid w:val="00010FB9"/>
    <w:rsid w:val="00012AA4"/>
    <w:rsid w:val="00012DE2"/>
    <w:rsid w:val="000136C2"/>
    <w:rsid w:val="00032F89"/>
    <w:rsid w:val="000339C5"/>
    <w:rsid w:val="00041E24"/>
    <w:rsid w:val="000465AF"/>
    <w:rsid w:val="000626D3"/>
    <w:rsid w:val="00063391"/>
    <w:rsid w:val="0007219E"/>
    <w:rsid w:val="000726DA"/>
    <w:rsid w:val="00075B90"/>
    <w:rsid w:val="0007604C"/>
    <w:rsid w:val="000803D4"/>
    <w:rsid w:val="00083A92"/>
    <w:rsid w:val="000A1AE8"/>
    <w:rsid w:val="000A4F18"/>
    <w:rsid w:val="000A6013"/>
    <w:rsid w:val="000D0451"/>
    <w:rsid w:val="000D0FC8"/>
    <w:rsid w:val="000D6D12"/>
    <w:rsid w:val="000E6FB4"/>
    <w:rsid w:val="000F6E21"/>
    <w:rsid w:val="001005DF"/>
    <w:rsid w:val="00101977"/>
    <w:rsid w:val="00102F17"/>
    <w:rsid w:val="001040E2"/>
    <w:rsid w:val="00105A3D"/>
    <w:rsid w:val="00107851"/>
    <w:rsid w:val="00113D5A"/>
    <w:rsid w:val="00114441"/>
    <w:rsid w:val="00114EEC"/>
    <w:rsid w:val="00115F67"/>
    <w:rsid w:val="0011656E"/>
    <w:rsid w:val="001168D9"/>
    <w:rsid w:val="00117D77"/>
    <w:rsid w:val="00132200"/>
    <w:rsid w:val="001322BA"/>
    <w:rsid w:val="0013777E"/>
    <w:rsid w:val="00147B9D"/>
    <w:rsid w:val="00150F9E"/>
    <w:rsid w:val="00156770"/>
    <w:rsid w:val="0015680C"/>
    <w:rsid w:val="00160CF6"/>
    <w:rsid w:val="00167D9A"/>
    <w:rsid w:val="00167F6A"/>
    <w:rsid w:val="0017468C"/>
    <w:rsid w:val="0017798C"/>
    <w:rsid w:val="0018121F"/>
    <w:rsid w:val="00182F3A"/>
    <w:rsid w:val="00184065"/>
    <w:rsid w:val="001853D6"/>
    <w:rsid w:val="00192795"/>
    <w:rsid w:val="001B7BA3"/>
    <w:rsid w:val="001D0460"/>
    <w:rsid w:val="001D0B56"/>
    <w:rsid w:val="001D624B"/>
    <w:rsid w:val="001E09F7"/>
    <w:rsid w:val="001E4BEA"/>
    <w:rsid w:val="001F0ABE"/>
    <w:rsid w:val="001F258A"/>
    <w:rsid w:val="001F5372"/>
    <w:rsid w:val="0020495F"/>
    <w:rsid w:val="002069C8"/>
    <w:rsid w:val="002110CF"/>
    <w:rsid w:val="00214B33"/>
    <w:rsid w:val="0021545E"/>
    <w:rsid w:val="00231415"/>
    <w:rsid w:val="00234FE3"/>
    <w:rsid w:val="00241020"/>
    <w:rsid w:val="00255231"/>
    <w:rsid w:val="0026289F"/>
    <w:rsid w:val="002636D2"/>
    <w:rsid w:val="002671F8"/>
    <w:rsid w:val="00275C26"/>
    <w:rsid w:val="00284D92"/>
    <w:rsid w:val="00287EF1"/>
    <w:rsid w:val="00292F2B"/>
    <w:rsid w:val="002A0D4F"/>
    <w:rsid w:val="002A1159"/>
    <w:rsid w:val="002A7605"/>
    <w:rsid w:val="002B252E"/>
    <w:rsid w:val="002C29B0"/>
    <w:rsid w:val="002C33E7"/>
    <w:rsid w:val="002C4861"/>
    <w:rsid w:val="002C790F"/>
    <w:rsid w:val="002D286C"/>
    <w:rsid w:val="002D45CB"/>
    <w:rsid w:val="002E6F1F"/>
    <w:rsid w:val="002F2DA9"/>
    <w:rsid w:val="002F3EAB"/>
    <w:rsid w:val="0030095A"/>
    <w:rsid w:val="003056CF"/>
    <w:rsid w:val="00311237"/>
    <w:rsid w:val="003236B4"/>
    <w:rsid w:val="00331334"/>
    <w:rsid w:val="003346ED"/>
    <w:rsid w:val="00337BCE"/>
    <w:rsid w:val="003515A8"/>
    <w:rsid w:val="003555CE"/>
    <w:rsid w:val="0035765B"/>
    <w:rsid w:val="00360A47"/>
    <w:rsid w:val="00362E6C"/>
    <w:rsid w:val="0036367D"/>
    <w:rsid w:val="003650DF"/>
    <w:rsid w:val="003661B1"/>
    <w:rsid w:val="003666C5"/>
    <w:rsid w:val="00371BAA"/>
    <w:rsid w:val="00372F96"/>
    <w:rsid w:val="00381930"/>
    <w:rsid w:val="00382C22"/>
    <w:rsid w:val="00382E55"/>
    <w:rsid w:val="0039547A"/>
    <w:rsid w:val="003B0F70"/>
    <w:rsid w:val="003B4877"/>
    <w:rsid w:val="003B780D"/>
    <w:rsid w:val="003D4169"/>
    <w:rsid w:val="003D4700"/>
    <w:rsid w:val="003E03D7"/>
    <w:rsid w:val="003F6FB0"/>
    <w:rsid w:val="003F774D"/>
    <w:rsid w:val="0040190E"/>
    <w:rsid w:val="0041144B"/>
    <w:rsid w:val="00412A0F"/>
    <w:rsid w:val="00420FFD"/>
    <w:rsid w:val="004228D3"/>
    <w:rsid w:val="0042321B"/>
    <w:rsid w:val="00427FD5"/>
    <w:rsid w:val="004306E7"/>
    <w:rsid w:val="004356DF"/>
    <w:rsid w:val="0043584F"/>
    <w:rsid w:val="004439D0"/>
    <w:rsid w:val="00443CBF"/>
    <w:rsid w:val="00450153"/>
    <w:rsid w:val="0045115D"/>
    <w:rsid w:val="00453E51"/>
    <w:rsid w:val="00454AB8"/>
    <w:rsid w:val="00461AFF"/>
    <w:rsid w:val="00463811"/>
    <w:rsid w:val="00467FC2"/>
    <w:rsid w:val="00473415"/>
    <w:rsid w:val="0047353A"/>
    <w:rsid w:val="00475F29"/>
    <w:rsid w:val="00476D8E"/>
    <w:rsid w:val="00480312"/>
    <w:rsid w:val="00483D55"/>
    <w:rsid w:val="0049189E"/>
    <w:rsid w:val="004927BE"/>
    <w:rsid w:val="00493B48"/>
    <w:rsid w:val="00494840"/>
    <w:rsid w:val="00495890"/>
    <w:rsid w:val="00495D6B"/>
    <w:rsid w:val="004A03D2"/>
    <w:rsid w:val="004A66B1"/>
    <w:rsid w:val="004A7036"/>
    <w:rsid w:val="004A754A"/>
    <w:rsid w:val="004C37E3"/>
    <w:rsid w:val="004C51F3"/>
    <w:rsid w:val="004D5361"/>
    <w:rsid w:val="004E1F86"/>
    <w:rsid w:val="004E72E9"/>
    <w:rsid w:val="00500793"/>
    <w:rsid w:val="0050276E"/>
    <w:rsid w:val="005105B6"/>
    <w:rsid w:val="00517231"/>
    <w:rsid w:val="00522CDC"/>
    <w:rsid w:val="00532ACA"/>
    <w:rsid w:val="00532BC9"/>
    <w:rsid w:val="0055064E"/>
    <w:rsid w:val="00550A19"/>
    <w:rsid w:val="0055191A"/>
    <w:rsid w:val="00552DE4"/>
    <w:rsid w:val="00553A3D"/>
    <w:rsid w:val="0055556D"/>
    <w:rsid w:val="00555900"/>
    <w:rsid w:val="00560F0F"/>
    <w:rsid w:val="00564F13"/>
    <w:rsid w:val="005654D6"/>
    <w:rsid w:val="00565ECD"/>
    <w:rsid w:val="00570D56"/>
    <w:rsid w:val="00573E7E"/>
    <w:rsid w:val="00580200"/>
    <w:rsid w:val="00586D2C"/>
    <w:rsid w:val="005913B4"/>
    <w:rsid w:val="00592FC6"/>
    <w:rsid w:val="005A2B1F"/>
    <w:rsid w:val="005A4174"/>
    <w:rsid w:val="005A535D"/>
    <w:rsid w:val="005A6856"/>
    <w:rsid w:val="005B3E71"/>
    <w:rsid w:val="005B5DBE"/>
    <w:rsid w:val="005B6E5E"/>
    <w:rsid w:val="005C1BB8"/>
    <w:rsid w:val="005C2D1B"/>
    <w:rsid w:val="005C5B0F"/>
    <w:rsid w:val="005D0121"/>
    <w:rsid w:val="005D0C2E"/>
    <w:rsid w:val="005D5229"/>
    <w:rsid w:val="005D7439"/>
    <w:rsid w:val="005E1C47"/>
    <w:rsid w:val="005E3562"/>
    <w:rsid w:val="005E5152"/>
    <w:rsid w:val="005E7B1E"/>
    <w:rsid w:val="005F2BF6"/>
    <w:rsid w:val="005F379C"/>
    <w:rsid w:val="005F57AD"/>
    <w:rsid w:val="005F7D46"/>
    <w:rsid w:val="00602553"/>
    <w:rsid w:val="00602714"/>
    <w:rsid w:val="00602BD1"/>
    <w:rsid w:val="00607427"/>
    <w:rsid w:val="006136B9"/>
    <w:rsid w:val="006140B2"/>
    <w:rsid w:val="00622DAF"/>
    <w:rsid w:val="00634F2F"/>
    <w:rsid w:val="00640DDC"/>
    <w:rsid w:val="00640F5D"/>
    <w:rsid w:val="0064159D"/>
    <w:rsid w:val="0064219E"/>
    <w:rsid w:val="00642216"/>
    <w:rsid w:val="00644CE3"/>
    <w:rsid w:val="0064657B"/>
    <w:rsid w:val="00647538"/>
    <w:rsid w:val="006538B1"/>
    <w:rsid w:val="006577C7"/>
    <w:rsid w:val="00666FB6"/>
    <w:rsid w:val="006673C6"/>
    <w:rsid w:val="00675088"/>
    <w:rsid w:val="00676723"/>
    <w:rsid w:val="00676BA7"/>
    <w:rsid w:val="006830AD"/>
    <w:rsid w:val="0068350F"/>
    <w:rsid w:val="00683C3B"/>
    <w:rsid w:val="00686F46"/>
    <w:rsid w:val="00691632"/>
    <w:rsid w:val="006A1FFF"/>
    <w:rsid w:val="006B15E1"/>
    <w:rsid w:val="006B1E2F"/>
    <w:rsid w:val="006B79C8"/>
    <w:rsid w:val="006B7C63"/>
    <w:rsid w:val="006C19E2"/>
    <w:rsid w:val="006C47D0"/>
    <w:rsid w:val="006D2F79"/>
    <w:rsid w:val="006F1393"/>
    <w:rsid w:val="006F2F0F"/>
    <w:rsid w:val="0070238C"/>
    <w:rsid w:val="00703D12"/>
    <w:rsid w:val="007044A7"/>
    <w:rsid w:val="00704969"/>
    <w:rsid w:val="00705A54"/>
    <w:rsid w:val="0071152D"/>
    <w:rsid w:val="00713213"/>
    <w:rsid w:val="00714D37"/>
    <w:rsid w:val="0071693A"/>
    <w:rsid w:val="00716DD6"/>
    <w:rsid w:val="00723E32"/>
    <w:rsid w:val="0072430E"/>
    <w:rsid w:val="0072506A"/>
    <w:rsid w:val="00727C72"/>
    <w:rsid w:val="007400E7"/>
    <w:rsid w:val="007516E6"/>
    <w:rsid w:val="00757D5F"/>
    <w:rsid w:val="00757E91"/>
    <w:rsid w:val="00760FD8"/>
    <w:rsid w:val="007779AD"/>
    <w:rsid w:val="00780A86"/>
    <w:rsid w:val="00785CD2"/>
    <w:rsid w:val="00787330"/>
    <w:rsid w:val="007973F0"/>
    <w:rsid w:val="007A245C"/>
    <w:rsid w:val="007B1F80"/>
    <w:rsid w:val="007B350E"/>
    <w:rsid w:val="007B4DAC"/>
    <w:rsid w:val="007B4F39"/>
    <w:rsid w:val="007B66EE"/>
    <w:rsid w:val="007B6DD5"/>
    <w:rsid w:val="007C15D5"/>
    <w:rsid w:val="007C1CFF"/>
    <w:rsid w:val="007C3037"/>
    <w:rsid w:val="007D0516"/>
    <w:rsid w:val="007F03F8"/>
    <w:rsid w:val="008004CF"/>
    <w:rsid w:val="0080596F"/>
    <w:rsid w:val="00813452"/>
    <w:rsid w:val="0081684A"/>
    <w:rsid w:val="00820885"/>
    <w:rsid w:val="00822705"/>
    <w:rsid w:val="00824402"/>
    <w:rsid w:val="00825307"/>
    <w:rsid w:val="00834B58"/>
    <w:rsid w:val="00837B93"/>
    <w:rsid w:val="00841701"/>
    <w:rsid w:val="0084190E"/>
    <w:rsid w:val="00841C62"/>
    <w:rsid w:val="00847D60"/>
    <w:rsid w:val="00847D85"/>
    <w:rsid w:val="00860D34"/>
    <w:rsid w:val="0086312C"/>
    <w:rsid w:val="00867D70"/>
    <w:rsid w:val="00873A54"/>
    <w:rsid w:val="00875F9F"/>
    <w:rsid w:val="00876F99"/>
    <w:rsid w:val="00880DA5"/>
    <w:rsid w:val="008923CF"/>
    <w:rsid w:val="00895767"/>
    <w:rsid w:val="008A312C"/>
    <w:rsid w:val="008B1461"/>
    <w:rsid w:val="008B19DC"/>
    <w:rsid w:val="008B3EFC"/>
    <w:rsid w:val="008B56B5"/>
    <w:rsid w:val="008C7510"/>
    <w:rsid w:val="008D0E94"/>
    <w:rsid w:val="008D3E22"/>
    <w:rsid w:val="008D6CAD"/>
    <w:rsid w:val="008D78EC"/>
    <w:rsid w:val="008E4085"/>
    <w:rsid w:val="008F055D"/>
    <w:rsid w:val="008F1307"/>
    <w:rsid w:val="008F18D5"/>
    <w:rsid w:val="008F2CA2"/>
    <w:rsid w:val="008F4ED9"/>
    <w:rsid w:val="00902290"/>
    <w:rsid w:val="009023F5"/>
    <w:rsid w:val="00902B94"/>
    <w:rsid w:val="009077BD"/>
    <w:rsid w:val="00915E51"/>
    <w:rsid w:val="009173C6"/>
    <w:rsid w:val="00927EF4"/>
    <w:rsid w:val="009367EC"/>
    <w:rsid w:val="00940783"/>
    <w:rsid w:val="00947B3F"/>
    <w:rsid w:val="00950239"/>
    <w:rsid w:val="00962CC7"/>
    <w:rsid w:val="0097206E"/>
    <w:rsid w:val="009736D7"/>
    <w:rsid w:val="00974E77"/>
    <w:rsid w:val="00981BC8"/>
    <w:rsid w:val="00982543"/>
    <w:rsid w:val="00983159"/>
    <w:rsid w:val="009A21CF"/>
    <w:rsid w:val="009A397B"/>
    <w:rsid w:val="009B2DBA"/>
    <w:rsid w:val="009B39AD"/>
    <w:rsid w:val="009B5D92"/>
    <w:rsid w:val="009C1D8D"/>
    <w:rsid w:val="009C7FD0"/>
    <w:rsid w:val="009D40CB"/>
    <w:rsid w:val="009D6AA9"/>
    <w:rsid w:val="009E6E9C"/>
    <w:rsid w:val="009F163B"/>
    <w:rsid w:val="009F474A"/>
    <w:rsid w:val="009F58B7"/>
    <w:rsid w:val="009F6082"/>
    <w:rsid w:val="00A02263"/>
    <w:rsid w:val="00A0334E"/>
    <w:rsid w:val="00A067C9"/>
    <w:rsid w:val="00A118E5"/>
    <w:rsid w:val="00A16434"/>
    <w:rsid w:val="00A2590A"/>
    <w:rsid w:val="00A2615C"/>
    <w:rsid w:val="00A30B4F"/>
    <w:rsid w:val="00A368A7"/>
    <w:rsid w:val="00A37439"/>
    <w:rsid w:val="00A42B2D"/>
    <w:rsid w:val="00A50362"/>
    <w:rsid w:val="00A6395D"/>
    <w:rsid w:val="00A66B57"/>
    <w:rsid w:val="00A72FFD"/>
    <w:rsid w:val="00A779E9"/>
    <w:rsid w:val="00A800E1"/>
    <w:rsid w:val="00A824DA"/>
    <w:rsid w:val="00A83199"/>
    <w:rsid w:val="00A966D2"/>
    <w:rsid w:val="00A97085"/>
    <w:rsid w:val="00A970BA"/>
    <w:rsid w:val="00AA063C"/>
    <w:rsid w:val="00AA451A"/>
    <w:rsid w:val="00AA46CE"/>
    <w:rsid w:val="00AA7CE0"/>
    <w:rsid w:val="00AD639D"/>
    <w:rsid w:val="00AE7725"/>
    <w:rsid w:val="00AF2E59"/>
    <w:rsid w:val="00AF3E45"/>
    <w:rsid w:val="00AF4CB1"/>
    <w:rsid w:val="00AF58B2"/>
    <w:rsid w:val="00B05369"/>
    <w:rsid w:val="00B05C68"/>
    <w:rsid w:val="00B22425"/>
    <w:rsid w:val="00B244B5"/>
    <w:rsid w:val="00B260E7"/>
    <w:rsid w:val="00B2767A"/>
    <w:rsid w:val="00B31C66"/>
    <w:rsid w:val="00B32AFD"/>
    <w:rsid w:val="00B40D86"/>
    <w:rsid w:val="00B40DCE"/>
    <w:rsid w:val="00B430BE"/>
    <w:rsid w:val="00B43230"/>
    <w:rsid w:val="00B5312A"/>
    <w:rsid w:val="00B6228E"/>
    <w:rsid w:val="00B62698"/>
    <w:rsid w:val="00B626E3"/>
    <w:rsid w:val="00B62FDA"/>
    <w:rsid w:val="00B65ED0"/>
    <w:rsid w:val="00B671AF"/>
    <w:rsid w:val="00B67C06"/>
    <w:rsid w:val="00B748AC"/>
    <w:rsid w:val="00B760E7"/>
    <w:rsid w:val="00B85B9D"/>
    <w:rsid w:val="00B87013"/>
    <w:rsid w:val="00B873D7"/>
    <w:rsid w:val="00B917D8"/>
    <w:rsid w:val="00B93D67"/>
    <w:rsid w:val="00B978B4"/>
    <w:rsid w:val="00BA0FBB"/>
    <w:rsid w:val="00BA21AE"/>
    <w:rsid w:val="00BA5C9E"/>
    <w:rsid w:val="00BA7213"/>
    <w:rsid w:val="00BC1977"/>
    <w:rsid w:val="00BC7D82"/>
    <w:rsid w:val="00BD0F49"/>
    <w:rsid w:val="00BD25D6"/>
    <w:rsid w:val="00BE0357"/>
    <w:rsid w:val="00BF2317"/>
    <w:rsid w:val="00BF320A"/>
    <w:rsid w:val="00BF642D"/>
    <w:rsid w:val="00C0310B"/>
    <w:rsid w:val="00C034B0"/>
    <w:rsid w:val="00C03D66"/>
    <w:rsid w:val="00C112D6"/>
    <w:rsid w:val="00C13564"/>
    <w:rsid w:val="00C30755"/>
    <w:rsid w:val="00C37331"/>
    <w:rsid w:val="00C4385E"/>
    <w:rsid w:val="00C47A8D"/>
    <w:rsid w:val="00C518EF"/>
    <w:rsid w:val="00C5293C"/>
    <w:rsid w:val="00C54018"/>
    <w:rsid w:val="00C548C8"/>
    <w:rsid w:val="00C606DA"/>
    <w:rsid w:val="00C60FF7"/>
    <w:rsid w:val="00C65F41"/>
    <w:rsid w:val="00C670DA"/>
    <w:rsid w:val="00C67A7F"/>
    <w:rsid w:val="00C76191"/>
    <w:rsid w:val="00C76B09"/>
    <w:rsid w:val="00C822D0"/>
    <w:rsid w:val="00C93347"/>
    <w:rsid w:val="00C93615"/>
    <w:rsid w:val="00C9363B"/>
    <w:rsid w:val="00C971D6"/>
    <w:rsid w:val="00CA1CAB"/>
    <w:rsid w:val="00CB1825"/>
    <w:rsid w:val="00CB5FFD"/>
    <w:rsid w:val="00CC2D7D"/>
    <w:rsid w:val="00CC2DC7"/>
    <w:rsid w:val="00CD1D1F"/>
    <w:rsid w:val="00CD5F22"/>
    <w:rsid w:val="00CD673E"/>
    <w:rsid w:val="00CE15B4"/>
    <w:rsid w:val="00CE7F77"/>
    <w:rsid w:val="00D001FF"/>
    <w:rsid w:val="00D0062E"/>
    <w:rsid w:val="00D007BA"/>
    <w:rsid w:val="00D06712"/>
    <w:rsid w:val="00D13494"/>
    <w:rsid w:val="00D26DED"/>
    <w:rsid w:val="00D27DFA"/>
    <w:rsid w:val="00D34F51"/>
    <w:rsid w:val="00D355D4"/>
    <w:rsid w:val="00D422E6"/>
    <w:rsid w:val="00D443B7"/>
    <w:rsid w:val="00D51A6A"/>
    <w:rsid w:val="00D57CC2"/>
    <w:rsid w:val="00D6035A"/>
    <w:rsid w:val="00D652A4"/>
    <w:rsid w:val="00D66F3E"/>
    <w:rsid w:val="00D70CEF"/>
    <w:rsid w:val="00D710C4"/>
    <w:rsid w:val="00D71E53"/>
    <w:rsid w:val="00D74BAA"/>
    <w:rsid w:val="00D7568F"/>
    <w:rsid w:val="00D81BA4"/>
    <w:rsid w:val="00D8348F"/>
    <w:rsid w:val="00D83746"/>
    <w:rsid w:val="00D921FA"/>
    <w:rsid w:val="00D943E5"/>
    <w:rsid w:val="00D969C2"/>
    <w:rsid w:val="00DA087D"/>
    <w:rsid w:val="00DA1330"/>
    <w:rsid w:val="00DA15D2"/>
    <w:rsid w:val="00DA4399"/>
    <w:rsid w:val="00DB1209"/>
    <w:rsid w:val="00DB3D4E"/>
    <w:rsid w:val="00DB43CE"/>
    <w:rsid w:val="00DC39BE"/>
    <w:rsid w:val="00DC5591"/>
    <w:rsid w:val="00DD408C"/>
    <w:rsid w:val="00DD7086"/>
    <w:rsid w:val="00DE0BA0"/>
    <w:rsid w:val="00DE12CE"/>
    <w:rsid w:val="00DE19E2"/>
    <w:rsid w:val="00DE55B0"/>
    <w:rsid w:val="00DF1A41"/>
    <w:rsid w:val="00E00340"/>
    <w:rsid w:val="00E0271C"/>
    <w:rsid w:val="00E03D91"/>
    <w:rsid w:val="00E073C0"/>
    <w:rsid w:val="00E1013B"/>
    <w:rsid w:val="00E10D3A"/>
    <w:rsid w:val="00E11FAD"/>
    <w:rsid w:val="00E13C5B"/>
    <w:rsid w:val="00E149A7"/>
    <w:rsid w:val="00E17CFF"/>
    <w:rsid w:val="00E22CFA"/>
    <w:rsid w:val="00E23D6A"/>
    <w:rsid w:val="00E320CD"/>
    <w:rsid w:val="00E33B0B"/>
    <w:rsid w:val="00E36ADF"/>
    <w:rsid w:val="00E37931"/>
    <w:rsid w:val="00E40DA2"/>
    <w:rsid w:val="00E43B9B"/>
    <w:rsid w:val="00E4583E"/>
    <w:rsid w:val="00E55C59"/>
    <w:rsid w:val="00E55D8D"/>
    <w:rsid w:val="00E579F0"/>
    <w:rsid w:val="00E60E2F"/>
    <w:rsid w:val="00E60FC9"/>
    <w:rsid w:val="00E62681"/>
    <w:rsid w:val="00E66E4E"/>
    <w:rsid w:val="00E71F33"/>
    <w:rsid w:val="00E76B97"/>
    <w:rsid w:val="00E76CC9"/>
    <w:rsid w:val="00E92680"/>
    <w:rsid w:val="00E9679D"/>
    <w:rsid w:val="00EA02F3"/>
    <w:rsid w:val="00EB0EAC"/>
    <w:rsid w:val="00EB5F01"/>
    <w:rsid w:val="00EB78FA"/>
    <w:rsid w:val="00EC0E56"/>
    <w:rsid w:val="00EC3FB4"/>
    <w:rsid w:val="00EC547C"/>
    <w:rsid w:val="00EC7D39"/>
    <w:rsid w:val="00ED1EE0"/>
    <w:rsid w:val="00ED1F81"/>
    <w:rsid w:val="00ED2441"/>
    <w:rsid w:val="00ED3D4A"/>
    <w:rsid w:val="00ED6177"/>
    <w:rsid w:val="00ED68B0"/>
    <w:rsid w:val="00EE35A4"/>
    <w:rsid w:val="00EF338D"/>
    <w:rsid w:val="00EF5484"/>
    <w:rsid w:val="00EF5556"/>
    <w:rsid w:val="00F11E06"/>
    <w:rsid w:val="00F12B0E"/>
    <w:rsid w:val="00F16928"/>
    <w:rsid w:val="00F240C9"/>
    <w:rsid w:val="00F24F13"/>
    <w:rsid w:val="00F25203"/>
    <w:rsid w:val="00F340E4"/>
    <w:rsid w:val="00F34B01"/>
    <w:rsid w:val="00F36375"/>
    <w:rsid w:val="00F4158F"/>
    <w:rsid w:val="00F44DC3"/>
    <w:rsid w:val="00F523CC"/>
    <w:rsid w:val="00F60671"/>
    <w:rsid w:val="00F630A3"/>
    <w:rsid w:val="00F6679E"/>
    <w:rsid w:val="00F7491E"/>
    <w:rsid w:val="00F772FD"/>
    <w:rsid w:val="00F81243"/>
    <w:rsid w:val="00F8679A"/>
    <w:rsid w:val="00F868CB"/>
    <w:rsid w:val="00F8795C"/>
    <w:rsid w:val="00F91818"/>
    <w:rsid w:val="00F91A6B"/>
    <w:rsid w:val="00F92742"/>
    <w:rsid w:val="00F94BF6"/>
    <w:rsid w:val="00FA2360"/>
    <w:rsid w:val="00FB1D31"/>
    <w:rsid w:val="00FB3D6A"/>
    <w:rsid w:val="00FB40ED"/>
    <w:rsid w:val="00FB56B7"/>
    <w:rsid w:val="00FB7172"/>
    <w:rsid w:val="00FB78A9"/>
    <w:rsid w:val="00FC48C7"/>
    <w:rsid w:val="00FD0F8F"/>
    <w:rsid w:val="00FE6AB6"/>
    <w:rsid w:val="00FF0036"/>
    <w:rsid w:val="00FF2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B3EFC"/>
    <w:rPr>
      <w:color w:val="666666"/>
    </w:rPr>
  </w:style>
  <w:style w:type="paragraph" w:customStyle="1" w:styleId="7AC7161F6B264628B50C735B52CC5806">
    <w:name w:val="7AC7161F6B264628B50C735B52CC5806"/>
    <w:rsid w:val="008B3EFC"/>
    <w:pPr>
      <w:spacing w:line="278" w:lineRule="auto"/>
    </w:pPr>
    <w:rPr>
      <w:kern w:val="2"/>
      <w:sz w:val="24"/>
      <w:szCs w:val="24"/>
      <w14:ligatures w14:val="standardContextual"/>
    </w:rPr>
  </w:style>
  <w:style w:type="paragraph" w:customStyle="1" w:styleId="4EED3DBDD583414393F84563A56430B0">
    <w:name w:val="4EED3DBDD583414393F84563A56430B0"/>
    <w:rsid w:val="008B3EFC"/>
    <w:pPr>
      <w:spacing w:line="278" w:lineRule="auto"/>
    </w:pPr>
    <w:rPr>
      <w:kern w:val="2"/>
      <w:sz w:val="24"/>
      <w:szCs w:val="24"/>
      <w14:ligatures w14:val="standardContextual"/>
    </w:rPr>
  </w:style>
  <w:style w:type="paragraph" w:customStyle="1" w:styleId="8609E7F5D5E24A4F967724DFF001B4BC">
    <w:name w:val="8609E7F5D5E24A4F967724DFF001B4BC"/>
    <w:rsid w:val="008B3EFC"/>
    <w:pPr>
      <w:spacing w:line="278" w:lineRule="auto"/>
    </w:pPr>
    <w:rPr>
      <w:kern w:val="2"/>
      <w:sz w:val="24"/>
      <w:szCs w:val="24"/>
      <w14:ligatures w14:val="standardContextual"/>
    </w:rPr>
  </w:style>
  <w:style w:type="paragraph" w:customStyle="1" w:styleId="B3B9864DF777434EB72B1F67ACA36EF2">
    <w:name w:val="B3B9864DF777434EB72B1F67ACA36EF2"/>
    <w:rsid w:val="008B3EFC"/>
    <w:pPr>
      <w:spacing w:line="278" w:lineRule="auto"/>
    </w:pPr>
    <w:rPr>
      <w:kern w:val="2"/>
      <w:sz w:val="24"/>
      <w:szCs w:val="24"/>
      <w14:ligatures w14:val="standardContextual"/>
    </w:rPr>
  </w:style>
  <w:style w:type="paragraph" w:customStyle="1" w:styleId="7E7AEF6C1A2041D284AEED7E1F141E00">
    <w:name w:val="7E7AEF6C1A2041D284AEED7E1F141E00"/>
    <w:rsid w:val="008B3EFC"/>
    <w:pPr>
      <w:spacing w:line="278" w:lineRule="auto"/>
    </w:pPr>
    <w:rPr>
      <w:kern w:val="2"/>
      <w:sz w:val="24"/>
      <w:szCs w:val="24"/>
      <w14:ligatures w14:val="standardContextual"/>
    </w:rPr>
  </w:style>
  <w:style w:type="paragraph" w:customStyle="1" w:styleId="165D1E090B544C5F8690EC5F006AEB72">
    <w:name w:val="165D1E090B544C5F8690EC5F006AEB72"/>
    <w:rsid w:val="008B3EFC"/>
    <w:pPr>
      <w:spacing w:line="278" w:lineRule="auto"/>
    </w:pPr>
    <w:rPr>
      <w:kern w:val="2"/>
      <w:sz w:val="24"/>
      <w:szCs w:val="24"/>
      <w14:ligatures w14:val="standardContextual"/>
    </w:rPr>
  </w:style>
  <w:style w:type="paragraph" w:customStyle="1" w:styleId="478E076BA97C41EBB8A96CC57911309C">
    <w:name w:val="478E076BA97C41EBB8A96CC57911309C"/>
    <w:rsid w:val="008B3EFC"/>
    <w:pPr>
      <w:spacing w:line="278" w:lineRule="auto"/>
    </w:pPr>
    <w:rPr>
      <w:kern w:val="2"/>
      <w:sz w:val="24"/>
      <w:szCs w:val="24"/>
      <w14:ligatures w14:val="standardContextual"/>
    </w:rPr>
  </w:style>
  <w:style w:type="paragraph" w:customStyle="1" w:styleId="C4AE22B83CD246E087C05DA02352D460">
    <w:name w:val="C4AE22B83CD246E087C05DA02352D460"/>
    <w:rsid w:val="008B3EFC"/>
    <w:pPr>
      <w:spacing w:line="278" w:lineRule="auto"/>
    </w:pPr>
    <w:rPr>
      <w:kern w:val="2"/>
      <w:sz w:val="24"/>
      <w:szCs w:val="24"/>
      <w14:ligatures w14:val="standardContextual"/>
    </w:rPr>
  </w:style>
  <w:style w:type="paragraph" w:customStyle="1" w:styleId="27009F145A4E476DB58EF2935735DAFF">
    <w:name w:val="27009F145A4E476DB58EF2935735DAFF"/>
    <w:rsid w:val="008B3EFC"/>
    <w:pPr>
      <w:spacing w:line="278" w:lineRule="auto"/>
    </w:pPr>
    <w:rPr>
      <w:kern w:val="2"/>
      <w:sz w:val="24"/>
      <w:szCs w:val="24"/>
      <w14:ligatures w14:val="standardContextual"/>
    </w:rPr>
  </w:style>
  <w:style w:type="paragraph" w:customStyle="1" w:styleId="C3EB925AB4F54079B38A9CFC73796084">
    <w:name w:val="C3EB925AB4F54079B38A9CFC73796084"/>
    <w:rsid w:val="008B3EFC"/>
    <w:pPr>
      <w:spacing w:line="278" w:lineRule="auto"/>
    </w:pPr>
    <w:rPr>
      <w:kern w:val="2"/>
      <w:sz w:val="24"/>
      <w:szCs w:val="24"/>
      <w14:ligatures w14:val="standardContextual"/>
    </w:rPr>
  </w:style>
  <w:style w:type="paragraph" w:customStyle="1" w:styleId="48813F7015CC47C8BEFA69DC059CB8D8">
    <w:name w:val="48813F7015CC47C8BEFA69DC059CB8D8"/>
    <w:rsid w:val="008B3EFC"/>
    <w:pPr>
      <w:spacing w:line="278" w:lineRule="auto"/>
    </w:pPr>
    <w:rPr>
      <w:kern w:val="2"/>
      <w:sz w:val="24"/>
      <w:szCs w:val="24"/>
      <w14:ligatures w14:val="standardContextual"/>
    </w:rPr>
  </w:style>
  <w:style w:type="paragraph" w:customStyle="1" w:styleId="F2CD5FC6A7C943C583E8609AB4A2B741">
    <w:name w:val="F2CD5FC6A7C943C583E8609AB4A2B741"/>
    <w:rsid w:val="008B3EFC"/>
    <w:pPr>
      <w:spacing w:line="278" w:lineRule="auto"/>
    </w:pPr>
    <w:rPr>
      <w:kern w:val="2"/>
      <w:sz w:val="24"/>
      <w:szCs w:val="24"/>
      <w14:ligatures w14:val="standardContextual"/>
    </w:rPr>
  </w:style>
  <w:style w:type="paragraph" w:customStyle="1" w:styleId="5D3C775ABEAC439D988CFE5B6CBC9240">
    <w:name w:val="5D3C775ABEAC439D988CFE5B6CBC9240"/>
    <w:rsid w:val="008B3EFC"/>
    <w:pPr>
      <w:spacing w:line="278" w:lineRule="auto"/>
    </w:pPr>
    <w:rPr>
      <w:kern w:val="2"/>
      <w:sz w:val="24"/>
      <w:szCs w:val="24"/>
      <w14:ligatures w14:val="standardContextual"/>
    </w:rPr>
  </w:style>
  <w:style w:type="paragraph" w:customStyle="1" w:styleId="564C2DA522444BC5B0813EB6D84CFDD0">
    <w:name w:val="564C2DA522444BC5B0813EB6D84CFDD0"/>
    <w:rsid w:val="008B3EFC"/>
    <w:pPr>
      <w:spacing w:line="278" w:lineRule="auto"/>
    </w:pPr>
    <w:rPr>
      <w:kern w:val="2"/>
      <w:sz w:val="24"/>
      <w:szCs w:val="24"/>
      <w14:ligatures w14:val="standardContextual"/>
    </w:rPr>
  </w:style>
  <w:style w:type="paragraph" w:customStyle="1" w:styleId="E6EF308DC70E41DEA8E414D15CC9F0AF">
    <w:name w:val="E6EF308DC70E41DEA8E414D15CC9F0AF"/>
    <w:rsid w:val="008B3EFC"/>
    <w:pPr>
      <w:spacing w:line="278" w:lineRule="auto"/>
    </w:pPr>
    <w:rPr>
      <w:kern w:val="2"/>
      <w:sz w:val="24"/>
      <w:szCs w:val="24"/>
      <w14:ligatures w14:val="standardContextual"/>
    </w:rPr>
  </w:style>
  <w:style w:type="paragraph" w:customStyle="1" w:styleId="A7FD56F268974A0BB6A52DB6B47004DF">
    <w:name w:val="A7FD56F268974A0BB6A52DB6B47004DF"/>
    <w:rsid w:val="008B3EFC"/>
    <w:pPr>
      <w:spacing w:line="278" w:lineRule="auto"/>
    </w:pPr>
    <w:rPr>
      <w:kern w:val="2"/>
      <w:sz w:val="24"/>
      <w:szCs w:val="24"/>
      <w14:ligatures w14:val="standardContextual"/>
    </w:rPr>
  </w:style>
  <w:style w:type="paragraph" w:customStyle="1" w:styleId="2182F3D3762543339E17415916F51875">
    <w:name w:val="2182F3D3762543339E17415916F51875"/>
    <w:rsid w:val="008B3EFC"/>
    <w:pPr>
      <w:spacing w:line="278" w:lineRule="auto"/>
    </w:pPr>
    <w:rPr>
      <w:kern w:val="2"/>
      <w:sz w:val="24"/>
      <w:szCs w:val="24"/>
      <w14:ligatures w14:val="standardContextual"/>
    </w:rPr>
  </w:style>
  <w:style w:type="paragraph" w:customStyle="1" w:styleId="63691757372E4B13B7CE4245E30BC9BA">
    <w:name w:val="63691757372E4B13B7CE4245E30BC9BA"/>
    <w:rsid w:val="008B3EFC"/>
    <w:pPr>
      <w:spacing w:line="278" w:lineRule="auto"/>
    </w:pPr>
    <w:rPr>
      <w:kern w:val="2"/>
      <w:sz w:val="24"/>
      <w:szCs w:val="24"/>
      <w14:ligatures w14:val="standardContextual"/>
    </w:rPr>
  </w:style>
  <w:style w:type="paragraph" w:customStyle="1" w:styleId="356804408A054FC19B1DA51E42F08675">
    <w:name w:val="356804408A054FC19B1DA51E42F08675"/>
    <w:rsid w:val="008B3EFC"/>
    <w:pPr>
      <w:spacing w:line="278" w:lineRule="auto"/>
    </w:pPr>
    <w:rPr>
      <w:kern w:val="2"/>
      <w:sz w:val="24"/>
      <w:szCs w:val="24"/>
      <w14:ligatures w14:val="standardContextual"/>
    </w:rPr>
  </w:style>
  <w:style w:type="paragraph" w:customStyle="1" w:styleId="11621C5813454D00ADCA9990FC97EF41">
    <w:name w:val="11621C5813454D00ADCA9990FC97EF41"/>
    <w:rsid w:val="008B3EFC"/>
    <w:pPr>
      <w:spacing w:line="278" w:lineRule="auto"/>
    </w:pPr>
    <w:rPr>
      <w:kern w:val="2"/>
      <w:sz w:val="24"/>
      <w:szCs w:val="24"/>
      <w14:ligatures w14:val="standardContextual"/>
    </w:rPr>
  </w:style>
  <w:style w:type="paragraph" w:customStyle="1" w:styleId="756812177AE74630B4481473806C06FA">
    <w:name w:val="756812177AE74630B4481473806C06FA"/>
    <w:rsid w:val="008B3EFC"/>
    <w:pPr>
      <w:spacing w:line="278" w:lineRule="auto"/>
    </w:pPr>
    <w:rPr>
      <w:kern w:val="2"/>
      <w:sz w:val="24"/>
      <w:szCs w:val="24"/>
      <w14:ligatures w14:val="standardContextual"/>
    </w:rPr>
  </w:style>
  <w:style w:type="paragraph" w:customStyle="1" w:styleId="8485968998E64A08A95D059C2A92D47A">
    <w:name w:val="8485968998E64A08A95D059C2A92D47A"/>
    <w:rsid w:val="008B3EFC"/>
    <w:pPr>
      <w:spacing w:line="278" w:lineRule="auto"/>
    </w:pPr>
    <w:rPr>
      <w:kern w:val="2"/>
      <w:sz w:val="24"/>
      <w:szCs w:val="24"/>
      <w14:ligatures w14:val="standardContextual"/>
    </w:rPr>
  </w:style>
  <w:style w:type="paragraph" w:customStyle="1" w:styleId="E6FCCC21C06046AD927C47966CAF4B67">
    <w:name w:val="E6FCCC21C06046AD927C47966CAF4B67"/>
    <w:rsid w:val="008B3EFC"/>
    <w:pPr>
      <w:spacing w:line="278" w:lineRule="auto"/>
    </w:pPr>
    <w:rPr>
      <w:kern w:val="2"/>
      <w:sz w:val="24"/>
      <w:szCs w:val="24"/>
      <w14:ligatures w14:val="standardContextual"/>
    </w:rPr>
  </w:style>
  <w:style w:type="paragraph" w:customStyle="1" w:styleId="1C14DAC95B264FC68639703BED42C2B6">
    <w:name w:val="1C14DAC95B264FC68639703BED42C2B6"/>
    <w:rsid w:val="008B3EFC"/>
    <w:pPr>
      <w:spacing w:line="278" w:lineRule="auto"/>
    </w:pPr>
    <w:rPr>
      <w:kern w:val="2"/>
      <w:sz w:val="24"/>
      <w:szCs w:val="24"/>
      <w14:ligatures w14:val="standardContextual"/>
    </w:rPr>
  </w:style>
  <w:style w:type="paragraph" w:customStyle="1" w:styleId="1AECB2B8D6D547BCBBEE9B03C14E1178">
    <w:name w:val="1AECB2B8D6D547BCBBEE9B03C14E1178"/>
    <w:rsid w:val="008B3EFC"/>
    <w:pPr>
      <w:spacing w:line="278" w:lineRule="auto"/>
    </w:pPr>
    <w:rPr>
      <w:kern w:val="2"/>
      <w:sz w:val="24"/>
      <w:szCs w:val="24"/>
      <w14:ligatures w14:val="standardContextual"/>
    </w:rPr>
  </w:style>
  <w:style w:type="paragraph" w:customStyle="1" w:styleId="A22B704489C743F6BEFC36D0C58491BE">
    <w:name w:val="A22B704489C743F6BEFC36D0C58491BE"/>
    <w:rsid w:val="008B3EFC"/>
    <w:pPr>
      <w:spacing w:line="278" w:lineRule="auto"/>
    </w:pPr>
    <w:rPr>
      <w:kern w:val="2"/>
      <w:sz w:val="24"/>
      <w:szCs w:val="24"/>
      <w14:ligatures w14:val="standardContextual"/>
    </w:rPr>
  </w:style>
  <w:style w:type="paragraph" w:customStyle="1" w:styleId="3811A378E2E741A9856C1D39D38D241F">
    <w:name w:val="3811A378E2E741A9856C1D39D38D241F"/>
    <w:rsid w:val="008B3EFC"/>
    <w:pPr>
      <w:spacing w:line="278" w:lineRule="auto"/>
    </w:pPr>
    <w:rPr>
      <w:kern w:val="2"/>
      <w:sz w:val="24"/>
      <w:szCs w:val="24"/>
      <w14:ligatures w14:val="standardContextual"/>
    </w:rPr>
  </w:style>
  <w:style w:type="paragraph" w:customStyle="1" w:styleId="5DF325B6350B442080F4A78E59F2EF41">
    <w:name w:val="5DF325B6350B442080F4A78E59F2EF41"/>
    <w:rsid w:val="008B3EFC"/>
    <w:pPr>
      <w:spacing w:line="278" w:lineRule="auto"/>
    </w:pPr>
    <w:rPr>
      <w:kern w:val="2"/>
      <w:sz w:val="24"/>
      <w:szCs w:val="24"/>
      <w14:ligatures w14:val="standardContextual"/>
    </w:rPr>
  </w:style>
  <w:style w:type="paragraph" w:customStyle="1" w:styleId="EA59FB8528BA42AEBCC9A75991BCAA0A">
    <w:name w:val="EA59FB8528BA42AEBCC9A75991BCAA0A"/>
    <w:rsid w:val="008B3EFC"/>
    <w:pPr>
      <w:spacing w:line="278" w:lineRule="auto"/>
    </w:pPr>
    <w:rPr>
      <w:kern w:val="2"/>
      <w:sz w:val="24"/>
      <w:szCs w:val="24"/>
      <w14:ligatures w14:val="standardContextual"/>
    </w:rPr>
  </w:style>
  <w:style w:type="paragraph" w:customStyle="1" w:styleId="B437CF61E58E4891A85B03882147C1A0">
    <w:name w:val="B437CF61E58E4891A85B03882147C1A0"/>
    <w:rsid w:val="008B3EFC"/>
    <w:pPr>
      <w:spacing w:line="278" w:lineRule="auto"/>
    </w:pPr>
    <w:rPr>
      <w:kern w:val="2"/>
      <w:sz w:val="24"/>
      <w:szCs w:val="24"/>
      <w14:ligatures w14:val="standardContextual"/>
    </w:rPr>
  </w:style>
  <w:style w:type="paragraph" w:customStyle="1" w:styleId="B0DEBD3C8F994CCDA11DC8236573584D">
    <w:name w:val="B0DEBD3C8F994CCDA11DC8236573584D"/>
    <w:rsid w:val="008B3EFC"/>
    <w:pPr>
      <w:spacing w:line="278" w:lineRule="auto"/>
    </w:pPr>
    <w:rPr>
      <w:kern w:val="2"/>
      <w:sz w:val="24"/>
      <w:szCs w:val="24"/>
      <w14:ligatures w14:val="standardContextual"/>
    </w:rPr>
  </w:style>
  <w:style w:type="paragraph" w:customStyle="1" w:styleId="29EDEB80DB8B4D59BFD2424819949D06">
    <w:name w:val="29EDEB80DB8B4D59BFD2424819949D06"/>
    <w:rsid w:val="008B3EFC"/>
    <w:pPr>
      <w:spacing w:line="278" w:lineRule="auto"/>
    </w:pPr>
    <w:rPr>
      <w:kern w:val="2"/>
      <w:sz w:val="24"/>
      <w:szCs w:val="24"/>
      <w14:ligatures w14:val="standardContextual"/>
    </w:rPr>
  </w:style>
  <w:style w:type="paragraph" w:customStyle="1" w:styleId="CD55C4B801FD4C3B83F73384B7E924E3">
    <w:name w:val="CD55C4B801FD4C3B83F73384B7E924E3"/>
    <w:rsid w:val="008B3EFC"/>
    <w:pPr>
      <w:spacing w:line="278" w:lineRule="auto"/>
    </w:pPr>
    <w:rPr>
      <w:kern w:val="2"/>
      <w:sz w:val="24"/>
      <w:szCs w:val="24"/>
      <w14:ligatures w14:val="standardContextual"/>
    </w:rPr>
  </w:style>
  <w:style w:type="paragraph" w:customStyle="1" w:styleId="47BA29C3E62B4A34AEE8AD2F1C507563">
    <w:name w:val="47BA29C3E62B4A34AEE8AD2F1C507563"/>
    <w:rsid w:val="008B3EFC"/>
    <w:pPr>
      <w:spacing w:line="278" w:lineRule="auto"/>
    </w:pPr>
    <w:rPr>
      <w:kern w:val="2"/>
      <w:sz w:val="24"/>
      <w:szCs w:val="24"/>
      <w14:ligatures w14:val="standardContextual"/>
    </w:rPr>
  </w:style>
  <w:style w:type="paragraph" w:customStyle="1" w:styleId="35B4B5B2D94C4B59BCC60F95A9C036BC">
    <w:name w:val="35B4B5B2D94C4B59BCC60F95A9C036BC"/>
    <w:rsid w:val="008B3EFC"/>
    <w:pPr>
      <w:spacing w:line="278" w:lineRule="auto"/>
    </w:pPr>
    <w:rPr>
      <w:kern w:val="2"/>
      <w:sz w:val="24"/>
      <w:szCs w:val="24"/>
      <w14:ligatures w14:val="standardContextual"/>
    </w:rPr>
  </w:style>
  <w:style w:type="paragraph" w:customStyle="1" w:styleId="4F4A98DD6DC24EA5902E52B82C2AF817">
    <w:name w:val="4F4A98DD6DC24EA5902E52B82C2AF817"/>
    <w:rsid w:val="008B3EFC"/>
    <w:pPr>
      <w:spacing w:line="278" w:lineRule="auto"/>
    </w:pPr>
    <w:rPr>
      <w:kern w:val="2"/>
      <w:sz w:val="24"/>
      <w:szCs w:val="24"/>
      <w14:ligatures w14:val="standardContextual"/>
    </w:rPr>
  </w:style>
  <w:style w:type="paragraph" w:customStyle="1" w:styleId="12FB5AD0AB484D60970CB20FEDFA22BE">
    <w:name w:val="12FB5AD0AB484D60970CB20FEDFA22BE"/>
    <w:rsid w:val="008B3EFC"/>
    <w:pPr>
      <w:spacing w:line="278" w:lineRule="auto"/>
    </w:pPr>
    <w:rPr>
      <w:kern w:val="2"/>
      <w:sz w:val="24"/>
      <w:szCs w:val="24"/>
      <w14:ligatures w14:val="standardContextual"/>
    </w:rPr>
  </w:style>
  <w:style w:type="paragraph" w:customStyle="1" w:styleId="8F66E5E672A2436C89E5889D144AB85A">
    <w:name w:val="8F66E5E672A2436C89E5889D144AB85A"/>
    <w:rsid w:val="008B3EFC"/>
    <w:pPr>
      <w:spacing w:line="278" w:lineRule="auto"/>
    </w:pPr>
    <w:rPr>
      <w:kern w:val="2"/>
      <w:sz w:val="24"/>
      <w:szCs w:val="24"/>
      <w14:ligatures w14:val="standardContextual"/>
    </w:rPr>
  </w:style>
  <w:style w:type="paragraph" w:customStyle="1" w:styleId="C06E6A02D40146949145636590177B3C">
    <w:name w:val="C06E6A02D40146949145636590177B3C"/>
    <w:rsid w:val="008B3EFC"/>
    <w:pPr>
      <w:spacing w:line="278" w:lineRule="auto"/>
    </w:pPr>
    <w:rPr>
      <w:kern w:val="2"/>
      <w:sz w:val="24"/>
      <w:szCs w:val="24"/>
      <w14:ligatures w14:val="standardContextual"/>
    </w:rPr>
  </w:style>
  <w:style w:type="paragraph" w:customStyle="1" w:styleId="E4F6057AD0804F8F828A5261653D74E4">
    <w:name w:val="E4F6057AD0804F8F828A5261653D74E4"/>
    <w:rsid w:val="008B3EFC"/>
    <w:pPr>
      <w:spacing w:line="278" w:lineRule="auto"/>
    </w:pPr>
    <w:rPr>
      <w:kern w:val="2"/>
      <w:sz w:val="24"/>
      <w:szCs w:val="24"/>
      <w14:ligatures w14:val="standardContextual"/>
    </w:rPr>
  </w:style>
  <w:style w:type="paragraph" w:customStyle="1" w:styleId="1C14972FA1B94208A445DFD8C28D7993">
    <w:name w:val="1C14972FA1B94208A445DFD8C28D7993"/>
    <w:rsid w:val="008B3EFC"/>
    <w:pPr>
      <w:spacing w:line="278" w:lineRule="auto"/>
    </w:pPr>
    <w:rPr>
      <w:kern w:val="2"/>
      <w:sz w:val="24"/>
      <w:szCs w:val="24"/>
      <w14:ligatures w14:val="standardContextual"/>
    </w:rPr>
  </w:style>
  <w:style w:type="paragraph" w:customStyle="1" w:styleId="F5C564FDABE1453E84A0F7B144DF62CC">
    <w:name w:val="F5C564FDABE1453E84A0F7B144DF62CC"/>
    <w:rsid w:val="008B3EFC"/>
    <w:pPr>
      <w:spacing w:line="278" w:lineRule="auto"/>
    </w:pPr>
    <w:rPr>
      <w:kern w:val="2"/>
      <w:sz w:val="24"/>
      <w:szCs w:val="24"/>
      <w14:ligatures w14:val="standardContextual"/>
    </w:rPr>
  </w:style>
  <w:style w:type="paragraph" w:customStyle="1" w:styleId="6BC0846C7D304F5FAF55F7F7F34ED79F">
    <w:name w:val="6BC0846C7D304F5FAF55F7F7F34ED79F"/>
    <w:rsid w:val="008B3EFC"/>
    <w:pPr>
      <w:spacing w:line="278" w:lineRule="auto"/>
    </w:pPr>
    <w:rPr>
      <w:kern w:val="2"/>
      <w:sz w:val="24"/>
      <w:szCs w:val="24"/>
      <w14:ligatures w14:val="standardContextual"/>
    </w:rPr>
  </w:style>
  <w:style w:type="paragraph" w:customStyle="1" w:styleId="DC073BF84EFE4BCF8C23292A95388388">
    <w:name w:val="DC073BF84EFE4BCF8C23292A95388388"/>
    <w:rsid w:val="008B3EFC"/>
    <w:pPr>
      <w:spacing w:line="278" w:lineRule="auto"/>
    </w:pPr>
    <w:rPr>
      <w:kern w:val="2"/>
      <w:sz w:val="24"/>
      <w:szCs w:val="24"/>
      <w14:ligatures w14:val="standardContextual"/>
    </w:rPr>
  </w:style>
  <w:style w:type="paragraph" w:customStyle="1" w:styleId="C32F61173708436EB822E5FFA52816A8">
    <w:name w:val="C32F61173708436EB822E5FFA52816A8"/>
    <w:rsid w:val="008B3EFC"/>
    <w:pPr>
      <w:spacing w:line="278" w:lineRule="auto"/>
    </w:pPr>
    <w:rPr>
      <w:kern w:val="2"/>
      <w:sz w:val="24"/>
      <w:szCs w:val="24"/>
      <w14:ligatures w14:val="standardContextual"/>
    </w:rPr>
  </w:style>
  <w:style w:type="paragraph" w:customStyle="1" w:styleId="CAD542AF745740D1840E1EB38EFF862F">
    <w:name w:val="CAD542AF745740D1840E1EB38EFF862F"/>
    <w:rsid w:val="008B3EFC"/>
    <w:pPr>
      <w:spacing w:line="278" w:lineRule="auto"/>
    </w:pPr>
    <w:rPr>
      <w:kern w:val="2"/>
      <w:sz w:val="24"/>
      <w:szCs w:val="24"/>
      <w14:ligatures w14:val="standardContextual"/>
    </w:rPr>
  </w:style>
  <w:style w:type="paragraph" w:customStyle="1" w:styleId="04527DA0B3F645508D381FEB352B0256">
    <w:name w:val="04527DA0B3F645508D381FEB352B0256"/>
    <w:rsid w:val="008B3EFC"/>
    <w:pPr>
      <w:spacing w:line="278" w:lineRule="auto"/>
    </w:pPr>
    <w:rPr>
      <w:kern w:val="2"/>
      <w:sz w:val="24"/>
      <w:szCs w:val="24"/>
      <w14:ligatures w14:val="standardContextual"/>
    </w:rPr>
  </w:style>
  <w:style w:type="paragraph" w:customStyle="1" w:styleId="9C9571AC98E94A608F5A1A42718C193C">
    <w:name w:val="9C9571AC98E94A608F5A1A42718C193C"/>
    <w:rsid w:val="008B3EFC"/>
    <w:pPr>
      <w:spacing w:line="278" w:lineRule="auto"/>
    </w:pPr>
    <w:rPr>
      <w:kern w:val="2"/>
      <w:sz w:val="24"/>
      <w:szCs w:val="24"/>
      <w14:ligatures w14:val="standardContextual"/>
    </w:rPr>
  </w:style>
  <w:style w:type="paragraph" w:customStyle="1" w:styleId="7D89E1BB735E4362820A0D232517BAAD">
    <w:name w:val="7D89E1BB735E4362820A0D232517BAAD"/>
    <w:rsid w:val="008B3EFC"/>
    <w:pPr>
      <w:spacing w:line="278" w:lineRule="auto"/>
    </w:pPr>
    <w:rPr>
      <w:kern w:val="2"/>
      <w:sz w:val="24"/>
      <w:szCs w:val="24"/>
      <w14:ligatures w14:val="standardContextual"/>
    </w:rPr>
  </w:style>
  <w:style w:type="paragraph" w:customStyle="1" w:styleId="91F76BD81DA64CA7AD749DD3A7DD6D99">
    <w:name w:val="91F76BD81DA64CA7AD749DD3A7DD6D99"/>
    <w:rsid w:val="008B3EFC"/>
    <w:pPr>
      <w:spacing w:line="278" w:lineRule="auto"/>
    </w:pPr>
    <w:rPr>
      <w:kern w:val="2"/>
      <w:sz w:val="24"/>
      <w:szCs w:val="24"/>
      <w14:ligatures w14:val="standardContextual"/>
    </w:rPr>
  </w:style>
  <w:style w:type="paragraph" w:customStyle="1" w:styleId="9921C49BFB1149168486F6B954D79DE2">
    <w:name w:val="9921C49BFB1149168486F6B954D79DE2"/>
    <w:rsid w:val="008B3EFC"/>
    <w:pPr>
      <w:spacing w:line="278" w:lineRule="auto"/>
    </w:pPr>
    <w:rPr>
      <w:kern w:val="2"/>
      <w:sz w:val="24"/>
      <w:szCs w:val="24"/>
      <w14:ligatures w14:val="standardContextual"/>
    </w:rPr>
  </w:style>
  <w:style w:type="paragraph" w:customStyle="1" w:styleId="2B0EAF713BFA49C9B79D6E30F7BC81FA">
    <w:name w:val="2B0EAF713BFA49C9B79D6E30F7BC81FA"/>
    <w:rsid w:val="008B3EFC"/>
    <w:pPr>
      <w:spacing w:line="278" w:lineRule="auto"/>
    </w:pPr>
    <w:rPr>
      <w:kern w:val="2"/>
      <w:sz w:val="24"/>
      <w:szCs w:val="24"/>
      <w14:ligatures w14:val="standardContextual"/>
    </w:rPr>
  </w:style>
  <w:style w:type="paragraph" w:customStyle="1" w:styleId="2816E9162A0E4F21B2EDBDEBC074DE22">
    <w:name w:val="2816E9162A0E4F21B2EDBDEBC074DE22"/>
    <w:rsid w:val="008B3EFC"/>
    <w:pPr>
      <w:spacing w:line="278" w:lineRule="auto"/>
    </w:pPr>
    <w:rPr>
      <w:kern w:val="2"/>
      <w:sz w:val="24"/>
      <w:szCs w:val="24"/>
      <w14:ligatures w14:val="standardContextual"/>
    </w:rPr>
  </w:style>
  <w:style w:type="paragraph" w:customStyle="1" w:styleId="11920D29034A4C77AF63341AB8106D11">
    <w:name w:val="11920D29034A4C77AF63341AB8106D11"/>
    <w:rsid w:val="008B3EFC"/>
    <w:pPr>
      <w:spacing w:line="278" w:lineRule="auto"/>
    </w:pPr>
    <w:rPr>
      <w:kern w:val="2"/>
      <w:sz w:val="24"/>
      <w:szCs w:val="24"/>
      <w14:ligatures w14:val="standardContextual"/>
    </w:rPr>
  </w:style>
  <w:style w:type="paragraph" w:customStyle="1" w:styleId="F8F5A519DFF34B24B7427B9728C388AC">
    <w:name w:val="F8F5A519DFF34B24B7427B9728C388AC"/>
    <w:rsid w:val="008B3EFC"/>
    <w:pPr>
      <w:spacing w:line="278" w:lineRule="auto"/>
    </w:pPr>
    <w:rPr>
      <w:kern w:val="2"/>
      <w:sz w:val="24"/>
      <w:szCs w:val="24"/>
      <w14:ligatures w14:val="standardContextual"/>
    </w:rPr>
  </w:style>
  <w:style w:type="paragraph" w:customStyle="1" w:styleId="30EAA541DF374ECFAC365D8AC96556E4">
    <w:name w:val="30EAA541DF374ECFAC365D8AC96556E4"/>
    <w:rsid w:val="008B3EFC"/>
    <w:pPr>
      <w:spacing w:line="278" w:lineRule="auto"/>
    </w:pPr>
    <w:rPr>
      <w:kern w:val="2"/>
      <w:sz w:val="24"/>
      <w:szCs w:val="24"/>
      <w14:ligatures w14:val="standardContextual"/>
    </w:rPr>
  </w:style>
  <w:style w:type="paragraph" w:customStyle="1" w:styleId="29904237B095493097E0FBB97B5E254C">
    <w:name w:val="29904237B095493097E0FBB97B5E254C"/>
    <w:rsid w:val="008B3EFC"/>
    <w:pPr>
      <w:spacing w:line="278" w:lineRule="auto"/>
    </w:pPr>
    <w:rPr>
      <w:kern w:val="2"/>
      <w:sz w:val="24"/>
      <w:szCs w:val="24"/>
      <w14:ligatures w14:val="standardContextual"/>
    </w:rPr>
  </w:style>
  <w:style w:type="paragraph" w:customStyle="1" w:styleId="2D617A21440B4849A33AA42334E9DE3A">
    <w:name w:val="2D617A21440B4849A33AA42334E9DE3A"/>
    <w:rsid w:val="008B3EFC"/>
    <w:pPr>
      <w:spacing w:line="278" w:lineRule="auto"/>
    </w:pPr>
    <w:rPr>
      <w:kern w:val="2"/>
      <w:sz w:val="24"/>
      <w:szCs w:val="24"/>
      <w14:ligatures w14:val="standardContextual"/>
    </w:rPr>
  </w:style>
  <w:style w:type="paragraph" w:customStyle="1" w:styleId="E55CC65EC9E045829420DCB24B3F0300">
    <w:name w:val="E55CC65EC9E045829420DCB24B3F0300"/>
    <w:rsid w:val="008B3EFC"/>
    <w:pPr>
      <w:spacing w:line="278" w:lineRule="auto"/>
    </w:pPr>
    <w:rPr>
      <w:kern w:val="2"/>
      <w:sz w:val="24"/>
      <w:szCs w:val="24"/>
      <w14:ligatures w14:val="standardContextual"/>
    </w:rPr>
  </w:style>
  <w:style w:type="paragraph" w:customStyle="1" w:styleId="8828D3D546DB45D6B58D48E42A29BF60">
    <w:name w:val="8828D3D546DB45D6B58D48E42A29BF60"/>
    <w:rsid w:val="008B3EFC"/>
    <w:pPr>
      <w:spacing w:line="278" w:lineRule="auto"/>
    </w:pPr>
    <w:rPr>
      <w:kern w:val="2"/>
      <w:sz w:val="24"/>
      <w:szCs w:val="24"/>
      <w14:ligatures w14:val="standardContextual"/>
    </w:rPr>
  </w:style>
  <w:style w:type="paragraph" w:customStyle="1" w:styleId="2BAF66F68D60483FA16804240DD900FF">
    <w:name w:val="2BAF66F68D60483FA16804240DD900FF"/>
    <w:rsid w:val="008B3EFC"/>
    <w:pPr>
      <w:spacing w:line="278" w:lineRule="auto"/>
    </w:pPr>
    <w:rPr>
      <w:kern w:val="2"/>
      <w:sz w:val="24"/>
      <w:szCs w:val="24"/>
      <w14:ligatures w14:val="standardContextual"/>
    </w:rPr>
  </w:style>
  <w:style w:type="paragraph" w:customStyle="1" w:styleId="E10F144C0C1445E7AFC2EDDE587EAC6A">
    <w:name w:val="E10F144C0C1445E7AFC2EDDE587EAC6A"/>
    <w:rsid w:val="008B3EFC"/>
    <w:pPr>
      <w:spacing w:line="278" w:lineRule="auto"/>
    </w:pPr>
    <w:rPr>
      <w:kern w:val="2"/>
      <w:sz w:val="24"/>
      <w:szCs w:val="24"/>
      <w14:ligatures w14:val="standardContextual"/>
    </w:rPr>
  </w:style>
  <w:style w:type="paragraph" w:customStyle="1" w:styleId="663B4FFB3281435EB96E0AAE05F2335B">
    <w:name w:val="663B4FFB3281435EB96E0AAE05F2335B"/>
    <w:rsid w:val="008B3EFC"/>
    <w:pPr>
      <w:spacing w:line="278" w:lineRule="auto"/>
    </w:pPr>
    <w:rPr>
      <w:kern w:val="2"/>
      <w:sz w:val="24"/>
      <w:szCs w:val="24"/>
      <w14:ligatures w14:val="standardContextual"/>
    </w:rPr>
  </w:style>
  <w:style w:type="paragraph" w:customStyle="1" w:styleId="000D4E4057DF4DEFB939A1484B4D25BB">
    <w:name w:val="000D4E4057DF4DEFB939A1484B4D25BB"/>
    <w:rsid w:val="008B3EFC"/>
    <w:pPr>
      <w:spacing w:line="278" w:lineRule="auto"/>
    </w:pPr>
    <w:rPr>
      <w:kern w:val="2"/>
      <w:sz w:val="24"/>
      <w:szCs w:val="24"/>
      <w14:ligatures w14:val="standardContextual"/>
    </w:rPr>
  </w:style>
  <w:style w:type="paragraph" w:customStyle="1" w:styleId="EC86663E297B4C04A7CAE022EDB2379C">
    <w:name w:val="EC86663E297B4C04A7CAE022EDB2379C"/>
    <w:rsid w:val="008B3EFC"/>
    <w:pPr>
      <w:spacing w:line="278" w:lineRule="auto"/>
    </w:pPr>
    <w:rPr>
      <w:kern w:val="2"/>
      <w:sz w:val="24"/>
      <w:szCs w:val="24"/>
      <w14:ligatures w14:val="standardContextual"/>
    </w:rPr>
  </w:style>
  <w:style w:type="paragraph" w:customStyle="1" w:styleId="A6D8869F40AC4596A9EEC8006A628194">
    <w:name w:val="A6D8869F40AC4596A9EEC8006A628194"/>
    <w:rsid w:val="008B3EFC"/>
    <w:pPr>
      <w:spacing w:line="278" w:lineRule="auto"/>
    </w:pPr>
    <w:rPr>
      <w:kern w:val="2"/>
      <w:sz w:val="24"/>
      <w:szCs w:val="24"/>
      <w14:ligatures w14:val="standardContextual"/>
    </w:rPr>
  </w:style>
  <w:style w:type="paragraph" w:customStyle="1" w:styleId="9115B3F153F548F6B56CA708AD45266B">
    <w:name w:val="9115B3F153F548F6B56CA708AD45266B"/>
    <w:rsid w:val="008B3EFC"/>
    <w:pPr>
      <w:spacing w:line="278" w:lineRule="auto"/>
    </w:pPr>
    <w:rPr>
      <w:kern w:val="2"/>
      <w:sz w:val="24"/>
      <w:szCs w:val="24"/>
      <w14:ligatures w14:val="standardContextual"/>
    </w:rPr>
  </w:style>
  <w:style w:type="paragraph" w:customStyle="1" w:styleId="F1FF5BEE89E442D0A78E710895DBBEBF">
    <w:name w:val="F1FF5BEE89E442D0A78E710895DBBEBF"/>
    <w:rsid w:val="008B3EFC"/>
    <w:pPr>
      <w:spacing w:line="278" w:lineRule="auto"/>
    </w:pPr>
    <w:rPr>
      <w:kern w:val="2"/>
      <w:sz w:val="24"/>
      <w:szCs w:val="24"/>
      <w14:ligatures w14:val="standardContextual"/>
    </w:rPr>
  </w:style>
  <w:style w:type="paragraph" w:customStyle="1" w:styleId="8EF9BA2A654042BC914BC1D6BFCFE21C">
    <w:name w:val="8EF9BA2A654042BC914BC1D6BFCFE21C"/>
    <w:rsid w:val="008B3EFC"/>
    <w:pPr>
      <w:spacing w:line="278" w:lineRule="auto"/>
    </w:pPr>
    <w:rPr>
      <w:kern w:val="2"/>
      <w:sz w:val="24"/>
      <w:szCs w:val="24"/>
      <w14:ligatures w14:val="standardContextual"/>
    </w:rPr>
  </w:style>
  <w:style w:type="paragraph" w:customStyle="1" w:styleId="1DAAD30269E0430A91E0DE01A2B8A6E7">
    <w:name w:val="1DAAD30269E0430A91E0DE01A2B8A6E7"/>
    <w:rsid w:val="008B3EFC"/>
    <w:pPr>
      <w:spacing w:line="278" w:lineRule="auto"/>
    </w:pPr>
    <w:rPr>
      <w:kern w:val="2"/>
      <w:sz w:val="24"/>
      <w:szCs w:val="24"/>
      <w14:ligatures w14:val="standardContextual"/>
    </w:rPr>
  </w:style>
  <w:style w:type="paragraph" w:customStyle="1" w:styleId="F5A75EA3E492485FBC46FA2B7B5B7479">
    <w:name w:val="F5A75EA3E492485FBC46FA2B7B5B7479"/>
    <w:rsid w:val="008B3EFC"/>
    <w:pPr>
      <w:spacing w:line="278" w:lineRule="auto"/>
    </w:pPr>
    <w:rPr>
      <w:kern w:val="2"/>
      <w:sz w:val="24"/>
      <w:szCs w:val="24"/>
      <w14:ligatures w14:val="standardContextual"/>
    </w:rPr>
  </w:style>
  <w:style w:type="paragraph" w:customStyle="1" w:styleId="E7FD52B126C84C5F9E0A82688C8E935F">
    <w:name w:val="E7FD52B126C84C5F9E0A82688C8E935F"/>
    <w:rsid w:val="008B3EFC"/>
    <w:pPr>
      <w:spacing w:line="278" w:lineRule="auto"/>
    </w:pPr>
    <w:rPr>
      <w:kern w:val="2"/>
      <w:sz w:val="24"/>
      <w:szCs w:val="24"/>
      <w14:ligatures w14:val="standardContextual"/>
    </w:rPr>
  </w:style>
  <w:style w:type="paragraph" w:customStyle="1" w:styleId="B158B9E7B8CE4FCF9EB24589F939F4BD">
    <w:name w:val="B158B9E7B8CE4FCF9EB24589F939F4BD"/>
    <w:rsid w:val="008B3EFC"/>
    <w:pPr>
      <w:spacing w:line="278" w:lineRule="auto"/>
    </w:pPr>
    <w:rPr>
      <w:kern w:val="2"/>
      <w:sz w:val="24"/>
      <w:szCs w:val="24"/>
      <w14:ligatures w14:val="standardContextual"/>
    </w:rPr>
  </w:style>
  <w:style w:type="paragraph" w:customStyle="1" w:styleId="7387A3A28B8C481DA411FD6AC76CBB57">
    <w:name w:val="7387A3A28B8C481DA411FD6AC76CBB57"/>
    <w:rsid w:val="008B3EFC"/>
    <w:pPr>
      <w:spacing w:line="278" w:lineRule="auto"/>
    </w:pPr>
    <w:rPr>
      <w:kern w:val="2"/>
      <w:sz w:val="24"/>
      <w:szCs w:val="24"/>
      <w14:ligatures w14:val="standardContextual"/>
    </w:rPr>
  </w:style>
  <w:style w:type="paragraph" w:customStyle="1" w:styleId="F3682ADF51EF4119A45B89B34FA0B2D2">
    <w:name w:val="F3682ADF51EF4119A45B89B34FA0B2D2"/>
    <w:rsid w:val="008B3EFC"/>
    <w:pPr>
      <w:spacing w:line="278" w:lineRule="auto"/>
    </w:pPr>
    <w:rPr>
      <w:kern w:val="2"/>
      <w:sz w:val="24"/>
      <w:szCs w:val="24"/>
      <w14:ligatures w14:val="standardContextual"/>
    </w:rPr>
  </w:style>
  <w:style w:type="paragraph" w:customStyle="1" w:styleId="F5654BE6986A448BA96C82F0A8A944D2">
    <w:name w:val="F5654BE6986A448BA96C82F0A8A944D2"/>
    <w:rsid w:val="008B3EFC"/>
    <w:pPr>
      <w:spacing w:line="278" w:lineRule="auto"/>
    </w:pPr>
    <w:rPr>
      <w:kern w:val="2"/>
      <w:sz w:val="24"/>
      <w:szCs w:val="24"/>
      <w14:ligatures w14:val="standardContextual"/>
    </w:rPr>
  </w:style>
  <w:style w:type="paragraph" w:customStyle="1" w:styleId="053C8104192D4183BBD7E56CFCA1563F">
    <w:name w:val="053C8104192D4183BBD7E56CFCA1563F"/>
    <w:rsid w:val="008B3EFC"/>
    <w:pPr>
      <w:spacing w:line="278" w:lineRule="auto"/>
    </w:pPr>
    <w:rPr>
      <w:kern w:val="2"/>
      <w:sz w:val="24"/>
      <w:szCs w:val="24"/>
      <w14:ligatures w14:val="standardContextual"/>
    </w:rPr>
  </w:style>
  <w:style w:type="paragraph" w:customStyle="1" w:styleId="D4B0EB675647498485EACF07A8001063">
    <w:name w:val="D4B0EB675647498485EACF07A8001063"/>
    <w:rsid w:val="008B3EFC"/>
    <w:pPr>
      <w:spacing w:line="278" w:lineRule="auto"/>
    </w:pPr>
    <w:rPr>
      <w:kern w:val="2"/>
      <w:sz w:val="24"/>
      <w:szCs w:val="24"/>
      <w14:ligatures w14:val="standardContextual"/>
    </w:rPr>
  </w:style>
  <w:style w:type="paragraph" w:customStyle="1" w:styleId="D62F6D813C724A1E924F07A1436C7C30">
    <w:name w:val="D62F6D813C724A1E924F07A1436C7C30"/>
    <w:rsid w:val="008B3EFC"/>
    <w:pPr>
      <w:spacing w:line="278" w:lineRule="auto"/>
    </w:pPr>
    <w:rPr>
      <w:kern w:val="2"/>
      <w:sz w:val="24"/>
      <w:szCs w:val="24"/>
      <w14:ligatures w14:val="standardContextual"/>
    </w:rPr>
  </w:style>
  <w:style w:type="paragraph" w:customStyle="1" w:styleId="029D4749DD2B44F0BDA6B5F19443B9D3">
    <w:name w:val="029D4749DD2B44F0BDA6B5F19443B9D3"/>
    <w:rsid w:val="008B3EFC"/>
    <w:pPr>
      <w:spacing w:line="278" w:lineRule="auto"/>
    </w:pPr>
    <w:rPr>
      <w:kern w:val="2"/>
      <w:sz w:val="24"/>
      <w:szCs w:val="24"/>
      <w14:ligatures w14:val="standardContextual"/>
    </w:rPr>
  </w:style>
  <w:style w:type="paragraph" w:customStyle="1" w:styleId="D35EF55AC0C14D4F9DF5F5EDC99E87EE">
    <w:name w:val="D35EF55AC0C14D4F9DF5F5EDC99E87EE"/>
    <w:rsid w:val="008B3EFC"/>
    <w:pPr>
      <w:spacing w:line="278" w:lineRule="auto"/>
    </w:pPr>
    <w:rPr>
      <w:kern w:val="2"/>
      <w:sz w:val="24"/>
      <w:szCs w:val="24"/>
      <w14:ligatures w14:val="standardContextual"/>
    </w:rPr>
  </w:style>
  <w:style w:type="paragraph" w:customStyle="1" w:styleId="F984FCE8EE91445DAA09384176536EA8">
    <w:name w:val="F984FCE8EE91445DAA09384176536EA8"/>
    <w:rsid w:val="008B3EFC"/>
    <w:pPr>
      <w:spacing w:line="278" w:lineRule="auto"/>
    </w:pPr>
    <w:rPr>
      <w:kern w:val="2"/>
      <w:sz w:val="24"/>
      <w:szCs w:val="24"/>
      <w14:ligatures w14:val="standardContextual"/>
    </w:rPr>
  </w:style>
  <w:style w:type="paragraph" w:customStyle="1" w:styleId="3A69AC97215B48BA91405C73166EB1A9">
    <w:name w:val="3A69AC97215B48BA91405C73166EB1A9"/>
    <w:rsid w:val="008B3EFC"/>
    <w:pPr>
      <w:spacing w:line="278" w:lineRule="auto"/>
    </w:pPr>
    <w:rPr>
      <w:kern w:val="2"/>
      <w:sz w:val="24"/>
      <w:szCs w:val="24"/>
      <w14:ligatures w14:val="standardContextual"/>
    </w:rPr>
  </w:style>
  <w:style w:type="paragraph" w:customStyle="1" w:styleId="FA07FA96710D4E6A8304610A6253A726">
    <w:name w:val="FA07FA96710D4E6A8304610A6253A726"/>
    <w:rsid w:val="008B3EFC"/>
    <w:pPr>
      <w:spacing w:line="278" w:lineRule="auto"/>
    </w:pPr>
    <w:rPr>
      <w:kern w:val="2"/>
      <w:sz w:val="24"/>
      <w:szCs w:val="24"/>
      <w14:ligatures w14:val="standardContextual"/>
    </w:rPr>
  </w:style>
  <w:style w:type="paragraph" w:customStyle="1" w:styleId="A6B4FE87B1CA48C5AFEA870035D582CC">
    <w:name w:val="A6B4FE87B1CA48C5AFEA870035D582CC"/>
    <w:rsid w:val="008B3EFC"/>
    <w:pPr>
      <w:spacing w:line="278" w:lineRule="auto"/>
    </w:pPr>
    <w:rPr>
      <w:kern w:val="2"/>
      <w:sz w:val="24"/>
      <w:szCs w:val="24"/>
      <w14:ligatures w14:val="standardContextual"/>
    </w:rPr>
  </w:style>
  <w:style w:type="paragraph" w:customStyle="1" w:styleId="ECA74D584F5544BD8CC44D67D0935F35">
    <w:name w:val="ECA74D584F5544BD8CC44D67D0935F35"/>
    <w:rsid w:val="008B3EFC"/>
    <w:pPr>
      <w:spacing w:line="278" w:lineRule="auto"/>
    </w:pPr>
    <w:rPr>
      <w:kern w:val="2"/>
      <w:sz w:val="24"/>
      <w:szCs w:val="24"/>
      <w14:ligatures w14:val="standardContextual"/>
    </w:rPr>
  </w:style>
  <w:style w:type="paragraph" w:customStyle="1" w:styleId="88EB1ACA2AA64C7DB2000EAD36CBA49B">
    <w:name w:val="88EB1ACA2AA64C7DB2000EAD36CBA49B"/>
    <w:rsid w:val="008B3EFC"/>
    <w:pPr>
      <w:spacing w:line="278" w:lineRule="auto"/>
    </w:pPr>
    <w:rPr>
      <w:kern w:val="2"/>
      <w:sz w:val="24"/>
      <w:szCs w:val="24"/>
      <w14:ligatures w14:val="standardContextual"/>
    </w:rPr>
  </w:style>
  <w:style w:type="paragraph" w:customStyle="1" w:styleId="7DA1D7334DB64C8DA0B6CE2A720C00AD">
    <w:name w:val="7DA1D7334DB64C8DA0B6CE2A720C00AD"/>
    <w:rsid w:val="008B3EFC"/>
    <w:pPr>
      <w:spacing w:line="278" w:lineRule="auto"/>
    </w:pPr>
    <w:rPr>
      <w:kern w:val="2"/>
      <w:sz w:val="24"/>
      <w:szCs w:val="24"/>
      <w14:ligatures w14:val="standardContextual"/>
    </w:rPr>
  </w:style>
  <w:style w:type="paragraph" w:customStyle="1" w:styleId="70E65BD7C96848CB9B44A50DE2AC4290">
    <w:name w:val="70E65BD7C96848CB9B44A50DE2AC4290"/>
    <w:rsid w:val="008B3EFC"/>
    <w:pPr>
      <w:spacing w:line="278" w:lineRule="auto"/>
    </w:pPr>
    <w:rPr>
      <w:kern w:val="2"/>
      <w:sz w:val="24"/>
      <w:szCs w:val="24"/>
      <w14:ligatures w14:val="standardContextual"/>
    </w:rPr>
  </w:style>
  <w:style w:type="paragraph" w:customStyle="1" w:styleId="90AEB0445E0D4228ACCA1B2EB9D2D60E">
    <w:name w:val="90AEB0445E0D4228ACCA1B2EB9D2D60E"/>
    <w:rsid w:val="008B3EFC"/>
    <w:pPr>
      <w:spacing w:line="278" w:lineRule="auto"/>
    </w:pPr>
    <w:rPr>
      <w:kern w:val="2"/>
      <w:sz w:val="24"/>
      <w:szCs w:val="24"/>
      <w14:ligatures w14:val="standardContextual"/>
    </w:rPr>
  </w:style>
  <w:style w:type="paragraph" w:customStyle="1" w:styleId="CA7FFC498D884F01B5325E8EB7B7FC55">
    <w:name w:val="CA7FFC498D884F01B5325E8EB7B7FC55"/>
    <w:rsid w:val="008B3EFC"/>
    <w:pPr>
      <w:spacing w:line="278" w:lineRule="auto"/>
    </w:pPr>
    <w:rPr>
      <w:kern w:val="2"/>
      <w:sz w:val="24"/>
      <w:szCs w:val="24"/>
      <w14:ligatures w14:val="standardContextual"/>
    </w:rPr>
  </w:style>
  <w:style w:type="paragraph" w:customStyle="1" w:styleId="5ADB52A817C94B93A24E30DE7767CDED">
    <w:name w:val="5ADB52A817C94B93A24E30DE7767CDED"/>
    <w:rsid w:val="008B3EFC"/>
    <w:pPr>
      <w:spacing w:line="278" w:lineRule="auto"/>
    </w:pPr>
    <w:rPr>
      <w:kern w:val="2"/>
      <w:sz w:val="24"/>
      <w:szCs w:val="24"/>
      <w14:ligatures w14:val="standardContextual"/>
    </w:rPr>
  </w:style>
  <w:style w:type="paragraph" w:customStyle="1" w:styleId="E6DC32FC039F4BDCBECC104BB936345F">
    <w:name w:val="E6DC32FC039F4BDCBECC104BB936345F"/>
    <w:rsid w:val="008B3EFC"/>
    <w:pPr>
      <w:spacing w:line="278" w:lineRule="auto"/>
    </w:pPr>
    <w:rPr>
      <w:kern w:val="2"/>
      <w:sz w:val="24"/>
      <w:szCs w:val="24"/>
      <w14:ligatures w14:val="standardContextual"/>
    </w:rPr>
  </w:style>
  <w:style w:type="paragraph" w:customStyle="1" w:styleId="117456A337AB4C42BBD3A39D9A422207">
    <w:name w:val="117456A337AB4C42BBD3A39D9A422207"/>
    <w:rsid w:val="008B3EFC"/>
    <w:pPr>
      <w:spacing w:line="278" w:lineRule="auto"/>
    </w:pPr>
    <w:rPr>
      <w:kern w:val="2"/>
      <w:sz w:val="24"/>
      <w:szCs w:val="24"/>
      <w14:ligatures w14:val="standardContextual"/>
    </w:rPr>
  </w:style>
  <w:style w:type="paragraph" w:customStyle="1" w:styleId="12E20CF68CD54FC89BF6638AD9C6A9D2">
    <w:name w:val="12E20CF68CD54FC89BF6638AD9C6A9D2"/>
    <w:rsid w:val="008B3EFC"/>
    <w:pPr>
      <w:spacing w:line="278" w:lineRule="auto"/>
    </w:pPr>
    <w:rPr>
      <w:kern w:val="2"/>
      <w:sz w:val="24"/>
      <w:szCs w:val="24"/>
      <w14:ligatures w14:val="standardContextual"/>
    </w:rPr>
  </w:style>
  <w:style w:type="paragraph" w:customStyle="1" w:styleId="3C7F1B5698354296971038706014895F">
    <w:name w:val="3C7F1B5698354296971038706014895F"/>
    <w:rsid w:val="008B3EFC"/>
    <w:pPr>
      <w:spacing w:line="278" w:lineRule="auto"/>
    </w:pPr>
    <w:rPr>
      <w:kern w:val="2"/>
      <w:sz w:val="24"/>
      <w:szCs w:val="24"/>
      <w14:ligatures w14:val="standardContextual"/>
    </w:rPr>
  </w:style>
  <w:style w:type="paragraph" w:customStyle="1" w:styleId="9D3117A85C614E03891420363114FF70">
    <w:name w:val="9D3117A85C614E03891420363114FF70"/>
    <w:rsid w:val="008B3EFC"/>
    <w:pPr>
      <w:spacing w:line="278" w:lineRule="auto"/>
    </w:pPr>
    <w:rPr>
      <w:kern w:val="2"/>
      <w:sz w:val="24"/>
      <w:szCs w:val="24"/>
      <w14:ligatures w14:val="standardContextual"/>
    </w:rPr>
  </w:style>
  <w:style w:type="paragraph" w:customStyle="1" w:styleId="D5E5B210945B43369DE1A53F2FA833B0">
    <w:name w:val="D5E5B210945B43369DE1A53F2FA833B0"/>
    <w:rsid w:val="008B3EFC"/>
    <w:pPr>
      <w:spacing w:line="278" w:lineRule="auto"/>
    </w:pPr>
    <w:rPr>
      <w:kern w:val="2"/>
      <w:sz w:val="24"/>
      <w:szCs w:val="24"/>
      <w14:ligatures w14:val="standardContextual"/>
    </w:rPr>
  </w:style>
  <w:style w:type="paragraph" w:customStyle="1" w:styleId="FCB132D807EB4606B5FB649722AB7D64">
    <w:name w:val="FCB132D807EB4606B5FB649722AB7D64"/>
    <w:rsid w:val="008B3EFC"/>
    <w:pPr>
      <w:spacing w:line="278" w:lineRule="auto"/>
    </w:pPr>
    <w:rPr>
      <w:kern w:val="2"/>
      <w:sz w:val="24"/>
      <w:szCs w:val="24"/>
      <w14:ligatures w14:val="standardContextual"/>
    </w:rPr>
  </w:style>
  <w:style w:type="paragraph" w:customStyle="1" w:styleId="DAE6693E4BAB4E7792B0BAABBD39F921">
    <w:name w:val="DAE6693E4BAB4E7792B0BAABBD39F921"/>
    <w:rsid w:val="008B3EFC"/>
    <w:pPr>
      <w:spacing w:line="278" w:lineRule="auto"/>
    </w:pPr>
    <w:rPr>
      <w:kern w:val="2"/>
      <w:sz w:val="24"/>
      <w:szCs w:val="24"/>
      <w14:ligatures w14:val="standardContextual"/>
    </w:rPr>
  </w:style>
  <w:style w:type="paragraph" w:customStyle="1" w:styleId="19ABF4B5171F4939809EFB11290FEA6F">
    <w:name w:val="19ABF4B5171F4939809EFB11290FEA6F"/>
    <w:rsid w:val="008B3EFC"/>
    <w:pPr>
      <w:spacing w:line="278" w:lineRule="auto"/>
    </w:pPr>
    <w:rPr>
      <w:kern w:val="2"/>
      <w:sz w:val="24"/>
      <w:szCs w:val="24"/>
      <w14:ligatures w14:val="standardContextual"/>
    </w:rPr>
  </w:style>
  <w:style w:type="paragraph" w:customStyle="1" w:styleId="E47566252A7C4BEBA5C135CD7735BE77">
    <w:name w:val="E47566252A7C4BEBA5C135CD7735BE77"/>
    <w:rsid w:val="008B3EFC"/>
    <w:pPr>
      <w:spacing w:line="278" w:lineRule="auto"/>
    </w:pPr>
    <w:rPr>
      <w:kern w:val="2"/>
      <w:sz w:val="24"/>
      <w:szCs w:val="24"/>
      <w14:ligatures w14:val="standardContextual"/>
    </w:rPr>
  </w:style>
  <w:style w:type="paragraph" w:customStyle="1" w:styleId="AB81BA2C1AB54271BCEF53F7D37ABD06">
    <w:name w:val="AB81BA2C1AB54271BCEF53F7D37ABD06"/>
    <w:rsid w:val="00555900"/>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19BE34ADA29D4EB298C42D2231665D" ma:contentTypeVersion="17" ma:contentTypeDescription="Create a new document." ma:contentTypeScope="" ma:versionID="506e1c8c129364667aa8bc21efa9c2cf">
  <xsd:schema xmlns:xsd="http://www.w3.org/2001/XMLSchema" xmlns:xs="http://www.w3.org/2001/XMLSchema" xmlns:p="http://schemas.microsoft.com/office/2006/metadata/properties" xmlns:ns2="f141aa12-8c4d-41cc-a475-8233fa42c19f" xmlns:ns3="27e12b6d-d8ea-4fb3-aee4-641eb7aa3113" targetNamespace="http://schemas.microsoft.com/office/2006/metadata/properties" ma:root="true" ma:fieldsID="d321bad43ea8f9a3182ee8447a5e468e" ns2:_="" ns3:_="">
    <xsd:import namespace="f141aa12-8c4d-41cc-a475-8233fa42c19f"/>
    <xsd:import namespace="27e12b6d-d8ea-4fb3-aee4-641eb7aa311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41aa12-8c4d-41cc-a475-8233fa42c1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b58fa96-d2d8-4857-a665-079bc5b4305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e12b6d-d8ea-4fb3-aee4-641eb7aa311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ce4c306-d1e1-416b-a25a-0c6bcabeddb0}" ma:internalName="TaxCatchAll" ma:showField="CatchAllData" ma:web="27e12b6d-d8ea-4fb3-aee4-641eb7aa31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141aa12-8c4d-41cc-a475-8233fa42c19f">
      <Terms xmlns="http://schemas.microsoft.com/office/infopath/2007/PartnerControls"/>
    </lcf76f155ced4ddcb4097134ff3c332f>
    <TaxCatchAll xmlns="27e12b6d-d8ea-4fb3-aee4-641eb7aa3113" xsi:nil="true"/>
  </documentManagement>
</p:properties>
</file>

<file path=customXml/item4.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D7AAACC7-D142-4D15-B7F5-E306DB6ADE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41aa12-8c4d-41cc-a475-8233fa42c19f"/>
    <ds:schemaRef ds:uri="27e12b6d-d8ea-4fb3-aee4-641eb7aa31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1A11C6-BE0A-4A0A-96AC-23B064322BE0}">
  <ds:schemaRefs>
    <ds:schemaRef ds:uri="http://schemas.microsoft.com/sharepoint/v3/contenttype/forms"/>
  </ds:schemaRefs>
</ds:datastoreItem>
</file>

<file path=customXml/itemProps3.xml><?xml version="1.0" encoding="utf-8"?>
<ds:datastoreItem xmlns:ds="http://schemas.openxmlformats.org/officeDocument/2006/customXml" ds:itemID="{5C06541C-5013-4A6A-9BDB-FAA1538E0381}">
  <ds:schemaRefs>
    <ds:schemaRef ds:uri="http://schemas.microsoft.com/office/2006/metadata/properties"/>
    <ds:schemaRef ds:uri="http://schemas.microsoft.com/office/infopath/2007/PartnerControls"/>
    <ds:schemaRef ds:uri="f141aa12-8c4d-41cc-a475-8233fa42c19f"/>
    <ds:schemaRef ds:uri="27e12b6d-d8ea-4fb3-aee4-641eb7aa3113"/>
  </ds:schemaRefs>
</ds:datastoreItem>
</file>

<file path=customXml/itemProps4.xml><?xml version="1.0" encoding="utf-8"?>
<ds:datastoreItem xmlns:ds="http://schemas.openxmlformats.org/officeDocument/2006/customXml" ds:itemID="{377E7EDD-0B35-4D10-8495-68C92FD0E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157</Pages>
  <Words>60930</Words>
  <Characters>347911</Characters>
  <Application>Microsoft Office Word</Application>
  <DocSecurity>0</DocSecurity>
  <Lines>8090</Lines>
  <Paragraphs>4753</Paragraphs>
  <ScaleCrop>false</ScaleCrop>
  <HeadingPairs>
    <vt:vector size="2" baseType="variant">
      <vt:variant>
        <vt:lpstr>Title</vt:lpstr>
      </vt:variant>
      <vt:variant>
        <vt:i4>1</vt:i4>
      </vt:variant>
    </vt:vector>
  </HeadingPairs>
  <TitlesOfParts>
    <vt:vector size="1" baseType="lpstr">
      <vt:lpstr>NENA STA Template 2025</vt:lpstr>
    </vt:vector>
  </TitlesOfParts>
  <Company>NENA</Company>
  <LinksUpToDate>false</LinksUpToDate>
  <CharactersWithSpaces>404088</CharactersWithSpaces>
  <SharedDoc>false</SharedDoc>
  <HLinks>
    <vt:vector size="132" baseType="variant">
      <vt:variant>
        <vt:i4>3932163</vt:i4>
      </vt:variant>
      <vt:variant>
        <vt:i4>126</vt:i4>
      </vt:variant>
      <vt:variant>
        <vt:i4>0</vt:i4>
      </vt:variant>
      <vt:variant>
        <vt:i4>5</vt:i4>
      </vt:variant>
      <vt:variant>
        <vt:lpwstr>mailto:admindoccomments@nena.org</vt:lpwstr>
      </vt:variant>
      <vt:variant>
        <vt:lpwstr/>
      </vt:variant>
      <vt:variant>
        <vt:i4>1179703</vt:i4>
      </vt:variant>
      <vt:variant>
        <vt:i4>119</vt:i4>
      </vt:variant>
      <vt:variant>
        <vt:i4>0</vt:i4>
      </vt:variant>
      <vt:variant>
        <vt:i4>5</vt:i4>
      </vt:variant>
      <vt:variant>
        <vt:lpwstr/>
      </vt:variant>
      <vt:variant>
        <vt:lpwstr>_Toc257210327</vt:lpwstr>
      </vt:variant>
      <vt:variant>
        <vt:i4>1179703</vt:i4>
      </vt:variant>
      <vt:variant>
        <vt:i4>113</vt:i4>
      </vt:variant>
      <vt:variant>
        <vt:i4>0</vt:i4>
      </vt:variant>
      <vt:variant>
        <vt:i4>5</vt:i4>
      </vt:variant>
      <vt:variant>
        <vt:lpwstr/>
      </vt:variant>
      <vt:variant>
        <vt:lpwstr>_Toc257210326</vt:lpwstr>
      </vt:variant>
      <vt:variant>
        <vt:i4>1179703</vt:i4>
      </vt:variant>
      <vt:variant>
        <vt:i4>107</vt:i4>
      </vt:variant>
      <vt:variant>
        <vt:i4>0</vt:i4>
      </vt:variant>
      <vt:variant>
        <vt:i4>5</vt:i4>
      </vt:variant>
      <vt:variant>
        <vt:lpwstr/>
      </vt:variant>
      <vt:variant>
        <vt:lpwstr>_Toc257210325</vt:lpwstr>
      </vt:variant>
      <vt:variant>
        <vt:i4>1179703</vt:i4>
      </vt:variant>
      <vt:variant>
        <vt:i4>101</vt:i4>
      </vt:variant>
      <vt:variant>
        <vt:i4>0</vt:i4>
      </vt:variant>
      <vt:variant>
        <vt:i4>5</vt:i4>
      </vt:variant>
      <vt:variant>
        <vt:lpwstr/>
      </vt:variant>
      <vt:variant>
        <vt:lpwstr>_Toc257210324</vt:lpwstr>
      </vt:variant>
      <vt:variant>
        <vt:i4>1179703</vt:i4>
      </vt:variant>
      <vt:variant>
        <vt:i4>95</vt:i4>
      </vt:variant>
      <vt:variant>
        <vt:i4>0</vt:i4>
      </vt:variant>
      <vt:variant>
        <vt:i4>5</vt:i4>
      </vt:variant>
      <vt:variant>
        <vt:lpwstr/>
      </vt:variant>
      <vt:variant>
        <vt:lpwstr>_Toc257210323</vt:lpwstr>
      </vt:variant>
      <vt:variant>
        <vt:i4>1179703</vt:i4>
      </vt:variant>
      <vt:variant>
        <vt:i4>89</vt:i4>
      </vt:variant>
      <vt:variant>
        <vt:i4>0</vt:i4>
      </vt:variant>
      <vt:variant>
        <vt:i4>5</vt:i4>
      </vt:variant>
      <vt:variant>
        <vt:lpwstr/>
      </vt:variant>
      <vt:variant>
        <vt:lpwstr>_Toc257210322</vt:lpwstr>
      </vt:variant>
      <vt:variant>
        <vt:i4>1179703</vt:i4>
      </vt:variant>
      <vt:variant>
        <vt:i4>83</vt:i4>
      </vt:variant>
      <vt:variant>
        <vt:i4>0</vt:i4>
      </vt:variant>
      <vt:variant>
        <vt:i4>5</vt:i4>
      </vt:variant>
      <vt:variant>
        <vt:lpwstr/>
      </vt:variant>
      <vt:variant>
        <vt:lpwstr>_Toc257210321</vt:lpwstr>
      </vt:variant>
      <vt:variant>
        <vt:i4>1179703</vt:i4>
      </vt:variant>
      <vt:variant>
        <vt:i4>77</vt:i4>
      </vt:variant>
      <vt:variant>
        <vt:i4>0</vt:i4>
      </vt:variant>
      <vt:variant>
        <vt:i4>5</vt:i4>
      </vt:variant>
      <vt:variant>
        <vt:lpwstr/>
      </vt:variant>
      <vt:variant>
        <vt:lpwstr>_Toc257210320</vt:lpwstr>
      </vt:variant>
      <vt:variant>
        <vt:i4>1114167</vt:i4>
      </vt:variant>
      <vt:variant>
        <vt:i4>71</vt:i4>
      </vt:variant>
      <vt:variant>
        <vt:i4>0</vt:i4>
      </vt:variant>
      <vt:variant>
        <vt:i4>5</vt:i4>
      </vt:variant>
      <vt:variant>
        <vt:lpwstr/>
      </vt:variant>
      <vt:variant>
        <vt:lpwstr>_Toc257210319</vt:lpwstr>
      </vt:variant>
      <vt:variant>
        <vt:i4>1114167</vt:i4>
      </vt:variant>
      <vt:variant>
        <vt:i4>65</vt:i4>
      </vt:variant>
      <vt:variant>
        <vt:i4>0</vt:i4>
      </vt:variant>
      <vt:variant>
        <vt:i4>5</vt:i4>
      </vt:variant>
      <vt:variant>
        <vt:lpwstr/>
      </vt:variant>
      <vt:variant>
        <vt:lpwstr>_Toc257210318</vt:lpwstr>
      </vt:variant>
      <vt:variant>
        <vt:i4>1114167</vt:i4>
      </vt:variant>
      <vt:variant>
        <vt:i4>59</vt:i4>
      </vt:variant>
      <vt:variant>
        <vt:i4>0</vt:i4>
      </vt:variant>
      <vt:variant>
        <vt:i4>5</vt:i4>
      </vt:variant>
      <vt:variant>
        <vt:lpwstr/>
      </vt:variant>
      <vt:variant>
        <vt:lpwstr>_Toc257210317</vt:lpwstr>
      </vt:variant>
      <vt:variant>
        <vt:i4>1114167</vt:i4>
      </vt:variant>
      <vt:variant>
        <vt:i4>53</vt:i4>
      </vt:variant>
      <vt:variant>
        <vt:i4>0</vt:i4>
      </vt:variant>
      <vt:variant>
        <vt:i4>5</vt:i4>
      </vt:variant>
      <vt:variant>
        <vt:lpwstr/>
      </vt:variant>
      <vt:variant>
        <vt:lpwstr>_Toc257210316</vt:lpwstr>
      </vt:variant>
      <vt:variant>
        <vt:i4>1114167</vt:i4>
      </vt:variant>
      <vt:variant>
        <vt:i4>47</vt:i4>
      </vt:variant>
      <vt:variant>
        <vt:i4>0</vt:i4>
      </vt:variant>
      <vt:variant>
        <vt:i4>5</vt:i4>
      </vt:variant>
      <vt:variant>
        <vt:lpwstr/>
      </vt:variant>
      <vt:variant>
        <vt:lpwstr>_Toc257210315</vt:lpwstr>
      </vt:variant>
      <vt:variant>
        <vt:i4>1114167</vt:i4>
      </vt:variant>
      <vt:variant>
        <vt:i4>41</vt:i4>
      </vt:variant>
      <vt:variant>
        <vt:i4>0</vt:i4>
      </vt:variant>
      <vt:variant>
        <vt:i4>5</vt:i4>
      </vt:variant>
      <vt:variant>
        <vt:lpwstr/>
      </vt:variant>
      <vt:variant>
        <vt:lpwstr>_Toc257210314</vt:lpwstr>
      </vt:variant>
      <vt:variant>
        <vt:i4>1114167</vt:i4>
      </vt:variant>
      <vt:variant>
        <vt:i4>35</vt:i4>
      </vt:variant>
      <vt:variant>
        <vt:i4>0</vt:i4>
      </vt:variant>
      <vt:variant>
        <vt:i4>5</vt:i4>
      </vt:variant>
      <vt:variant>
        <vt:lpwstr/>
      </vt:variant>
      <vt:variant>
        <vt:lpwstr>_Toc257210313</vt:lpwstr>
      </vt:variant>
      <vt:variant>
        <vt:i4>1114167</vt:i4>
      </vt:variant>
      <vt:variant>
        <vt:i4>29</vt:i4>
      </vt:variant>
      <vt:variant>
        <vt:i4>0</vt:i4>
      </vt:variant>
      <vt:variant>
        <vt:i4>5</vt:i4>
      </vt:variant>
      <vt:variant>
        <vt:lpwstr/>
      </vt:variant>
      <vt:variant>
        <vt:lpwstr>_Toc257210312</vt:lpwstr>
      </vt:variant>
      <vt:variant>
        <vt:i4>1114167</vt:i4>
      </vt:variant>
      <vt:variant>
        <vt:i4>23</vt:i4>
      </vt:variant>
      <vt:variant>
        <vt:i4>0</vt:i4>
      </vt:variant>
      <vt:variant>
        <vt:i4>5</vt:i4>
      </vt:variant>
      <vt:variant>
        <vt:lpwstr/>
      </vt:variant>
      <vt:variant>
        <vt:lpwstr>_Toc257210311</vt:lpwstr>
      </vt:variant>
      <vt:variant>
        <vt:i4>1114167</vt:i4>
      </vt:variant>
      <vt:variant>
        <vt:i4>17</vt:i4>
      </vt:variant>
      <vt:variant>
        <vt:i4>0</vt:i4>
      </vt:variant>
      <vt:variant>
        <vt:i4>5</vt:i4>
      </vt:variant>
      <vt:variant>
        <vt:lpwstr/>
      </vt:variant>
      <vt:variant>
        <vt:lpwstr>_Toc257210310</vt:lpwstr>
      </vt:variant>
      <vt:variant>
        <vt:i4>1048631</vt:i4>
      </vt:variant>
      <vt:variant>
        <vt:i4>11</vt:i4>
      </vt:variant>
      <vt:variant>
        <vt:i4>0</vt:i4>
      </vt:variant>
      <vt:variant>
        <vt:i4>5</vt:i4>
      </vt:variant>
      <vt:variant>
        <vt:lpwstr/>
      </vt:variant>
      <vt:variant>
        <vt:lpwstr>_Toc257210309</vt:lpwstr>
      </vt:variant>
      <vt:variant>
        <vt:i4>1048631</vt:i4>
      </vt:variant>
      <vt:variant>
        <vt:i4>5</vt:i4>
      </vt:variant>
      <vt:variant>
        <vt:i4>0</vt:i4>
      </vt:variant>
      <vt:variant>
        <vt:i4>5</vt:i4>
      </vt:variant>
      <vt:variant>
        <vt:lpwstr/>
      </vt:variant>
      <vt:variant>
        <vt:lpwstr>_Toc257210308</vt:lpwstr>
      </vt:variant>
      <vt:variant>
        <vt:i4>3932163</vt:i4>
      </vt:variant>
      <vt:variant>
        <vt:i4>0</vt:i4>
      </vt:variant>
      <vt:variant>
        <vt:i4>0</vt:i4>
      </vt:variant>
      <vt:variant>
        <vt:i4>5</vt:i4>
      </vt:variant>
      <vt:variant>
        <vt:lpwstr>mailto:admindoccomments@nena.org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NENA STA Template 2025</dc:title>
  <dc:subject/>
  <dc:creator>Cheryl Benjamin</dc:creator>
  <cp:keywords/>
  <dc:description/>
  <cp:lastModifiedBy>Michael Smith</cp:lastModifiedBy>
  <cp:revision>25</cp:revision>
  <cp:lastPrinted>2025-10-31T07:07:00Z</cp:lastPrinted>
  <dcterms:created xsi:type="dcterms:W3CDTF">2026-06-23T15:04:00Z</dcterms:created>
  <dcterms:modified xsi:type="dcterms:W3CDTF">2026-06-23T18:19:00Z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5647dee6477b1b2730aab0065702b5c5e68d01ed3c7c0cca26bcc9a0ec17374c</vt:lpwstr>
  </property>
  <property fmtid="{D5CDD505-2E9C-101B-9397-08002B2CF9AE}" pid="3" name="ContentTypeId">
    <vt:lpwstr>0x0101006A19BE34ADA29D4EB298C42D2231665D</vt:lpwstr>
  </property>
</Properties>
</file>